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Default Extension="vsd" ContentType="application/vnd.visi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94EB1FB" w14:textId="77777777" w:rsidR="000C23A4" w:rsidRPr="000C23A4" w:rsidRDefault="000C23A4" w:rsidP="00A62036">
      <w:pPr>
        <w:spacing w:after="0" w:line="240" w:lineRule="auto"/>
        <w:ind w:firstLine="0"/>
        <w:rPr>
          <w:rFonts w:hAnsi="Times New Roman"/>
          <w:bCs w:val="0"/>
          <w:snapToGrid w:val="0"/>
          <w:szCs w:val="21"/>
        </w:rPr>
      </w:pPr>
      <w:bookmarkStart w:id="0" w:name="_Toc466205698"/>
      <w:bookmarkStart w:id="1" w:name="_Toc466206261"/>
    </w:p>
    <w:p w14:paraId="1B0EAAA0" w14:textId="77777777" w:rsidR="000C23A4" w:rsidRPr="000C23A4" w:rsidRDefault="000C23A4" w:rsidP="000C23A4">
      <w:pPr>
        <w:widowControl w:val="0"/>
        <w:adjustRightInd w:val="0"/>
        <w:snapToGrid w:val="0"/>
        <w:spacing w:after="0"/>
        <w:ind w:firstLine="0"/>
        <w:jc w:val="center"/>
        <w:rPr>
          <w:rFonts w:hAnsi="Times New Roman"/>
          <w:bCs w:val="0"/>
          <w:snapToGrid w:val="0"/>
          <w:sz w:val="30"/>
          <w:szCs w:val="30"/>
        </w:rPr>
      </w:pPr>
      <w:r w:rsidRPr="000C23A4">
        <w:rPr>
          <w:rFonts w:hAnsi="Times New Roman" w:hint="eastAsia"/>
          <w:bCs w:val="0"/>
          <w:snapToGrid w:val="0"/>
          <w:sz w:val="30"/>
          <w:szCs w:val="30"/>
        </w:rPr>
        <w:t>申请</w:t>
      </w:r>
      <w:r w:rsidRPr="000C23A4">
        <w:rPr>
          <w:rFonts w:hAnsi="Times New Roman"/>
          <w:bCs w:val="0"/>
          <w:snapToGrid w:val="0"/>
          <w:sz w:val="30"/>
          <w:szCs w:val="30"/>
        </w:rPr>
        <w:t>上海交通大学</w:t>
      </w:r>
      <w:r w:rsidRPr="000C23A4">
        <w:rPr>
          <w:rFonts w:hAnsi="Times New Roman" w:hint="eastAsia"/>
          <w:bCs w:val="0"/>
          <w:snapToGrid w:val="0"/>
          <w:sz w:val="30"/>
          <w:szCs w:val="30"/>
        </w:rPr>
        <w:t>工程</w:t>
      </w:r>
      <w:r w:rsidRPr="000C23A4">
        <w:rPr>
          <w:rFonts w:hAnsi="Times New Roman"/>
          <w:bCs w:val="0"/>
          <w:snapToGrid w:val="0"/>
          <w:sz w:val="30"/>
          <w:szCs w:val="30"/>
        </w:rPr>
        <w:t>硕士学位论文</w:t>
      </w:r>
    </w:p>
    <w:p w14:paraId="1CB477B2" w14:textId="77777777" w:rsidR="000C23A4" w:rsidRPr="00370C08" w:rsidRDefault="000C23A4" w:rsidP="004D11B2">
      <w:pPr>
        <w:widowControl w:val="0"/>
        <w:adjustRightInd w:val="0"/>
        <w:snapToGrid w:val="0"/>
        <w:spacing w:after="0"/>
        <w:ind w:firstLineChars="200" w:firstLine="480"/>
        <w:jc w:val="both"/>
        <w:rPr>
          <w:rFonts w:hAnsi="Times New Roman"/>
          <w:bCs w:val="0"/>
          <w:snapToGrid w:val="0"/>
          <w:szCs w:val="21"/>
        </w:rPr>
      </w:pPr>
    </w:p>
    <w:p w14:paraId="5260AAA6" w14:textId="77777777" w:rsidR="000C23A4" w:rsidRPr="004D11B2" w:rsidRDefault="000C23A4" w:rsidP="004D11B2">
      <w:pPr>
        <w:widowControl w:val="0"/>
        <w:adjustRightInd w:val="0"/>
        <w:snapToGrid w:val="0"/>
        <w:spacing w:after="0"/>
        <w:ind w:firstLineChars="200" w:firstLine="480"/>
        <w:jc w:val="both"/>
        <w:rPr>
          <w:rFonts w:hAnsi="Times New Roman"/>
          <w:bCs w:val="0"/>
          <w:snapToGrid w:val="0"/>
          <w:szCs w:val="21"/>
        </w:rPr>
      </w:pPr>
    </w:p>
    <w:p w14:paraId="617F8AFA" w14:textId="77777777" w:rsidR="000C23A4" w:rsidRPr="00914C7F" w:rsidRDefault="000C23A4" w:rsidP="004D11B2">
      <w:pPr>
        <w:widowControl w:val="0"/>
        <w:adjustRightInd w:val="0"/>
        <w:snapToGrid w:val="0"/>
        <w:spacing w:after="0"/>
        <w:ind w:firstLineChars="200" w:firstLine="480"/>
        <w:jc w:val="both"/>
        <w:rPr>
          <w:rFonts w:hAnsi="Times New Roman"/>
          <w:bCs w:val="0"/>
          <w:snapToGrid w:val="0"/>
          <w:szCs w:val="21"/>
        </w:rPr>
      </w:pPr>
    </w:p>
    <w:p w14:paraId="75038F81" w14:textId="77777777" w:rsidR="003C06C2" w:rsidRPr="006A28CD" w:rsidRDefault="003C06C2" w:rsidP="003C06C2">
      <w:pPr>
        <w:pStyle w:val="a6"/>
        <w:ind w:firstLine="0"/>
        <w:outlineLvl w:val="9"/>
      </w:pPr>
      <w:r w:rsidRPr="006A28CD">
        <w:rPr>
          <w:rFonts w:hint="eastAsia"/>
        </w:rPr>
        <w:t>基于</w:t>
      </w:r>
      <w:r>
        <w:t>Gstreamer</w:t>
      </w:r>
      <w:r w:rsidRPr="006A28CD">
        <w:rPr>
          <w:rFonts w:hint="eastAsia"/>
        </w:rPr>
        <w:t>的Chromium音视频播放系统的设计与实现</w:t>
      </w:r>
    </w:p>
    <w:p w14:paraId="24A53D47" w14:textId="77777777" w:rsidR="000C23A4" w:rsidRPr="00914C7F"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14:paraId="722C988B" w14:textId="77777777" w:rsidR="000C23A4"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14:paraId="33E4FED6" w14:textId="77777777"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14:paraId="731138C6" w14:textId="77777777"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14:paraId="76BBE662" w14:textId="77777777"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14:paraId="21823185" w14:textId="77777777"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14:paraId="1AB26ECB" w14:textId="77777777"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14:paraId="4A51336B" w14:textId="77777777" w:rsidR="00914C7F" w:rsidRPr="00914C7F" w:rsidRDefault="00914C7F" w:rsidP="00914C7F">
      <w:pPr>
        <w:pStyle w:val="afc"/>
        <w:numPr>
          <w:ilvl w:val="0"/>
          <w:numId w:val="0"/>
        </w:numPr>
        <w:ind w:right="25" w:firstLineChars="200" w:firstLine="560"/>
      </w:pPr>
    </w:p>
    <w:tbl>
      <w:tblPr>
        <w:tblW w:w="4516" w:type="dxa"/>
        <w:jc w:val="center"/>
        <w:tblLayout w:type="fixed"/>
        <w:tblLook w:val="0000" w:firstRow="0" w:lastRow="0" w:firstColumn="0" w:lastColumn="0" w:noHBand="0" w:noVBand="0"/>
      </w:tblPr>
      <w:tblGrid>
        <w:gridCol w:w="2067"/>
        <w:gridCol w:w="2449"/>
      </w:tblGrid>
      <w:tr w:rsidR="000C23A4" w:rsidRPr="00AD7354" w14:paraId="7D746F6D" w14:textId="77777777" w:rsidTr="006F2352">
        <w:trPr>
          <w:jc w:val="center"/>
        </w:trPr>
        <w:tc>
          <w:tcPr>
            <w:tcW w:w="2067" w:type="dxa"/>
          </w:tcPr>
          <w:p w14:paraId="282E6943" w14:textId="77777777" w:rsidR="000C23A4" w:rsidRPr="00BD016B" w:rsidRDefault="000C23A4" w:rsidP="00914C7F">
            <w:pPr>
              <w:pStyle w:val="afc"/>
              <w:numPr>
                <w:ilvl w:val="0"/>
                <w:numId w:val="0"/>
              </w:numPr>
              <w:ind w:right="25" w:firstLineChars="200" w:firstLine="560"/>
            </w:pPr>
            <w:r w:rsidRPr="00BD016B">
              <w:rPr>
                <w:rFonts w:hint="eastAsia"/>
              </w:rPr>
              <w:t>学校代码：</w:t>
            </w:r>
          </w:p>
        </w:tc>
        <w:tc>
          <w:tcPr>
            <w:tcW w:w="2449" w:type="dxa"/>
          </w:tcPr>
          <w:p w14:paraId="1788FD91" w14:textId="77777777" w:rsidR="000C23A4" w:rsidRPr="00BD016B" w:rsidRDefault="000C23A4" w:rsidP="00914C7F">
            <w:pPr>
              <w:pStyle w:val="afc"/>
              <w:numPr>
                <w:ilvl w:val="0"/>
                <w:numId w:val="0"/>
              </w:numPr>
              <w:ind w:right="25" w:firstLineChars="200" w:firstLine="560"/>
            </w:pPr>
            <w:r w:rsidRPr="008E0FBD">
              <w:t>10248</w:t>
            </w:r>
          </w:p>
        </w:tc>
      </w:tr>
      <w:tr w:rsidR="000C23A4" w:rsidRPr="00AD7354" w14:paraId="0349A8E1" w14:textId="77777777" w:rsidTr="006F2352">
        <w:trPr>
          <w:jc w:val="center"/>
        </w:trPr>
        <w:tc>
          <w:tcPr>
            <w:tcW w:w="2067" w:type="dxa"/>
          </w:tcPr>
          <w:p w14:paraId="76E39AEF" w14:textId="77777777" w:rsidR="000C23A4" w:rsidRPr="00BD016B" w:rsidRDefault="000C23A4" w:rsidP="00914C7F">
            <w:pPr>
              <w:pStyle w:val="afc"/>
              <w:numPr>
                <w:ilvl w:val="0"/>
                <w:numId w:val="0"/>
              </w:numPr>
              <w:ind w:right="25" w:firstLineChars="200" w:firstLine="560"/>
            </w:pPr>
            <w:r w:rsidRPr="00BD016B">
              <w:rPr>
                <w:rFonts w:hint="eastAsia"/>
              </w:rPr>
              <w:t>作者姓名：</w:t>
            </w:r>
          </w:p>
        </w:tc>
        <w:tc>
          <w:tcPr>
            <w:tcW w:w="2449" w:type="dxa"/>
          </w:tcPr>
          <w:p w14:paraId="14BBCA39" w14:textId="77777777" w:rsidR="000C23A4" w:rsidRPr="00BD016B" w:rsidRDefault="009A3D58" w:rsidP="00914C7F">
            <w:pPr>
              <w:pStyle w:val="afc"/>
              <w:numPr>
                <w:ilvl w:val="0"/>
                <w:numId w:val="0"/>
              </w:numPr>
              <w:ind w:right="25" w:firstLineChars="200" w:firstLine="560"/>
            </w:pPr>
            <w:r>
              <w:rPr>
                <w:rFonts w:hint="eastAsia"/>
              </w:rPr>
              <w:t>胡济豪</w:t>
            </w:r>
          </w:p>
        </w:tc>
      </w:tr>
      <w:tr w:rsidR="000C23A4" w:rsidRPr="00AD7354" w14:paraId="2513830B" w14:textId="77777777" w:rsidTr="006F2352">
        <w:trPr>
          <w:jc w:val="center"/>
        </w:trPr>
        <w:tc>
          <w:tcPr>
            <w:tcW w:w="2067" w:type="dxa"/>
          </w:tcPr>
          <w:p w14:paraId="3BE06DBF" w14:textId="77777777" w:rsidR="000C23A4" w:rsidRPr="00BD016B" w:rsidRDefault="000C23A4" w:rsidP="00914C7F">
            <w:pPr>
              <w:pStyle w:val="afc"/>
              <w:numPr>
                <w:ilvl w:val="0"/>
                <w:numId w:val="0"/>
              </w:numPr>
              <w:ind w:right="25" w:firstLineChars="200" w:firstLine="560"/>
            </w:pPr>
            <w:r>
              <w:rPr>
                <w:rFonts w:hint="eastAsia"/>
              </w:rPr>
              <w:t>学</w:t>
            </w:r>
            <w:r>
              <w:rPr>
                <w:rFonts w:hint="eastAsia"/>
              </w:rPr>
              <w:t xml:space="preserve">    </w:t>
            </w:r>
            <w:r>
              <w:rPr>
                <w:rFonts w:hint="eastAsia"/>
              </w:rPr>
              <w:t>号：</w:t>
            </w:r>
          </w:p>
        </w:tc>
        <w:tc>
          <w:tcPr>
            <w:tcW w:w="2449" w:type="dxa"/>
          </w:tcPr>
          <w:p w14:paraId="2BDF0019" w14:textId="77777777" w:rsidR="000C23A4" w:rsidRPr="00BD016B" w:rsidRDefault="0025552B" w:rsidP="00914C7F">
            <w:pPr>
              <w:pStyle w:val="afc"/>
              <w:numPr>
                <w:ilvl w:val="0"/>
                <w:numId w:val="0"/>
              </w:numPr>
              <w:ind w:right="25" w:firstLineChars="200" w:firstLine="560"/>
            </w:pPr>
            <w:r w:rsidRPr="0025552B">
              <w:t>1130379118</w:t>
            </w:r>
          </w:p>
        </w:tc>
      </w:tr>
      <w:tr w:rsidR="000C23A4" w:rsidRPr="00AD7354" w14:paraId="36801D14" w14:textId="77777777" w:rsidTr="006F2352">
        <w:trPr>
          <w:jc w:val="center"/>
        </w:trPr>
        <w:tc>
          <w:tcPr>
            <w:tcW w:w="2067" w:type="dxa"/>
          </w:tcPr>
          <w:p w14:paraId="78970D2B" w14:textId="77777777" w:rsidR="000C23A4" w:rsidRPr="00BD016B" w:rsidRDefault="000C23A4" w:rsidP="00914C7F">
            <w:pPr>
              <w:pStyle w:val="afc"/>
              <w:numPr>
                <w:ilvl w:val="0"/>
                <w:numId w:val="0"/>
              </w:numPr>
              <w:ind w:right="25" w:firstLineChars="200" w:firstLine="560"/>
            </w:pPr>
            <w:r w:rsidRPr="00BD016B">
              <w:rPr>
                <w:rFonts w:hint="eastAsia"/>
              </w:rPr>
              <w:t>第一导师：</w:t>
            </w:r>
          </w:p>
        </w:tc>
        <w:tc>
          <w:tcPr>
            <w:tcW w:w="2449" w:type="dxa"/>
          </w:tcPr>
          <w:p w14:paraId="55E11219" w14:textId="77777777" w:rsidR="000C23A4" w:rsidRPr="00BD016B" w:rsidRDefault="0025552B" w:rsidP="00914C7F">
            <w:pPr>
              <w:pStyle w:val="afc"/>
              <w:numPr>
                <w:ilvl w:val="0"/>
                <w:numId w:val="0"/>
              </w:numPr>
              <w:ind w:right="25" w:firstLineChars="200" w:firstLine="560"/>
            </w:pPr>
            <w:r>
              <w:rPr>
                <w:rFonts w:hint="eastAsia"/>
              </w:rPr>
              <w:t>姚建国</w:t>
            </w:r>
          </w:p>
        </w:tc>
      </w:tr>
      <w:tr w:rsidR="000C23A4" w:rsidRPr="00AD7354" w14:paraId="5939DA78" w14:textId="77777777" w:rsidTr="006F2352">
        <w:trPr>
          <w:jc w:val="center"/>
        </w:trPr>
        <w:tc>
          <w:tcPr>
            <w:tcW w:w="2067" w:type="dxa"/>
          </w:tcPr>
          <w:p w14:paraId="6BE8537E" w14:textId="77777777" w:rsidR="000C23A4" w:rsidRPr="00BD016B" w:rsidRDefault="000C23A4" w:rsidP="00914C7F">
            <w:pPr>
              <w:pStyle w:val="afc"/>
              <w:numPr>
                <w:ilvl w:val="0"/>
                <w:numId w:val="0"/>
              </w:numPr>
              <w:ind w:right="25" w:firstLineChars="200" w:firstLine="560"/>
            </w:pPr>
            <w:r w:rsidRPr="00BD016B">
              <w:rPr>
                <w:rFonts w:hint="eastAsia"/>
              </w:rPr>
              <w:t>第二导师：</w:t>
            </w:r>
          </w:p>
        </w:tc>
        <w:tc>
          <w:tcPr>
            <w:tcW w:w="2449" w:type="dxa"/>
          </w:tcPr>
          <w:p w14:paraId="4AD7F0B3" w14:textId="77777777" w:rsidR="000C23A4" w:rsidRPr="00BD016B" w:rsidRDefault="000C23A4" w:rsidP="00914C7F">
            <w:pPr>
              <w:pStyle w:val="afc"/>
              <w:numPr>
                <w:ilvl w:val="0"/>
                <w:numId w:val="0"/>
              </w:numPr>
              <w:ind w:right="25" w:firstLineChars="200" w:firstLine="560"/>
            </w:pPr>
          </w:p>
        </w:tc>
      </w:tr>
      <w:tr w:rsidR="000C23A4" w:rsidRPr="00AD7354" w14:paraId="524BF572" w14:textId="77777777" w:rsidTr="006F2352">
        <w:trPr>
          <w:jc w:val="center"/>
        </w:trPr>
        <w:tc>
          <w:tcPr>
            <w:tcW w:w="2067" w:type="dxa"/>
          </w:tcPr>
          <w:p w14:paraId="1B7F0676" w14:textId="77777777" w:rsidR="000C23A4" w:rsidRPr="00BD016B" w:rsidRDefault="000C23A4" w:rsidP="00914C7F">
            <w:pPr>
              <w:pStyle w:val="afc"/>
              <w:numPr>
                <w:ilvl w:val="0"/>
                <w:numId w:val="0"/>
              </w:numPr>
              <w:ind w:right="25" w:firstLineChars="200" w:firstLine="560"/>
            </w:pPr>
            <w:r w:rsidRPr="00BD016B">
              <w:rPr>
                <w:rFonts w:hint="eastAsia"/>
              </w:rPr>
              <w:t>学科专业：</w:t>
            </w:r>
          </w:p>
        </w:tc>
        <w:tc>
          <w:tcPr>
            <w:tcW w:w="2449" w:type="dxa"/>
          </w:tcPr>
          <w:p w14:paraId="7327A0AD" w14:textId="77777777" w:rsidR="000C23A4" w:rsidRPr="00BD016B" w:rsidRDefault="000C23A4" w:rsidP="00914C7F">
            <w:pPr>
              <w:pStyle w:val="afc"/>
              <w:numPr>
                <w:ilvl w:val="0"/>
                <w:numId w:val="0"/>
              </w:numPr>
              <w:ind w:right="25" w:firstLineChars="200" w:firstLine="560"/>
            </w:pPr>
            <w:r w:rsidRPr="00BD016B">
              <w:rPr>
                <w:rFonts w:hint="eastAsia"/>
              </w:rPr>
              <w:t>软件工程</w:t>
            </w:r>
          </w:p>
        </w:tc>
      </w:tr>
      <w:tr w:rsidR="000C23A4" w:rsidRPr="00AD7354" w14:paraId="2AABF4FC" w14:textId="77777777" w:rsidTr="006F2352">
        <w:trPr>
          <w:jc w:val="center"/>
        </w:trPr>
        <w:tc>
          <w:tcPr>
            <w:tcW w:w="2067" w:type="dxa"/>
          </w:tcPr>
          <w:p w14:paraId="47140622" w14:textId="77777777" w:rsidR="000C23A4" w:rsidRPr="00BD016B" w:rsidRDefault="000C23A4" w:rsidP="00914C7F">
            <w:pPr>
              <w:pStyle w:val="afc"/>
              <w:numPr>
                <w:ilvl w:val="0"/>
                <w:numId w:val="0"/>
              </w:numPr>
              <w:ind w:right="25" w:firstLineChars="200" w:firstLine="560"/>
            </w:pPr>
            <w:r w:rsidRPr="00BD016B">
              <w:rPr>
                <w:rFonts w:hint="eastAsia"/>
              </w:rPr>
              <w:t>答辩日期：</w:t>
            </w:r>
          </w:p>
        </w:tc>
        <w:tc>
          <w:tcPr>
            <w:tcW w:w="2449" w:type="dxa"/>
          </w:tcPr>
          <w:p w14:paraId="663C1985" w14:textId="77777777" w:rsidR="000C23A4" w:rsidRPr="00BD016B" w:rsidRDefault="000C23A4" w:rsidP="00914C7F">
            <w:pPr>
              <w:pStyle w:val="afc"/>
              <w:numPr>
                <w:ilvl w:val="0"/>
                <w:numId w:val="0"/>
              </w:numPr>
              <w:ind w:right="25" w:firstLineChars="200" w:firstLine="560"/>
            </w:pPr>
            <w:r w:rsidRPr="00BD016B">
              <w:rPr>
                <w:rFonts w:hint="eastAsia"/>
              </w:rPr>
              <w:t>年</w:t>
            </w:r>
            <w:r>
              <w:rPr>
                <w:rFonts w:hint="eastAsia"/>
              </w:rPr>
              <w:t xml:space="preserve">  </w:t>
            </w:r>
            <w:r w:rsidRPr="00BD016B">
              <w:rPr>
                <w:rFonts w:hint="eastAsia"/>
              </w:rPr>
              <w:t>月</w:t>
            </w:r>
            <w:r>
              <w:rPr>
                <w:rFonts w:hint="eastAsia"/>
              </w:rPr>
              <w:t xml:space="preserve">  </w:t>
            </w:r>
            <w:r w:rsidRPr="00BD016B">
              <w:rPr>
                <w:rFonts w:hint="eastAsia"/>
              </w:rPr>
              <w:t>日</w:t>
            </w:r>
          </w:p>
        </w:tc>
      </w:tr>
    </w:tbl>
    <w:p w14:paraId="21E23014" w14:textId="77777777"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14:paraId="7D5B4282" w14:textId="77777777"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14:paraId="31136DDD" w14:textId="77777777"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14:paraId="516A7BD8" w14:textId="77777777" w:rsidR="000C23A4" w:rsidRPr="008F2588" w:rsidRDefault="000C23A4" w:rsidP="000C23A4">
      <w:pPr>
        <w:pStyle w:val="afa"/>
        <w:ind w:right="25" w:firstLineChars="0"/>
      </w:pPr>
      <w:r w:rsidRPr="00AD7354">
        <w:t>上海交通大学软件学院</w:t>
      </w:r>
    </w:p>
    <w:p w14:paraId="7D1DEF06" w14:textId="77777777" w:rsidR="000C23A4" w:rsidRDefault="00BD636D" w:rsidP="000C23A4">
      <w:pPr>
        <w:pStyle w:val="afa"/>
        <w:ind w:right="25" w:firstLineChars="0"/>
      </w:pPr>
      <w:r>
        <w:rPr>
          <w:rFonts w:hint="eastAsia"/>
        </w:rPr>
        <w:t>2016</w:t>
      </w:r>
      <w:r w:rsidR="000C23A4" w:rsidRPr="008F2588">
        <w:t>年</w:t>
      </w:r>
      <w:r w:rsidR="000C23A4">
        <w:rPr>
          <w:rFonts w:hint="eastAsia"/>
        </w:rPr>
        <w:t xml:space="preserve"> 1</w:t>
      </w:r>
      <w:r>
        <w:t>1</w:t>
      </w:r>
      <w:r w:rsidR="000C23A4">
        <w:rPr>
          <w:rFonts w:hint="eastAsia"/>
        </w:rPr>
        <w:t xml:space="preserve"> </w:t>
      </w:r>
      <w:r w:rsidR="000C23A4" w:rsidRPr="00AD7354">
        <w:t>月</w:t>
      </w:r>
    </w:p>
    <w:p w14:paraId="0067A60E" w14:textId="77777777"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14:paraId="235A17B7" w14:textId="77777777"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14:paraId="524C9CE6" w14:textId="77777777" w:rsidR="000C23A4" w:rsidRDefault="000C23A4" w:rsidP="000C23A4">
      <w:pPr>
        <w:ind w:left="560" w:right="25" w:firstLine="560"/>
        <w:rPr>
          <w:color w:val="000000"/>
          <w:sz w:val="28"/>
          <w:szCs w:val="28"/>
        </w:rPr>
      </w:pPr>
    </w:p>
    <w:p w14:paraId="602C0E7A" w14:textId="77777777" w:rsidR="000C23A4" w:rsidRDefault="000C23A4" w:rsidP="000C23A4">
      <w:pPr>
        <w:ind w:left="560" w:right="25" w:firstLine="560"/>
        <w:rPr>
          <w:color w:val="000000"/>
          <w:sz w:val="28"/>
          <w:szCs w:val="28"/>
        </w:rPr>
      </w:pPr>
    </w:p>
    <w:p w14:paraId="15343FE1" w14:textId="77777777"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p>
    <w:p w14:paraId="10836140" w14:textId="77777777"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r w:rsidRPr="009E1B4F">
        <w:rPr>
          <w:rFonts w:hAnsi="Times New Roman"/>
          <w:bCs w:val="0"/>
          <w:snapToGrid w:val="0"/>
          <w:color w:val="000000"/>
          <w:sz w:val="28"/>
          <w:szCs w:val="28"/>
        </w:rPr>
        <w:t xml:space="preserve">A Dissertation Submitted to Shanghai Jiao Tong University  </w:t>
      </w:r>
    </w:p>
    <w:p w14:paraId="1B3684CE" w14:textId="77777777"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r w:rsidRPr="009E1B4F">
        <w:rPr>
          <w:rFonts w:hAnsi="Times New Roman"/>
          <w:bCs w:val="0"/>
          <w:snapToGrid w:val="0"/>
          <w:color w:val="000000"/>
          <w:sz w:val="28"/>
          <w:szCs w:val="28"/>
        </w:rPr>
        <w:t>for Master Degree of Engineering</w:t>
      </w:r>
    </w:p>
    <w:p w14:paraId="1591A14A" w14:textId="77777777" w:rsidR="009E1B4F" w:rsidRPr="00222F90" w:rsidRDefault="009E1B4F" w:rsidP="00222F90">
      <w:pPr>
        <w:widowControl w:val="0"/>
        <w:adjustRightInd w:val="0"/>
        <w:snapToGrid w:val="0"/>
        <w:spacing w:after="0"/>
        <w:ind w:left="420" w:right="25" w:firstLineChars="200" w:firstLine="480"/>
        <w:jc w:val="both"/>
        <w:rPr>
          <w:rFonts w:hAnsi="Times New Roman"/>
          <w:bCs w:val="0"/>
          <w:snapToGrid w:val="0"/>
          <w:szCs w:val="21"/>
        </w:rPr>
      </w:pPr>
    </w:p>
    <w:p w14:paraId="0EE54E2E" w14:textId="77777777" w:rsidR="000C23A4" w:rsidRPr="00222F90" w:rsidRDefault="000C23A4" w:rsidP="00222F90">
      <w:pPr>
        <w:widowControl w:val="0"/>
        <w:adjustRightInd w:val="0"/>
        <w:snapToGrid w:val="0"/>
        <w:spacing w:after="0"/>
        <w:ind w:left="420" w:right="25" w:firstLineChars="200" w:firstLine="480"/>
        <w:jc w:val="both"/>
        <w:rPr>
          <w:rFonts w:hAnsi="Times New Roman"/>
          <w:bCs w:val="0"/>
          <w:snapToGrid w:val="0"/>
          <w:szCs w:val="21"/>
        </w:rPr>
      </w:pPr>
    </w:p>
    <w:p w14:paraId="0DF4FA54" w14:textId="77777777"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THE DESIGN AND IMPLEMENTATION</w:t>
      </w:r>
    </w:p>
    <w:p w14:paraId="0A34242A" w14:textId="77777777"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OF CHROMIUM AUDIO AND VIDEO PLAYER</w:t>
      </w:r>
    </w:p>
    <w:p w14:paraId="0D5C02DA" w14:textId="77777777"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BASED ON GSTREAMER</w:t>
      </w:r>
    </w:p>
    <w:p w14:paraId="1DE62363" w14:textId="77777777"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14:paraId="20E85DAA" w14:textId="77777777"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14:paraId="0D5E0E4A" w14:textId="77777777"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14:paraId="6C56E3F4" w14:textId="77777777"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14:paraId="5C73F4E2" w14:textId="77777777"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tbl>
      <w:tblPr>
        <w:tblW w:w="6943" w:type="dxa"/>
        <w:jc w:val="center"/>
        <w:tblLayout w:type="fixed"/>
        <w:tblLook w:val="0000" w:firstRow="0" w:lastRow="0" w:firstColumn="0" w:lastColumn="0" w:noHBand="0" w:noVBand="0"/>
      </w:tblPr>
      <w:tblGrid>
        <w:gridCol w:w="3507"/>
        <w:gridCol w:w="3436"/>
      </w:tblGrid>
      <w:tr w:rsidR="000C23A4" w:rsidRPr="00AD7354" w14:paraId="7BBBB34C" w14:textId="77777777" w:rsidTr="006F2352">
        <w:trPr>
          <w:jc w:val="center"/>
        </w:trPr>
        <w:tc>
          <w:tcPr>
            <w:tcW w:w="3507" w:type="dxa"/>
          </w:tcPr>
          <w:p w14:paraId="67867C02" w14:textId="77777777" w:rsidR="000C23A4" w:rsidRPr="00BD016B" w:rsidRDefault="000C23A4" w:rsidP="006F2352">
            <w:pPr>
              <w:pStyle w:val="afc"/>
              <w:ind w:right="25" w:firstLine="560"/>
            </w:pPr>
            <w:r w:rsidRPr="00BD016B">
              <w:rPr>
                <w:rFonts w:hint="eastAsia"/>
              </w:rPr>
              <w:t>University Code</w:t>
            </w:r>
            <w:r w:rsidRPr="008F2588">
              <w:rPr>
                <w:rFonts w:hint="eastAsia"/>
              </w:rPr>
              <w:t>：</w:t>
            </w:r>
          </w:p>
        </w:tc>
        <w:tc>
          <w:tcPr>
            <w:tcW w:w="3436" w:type="dxa"/>
          </w:tcPr>
          <w:p w14:paraId="2D5046DF" w14:textId="77777777" w:rsidR="000C23A4" w:rsidRPr="00BD016B" w:rsidRDefault="000C23A4" w:rsidP="006F2352">
            <w:pPr>
              <w:pStyle w:val="afc"/>
              <w:ind w:right="25" w:firstLine="560"/>
            </w:pPr>
            <w:r w:rsidRPr="008E0FBD">
              <w:t>10248</w:t>
            </w:r>
          </w:p>
        </w:tc>
      </w:tr>
      <w:tr w:rsidR="000C23A4" w:rsidRPr="00AD7354" w14:paraId="1A09EB27" w14:textId="77777777" w:rsidTr="006F2352">
        <w:trPr>
          <w:trHeight w:val="80"/>
          <w:jc w:val="center"/>
        </w:trPr>
        <w:tc>
          <w:tcPr>
            <w:tcW w:w="3507" w:type="dxa"/>
          </w:tcPr>
          <w:p w14:paraId="6ADA6617" w14:textId="77777777" w:rsidR="000C23A4" w:rsidRPr="00BD016B" w:rsidRDefault="000C23A4" w:rsidP="006F2352">
            <w:pPr>
              <w:pStyle w:val="afc"/>
              <w:ind w:right="25" w:firstLine="560"/>
            </w:pPr>
            <w:r w:rsidRPr="00BD016B">
              <w:rPr>
                <w:rFonts w:hint="eastAsia"/>
              </w:rPr>
              <w:t>Author</w:t>
            </w:r>
            <w:r w:rsidRPr="008F2588">
              <w:rPr>
                <w:rFonts w:hint="eastAsia"/>
              </w:rPr>
              <w:t>：</w:t>
            </w:r>
          </w:p>
        </w:tc>
        <w:tc>
          <w:tcPr>
            <w:tcW w:w="3436" w:type="dxa"/>
          </w:tcPr>
          <w:p w14:paraId="578B6761" w14:textId="77777777" w:rsidR="000C23A4" w:rsidRPr="00BD016B" w:rsidRDefault="009F2E91" w:rsidP="006F2352">
            <w:pPr>
              <w:pStyle w:val="afc"/>
              <w:ind w:right="25" w:firstLine="560"/>
            </w:pPr>
            <w:r>
              <w:rPr>
                <w:rFonts w:hint="eastAsia"/>
              </w:rPr>
              <w:t>Hu</w:t>
            </w:r>
            <w:r>
              <w:t>Jihao</w:t>
            </w:r>
          </w:p>
        </w:tc>
      </w:tr>
      <w:tr w:rsidR="000C23A4" w:rsidRPr="00AD7354" w14:paraId="4B8370AA" w14:textId="77777777" w:rsidTr="006F2352">
        <w:trPr>
          <w:jc w:val="center"/>
        </w:trPr>
        <w:tc>
          <w:tcPr>
            <w:tcW w:w="3507" w:type="dxa"/>
          </w:tcPr>
          <w:p w14:paraId="098EF4C3" w14:textId="77777777" w:rsidR="000C23A4" w:rsidRPr="00BD016B" w:rsidRDefault="000C23A4" w:rsidP="006F2352">
            <w:pPr>
              <w:pStyle w:val="afc"/>
              <w:ind w:right="25" w:firstLine="560"/>
            </w:pPr>
            <w:r>
              <w:rPr>
                <w:rFonts w:hint="eastAsia"/>
              </w:rPr>
              <w:t>Student ID:</w:t>
            </w:r>
          </w:p>
        </w:tc>
        <w:tc>
          <w:tcPr>
            <w:tcW w:w="3436" w:type="dxa"/>
          </w:tcPr>
          <w:p w14:paraId="4C509C27" w14:textId="77777777" w:rsidR="000C23A4" w:rsidRPr="00BD016B" w:rsidRDefault="00D94F2F" w:rsidP="006F2352">
            <w:pPr>
              <w:pStyle w:val="afc"/>
              <w:ind w:right="25" w:firstLine="560"/>
            </w:pPr>
            <w:r w:rsidRPr="0025552B">
              <w:t>1130379118</w:t>
            </w:r>
          </w:p>
        </w:tc>
      </w:tr>
      <w:tr w:rsidR="000C23A4" w:rsidRPr="00AD7354" w14:paraId="3A0FA421" w14:textId="77777777" w:rsidTr="006F2352">
        <w:trPr>
          <w:jc w:val="center"/>
        </w:trPr>
        <w:tc>
          <w:tcPr>
            <w:tcW w:w="3507" w:type="dxa"/>
          </w:tcPr>
          <w:p w14:paraId="0C860433" w14:textId="77777777" w:rsidR="000C23A4" w:rsidRDefault="000C23A4" w:rsidP="006F2352">
            <w:pPr>
              <w:pStyle w:val="afc"/>
              <w:ind w:right="25" w:firstLine="560"/>
            </w:pPr>
            <w:r w:rsidRPr="00BD016B">
              <w:rPr>
                <w:rFonts w:hint="eastAsia"/>
              </w:rPr>
              <w:t>Mentor 1</w:t>
            </w:r>
            <w:r w:rsidRPr="008F2588">
              <w:rPr>
                <w:rFonts w:hint="eastAsia"/>
              </w:rPr>
              <w:t>：</w:t>
            </w:r>
          </w:p>
        </w:tc>
        <w:tc>
          <w:tcPr>
            <w:tcW w:w="3436" w:type="dxa"/>
          </w:tcPr>
          <w:p w14:paraId="0C5BD539" w14:textId="77777777" w:rsidR="000C23A4" w:rsidRPr="00BD016B" w:rsidRDefault="00BA058D" w:rsidP="006F2352">
            <w:pPr>
              <w:pStyle w:val="afc"/>
              <w:ind w:right="25" w:firstLine="560"/>
            </w:pPr>
            <w:r>
              <w:rPr>
                <w:rFonts w:hint="eastAsia"/>
              </w:rPr>
              <w:t>YaoJian</w:t>
            </w:r>
            <w:r>
              <w:t>guo</w:t>
            </w:r>
          </w:p>
        </w:tc>
      </w:tr>
      <w:tr w:rsidR="000C23A4" w:rsidRPr="00AD7354" w14:paraId="6E41BCE6" w14:textId="77777777" w:rsidTr="006F2352">
        <w:trPr>
          <w:jc w:val="center"/>
        </w:trPr>
        <w:tc>
          <w:tcPr>
            <w:tcW w:w="3507" w:type="dxa"/>
          </w:tcPr>
          <w:p w14:paraId="05185737" w14:textId="77777777" w:rsidR="000C23A4" w:rsidRPr="00BD016B" w:rsidRDefault="000C23A4" w:rsidP="006F2352">
            <w:pPr>
              <w:pStyle w:val="afc"/>
              <w:ind w:right="25" w:firstLine="560"/>
            </w:pPr>
            <w:r w:rsidRPr="00BD016B">
              <w:rPr>
                <w:rFonts w:hint="eastAsia"/>
              </w:rPr>
              <w:t>Mentor 2:</w:t>
            </w:r>
          </w:p>
        </w:tc>
        <w:tc>
          <w:tcPr>
            <w:tcW w:w="3436" w:type="dxa"/>
          </w:tcPr>
          <w:p w14:paraId="11D68890" w14:textId="77777777" w:rsidR="000C23A4" w:rsidRPr="00BD016B" w:rsidRDefault="000C23A4" w:rsidP="006F2352">
            <w:pPr>
              <w:pStyle w:val="afc"/>
              <w:ind w:right="25" w:firstLine="560"/>
            </w:pPr>
          </w:p>
        </w:tc>
      </w:tr>
      <w:tr w:rsidR="000C23A4" w:rsidRPr="00AD7354" w14:paraId="6B772DF9" w14:textId="77777777" w:rsidTr="006F2352">
        <w:trPr>
          <w:jc w:val="center"/>
        </w:trPr>
        <w:tc>
          <w:tcPr>
            <w:tcW w:w="3507" w:type="dxa"/>
          </w:tcPr>
          <w:p w14:paraId="6AF8B36C" w14:textId="77777777" w:rsidR="000C23A4" w:rsidRPr="00BD016B" w:rsidRDefault="000C23A4" w:rsidP="006F2352">
            <w:pPr>
              <w:pStyle w:val="afc"/>
              <w:ind w:right="25" w:firstLine="560"/>
            </w:pPr>
            <w:r w:rsidRPr="00BD016B">
              <w:rPr>
                <w:rFonts w:hint="eastAsia"/>
              </w:rPr>
              <w:t>Field</w:t>
            </w:r>
            <w:r w:rsidRPr="008F2588">
              <w:rPr>
                <w:rFonts w:hint="eastAsia"/>
              </w:rPr>
              <w:t>：</w:t>
            </w:r>
          </w:p>
        </w:tc>
        <w:tc>
          <w:tcPr>
            <w:tcW w:w="3436" w:type="dxa"/>
          </w:tcPr>
          <w:p w14:paraId="6208176A" w14:textId="77777777" w:rsidR="000C23A4" w:rsidRPr="00BD016B" w:rsidRDefault="000C23A4" w:rsidP="006F2352">
            <w:pPr>
              <w:pStyle w:val="afc"/>
              <w:ind w:right="25" w:firstLine="560"/>
            </w:pPr>
            <w:r w:rsidRPr="00BD016B">
              <w:rPr>
                <w:rFonts w:hint="eastAsia"/>
              </w:rPr>
              <w:t>Software Engineering</w:t>
            </w:r>
          </w:p>
        </w:tc>
      </w:tr>
      <w:tr w:rsidR="000C23A4" w:rsidRPr="00AD7354" w14:paraId="481FD593" w14:textId="77777777" w:rsidTr="006F2352">
        <w:trPr>
          <w:jc w:val="center"/>
        </w:trPr>
        <w:tc>
          <w:tcPr>
            <w:tcW w:w="3507" w:type="dxa"/>
          </w:tcPr>
          <w:p w14:paraId="562B9BF2" w14:textId="77777777" w:rsidR="000C23A4" w:rsidRPr="00BD016B" w:rsidRDefault="000C23A4" w:rsidP="006F2352">
            <w:pPr>
              <w:pStyle w:val="afc"/>
              <w:ind w:right="25" w:firstLine="560"/>
            </w:pPr>
            <w:r w:rsidRPr="00BD016B">
              <w:rPr>
                <w:rFonts w:hint="eastAsia"/>
              </w:rPr>
              <w:t>Date of Oral Defense</w:t>
            </w:r>
            <w:r w:rsidRPr="008F2588">
              <w:rPr>
                <w:rFonts w:hint="eastAsia"/>
              </w:rPr>
              <w:t>：</w:t>
            </w:r>
          </w:p>
        </w:tc>
        <w:tc>
          <w:tcPr>
            <w:tcW w:w="3436" w:type="dxa"/>
          </w:tcPr>
          <w:p w14:paraId="620A81BB" w14:textId="77777777" w:rsidR="000C23A4" w:rsidRPr="00BD016B" w:rsidRDefault="000C23A4" w:rsidP="006F2352">
            <w:pPr>
              <w:pStyle w:val="afc"/>
              <w:ind w:right="25" w:firstLine="560"/>
            </w:pPr>
          </w:p>
        </w:tc>
      </w:tr>
    </w:tbl>
    <w:p w14:paraId="08513ECC" w14:textId="77777777" w:rsidR="000C23A4" w:rsidRPr="00372311"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14:paraId="2FE2DC25" w14:textId="77777777" w:rsidR="000C23A4" w:rsidRPr="00372311"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14:paraId="2D244E96" w14:textId="77777777" w:rsidR="000C23A4" w:rsidRPr="00372311" w:rsidRDefault="000C23A4" w:rsidP="00372311">
      <w:pPr>
        <w:pStyle w:val="afa"/>
        <w:ind w:right="25" w:firstLineChars="0"/>
      </w:pPr>
      <w:r w:rsidRPr="00372311">
        <w:rPr>
          <w:rFonts w:hint="eastAsia"/>
        </w:rPr>
        <w:t>School of Software</w:t>
      </w:r>
    </w:p>
    <w:p w14:paraId="64E78D7B" w14:textId="77777777" w:rsidR="000C23A4" w:rsidRPr="00AD7354" w:rsidRDefault="000C23A4" w:rsidP="000C23A4">
      <w:pPr>
        <w:pStyle w:val="afa"/>
        <w:ind w:right="25" w:firstLineChars="0"/>
      </w:pPr>
      <w:r>
        <w:rPr>
          <w:rFonts w:hint="eastAsia"/>
        </w:rPr>
        <w:t>Shanghai Jiaotong University</w:t>
      </w:r>
    </w:p>
    <w:p w14:paraId="222BA258" w14:textId="77777777" w:rsidR="000C23A4" w:rsidRDefault="008719F7" w:rsidP="000C23A4">
      <w:pPr>
        <w:pStyle w:val="afa"/>
        <w:ind w:right="25" w:firstLineChars="0"/>
      </w:pPr>
      <w:r>
        <w:t>Nov</w:t>
      </w:r>
      <w:r w:rsidR="000C23A4">
        <w:rPr>
          <w:rFonts w:hint="eastAsia"/>
        </w:rPr>
        <w:t>. 20</w:t>
      </w:r>
      <w:r>
        <w:rPr>
          <w:rFonts w:hint="eastAsia"/>
        </w:rPr>
        <w:t>16</w:t>
      </w:r>
    </w:p>
    <w:p w14:paraId="7EFFCAB4" w14:textId="77777777" w:rsidR="000C23A4" w:rsidRDefault="000C23A4" w:rsidP="000C23A4">
      <w:pPr>
        <w:ind w:right="25" w:firstLine="480"/>
      </w:pPr>
    </w:p>
    <w:p w14:paraId="36105932" w14:textId="77777777" w:rsidR="000C23A4" w:rsidRDefault="000C23A4" w:rsidP="000C23A4">
      <w:pPr>
        <w:spacing w:line="400" w:lineRule="atLeast"/>
        <w:ind w:right="25" w:firstLine="562"/>
        <w:rPr>
          <w:rFonts w:eastAsia="黑体"/>
          <w:b/>
          <w:sz w:val="28"/>
        </w:rPr>
      </w:pPr>
      <w:r>
        <w:rPr>
          <w:rFonts w:eastAsia="黑体" w:hint="eastAsia"/>
          <w:b/>
          <w:sz w:val="28"/>
        </w:rPr>
        <w:t xml:space="preserve">     </w:t>
      </w:r>
    </w:p>
    <w:p w14:paraId="2C3AAC1B" w14:textId="77777777" w:rsidR="000C23A4" w:rsidRDefault="000C23A4" w:rsidP="000C23A4">
      <w:pPr>
        <w:spacing w:line="400" w:lineRule="atLeast"/>
        <w:ind w:right="25" w:firstLine="562"/>
        <w:rPr>
          <w:rFonts w:eastAsia="黑体"/>
          <w:b/>
          <w:sz w:val="28"/>
        </w:rPr>
      </w:pPr>
    </w:p>
    <w:p w14:paraId="61E95296" w14:textId="77777777" w:rsidR="000C23A4" w:rsidRDefault="000C23A4" w:rsidP="000C23A4">
      <w:pPr>
        <w:spacing w:line="400" w:lineRule="atLeast"/>
        <w:ind w:left="562" w:right="25" w:firstLine="562"/>
        <w:rPr>
          <w:rFonts w:eastAsia="黑体"/>
          <w:b/>
          <w:sz w:val="28"/>
        </w:rPr>
      </w:pPr>
    </w:p>
    <w:p w14:paraId="4F1228F8" w14:textId="77777777" w:rsidR="000C23A4" w:rsidRPr="009F5CF1" w:rsidRDefault="000C23A4" w:rsidP="009F5CF1">
      <w:pPr>
        <w:widowControl w:val="0"/>
        <w:adjustRightInd w:val="0"/>
        <w:snapToGrid w:val="0"/>
        <w:spacing w:after="0" w:line="360" w:lineRule="auto"/>
        <w:ind w:right="25" w:firstLine="0"/>
        <w:jc w:val="center"/>
        <w:rPr>
          <w:rFonts w:eastAsia="黑体" w:hAnsi="Times New Roman"/>
          <w:b/>
          <w:bCs w:val="0"/>
          <w:snapToGrid w:val="0"/>
          <w:sz w:val="32"/>
          <w:szCs w:val="32"/>
        </w:rPr>
      </w:pPr>
      <w:r w:rsidRPr="009F5CF1">
        <w:rPr>
          <w:rFonts w:eastAsia="黑体" w:hAnsi="Times New Roman" w:hint="eastAsia"/>
          <w:b/>
          <w:bCs w:val="0"/>
          <w:snapToGrid w:val="0"/>
          <w:sz w:val="32"/>
          <w:szCs w:val="32"/>
        </w:rPr>
        <w:lastRenderedPageBreak/>
        <w:t>上海交通大学</w:t>
      </w:r>
    </w:p>
    <w:p w14:paraId="06BAA231" w14:textId="77777777" w:rsidR="000C23A4" w:rsidRPr="00DC394A" w:rsidRDefault="000C23A4" w:rsidP="009F5CF1">
      <w:pPr>
        <w:widowControl w:val="0"/>
        <w:adjustRightInd w:val="0"/>
        <w:snapToGrid w:val="0"/>
        <w:spacing w:after="0" w:line="360" w:lineRule="auto"/>
        <w:ind w:right="25" w:firstLine="0"/>
        <w:jc w:val="center"/>
        <w:rPr>
          <w:rFonts w:eastAsia="黑体"/>
          <w:b/>
          <w:sz w:val="32"/>
          <w:szCs w:val="32"/>
        </w:rPr>
      </w:pPr>
      <w:r w:rsidRPr="009F5CF1">
        <w:rPr>
          <w:rFonts w:eastAsia="黑体" w:hAnsi="Times New Roman" w:hint="eastAsia"/>
          <w:b/>
          <w:bCs w:val="0"/>
          <w:snapToGrid w:val="0"/>
          <w:sz w:val="32"/>
          <w:szCs w:val="32"/>
        </w:rPr>
        <w:t>学位论文原创性声</w:t>
      </w:r>
      <w:r w:rsidRPr="00DC394A">
        <w:rPr>
          <w:rFonts w:eastAsia="黑体" w:hint="eastAsia"/>
          <w:b/>
          <w:sz w:val="32"/>
          <w:szCs w:val="32"/>
        </w:rPr>
        <w:t>明</w:t>
      </w:r>
    </w:p>
    <w:p w14:paraId="40ECDB16" w14:textId="77777777" w:rsidR="000C23A4" w:rsidRDefault="000C23A4" w:rsidP="000C23A4">
      <w:pPr>
        <w:spacing w:line="480" w:lineRule="auto"/>
        <w:ind w:left="480" w:right="25" w:firstLine="480"/>
      </w:pPr>
    </w:p>
    <w:p w14:paraId="599DB80D" w14:textId="77777777" w:rsidR="000C23A4" w:rsidRPr="00DC394A" w:rsidRDefault="000C23A4" w:rsidP="000C23A4">
      <w:pPr>
        <w:pStyle w:val="22"/>
        <w:ind w:leftChars="0" w:left="0" w:right="25" w:firstLine="560"/>
        <w:rPr>
          <w:sz w:val="28"/>
          <w:szCs w:val="28"/>
        </w:rPr>
      </w:pPr>
      <w:r w:rsidRPr="00DC394A">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12AABB7E" w14:textId="77777777" w:rsidR="000C23A4" w:rsidRPr="00DC394A" w:rsidRDefault="000C23A4" w:rsidP="000C23A4">
      <w:pPr>
        <w:spacing w:line="480" w:lineRule="auto"/>
        <w:ind w:left="560" w:right="25" w:firstLine="560"/>
        <w:rPr>
          <w:sz w:val="28"/>
          <w:szCs w:val="28"/>
        </w:rPr>
      </w:pPr>
    </w:p>
    <w:p w14:paraId="3AE79269" w14:textId="77777777" w:rsidR="000C23A4" w:rsidRPr="00DC394A" w:rsidRDefault="000C23A4" w:rsidP="000C23A4">
      <w:pPr>
        <w:spacing w:line="480" w:lineRule="auto"/>
        <w:ind w:left="560" w:right="25" w:firstLine="560"/>
        <w:rPr>
          <w:sz w:val="28"/>
          <w:szCs w:val="28"/>
        </w:rPr>
      </w:pPr>
    </w:p>
    <w:p w14:paraId="60E8A47A" w14:textId="77777777" w:rsidR="000C23A4" w:rsidRPr="00DC394A" w:rsidRDefault="000C23A4" w:rsidP="000C23A4">
      <w:pPr>
        <w:spacing w:line="480" w:lineRule="auto"/>
        <w:ind w:left="560" w:right="25" w:firstLine="560"/>
        <w:rPr>
          <w:sz w:val="28"/>
          <w:szCs w:val="28"/>
        </w:rPr>
      </w:pPr>
    </w:p>
    <w:p w14:paraId="57FAD075" w14:textId="77777777" w:rsidR="000C23A4" w:rsidRPr="00DC394A" w:rsidRDefault="000C23A4" w:rsidP="000C23A4">
      <w:pPr>
        <w:spacing w:line="480" w:lineRule="auto"/>
        <w:ind w:left="560" w:right="25" w:firstLine="560"/>
        <w:rPr>
          <w:sz w:val="28"/>
          <w:szCs w:val="28"/>
        </w:rPr>
      </w:pPr>
      <w:r w:rsidRPr="00DC394A">
        <w:rPr>
          <w:rFonts w:hint="eastAsia"/>
          <w:sz w:val="28"/>
          <w:szCs w:val="28"/>
        </w:rPr>
        <w:t xml:space="preserve">                            </w:t>
      </w:r>
      <w:r w:rsidRPr="00DC394A">
        <w:rPr>
          <w:rFonts w:hint="eastAsia"/>
          <w:sz w:val="28"/>
          <w:szCs w:val="28"/>
        </w:rPr>
        <w:t>学位论文作者签名：</w:t>
      </w:r>
    </w:p>
    <w:p w14:paraId="4C1C072C" w14:textId="77777777" w:rsidR="000C23A4" w:rsidRPr="00DC394A" w:rsidRDefault="000C23A4" w:rsidP="000C23A4">
      <w:pPr>
        <w:spacing w:line="480" w:lineRule="auto"/>
        <w:ind w:left="560" w:right="25" w:firstLine="560"/>
        <w:rPr>
          <w:sz w:val="28"/>
          <w:szCs w:val="28"/>
        </w:rPr>
      </w:pPr>
    </w:p>
    <w:p w14:paraId="6A4C07B0" w14:textId="77777777" w:rsidR="000C23A4" w:rsidRPr="00DC394A" w:rsidRDefault="000C23A4" w:rsidP="000C23A4">
      <w:pPr>
        <w:spacing w:line="480" w:lineRule="auto"/>
        <w:ind w:left="560" w:right="25" w:firstLine="560"/>
        <w:rPr>
          <w:sz w:val="28"/>
          <w:szCs w:val="28"/>
        </w:rPr>
      </w:pPr>
      <w:r w:rsidRPr="00DC394A">
        <w:rPr>
          <w:rFonts w:hint="eastAsia"/>
          <w:sz w:val="28"/>
          <w:szCs w:val="28"/>
        </w:rPr>
        <w:t xml:space="preserve">                            </w:t>
      </w:r>
      <w:r w:rsidRPr="00DC394A">
        <w:rPr>
          <w:rFonts w:hint="eastAsia"/>
          <w:sz w:val="28"/>
          <w:szCs w:val="28"/>
        </w:rPr>
        <w:t>日期：</w:t>
      </w:r>
      <w:r w:rsidRPr="00DC394A">
        <w:rPr>
          <w:rFonts w:hint="eastAsia"/>
          <w:sz w:val="28"/>
          <w:szCs w:val="28"/>
        </w:rPr>
        <w:t xml:space="preserve">     </w:t>
      </w:r>
      <w:r w:rsidRPr="00DC394A">
        <w:rPr>
          <w:rFonts w:hint="eastAsia"/>
          <w:sz w:val="28"/>
          <w:szCs w:val="28"/>
        </w:rPr>
        <w:t>年</w:t>
      </w:r>
      <w:r w:rsidRPr="00DC394A">
        <w:rPr>
          <w:rFonts w:hint="eastAsia"/>
          <w:sz w:val="28"/>
          <w:szCs w:val="28"/>
        </w:rPr>
        <w:t xml:space="preserve">   </w:t>
      </w:r>
      <w:r w:rsidRPr="00DC394A">
        <w:rPr>
          <w:rFonts w:hint="eastAsia"/>
          <w:sz w:val="28"/>
          <w:szCs w:val="28"/>
        </w:rPr>
        <w:t>月</w:t>
      </w:r>
      <w:r w:rsidRPr="00DC394A">
        <w:rPr>
          <w:rFonts w:hint="eastAsia"/>
          <w:sz w:val="28"/>
          <w:szCs w:val="28"/>
        </w:rPr>
        <w:t xml:space="preserve">   </w:t>
      </w:r>
      <w:r w:rsidRPr="00DC394A">
        <w:rPr>
          <w:rFonts w:hint="eastAsia"/>
          <w:sz w:val="28"/>
          <w:szCs w:val="28"/>
        </w:rPr>
        <w:t>日</w:t>
      </w:r>
    </w:p>
    <w:p w14:paraId="01CFC993" w14:textId="77777777" w:rsidR="000C23A4" w:rsidRPr="00FD0483" w:rsidRDefault="000C23A4" w:rsidP="00C254E3">
      <w:pPr>
        <w:widowControl w:val="0"/>
        <w:adjustRightInd w:val="0"/>
        <w:snapToGrid w:val="0"/>
        <w:spacing w:after="0" w:line="240" w:lineRule="auto"/>
        <w:ind w:left="480" w:right="25" w:firstLineChars="200" w:firstLine="480"/>
        <w:jc w:val="both"/>
        <w:rPr>
          <w:rFonts w:eastAsia="黑体" w:hAnsi="Times New Roman"/>
          <w:b/>
          <w:bCs w:val="0"/>
          <w:snapToGrid w:val="0"/>
          <w:sz w:val="28"/>
          <w:szCs w:val="21"/>
        </w:rPr>
      </w:pPr>
      <w:r>
        <w:br w:type="page"/>
      </w:r>
      <w:r>
        <w:rPr>
          <w:rFonts w:eastAsia="黑体" w:hint="eastAsia"/>
          <w:b/>
          <w:sz w:val="28"/>
        </w:rPr>
        <w:lastRenderedPageBreak/>
        <w:t xml:space="preserve">             </w:t>
      </w:r>
      <w:r w:rsidRPr="00FD0483">
        <w:rPr>
          <w:rFonts w:eastAsia="黑体" w:hAnsi="Times New Roman" w:hint="eastAsia"/>
          <w:b/>
          <w:bCs w:val="0"/>
          <w:snapToGrid w:val="0"/>
          <w:sz w:val="28"/>
          <w:szCs w:val="21"/>
        </w:rPr>
        <w:t xml:space="preserve">  </w:t>
      </w:r>
    </w:p>
    <w:p w14:paraId="1B74CFB1" w14:textId="77777777" w:rsidR="000C23A4" w:rsidRPr="00FD0483" w:rsidRDefault="000C23A4" w:rsidP="00082629">
      <w:pPr>
        <w:widowControl w:val="0"/>
        <w:adjustRightInd w:val="0"/>
        <w:snapToGrid w:val="0"/>
        <w:spacing w:after="0" w:line="240" w:lineRule="auto"/>
        <w:ind w:left="480" w:right="25" w:firstLineChars="200" w:firstLine="606"/>
        <w:jc w:val="both"/>
        <w:rPr>
          <w:rFonts w:eastAsia="黑体" w:hAnsi="Times New Roman"/>
          <w:b/>
          <w:bCs w:val="0"/>
          <w:snapToGrid w:val="0"/>
          <w:sz w:val="28"/>
          <w:szCs w:val="21"/>
        </w:rPr>
      </w:pPr>
    </w:p>
    <w:p w14:paraId="6B50711F" w14:textId="77777777" w:rsidR="000C23A4" w:rsidRPr="00C254E3" w:rsidRDefault="000C23A4" w:rsidP="00082629">
      <w:pPr>
        <w:widowControl w:val="0"/>
        <w:adjustRightInd w:val="0"/>
        <w:snapToGrid w:val="0"/>
        <w:spacing w:after="0" w:line="360" w:lineRule="auto"/>
        <w:ind w:left="562" w:right="25" w:firstLineChars="200" w:firstLine="606"/>
        <w:jc w:val="center"/>
        <w:rPr>
          <w:rFonts w:eastAsia="黑体" w:hAnsi="Times New Roman"/>
          <w:b/>
          <w:bCs w:val="0"/>
          <w:snapToGrid w:val="0"/>
          <w:sz w:val="28"/>
          <w:szCs w:val="21"/>
        </w:rPr>
      </w:pPr>
      <w:r w:rsidRPr="00C254E3">
        <w:rPr>
          <w:rFonts w:eastAsia="黑体" w:hAnsi="Times New Roman" w:hint="eastAsia"/>
          <w:b/>
          <w:bCs w:val="0"/>
          <w:snapToGrid w:val="0"/>
          <w:sz w:val="28"/>
          <w:szCs w:val="21"/>
        </w:rPr>
        <w:t>上海交通大学</w:t>
      </w:r>
    </w:p>
    <w:p w14:paraId="0810AF78" w14:textId="77777777" w:rsidR="000C23A4" w:rsidRPr="00C254E3" w:rsidRDefault="000C23A4" w:rsidP="00082629">
      <w:pPr>
        <w:widowControl w:val="0"/>
        <w:adjustRightInd w:val="0"/>
        <w:snapToGrid w:val="0"/>
        <w:spacing w:after="0" w:line="360" w:lineRule="auto"/>
        <w:ind w:left="562" w:right="25" w:firstLineChars="200" w:firstLine="606"/>
        <w:jc w:val="center"/>
        <w:rPr>
          <w:rFonts w:eastAsia="黑体" w:hAnsi="Times New Roman"/>
          <w:b/>
          <w:bCs w:val="0"/>
          <w:snapToGrid w:val="0"/>
          <w:sz w:val="28"/>
          <w:szCs w:val="21"/>
        </w:rPr>
      </w:pPr>
      <w:r w:rsidRPr="00C254E3">
        <w:rPr>
          <w:rFonts w:eastAsia="黑体" w:hAnsi="Times New Roman" w:hint="eastAsia"/>
          <w:b/>
          <w:bCs w:val="0"/>
          <w:snapToGrid w:val="0"/>
          <w:sz w:val="28"/>
          <w:szCs w:val="21"/>
        </w:rPr>
        <w:t>学位论文版权使用授权书</w:t>
      </w:r>
    </w:p>
    <w:p w14:paraId="03285628" w14:textId="77777777" w:rsidR="000C23A4" w:rsidRPr="00FD0483" w:rsidRDefault="000C23A4" w:rsidP="00C254E3">
      <w:pPr>
        <w:widowControl w:val="0"/>
        <w:adjustRightInd w:val="0"/>
        <w:snapToGrid w:val="0"/>
        <w:spacing w:after="0" w:line="240" w:lineRule="auto"/>
        <w:ind w:left="2" w:right="25" w:firstLine="0"/>
        <w:jc w:val="center"/>
        <w:rPr>
          <w:rFonts w:eastAsia="黑体" w:hAnsi="Times New Roman"/>
          <w:b/>
          <w:bCs w:val="0"/>
          <w:snapToGrid w:val="0"/>
          <w:sz w:val="32"/>
          <w:szCs w:val="32"/>
        </w:rPr>
      </w:pPr>
    </w:p>
    <w:p w14:paraId="3D7DDB8D" w14:textId="77777777" w:rsidR="000C23A4" w:rsidRPr="00EA6752" w:rsidRDefault="000C23A4" w:rsidP="00C254E3">
      <w:pPr>
        <w:pStyle w:val="22"/>
        <w:spacing w:after="0" w:line="360" w:lineRule="auto"/>
        <w:ind w:leftChars="0" w:left="0" w:right="25" w:firstLine="560"/>
        <w:rPr>
          <w:sz w:val="28"/>
          <w:szCs w:val="28"/>
        </w:rPr>
      </w:pPr>
      <w:r w:rsidRPr="00EA6752">
        <w:rPr>
          <w:rFonts w:hint="eastAsia"/>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14:paraId="205C91B5" w14:textId="77777777" w:rsidR="000C23A4" w:rsidRPr="00EA6752" w:rsidRDefault="000C23A4" w:rsidP="00C254E3">
      <w:pPr>
        <w:spacing w:after="0" w:line="240" w:lineRule="auto"/>
        <w:ind w:right="25" w:firstLine="560"/>
        <w:rPr>
          <w:rFonts w:ascii="宋体"/>
          <w:sz w:val="28"/>
          <w:szCs w:val="28"/>
        </w:rPr>
      </w:pPr>
      <w:r w:rsidRPr="00EA6752">
        <w:rPr>
          <w:rFonts w:hint="eastAsia"/>
          <w:sz w:val="28"/>
          <w:szCs w:val="28"/>
        </w:rPr>
        <w:t xml:space="preserve">             </w:t>
      </w:r>
      <w:r w:rsidRPr="00EA6752">
        <w:rPr>
          <w:rFonts w:hint="eastAsia"/>
          <w:b/>
          <w:sz w:val="28"/>
          <w:szCs w:val="28"/>
        </w:rPr>
        <w:t xml:space="preserve"> </w:t>
      </w:r>
      <w:r w:rsidRPr="00EA6752">
        <w:rPr>
          <w:rFonts w:hint="eastAsia"/>
          <w:b/>
          <w:sz w:val="28"/>
          <w:szCs w:val="28"/>
        </w:rPr>
        <w:t>保密</w:t>
      </w:r>
      <w:r w:rsidRPr="00EA6752">
        <w:rPr>
          <w:rFonts w:ascii="宋体" w:hint="eastAsia"/>
          <w:sz w:val="28"/>
          <w:szCs w:val="28"/>
        </w:rPr>
        <w:t>□，在</w:t>
      </w:r>
      <w:r w:rsidRPr="00EA6752">
        <w:rPr>
          <w:rFonts w:ascii="宋体" w:hint="eastAsia"/>
          <w:sz w:val="28"/>
          <w:szCs w:val="28"/>
          <w:u w:val="single"/>
        </w:rPr>
        <w:t xml:space="preserve">   </w:t>
      </w:r>
      <w:r w:rsidRPr="00EA6752">
        <w:rPr>
          <w:rFonts w:ascii="宋体" w:hint="eastAsia"/>
          <w:sz w:val="28"/>
          <w:szCs w:val="28"/>
        </w:rPr>
        <w:t>年解密后适用本授权书。</w:t>
      </w:r>
    </w:p>
    <w:p w14:paraId="1A4EA34C" w14:textId="77777777" w:rsidR="000C23A4" w:rsidRPr="00EA6752" w:rsidRDefault="000C23A4" w:rsidP="00C254E3">
      <w:pPr>
        <w:spacing w:after="0" w:line="240" w:lineRule="auto"/>
        <w:ind w:right="25" w:firstLine="560"/>
        <w:rPr>
          <w:rFonts w:ascii="宋体"/>
          <w:b/>
          <w:sz w:val="28"/>
          <w:szCs w:val="28"/>
        </w:rPr>
      </w:pPr>
      <w:r w:rsidRPr="00EA6752">
        <w:rPr>
          <w:rFonts w:hint="eastAsia"/>
          <w:sz w:val="28"/>
          <w:szCs w:val="28"/>
        </w:rPr>
        <w:t>本学位论文属于</w:t>
      </w:r>
    </w:p>
    <w:p w14:paraId="55DB6C94" w14:textId="77777777" w:rsidR="000C23A4" w:rsidRPr="00EA6752" w:rsidRDefault="000C23A4" w:rsidP="00C254E3">
      <w:pPr>
        <w:spacing w:after="0" w:line="240" w:lineRule="auto"/>
        <w:ind w:right="25" w:firstLine="562"/>
        <w:rPr>
          <w:rFonts w:ascii="宋体"/>
          <w:sz w:val="28"/>
          <w:szCs w:val="28"/>
        </w:rPr>
      </w:pPr>
      <w:r w:rsidRPr="00EA6752">
        <w:rPr>
          <w:rFonts w:ascii="宋体" w:hint="eastAsia"/>
          <w:b/>
          <w:sz w:val="28"/>
          <w:szCs w:val="28"/>
        </w:rPr>
        <w:t xml:space="preserve">              </w:t>
      </w:r>
      <w:r w:rsidRPr="00EA6752">
        <w:rPr>
          <w:rFonts w:hint="eastAsia"/>
          <w:b/>
          <w:sz w:val="28"/>
          <w:szCs w:val="28"/>
        </w:rPr>
        <w:t>不保密</w:t>
      </w:r>
      <w:r>
        <w:rPr>
          <w:rFonts w:ascii="宋体" w:hint="eastAsia"/>
          <w:sz w:val="28"/>
          <w:szCs w:val="28"/>
        </w:rPr>
        <w:sym w:font="Wingdings" w:char="F0FE"/>
      </w:r>
      <w:r w:rsidRPr="00EA6752">
        <w:rPr>
          <w:rFonts w:ascii="宋体" w:hint="eastAsia"/>
          <w:sz w:val="28"/>
          <w:szCs w:val="28"/>
        </w:rPr>
        <w:t>。</w:t>
      </w:r>
    </w:p>
    <w:p w14:paraId="5DE15F07" w14:textId="77777777" w:rsidR="000C23A4" w:rsidRPr="00EA6752" w:rsidRDefault="000C23A4" w:rsidP="00C254E3">
      <w:pPr>
        <w:spacing w:after="0" w:line="240" w:lineRule="auto"/>
        <w:ind w:right="25" w:firstLine="560"/>
        <w:rPr>
          <w:rFonts w:ascii="宋体"/>
          <w:sz w:val="28"/>
          <w:szCs w:val="28"/>
        </w:rPr>
      </w:pPr>
      <w:r w:rsidRPr="00EA6752">
        <w:rPr>
          <w:rFonts w:ascii="宋体" w:hint="eastAsia"/>
          <w:sz w:val="28"/>
          <w:szCs w:val="28"/>
        </w:rPr>
        <w:t>（请在以上方框内打“</w:t>
      </w:r>
      <w:r w:rsidRPr="00EA6752">
        <w:rPr>
          <w:rFonts w:ascii="宋体" w:hint="eastAsia"/>
          <w:b/>
          <w:sz w:val="28"/>
          <w:szCs w:val="28"/>
        </w:rPr>
        <w:t>√</w:t>
      </w:r>
      <w:r w:rsidRPr="00EA6752">
        <w:rPr>
          <w:rFonts w:ascii="宋体" w:hint="eastAsia"/>
          <w:sz w:val="28"/>
          <w:szCs w:val="28"/>
        </w:rPr>
        <w:t>”）</w:t>
      </w:r>
    </w:p>
    <w:p w14:paraId="2A0773A6" w14:textId="77777777" w:rsidR="000C23A4" w:rsidRPr="00EA6752" w:rsidRDefault="000C23A4" w:rsidP="00C254E3">
      <w:pPr>
        <w:spacing w:after="0" w:line="240" w:lineRule="auto"/>
        <w:ind w:right="25" w:firstLine="560"/>
        <w:rPr>
          <w:rFonts w:ascii="宋体"/>
          <w:sz w:val="28"/>
          <w:szCs w:val="28"/>
        </w:rPr>
      </w:pPr>
    </w:p>
    <w:p w14:paraId="7AEC748D" w14:textId="77777777" w:rsidR="000C23A4" w:rsidRPr="00EA6752" w:rsidRDefault="000C23A4" w:rsidP="00C254E3">
      <w:pPr>
        <w:spacing w:after="0" w:line="240" w:lineRule="auto"/>
        <w:ind w:right="25" w:firstLine="560"/>
        <w:rPr>
          <w:rFonts w:ascii="宋体"/>
          <w:sz w:val="28"/>
          <w:szCs w:val="28"/>
        </w:rPr>
      </w:pPr>
    </w:p>
    <w:p w14:paraId="5C404FD7" w14:textId="77777777" w:rsidR="000C23A4" w:rsidRPr="00EA6752" w:rsidRDefault="000C23A4" w:rsidP="00C254E3">
      <w:pPr>
        <w:spacing w:after="0" w:line="240" w:lineRule="auto"/>
        <w:ind w:right="25" w:firstLine="560"/>
        <w:rPr>
          <w:rFonts w:ascii="宋体"/>
          <w:sz w:val="28"/>
          <w:szCs w:val="28"/>
        </w:rPr>
      </w:pPr>
    </w:p>
    <w:p w14:paraId="2A43C672" w14:textId="77777777" w:rsidR="000C23A4" w:rsidRPr="00EA6752" w:rsidRDefault="000C23A4" w:rsidP="00C254E3">
      <w:pPr>
        <w:spacing w:after="0" w:line="240" w:lineRule="auto"/>
        <w:ind w:right="25" w:firstLine="560"/>
        <w:rPr>
          <w:rFonts w:ascii="宋体"/>
          <w:sz w:val="28"/>
          <w:szCs w:val="28"/>
        </w:rPr>
      </w:pPr>
    </w:p>
    <w:p w14:paraId="0520C701" w14:textId="77777777" w:rsidR="000C23A4" w:rsidRPr="00EA6752" w:rsidRDefault="000C23A4" w:rsidP="00C254E3">
      <w:pPr>
        <w:spacing w:after="0" w:line="240" w:lineRule="auto"/>
        <w:ind w:right="25" w:firstLine="560"/>
        <w:rPr>
          <w:rFonts w:ascii="宋体"/>
          <w:sz w:val="28"/>
          <w:szCs w:val="28"/>
        </w:rPr>
      </w:pPr>
      <w:r w:rsidRPr="00EA6752">
        <w:rPr>
          <w:rFonts w:ascii="宋体" w:hint="eastAsia"/>
          <w:sz w:val="28"/>
          <w:szCs w:val="28"/>
        </w:rPr>
        <w:t>学位论文作者签名：               指导教师签名：</w:t>
      </w:r>
    </w:p>
    <w:p w14:paraId="557F1EB2" w14:textId="77777777" w:rsidR="000C23A4" w:rsidRPr="00EA6752" w:rsidRDefault="000C23A4" w:rsidP="00C254E3">
      <w:pPr>
        <w:spacing w:after="0" w:line="240" w:lineRule="auto"/>
        <w:ind w:right="25" w:firstLine="560"/>
        <w:rPr>
          <w:rFonts w:ascii="宋体"/>
          <w:sz w:val="28"/>
          <w:szCs w:val="28"/>
        </w:rPr>
      </w:pPr>
    </w:p>
    <w:p w14:paraId="08C96863" w14:textId="77777777" w:rsidR="000C23A4" w:rsidRPr="00EA6752" w:rsidRDefault="000C23A4" w:rsidP="00C254E3">
      <w:pPr>
        <w:spacing w:after="0" w:line="240" w:lineRule="auto"/>
        <w:ind w:right="25" w:firstLine="560"/>
        <w:rPr>
          <w:sz w:val="28"/>
          <w:szCs w:val="28"/>
        </w:rPr>
      </w:pPr>
      <w:r w:rsidRPr="00EA6752">
        <w:rPr>
          <w:rFonts w:ascii="宋体" w:hint="eastAsia"/>
          <w:sz w:val="28"/>
          <w:szCs w:val="28"/>
        </w:rPr>
        <w:t>日期：    年   月   日            日期：    年   月   日</w:t>
      </w:r>
    </w:p>
    <w:p w14:paraId="31B649A6" w14:textId="77777777" w:rsidR="000C23A4" w:rsidRDefault="000C23A4" w:rsidP="00C254E3">
      <w:pPr>
        <w:tabs>
          <w:tab w:val="left" w:pos="2550"/>
        </w:tabs>
        <w:spacing w:after="0" w:line="240" w:lineRule="auto"/>
        <w:ind w:right="25" w:firstLine="643"/>
        <w:jc w:val="center"/>
        <w:rPr>
          <w:rFonts w:eastAsia="黑体"/>
          <w:b/>
          <w:bCs w:val="0"/>
          <w:sz w:val="32"/>
        </w:rPr>
        <w:sectPr w:rsidR="000C23A4" w:rsidSect="00021775">
          <w:headerReference w:type="even" r:id="rId9"/>
          <w:headerReference w:type="default" r:id="rId10"/>
          <w:footerReference w:type="even" r:id="rId11"/>
          <w:footerReference w:type="default" r:id="rId12"/>
          <w:headerReference w:type="first" r:id="rId13"/>
          <w:footerReference w:type="first" r:id="rId14"/>
          <w:pgSz w:w="11906" w:h="16838"/>
          <w:pgMar w:top="1440" w:right="1134" w:bottom="1440" w:left="1701" w:header="851" w:footer="992" w:gutter="0"/>
          <w:cols w:space="425"/>
          <w:docGrid w:type="lines" w:linePitch="312"/>
        </w:sectPr>
      </w:pPr>
    </w:p>
    <w:p w14:paraId="39343B2C" w14:textId="77777777" w:rsidR="00B2555E" w:rsidRDefault="00B2555E" w:rsidP="0012254C">
      <w:pPr>
        <w:pStyle w:val="a6"/>
        <w:ind w:firstLine="0"/>
        <w:outlineLvl w:val="9"/>
      </w:pPr>
    </w:p>
    <w:p w14:paraId="23CEE6F8" w14:textId="77777777" w:rsidR="00640AEE" w:rsidRPr="006A28CD" w:rsidRDefault="00640AEE" w:rsidP="0012254C">
      <w:pPr>
        <w:pStyle w:val="a6"/>
        <w:ind w:firstLine="0"/>
        <w:outlineLvl w:val="9"/>
      </w:pPr>
      <w:r w:rsidRPr="006A28CD">
        <w:rPr>
          <w:rFonts w:hint="eastAsia"/>
        </w:rPr>
        <w:t>基于</w:t>
      </w:r>
      <w:r w:rsidR="00BC7147">
        <w:t>Gstreamer</w:t>
      </w:r>
      <w:r w:rsidRPr="006A28CD">
        <w:rPr>
          <w:rFonts w:hint="eastAsia"/>
        </w:rPr>
        <w:t>的Chromium音视频播放系统的设计与实现</w:t>
      </w:r>
      <w:bookmarkEnd w:id="0"/>
      <w:bookmarkEnd w:id="1"/>
    </w:p>
    <w:p w14:paraId="537F85B8" w14:textId="77777777" w:rsidR="00640AEE" w:rsidRPr="004C25EA" w:rsidRDefault="00640AEE" w:rsidP="008D0DE3">
      <w:pPr>
        <w:pStyle w:val="a6"/>
        <w:outlineLvl w:val="9"/>
      </w:pPr>
    </w:p>
    <w:p w14:paraId="5E39C493" w14:textId="77777777" w:rsidR="00640AEE" w:rsidRPr="006A28CD" w:rsidRDefault="00640AEE" w:rsidP="008D0DE3">
      <w:pPr>
        <w:pStyle w:val="a8"/>
        <w:outlineLvl w:val="9"/>
      </w:pPr>
      <w:bookmarkStart w:id="2" w:name="_Toc466205699"/>
      <w:bookmarkStart w:id="3" w:name="_Toc466206262"/>
      <w:r w:rsidRPr="006A28CD">
        <w:rPr>
          <w:rFonts w:hint="eastAsia"/>
        </w:rPr>
        <w:t>摘 要</w:t>
      </w:r>
      <w:bookmarkEnd w:id="2"/>
      <w:bookmarkEnd w:id="3"/>
    </w:p>
    <w:p w14:paraId="69372859" w14:textId="77777777" w:rsidR="00640AEE" w:rsidRDefault="00640AEE" w:rsidP="008D0DE3">
      <w:pPr>
        <w:pStyle w:val="a6"/>
        <w:outlineLvl w:val="9"/>
      </w:pPr>
    </w:p>
    <w:p w14:paraId="0413BC39" w14:textId="77777777" w:rsidR="00640AEE" w:rsidRDefault="00D30D43" w:rsidP="00073B65">
      <w:pPr>
        <w:pStyle w:val="a7"/>
        <w:outlineLvl w:val="9"/>
      </w:pPr>
      <w:r w:rsidRPr="00D30D43">
        <w:rPr>
          <w:rFonts w:hint="eastAsia"/>
        </w:rPr>
        <w:t>随着汽车的普及和生活节奏的加快，人们在日常生活中越来越</w:t>
      </w:r>
      <w:r>
        <w:rPr>
          <w:rFonts w:hint="eastAsia"/>
        </w:rPr>
        <w:t>多的</w:t>
      </w:r>
      <w:r>
        <w:t>使用</w:t>
      </w:r>
      <w:r w:rsidRPr="00D30D43">
        <w:rPr>
          <w:rFonts w:hint="eastAsia"/>
        </w:rPr>
        <w:t>汽车。</w:t>
      </w:r>
      <w:r w:rsidR="00EC5B2B">
        <w:rPr>
          <w:rFonts w:hint="eastAsia"/>
        </w:rPr>
        <w:t>对于车载多媒体</w:t>
      </w:r>
      <w:r w:rsidR="00EC5B2B">
        <w:t>系统，广大消费者</w:t>
      </w:r>
      <w:r w:rsidR="00841F2F">
        <w:t>已经不再</w:t>
      </w:r>
      <w:r w:rsidR="00B32B96">
        <w:rPr>
          <w:rFonts w:hint="eastAsia"/>
        </w:rPr>
        <w:t>仅仅</w:t>
      </w:r>
      <w:r w:rsidR="00841F2F">
        <w:t>满足于</w:t>
      </w:r>
      <w:r w:rsidR="00C93EEF">
        <w:rPr>
          <w:rFonts w:hint="eastAsia"/>
        </w:rPr>
        <w:t>本地</w:t>
      </w:r>
      <w:r w:rsidR="00EC5B2B">
        <w:rPr>
          <w:rFonts w:hint="eastAsia"/>
        </w:rPr>
        <w:t>音视频</w:t>
      </w:r>
      <w:r w:rsidR="00C93EEF">
        <w:t>的播放</w:t>
      </w:r>
      <w:r w:rsidR="001D4EBA">
        <w:rPr>
          <w:rFonts w:hint="eastAsia"/>
        </w:rPr>
        <w:t>，</w:t>
      </w:r>
      <w:r w:rsidR="005A256E">
        <w:rPr>
          <w:rFonts w:hint="eastAsia"/>
        </w:rPr>
        <w:t>更</w:t>
      </w:r>
      <w:r w:rsidR="003F4A09">
        <w:t>希望在车载</w:t>
      </w:r>
      <w:r w:rsidR="003F4A09">
        <w:rPr>
          <w:rFonts w:hint="eastAsia"/>
        </w:rPr>
        <w:t>终端</w:t>
      </w:r>
      <w:r w:rsidR="003F4A09">
        <w:t>上随时随地</w:t>
      </w:r>
      <w:r w:rsidR="003F4A09">
        <w:rPr>
          <w:rFonts w:hint="eastAsia"/>
        </w:rPr>
        <w:t>享受</w:t>
      </w:r>
      <w:r w:rsidR="003F4A09">
        <w:t>互联网</w:t>
      </w:r>
      <w:r w:rsidR="005A256E">
        <w:rPr>
          <w:rFonts w:hint="eastAsia"/>
        </w:rPr>
        <w:t>多媒体</w:t>
      </w:r>
      <w:r w:rsidR="003F4A09">
        <w:t>服务，</w:t>
      </w:r>
      <w:r w:rsidR="003F4A09">
        <w:rPr>
          <w:rFonts w:hint="eastAsia"/>
        </w:rPr>
        <w:t>例如</w:t>
      </w:r>
      <w:r w:rsidR="003F4A09">
        <w:t>打开车载终端的</w:t>
      </w:r>
      <w:r w:rsidR="003F4A09">
        <w:rPr>
          <w:rFonts w:hint="eastAsia"/>
        </w:rPr>
        <w:t>浏览器</w:t>
      </w:r>
      <w:r w:rsidR="003F4A09">
        <w:t>直接联网</w:t>
      </w:r>
      <w:r w:rsidR="00CB3200">
        <w:rPr>
          <w:rFonts w:hint="eastAsia"/>
        </w:rPr>
        <w:t>浏览网页</w:t>
      </w:r>
      <w:r w:rsidR="00CB3200">
        <w:t>，</w:t>
      </w:r>
      <w:r w:rsidR="006F51BC">
        <w:t>播放</w:t>
      </w:r>
      <w:r w:rsidR="006F51BC">
        <w:rPr>
          <w:rFonts w:hint="eastAsia"/>
        </w:rPr>
        <w:t>喜欢</w:t>
      </w:r>
      <w:r w:rsidR="006F51BC">
        <w:t>的</w:t>
      </w:r>
      <w:r w:rsidR="003F4A09">
        <w:t>音视频</w:t>
      </w:r>
      <w:r w:rsidR="001B61F1">
        <w:rPr>
          <w:rFonts w:hint="eastAsia"/>
        </w:rPr>
        <w:t>，</w:t>
      </w:r>
      <w:r w:rsidR="001B61F1">
        <w:t>或打开音乐电台</w:t>
      </w:r>
      <w:r w:rsidR="001B61F1">
        <w:rPr>
          <w:rFonts w:hint="eastAsia"/>
        </w:rPr>
        <w:t>在线</w:t>
      </w:r>
      <w:r w:rsidR="001B61F1">
        <w:t>聆听</w:t>
      </w:r>
      <w:r w:rsidR="001B61F1">
        <w:rPr>
          <w:rFonts w:hint="eastAsia"/>
        </w:rPr>
        <w:t>最新音乐。</w:t>
      </w:r>
      <w:r w:rsidR="00073B65">
        <w:rPr>
          <w:rFonts w:hint="eastAsia"/>
        </w:rPr>
        <w:t>本课题</w:t>
      </w:r>
      <w:r w:rsidR="00073B65">
        <w:t>希望</w:t>
      </w:r>
      <w:r w:rsidR="00B32B96">
        <w:t>通过对嵌入式多媒体</w:t>
      </w:r>
      <w:r w:rsidR="00AC144D">
        <w:rPr>
          <w:rFonts w:hint="eastAsia"/>
        </w:rPr>
        <w:t>应用</w:t>
      </w:r>
      <w:r w:rsidR="00AC144D">
        <w:t>的现状和趋势做</w:t>
      </w:r>
      <w:r w:rsidR="00785F6E">
        <w:rPr>
          <w:rFonts w:hint="eastAsia"/>
        </w:rPr>
        <w:t>分析</w:t>
      </w:r>
      <w:r w:rsidR="00AC144D">
        <w:t>，结合</w:t>
      </w:r>
      <w:r w:rsidR="004A7F50">
        <w:rPr>
          <w:rFonts w:hint="eastAsia"/>
        </w:rPr>
        <w:t>车载</w:t>
      </w:r>
      <w:r w:rsidR="00AC144D">
        <w:t>多媒体终端软硬件开发平台技术，对常见构建多媒体应用的开源</w:t>
      </w:r>
      <w:r w:rsidR="00AC144D">
        <w:rPr>
          <w:rFonts w:hint="eastAsia"/>
        </w:rPr>
        <w:t>框架</w:t>
      </w:r>
      <w:r w:rsidR="00AC144D">
        <w:t>及浏览器音视频</w:t>
      </w:r>
      <w:r w:rsidR="00AC144D">
        <w:rPr>
          <w:rFonts w:hint="eastAsia"/>
        </w:rPr>
        <w:t>播放</w:t>
      </w:r>
      <w:r w:rsidR="00AC144D">
        <w:t>体系结构的相关技术进行学习研究，</w:t>
      </w:r>
      <w:r w:rsidR="00AC144D">
        <w:rPr>
          <w:rFonts w:hint="eastAsia"/>
        </w:rPr>
        <w:t>完成</w:t>
      </w:r>
      <w:r w:rsidR="00AC144D">
        <w:t>基于Gstreamer</w:t>
      </w:r>
      <w:r w:rsidR="00AC144D">
        <w:rPr>
          <w:rFonts w:hint="eastAsia"/>
        </w:rPr>
        <w:t>的</w:t>
      </w:r>
      <w:r w:rsidR="00AC144D">
        <w:t>Chromium</w:t>
      </w:r>
      <w:r w:rsidR="00C87143">
        <w:rPr>
          <w:rFonts w:hint="eastAsia"/>
        </w:rPr>
        <w:t>浏览器</w:t>
      </w:r>
      <w:r w:rsidR="00AC144D">
        <w:t>音视频播放系统</w:t>
      </w:r>
      <w:r w:rsidR="00AC144D">
        <w:rPr>
          <w:rFonts w:hint="eastAsia"/>
        </w:rPr>
        <w:t>的</w:t>
      </w:r>
      <w:r w:rsidR="00AC144D">
        <w:t>设计与实现。</w:t>
      </w:r>
    </w:p>
    <w:p w14:paraId="04287AAD" w14:textId="77777777" w:rsidR="00E24145" w:rsidRDefault="00E114E8" w:rsidP="007467F1">
      <w:pPr>
        <w:pStyle w:val="a9"/>
        <w:ind w:firstLine="420"/>
        <w:outlineLvl w:val="9"/>
        <w:rPr>
          <w:rFonts w:ascii="宋体" w:eastAsia="宋体" w:hAnsi="宋体"/>
          <w:sz w:val="24"/>
          <w:szCs w:val="24"/>
        </w:rPr>
      </w:pPr>
      <w:r w:rsidRPr="00716101">
        <w:rPr>
          <w:rFonts w:ascii="宋体" w:eastAsia="宋体" w:hAnsi="宋体" w:hint="eastAsia"/>
          <w:sz w:val="24"/>
          <w:szCs w:val="24"/>
        </w:rPr>
        <w:t>本文</w:t>
      </w:r>
      <w:r w:rsidRPr="00716101">
        <w:rPr>
          <w:rFonts w:ascii="宋体" w:eastAsia="宋体" w:hAnsi="宋体"/>
          <w:sz w:val="24"/>
          <w:szCs w:val="24"/>
        </w:rPr>
        <w:t>的主要工作包括</w:t>
      </w:r>
      <w:r w:rsidR="0000590D" w:rsidRPr="00716101">
        <w:rPr>
          <w:rFonts w:ascii="宋体" w:eastAsia="宋体" w:hAnsi="宋体" w:hint="eastAsia"/>
          <w:sz w:val="24"/>
          <w:szCs w:val="24"/>
        </w:rPr>
        <w:t>：</w:t>
      </w:r>
    </w:p>
    <w:p w14:paraId="1FF6F985" w14:textId="77777777" w:rsidR="00E24145" w:rsidRDefault="007E56E6" w:rsidP="00E24145">
      <w:pPr>
        <w:pStyle w:val="a9"/>
        <w:numPr>
          <w:ilvl w:val="0"/>
          <w:numId w:val="35"/>
        </w:numPr>
        <w:outlineLvl w:val="9"/>
        <w:rPr>
          <w:rFonts w:ascii="宋体" w:eastAsia="宋体" w:hAnsi="宋体"/>
          <w:sz w:val="24"/>
          <w:szCs w:val="24"/>
        </w:rPr>
      </w:pPr>
      <w:commentRangeStart w:id="4"/>
      <w:r w:rsidRPr="00716101">
        <w:rPr>
          <w:rFonts w:ascii="宋体" w:eastAsia="宋体" w:hAnsi="宋体" w:hint="eastAsia"/>
          <w:sz w:val="24"/>
          <w:szCs w:val="24"/>
        </w:rPr>
        <w:t>全面</w:t>
      </w:r>
      <w:r w:rsidRPr="00716101">
        <w:rPr>
          <w:rFonts w:ascii="宋体" w:eastAsia="宋体" w:hAnsi="宋体"/>
          <w:sz w:val="24"/>
          <w:szCs w:val="24"/>
        </w:rPr>
        <w:t>了解当前主流</w:t>
      </w:r>
      <w:r w:rsidR="009F718D">
        <w:rPr>
          <w:rFonts w:ascii="宋体" w:eastAsia="宋体" w:hAnsi="宋体" w:hint="eastAsia"/>
          <w:sz w:val="24"/>
          <w:szCs w:val="24"/>
        </w:rPr>
        <w:t>浏览器</w:t>
      </w:r>
      <w:r w:rsidRPr="00716101">
        <w:rPr>
          <w:rFonts w:ascii="宋体" w:eastAsia="宋体" w:hAnsi="宋体"/>
          <w:sz w:val="24"/>
          <w:szCs w:val="24"/>
        </w:rPr>
        <w:t>的</w:t>
      </w:r>
      <w:r w:rsidRPr="00716101">
        <w:rPr>
          <w:rFonts w:ascii="宋体" w:eastAsia="宋体" w:hAnsi="宋体" w:hint="eastAsia"/>
          <w:sz w:val="24"/>
          <w:szCs w:val="24"/>
        </w:rPr>
        <w:t>特性</w:t>
      </w:r>
      <w:r w:rsidRPr="00716101">
        <w:rPr>
          <w:rFonts w:ascii="宋体" w:eastAsia="宋体" w:hAnsi="宋体"/>
          <w:sz w:val="24"/>
          <w:szCs w:val="24"/>
        </w:rPr>
        <w:t>和</w:t>
      </w:r>
      <w:r w:rsidRPr="00716101">
        <w:rPr>
          <w:rFonts w:ascii="宋体" w:eastAsia="宋体" w:hAnsi="宋体" w:hint="eastAsia"/>
          <w:sz w:val="24"/>
          <w:szCs w:val="24"/>
        </w:rPr>
        <w:t>整体框架</w:t>
      </w:r>
      <w:r w:rsidR="00E24145">
        <w:rPr>
          <w:rFonts w:ascii="宋体" w:eastAsia="宋体" w:hAnsi="宋体" w:hint="eastAsia"/>
          <w:sz w:val="24"/>
          <w:szCs w:val="24"/>
        </w:rPr>
        <w:t>。</w:t>
      </w:r>
    </w:p>
    <w:p w14:paraId="60CF1F68" w14:textId="77777777" w:rsidR="00E24145" w:rsidRDefault="007E56E6" w:rsidP="00E24145">
      <w:pPr>
        <w:pStyle w:val="a9"/>
        <w:numPr>
          <w:ilvl w:val="0"/>
          <w:numId w:val="35"/>
        </w:numPr>
        <w:outlineLvl w:val="9"/>
        <w:rPr>
          <w:rFonts w:ascii="宋体" w:eastAsia="宋体" w:hAnsi="宋体"/>
          <w:sz w:val="24"/>
          <w:szCs w:val="24"/>
        </w:rPr>
      </w:pPr>
      <w:r w:rsidRPr="00716101">
        <w:rPr>
          <w:rFonts w:ascii="宋体" w:eastAsia="宋体" w:hAnsi="宋体"/>
          <w:sz w:val="24"/>
          <w:szCs w:val="24"/>
        </w:rPr>
        <w:t>Chromium</w:t>
      </w:r>
      <w:r w:rsidR="003F0AB5" w:rsidRPr="00716101">
        <w:rPr>
          <w:rFonts w:ascii="宋体" w:eastAsia="宋体" w:hAnsi="宋体" w:hint="eastAsia"/>
          <w:sz w:val="24"/>
          <w:szCs w:val="24"/>
        </w:rPr>
        <w:t>浏览器</w:t>
      </w:r>
      <w:r w:rsidRPr="00716101">
        <w:rPr>
          <w:rFonts w:ascii="宋体" w:eastAsia="宋体" w:hAnsi="宋体"/>
          <w:sz w:val="24"/>
          <w:szCs w:val="24"/>
        </w:rPr>
        <w:t>多媒体播放相关的架构</w:t>
      </w:r>
      <w:r w:rsidR="00603211" w:rsidRPr="00716101">
        <w:rPr>
          <w:rFonts w:ascii="宋体" w:eastAsia="宋体" w:hAnsi="宋体" w:hint="eastAsia"/>
          <w:sz w:val="24"/>
          <w:szCs w:val="24"/>
        </w:rPr>
        <w:t>分析</w:t>
      </w:r>
      <w:r w:rsidR="0087537A" w:rsidRPr="00716101">
        <w:rPr>
          <w:rFonts w:ascii="宋体" w:eastAsia="宋体" w:hAnsi="宋体" w:hint="eastAsia"/>
          <w:sz w:val="24"/>
          <w:szCs w:val="24"/>
        </w:rPr>
        <w:t>与</w:t>
      </w:r>
      <w:r w:rsidR="0087537A" w:rsidRPr="00716101">
        <w:rPr>
          <w:rFonts w:ascii="宋体" w:eastAsia="宋体" w:hAnsi="宋体"/>
          <w:sz w:val="24"/>
          <w:szCs w:val="24"/>
        </w:rPr>
        <w:t>重构设计</w:t>
      </w:r>
      <w:r w:rsidR="00E24145">
        <w:rPr>
          <w:rFonts w:ascii="宋体" w:eastAsia="宋体" w:hAnsi="宋体" w:hint="eastAsia"/>
          <w:sz w:val="24"/>
          <w:szCs w:val="24"/>
        </w:rPr>
        <w:t>。</w:t>
      </w:r>
    </w:p>
    <w:p w14:paraId="04F4CC8D" w14:textId="77777777" w:rsidR="00E24145" w:rsidRDefault="00190548" w:rsidP="00E24145">
      <w:pPr>
        <w:pStyle w:val="a9"/>
        <w:numPr>
          <w:ilvl w:val="0"/>
          <w:numId w:val="35"/>
        </w:numPr>
        <w:outlineLvl w:val="9"/>
        <w:rPr>
          <w:rFonts w:ascii="宋体" w:eastAsia="宋体" w:hAnsi="宋体"/>
          <w:sz w:val="24"/>
          <w:szCs w:val="24"/>
        </w:rPr>
      </w:pPr>
      <w:r w:rsidRPr="00716101">
        <w:rPr>
          <w:rFonts w:ascii="宋体" w:eastAsia="宋体" w:hAnsi="宋体" w:hint="eastAsia"/>
          <w:sz w:val="24"/>
          <w:szCs w:val="24"/>
        </w:rPr>
        <w:t>深入</w:t>
      </w:r>
      <w:r w:rsidRPr="00716101">
        <w:rPr>
          <w:rFonts w:ascii="宋体" w:eastAsia="宋体" w:hAnsi="宋体"/>
          <w:sz w:val="24"/>
          <w:szCs w:val="24"/>
        </w:rPr>
        <w:t>研究Gstreamer的</w:t>
      </w:r>
      <w:r w:rsidRPr="00716101">
        <w:rPr>
          <w:rFonts w:ascii="宋体" w:eastAsia="宋体" w:hAnsi="宋体" w:hint="eastAsia"/>
          <w:sz w:val="24"/>
          <w:szCs w:val="24"/>
        </w:rPr>
        <w:t>多媒体</w:t>
      </w:r>
      <w:r w:rsidRPr="00716101">
        <w:rPr>
          <w:rFonts w:ascii="宋体" w:eastAsia="宋体" w:hAnsi="宋体"/>
          <w:sz w:val="24"/>
          <w:szCs w:val="24"/>
        </w:rPr>
        <w:t>框架和重要</w:t>
      </w:r>
      <w:r w:rsidRPr="00716101">
        <w:rPr>
          <w:rFonts w:ascii="宋体" w:eastAsia="宋体" w:hAnsi="宋体" w:hint="eastAsia"/>
          <w:sz w:val="24"/>
          <w:szCs w:val="24"/>
        </w:rPr>
        <w:t>组成</w:t>
      </w:r>
      <w:r w:rsidRPr="00716101">
        <w:rPr>
          <w:rFonts w:ascii="宋体" w:eastAsia="宋体" w:hAnsi="宋体"/>
          <w:sz w:val="24"/>
          <w:szCs w:val="24"/>
        </w:rPr>
        <w:t>部分</w:t>
      </w:r>
      <w:r w:rsidR="00E24145">
        <w:rPr>
          <w:rFonts w:ascii="宋体" w:eastAsia="宋体" w:hAnsi="宋体" w:hint="eastAsia"/>
          <w:sz w:val="24"/>
          <w:szCs w:val="24"/>
        </w:rPr>
        <w:t>。</w:t>
      </w:r>
    </w:p>
    <w:p w14:paraId="3E57E2B0" w14:textId="77777777" w:rsidR="00E24145" w:rsidRDefault="007A796D" w:rsidP="00E24145">
      <w:pPr>
        <w:pStyle w:val="a9"/>
        <w:numPr>
          <w:ilvl w:val="0"/>
          <w:numId w:val="35"/>
        </w:numPr>
        <w:outlineLvl w:val="9"/>
        <w:rPr>
          <w:rFonts w:ascii="宋体" w:eastAsia="宋体" w:hAnsi="宋体"/>
          <w:sz w:val="24"/>
          <w:szCs w:val="24"/>
        </w:rPr>
      </w:pPr>
      <w:r w:rsidRPr="00716101">
        <w:rPr>
          <w:rFonts w:ascii="宋体" w:eastAsia="宋体" w:hAnsi="宋体" w:hint="eastAsia"/>
          <w:sz w:val="24"/>
          <w:szCs w:val="24"/>
        </w:rPr>
        <w:t>Gstreamer音视频</w:t>
      </w:r>
      <w:r w:rsidRPr="00716101">
        <w:rPr>
          <w:rFonts w:ascii="宋体" w:eastAsia="宋体" w:hAnsi="宋体"/>
          <w:sz w:val="24"/>
          <w:szCs w:val="24"/>
        </w:rPr>
        <w:t>播放的实现与接口</w:t>
      </w:r>
      <w:r w:rsidRPr="00716101">
        <w:rPr>
          <w:rFonts w:ascii="宋体" w:eastAsia="宋体" w:hAnsi="宋体" w:hint="eastAsia"/>
          <w:sz w:val="24"/>
          <w:szCs w:val="24"/>
        </w:rPr>
        <w:t>封装</w:t>
      </w:r>
    </w:p>
    <w:p w14:paraId="4CA04CE2" w14:textId="77777777" w:rsidR="008D7391" w:rsidRDefault="00463AF9" w:rsidP="00E24145">
      <w:pPr>
        <w:pStyle w:val="a9"/>
        <w:numPr>
          <w:ilvl w:val="0"/>
          <w:numId w:val="35"/>
        </w:numPr>
        <w:outlineLvl w:val="9"/>
        <w:rPr>
          <w:rFonts w:ascii="宋体" w:eastAsia="宋体" w:hAnsi="宋体"/>
          <w:sz w:val="24"/>
          <w:szCs w:val="24"/>
        </w:rPr>
      </w:pPr>
      <w:r w:rsidRPr="00716101">
        <w:rPr>
          <w:rFonts w:ascii="宋体" w:eastAsia="宋体" w:hAnsi="宋体" w:hint="eastAsia"/>
          <w:sz w:val="24"/>
          <w:szCs w:val="24"/>
        </w:rPr>
        <w:t>Chromium多媒体移植</w:t>
      </w:r>
      <w:r w:rsidRPr="00716101">
        <w:rPr>
          <w:rFonts w:ascii="宋体" w:eastAsia="宋体" w:hAnsi="宋体"/>
          <w:sz w:val="24"/>
          <w:szCs w:val="24"/>
        </w:rPr>
        <w:t>实现与Gstreamer</w:t>
      </w:r>
      <w:r w:rsidRPr="00716101">
        <w:rPr>
          <w:rFonts w:ascii="宋体" w:eastAsia="宋体" w:hAnsi="宋体" w:hint="eastAsia"/>
          <w:sz w:val="24"/>
          <w:szCs w:val="24"/>
        </w:rPr>
        <w:t>封装</w:t>
      </w:r>
      <w:r w:rsidRPr="00716101">
        <w:rPr>
          <w:rFonts w:ascii="宋体" w:eastAsia="宋体" w:hAnsi="宋体"/>
          <w:sz w:val="24"/>
          <w:szCs w:val="24"/>
        </w:rPr>
        <w:t>的适配</w:t>
      </w:r>
      <w:commentRangeEnd w:id="4"/>
      <w:r w:rsidR="00082629">
        <w:rPr>
          <w:rStyle w:val="afe"/>
          <w:rFonts w:ascii="Times New Roman" w:eastAsia="宋体" w:hAnsi="宋体"/>
        </w:rPr>
        <w:commentReference w:id="4"/>
      </w:r>
      <w:r w:rsidR="00316553" w:rsidRPr="00716101">
        <w:rPr>
          <w:rFonts w:ascii="宋体" w:eastAsia="宋体" w:hAnsi="宋体" w:hint="eastAsia"/>
          <w:sz w:val="24"/>
          <w:szCs w:val="24"/>
        </w:rPr>
        <w:t>。</w:t>
      </w:r>
      <w:bookmarkStart w:id="5" w:name="_Toc466205701"/>
      <w:bookmarkStart w:id="6" w:name="_Toc466206264"/>
    </w:p>
    <w:p w14:paraId="3CB256DD" w14:textId="77777777" w:rsidR="00782A47" w:rsidRDefault="00AE3FAE" w:rsidP="00351018">
      <w:pPr>
        <w:pStyle w:val="a9"/>
        <w:ind w:firstLine="420"/>
        <w:outlineLvl w:val="9"/>
        <w:rPr>
          <w:rFonts w:ascii="宋体" w:eastAsia="宋体" w:hAnsi="宋体"/>
          <w:sz w:val="24"/>
          <w:szCs w:val="24"/>
        </w:rPr>
      </w:pPr>
      <w:r w:rsidRPr="00544FCD">
        <w:rPr>
          <w:rFonts w:ascii="宋体" w:eastAsia="宋体" w:hAnsi="宋体"/>
          <w:sz w:val="24"/>
          <w:szCs w:val="24"/>
        </w:rPr>
        <w:t>Gstreamer</w:t>
      </w:r>
      <w:r>
        <w:rPr>
          <w:rFonts w:ascii="宋体" w:eastAsia="宋体" w:hAnsi="宋体" w:hint="eastAsia"/>
          <w:sz w:val="24"/>
          <w:szCs w:val="24"/>
        </w:rPr>
        <w:t>框架</w:t>
      </w:r>
      <w:r>
        <w:rPr>
          <w:rFonts w:ascii="宋体" w:eastAsia="宋体" w:hAnsi="宋体"/>
          <w:sz w:val="24"/>
          <w:szCs w:val="24"/>
        </w:rPr>
        <w:t>是当前多媒体设计领域较成熟和</w:t>
      </w:r>
      <w:r>
        <w:rPr>
          <w:rFonts w:ascii="宋体" w:eastAsia="宋体" w:hAnsi="宋体" w:hint="eastAsia"/>
          <w:sz w:val="24"/>
          <w:szCs w:val="24"/>
        </w:rPr>
        <w:t>常</w:t>
      </w:r>
      <w:r>
        <w:rPr>
          <w:rFonts w:ascii="宋体" w:eastAsia="宋体" w:hAnsi="宋体"/>
          <w:sz w:val="24"/>
          <w:szCs w:val="24"/>
        </w:rPr>
        <w:t>用的框架，</w:t>
      </w:r>
      <w:r w:rsidR="006845D4">
        <w:rPr>
          <w:rFonts w:ascii="宋体" w:eastAsia="宋体" w:hAnsi="宋体" w:hint="eastAsia"/>
          <w:sz w:val="24"/>
          <w:szCs w:val="24"/>
        </w:rPr>
        <w:t>基于</w:t>
      </w:r>
      <w:r w:rsidR="00544FCD" w:rsidRPr="00544FCD">
        <w:rPr>
          <w:rFonts w:ascii="宋体" w:eastAsia="宋体" w:hAnsi="宋体"/>
          <w:sz w:val="24"/>
          <w:szCs w:val="24"/>
        </w:rPr>
        <w:t>该架构可以任意开发需要增添的媒体格式、传输协议的流媒体数据处理应用。</w:t>
      </w:r>
      <w:r w:rsidR="00000010">
        <w:rPr>
          <w:rFonts w:ascii="宋体" w:eastAsia="宋体" w:hAnsi="宋体" w:hint="eastAsia"/>
          <w:sz w:val="24"/>
          <w:szCs w:val="24"/>
        </w:rPr>
        <w:t>基于</w:t>
      </w:r>
      <w:r w:rsidR="00000010">
        <w:rPr>
          <w:rFonts w:ascii="宋体" w:eastAsia="宋体" w:hAnsi="宋体"/>
          <w:sz w:val="24"/>
          <w:szCs w:val="24"/>
        </w:rPr>
        <w:t>Gstreamer的Chro</w:t>
      </w:r>
      <w:r w:rsidR="00000010">
        <w:rPr>
          <w:rFonts w:ascii="宋体" w:eastAsia="宋体" w:hAnsi="宋体"/>
          <w:sz w:val="24"/>
          <w:szCs w:val="24"/>
        </w:rPr>
        <w:softHyphen/>
        <w:t>m</w:t>
      </w:r>
      <w:r w:rsidR="00000010">
        <w:rPr>
          <w:rFonts w:ascii="宋体" w:eastAsia="宋体" w:hAnsi="宋体"/>
          <w:sz w:val="24"/>
          <w:szCs w:val="24"/>
        </w:rPr>
        <w:softHyphen/>
        <w:t>ium音视频播放系统</w:t>
      </w:r>
      <w:r w:rsidR="00D27D54">
        <w:rPr>
          <w:rFonts w:ascii="宋体" w:eastAsia="宋体" w:hAnsi="宋体" w:hint="eastAsia"/>
          <w:sz w:val="24"/>
          <w:szCs w:val="24"/>
        </w:rPr>
        <w:t>不仅</w:t>
      </w:r>
      <w:r w:rsidR="00D27D54">
        <w:rPr>
          <w:rFonts w:ascii="宋体" w:eastAsia="宋体" w:hAnsi="宋体"/>
          <w:sz w:val="24"/>
          <w:szCs w:val="24"/>
        </w:rPr>
        <w:t>便于后期的扩展</w:t>
      </w:r>
      <w:r w:rsidR="00D27D54">
        <w:rPr>
          <w:rFonts w:ascii="宋体" w:eastAsia="宋体" w:hAnsi="宋体" w:hint="eastAsia"/>
          <w:sz w:val="24"/>
          <w:szCs w:val="24"/>
        </w:rPr>
        <w:t>，而且</w:t>
      </w:r>
      <w:r w:rsidR="009C57C3">
        <w:rPr>
          <w:rFonts w:ascii="宋体" w:eastAsia="宋体" w:hAnsi="宋体"/>
          <w:sz w:val="24"/>
          <w:szCs w:val="24"/>
        </w:rPr>
        <w:t>被封装成共享库的插件所提供的元件可以被多个</w:t>
      </w:r>
      <w:r w:rsidR="00544FCD" w:rsidRPr="00544FCD">
        <w:rPr>
          <w:rFonts w:ascii="宋体" w:eastAsia="宋体" w:hAnsi="宋体"/>
          <w:sz w:val="24"/>
          <w:szCs w:val="24"/>
        </w:rPr>
        <w:t>程序共享使用，</w:t>
      </w:r>
      <w:r w:rsidR="009F091E">
        <w:rPr>
          <w:rFonts w:ascii="宋体" w:eastAsia="宋体" w:hAnsi="宋体" w:hint="eastAsia"/>
          <w:sz w:val="24"/>
          <w:szCs w:val="24"/>
        </w:rPr>
        <w:t>降低开发</w:t>
      </w:r>
      <w:r w:rsidR="009F091E">
        <w:rPr>
          <w:rFonts w:ascii="宋体" w:eastAsia="宋体" w:hAnsi="宋体"/>
          <w:sz w:val="24"/>
          <w:szCs w:val="24"/>
        </w:rPr>
        <w:t>成本</w:t>
      </w:r>
      <w:r w:rsidR="00544FCD" w:rsidRPr="00544FCD">
        <w:rPr>
          <w:rFonts w:ascii="宋体" w:eastAsia="宋体" w:hAnsi="宋体"/>
          <w:sz w:val="24"/>
          <w:szCs w:val="24"/>
        </w:rPr>
        <w:t>。</w:t>
      </w:r>
      <w:r w:rsidR="00D27D54">
        <w:rPr>
          <w:rFonts w:ascii="宋体" w:eastAsia="宋体" w:hAnsi="宋体" w:hint="eastAsia"/>
          <w:sz w:val="24"/>
          <w:szCs w:val="24"/>
        </w:rPr>
        <w:t>另外</w:t>
      </w:r>
      <w:r w:rsidR="00D27D54">
        <w:rPr>
          <w:rFonts w:ascii="宋体" w:eastAsia="宋体" w:hAnsi="宋体"/>
          <w:sz w:val="24"/>
          <w:szCs w:val="24"/>
        </w:rPr>
        <w:t>，</w:t>
      </w:r>
      <w:r w:rsidR="00E00D5B">
        <w:rPr>
          <w:rFonts w:ascii="宋体" w:eastAsia="宋体" w:hAnsi="宋体" w:hint="eastAsia"/>
          <w:sz w:val="24"/>
          <w:szCs w:val="24"/>
        </w:rPr>
        <w:t>此系统</w:t>
      </w:r>
      <w:r w:rsidR="00D27D54">
        <w:rPr>
          <w:rFonts w:ascii="宋体" w:eastAsia="宋体" w:hAnsi="宋体" w:hint="eastAsia"/>
          <w:sz w:val="24"/>
          <w:szCs w:val="24"/>
        </w:rPr>
        <w:t>支持</w:t>
      </w:r>
      <w:r w:rsidR="007467F1">
        <w:rPr>
          <w:rFonts w:ascii="宋体" w:eastAsia="宋体" w:hAnsi="宋体"/>
          <w:sz w:val="24"/>
          <w:szCs w:val="24"/>
        </w:rPr>
        <w:t>WebAPP</w:t>
      </w:r>
      <w:r w:rsidR="007467F1">
        <w:rPr>
          <w:rFonts w:ascii="宋体" w:eastAsia="宋体" w:hAnsi="宋体" w:hint="eastAsia"/>
          <w:sz w:val="24"/>
          <w:szCs w:val="24"/>
        </w:rPr>
        <w:t>的</w:t>
      </w:r>
      <w:r w:rsidR="007467F1">
        <w:rPr>
          <w:rFonts w:ascii="宋体" w:eastAsia="宋体" w:hAnsi="宋体"/>
          <w:sz w:val="24"/>
          <w:szCs w:val="24"/>
        </w:rPr>
        <w:t>使用</w:t>
      </w:r>
      <w:r w:rsidR="007467F1">
        <w:rPr>
          <w:rFonts w:ascii="宋体" w:eastAsia="宋体" w:hAnsi="宋体" w:hint="eastAsia"/>
          <w:sz w:val="24"/>
          <w:szCs w:val="24"/>
        </w:rPr>
        <w:t>，</w:t>
      </w:r>
      <w:r w:rsidR="00807BF7">
        <w:rPr>
          <w:rFonts w:ascii="宋体" w:eastAsia="宋体" w:hAnsi="宋体" w:hint="eastAsia"/>
          <w:sz w:val="24"/>
          <w:szCs w:val="24"/>
        </w:rPr>
        <w:t>对</w:t>
      </w:r>
      <w:r w:rsidR="00F11A01">
        <w:rPr>
          <w:rFonts w:ascii="宋体" w:eastAsia="宋体" w:hAnsi="宋体" w:hint="eastAsia"/>
          <w:sz w:val="24"/>
          <w:szCs w:val="24"/>
        </w:rPr>
        <w:t>相关</w:t>
      </w:r>
      <w:r w:rsidR="00F11A01">
        <w:rPr>
          <w:rFonts w:ascii="宋体" w:eastAsia="宋体" w:hAnsi="宋体"/>
          <w:sz w:val="24"/>
          <w:szCs w:val="24"/>
        </w:rPr>
        <w:t>的</w:t>
      </w:r>
      <w:r w:rsidR="00807BF7">
        <w:rPr>
          <w:rFonts w:ascii="宋体" w:eastAsia="宋体" w:hAnsi="宋体"/>
          <w:sz w:val="24"/>
          <w:szCs w:val="24"/>
        </w:rPr>
        <w:t>第三方</w:t>
      </w:r>
      <w:r w:rsidR="00C42E58">
        <w:rPr>
          <w:rFonts w:ascii="宋体" w:eastAsia="宋体" w:hAnsi="宋体" w:hint="eastAsia"/>
          <w:sz w:val="24"/>
          <w:szCs w:val="24"/>
        </w:rPr>
        <w:t>软件</w:t>
      </w:r>
      <w:r w:rsidR="0065325B">
        <w:rPr>
          <w:rFonts w:ascii="宋体" w:eastAsia="宋体" w:hAnsi="宋体" w:hint="eastAsia"/>
          <w:sz w:val="24"/>
          <w:szCs w:val="24"/>
        </w:rPr>
        <w:t>可以无缝</w:t>
      </w:r>
      <w:r w:rsidR="0065325B">
        <w:rPr>
          <w:rFonts w:ascii="宋体" w:eastAsia="宋体" w:hAnsi="宋体"/>
          <w:sz w:val="24"/>
          <w:szCs w:val="24"/>
        </w:rPr>
        <w:t>对接</w:t>
      </w:r>
      <w:r w:rsidR="00807BF7">
        <w:rPr>
          <w:rFonts w:ascii="宋体" w:eastAsia="宋体" w:hAnsi="宋体"/>
          <w:sz w:val="24"/>
          <w:szCs w:val="24"/>
        </w:rPr>
        <w:t>。</w:t>
      </w:r>
      <w:r w:rsidR="00544FCD" w:rsidRPr="00544FCD">
        <w:rPr>
          <w:rFonts w:ascii="宋体" w:eastAsia="宋体" w:hAnsi="宋体"/>
          <w:sz w:val="24"/>
          <w:szCs w:val="24"/>
        </w:rPr>
        <w:t>基于GStreamer 架构的</w:t>
      </w:r>
      <w:r w:rsidR="0055348F" w:rsidRPr="009662D8">
        <w:rPr>
          <w:rFonts w:ascii="宋体" w:eastAsia="宋体" w:hAnsi="宋体"/>
          <w:sz w:val="24"/>
          <w:szCs w:val="24"/>
        </w:rPr>
        <w:t>Chromium</w:t>
      </w:r>
      <w:r w:rsidR="0055348F" w:rsidRPr="00351018">
        <w:rPr>
          <w:rFonts w:ascii="宋体" w:eastAsia="宋体" w:hAnsi="宋体" w:hint="eastAsia"/>
          <w:sz w:val="24"/>
          <w:szCs w:val="24"/>
        </w:rPr>
        <w:t>音视频</w:t>
      </w:r>
      <w:r w:rsidR="0055348F" w:rsidRPr="00351018">
        <w:rPr>
          <w:rFonts w:ascii="宋体" w:eastAsia="宋体" w:hAnsi="宋体"/>
          <w:sz w:val="24"/>
          <w:szCs w:val="24"/>
        </w:rPr>
        <w:t>播放</w:t>
      </w:r>
      <w:r w:rsidR="0055348F" w:rsidRPr="00351018">
        <w:rPr>
          <w:rFonts w:ascii="宋体" w:eastAsia="宋体" w:hAnsi="宋体" w:hint="eastAsia"/>
          <w:sz w:val="24"/>
          <w:szCs w:val="24"/>
        </w:rPr>
        <w:t>系统</w:t>
      </w:r>
      <w:r w:rsidR="00544FCD" w:rsidRPr="00544FCD">
        <w:rPr>
          <w:rFonts w:ascii="宋体" w:eastAsia="宋体" w:hAnsi="宋体"/>
          <w:sz w:val="24"/>
          <w:szCs w:val="24"/>
        </w:rPr>
        <w:t>不仅能给</w:t>
      </w:r>
      <w:r w:rsidR="00544FCD" w:rsidRPr="00544FCD">
        <w:rPr>
          <w:rFonts w:ascii="宋体" w:eastAsia="宋体" w:hAnsi="宋体"/>
          <w:sz w:val="24"/>
          <w:szCs w:val="24"/>
        </w:rPr>
        <w:lastRenderedPageBreak/>
        <w:t>用户提供更多、更好的</w:t>
      </w:r>
      <w:r w:rsidR="00544FCD" w:rsidRPr="00544FCD">
        <w:rPr>
          <w:rFonts w:ascii="宋体" w:eastAsia="宋体" w:hAnsi="宋体" w:hint="eastAsia"/>
          <w:sz w:val="24"/>
          <w:szCs w:val="24"/>
        </w:rPr>
        <w:t>音视频享受，</w:t>
      </w:r>
      <w:r w:rsidR="00DD3E85">
        <w:rPr>
          <w:rFonts w:ascii="宋体" w:eastAsia="宋体" w:hAnsi="宋体" w:hint="eastAsia"/>
          <w:sz w:val="24"/>
          <w:szCs w:val="24"/>
        </w:rPr>
        <w:t>还</w:t>
      </w:r>
      <w:r w:rsidR="00544FCD" w:rsidRPr="00544FCD">
        <w:rPr>
          <w:rFonts w:ascii="宋体" w:eastAsia="宋体" w:hAnsi="宋体" w:hint="eastAsia"/>
          <w:sz w:val="24"/>
          <w:szCs w:val="24"/>
        </w:rPr>
        <w:t>简化了集成和复用，快速响应市场需求，提高产品竞争力</w:t>
      </w:r>
      <w:r w:rsidR="00782A47">
        <w:rPr>
          <w:rFonts w:ascii="宋体" w:eastAsia="宋体" w:hAnsi="宋体" w:hint="eastAsia"/>
          <w:sz w:val="24"/>
          <w:szCs w:val="24"/>
        </w:rPr>
        <w:t>。</w:t>
      </w:r>
    </w:p>
    <w:p w14:paraId="20BB312E" w14:textId="77777777" w:rsidR="00640AEE" w:rsidRPr="0046121A" w:rsidRDefault="00640AEE" w:rsidP="00782A47">
      <w:pPr>
        <w:pStyle w:val="a9"/>
        <w:outlineLvl w:val="9"/>
        <w:rPr>
          <w:rStyle w:val="123Char"/>
          <w:rFonts w:ascii="Times New Roman" w:hAnsi="Times New Roman"/>
        </w:rPr>
      </w:pPr>
      <w:r>
        <w:rPr>
          <w:rFonts w:hint="eastAsia"/>
        </w:rPr>
        <w:t>关键词</w:t>
      </w:r>
      <w:r w:rsidR="000452B5">
        <w:rPr>
          <w:rStyle w:val="123Char"/>
          <w:rFonts w:ascii="Times New Roman" w:hAnsi="Times New Roman"/>
        </w:rPr>
        <w:t xml:space="preserve"> </w:t>
      </w:r>
      <w:r w:rsidR="00BE531D" w:rsidRPr="0046121A">
        <w:rPr>
          <w:rStyle w:val="123Char"/>
          <w:rFonts w:ascii="Times New Roman" w:hAnsi="Times New Roman"/>
        </w:rPr>
        <w:t>Chromium</w:t>
      </w:r>
      <w:bookmarkEnd w:id="5"/>
      <w:bookmarkEnd w:id="6"/>
      <w:r w:rsidR="00421B1C">
        <w:rPr>
          <w:rStyle w:val="123Char"/>
          <w:rFonts w:ascii="Times New Roman" w:hAnsi="Times New Roman" w:hint="eastAsia"/>
        </w:rPr>
        <w:t>，</w:t>
      </w:r>
      <w:r w:rsidR="00967DEC" w:rsidRPr="0046121A">
        <w:rPr>
          <w:rStyle w:val="123Char"/>
          <w:rFonts w:ascii="Times New Roman" w:hAnsi="Times New Roman"/>
        </w:rPr>
        <w:t>Webkit</w:t>
      </w:r>
      <w:r w:rsidR="00421B1C">
        <w:rPr>
          <w:rStyle w:val="123Char"/>
          <w:rFonts w:ascii="Times New Roman" w:hAnsi="Times New Roman" w:hint="eastAsia"/>
        </w:rPr>
        <w:t>，</w:t>
      </w:r>
      <w:r w:rsidR="000452B5">
        <w:rPr>
          <w:rStyle w:val="123Char"/>
          <w:rFonts w:hint="eastAsia"/>
        </w:rPr>
        <w:t>多媒体框架</w:t>
      </w:r>
      <w:r w:rsidR="00B53C73">
        <w:rPr>
          <w:rStyle w:val="123Char"/>
          <w:rFonts w:hint="eastAsia"/>
        </w:rPr>
        <w:t>，</w:t>
      </w:r>
      <w:r w:rsidR="000452B5" w:rsidRPr="0046121A">
        <w:rPr>
          <w:rStyle w:val="123Char"/>
          <w:rFonts w:ascii="Times New Roman" w:hAnsi="Times New Roman"/>
        </w:rPr>
        <w:t>Gstreamer</w:t>
      </w:r>
    </w:p>
    <w:p w14:paraId="485A83D5" w14:textId="77777777" w:rsidR="00640AEE" w:rsidRDefault="00640AEE" w:rsidP="001B6A85">
      <w:pPr>
        <w:rPr>
          <w:rStyle w:val="123Char"/>
        </w:rPr>
      </w:pPr>
      <w:r>
        <w:rPr>
          <w:rStyle w:val="123Char"/>
        </w:rPr>
        <w:br w:type="page"/>
      </w:r>
    </w:p>
    <w:p w14:paraId="53805F37" w14:textId="77777777" w:rsidR="00640AEE" w:rsidRDefault="00640AEE" w:rsidP="001B6A85"/>
    <w:p w14:paraId="7ED19CD7" w14:textId="77777777" w:rsidR="00640AEE" w:rsidRPr="00362516" w:rsidRDefault="00640AEE" w:rsidP="00362516">
      <w:pPr>
        <w:jc w:val="center"/>
        <w:rPr>
          <w:b/>
          <w:sz w:val="32"/>
          <w:szCs w:val="32"/>
        </w:rPr>
      </w:pPr>
      <w:r w:rsidRPr="00362516">
        <w:rPr>
          <w:b/>
          <w:sz w:val="32"/>
          <w:szCs w:val="32"/>
        </w:rPr>
        <w:t>THE DESIGN AND IMPLEMENTATION</w:t>
      </w:r>
    </w:p>
    <w:p w14:paraId="4A7AD878" w14:textId="77777777" w:rsidR="00640AEE" w:rsidRPr="00362516" w:rsidRDefault="00640AEE" w:rsidP="00362516">
      <w:pPr>
        <w:jc w:val="center"/>
        <w:rPr>
          <w:b/>
          <w:sz w:val="32"/>
          <w:szCs w:val="32"/>
        </w:rPr>
      </w:pPr>
      <w:r w:rsidRPr="00362516">
        <w:rPr>
          <w:b/>
          <w:sz w:val="32"/>
          <w:szCs w:val="32"/>
        </w:rPr>
        <w:t>OF CHROMIUM AUDIO AND VIDEO PLAYER</w:t>
      </w:r>
    </w:p>
    <w:p w14:paraId="65CF50E1" w14:textId="77777777" w:rsidR="00640AEE" w:rsidRPr="00362516" w:rsidRDefault="00640AEE" w:rsidP="00362516">
      <w:pPr>
        <w:jc w:val="center"/>
        <w:rPr>
          <w:b/>
          <w:sz w:val="32"/>
          <w:szCs w:val="32"/>
        </w:rPr>
      </w:pPr>
      <w:r w:rsidRPr="00362516">
        <w:rPr>
          <w:b/>
          <w:sz w:val="32"/>
          <w:szCs w:val="32"/>
        </w:rPr>
        <w:t>BASED ON GSTREAMER</w:t>
      </w:r>
    </w:p>
    <w:p w14:paraId="5D5EA70C" w14:textId="77777777" w:rsidR="00640AEE" w:rsidRDefault="00640AEE" w:rsidP="001B6A85"/>
    <w:p w14:paraId="133B5300" w14:textId="77777777" w:rsidR="00640AEE" w:rsidRDefault="00640AEE" w:rsidP="001B6A85"/>
    <w:p w14:paraId="65EBE018" w14:textId="77777777" w:rsidR="00873530" w:rsidRDefault="00873530" w:rsidP="001B6A85"/>
    <w:p w14:paraId="2500E24B" w14:textId="77777777" w:rsidR="00873530" w:rsidRPr="00441A71" w:rsidRDefault="00640AEE" w:rsidP="00441A71">
      <w:pPr>
        <w:jc w:val="center"/>
        <w:rPr>
          <w:sz w:val="32"/>
          <w:szCs w:val="32"/>
        </w:rPr>
      </w:pPr>
      <w:bookmarkStart w:id="7" w:name="_Toc105491689"/>
      <w:r w:rsidRPr="00441A71">
        <w:rPr>
          <w:sz w:val="32"/>
          <w:szCs w:val="32"/>
        </w:rPr>
        <w:t>A</w:t>
      </w:r>
      <w:r w:rsidRPr="00441A71">
        <w:rPr>
          <w:rFonts w:hint="eastAsia"/>
          <w:sz w:val="32"/>
          <w:szCs w:val="32"/>
        </w:rPr>
        <w:t>BSTRACT</w:t>
      </w:r>
      <w:bookmarkEnd w:id="7"/>
    </w:p>
    <w:p w14:paraId="2DF62E77" w14:textId="77777777" w:rsidR="00873530" w:rsidRDefault="00873530" w:rsidP="001B6A85">
      <w:pPr>
        <w:rPr>
          <w:sz w:val="32"/>
          <w:szCs w:val="32"/>
        </w:rPr>
      </w:pPr>
      <w:r>
        <w:rPr>
          <w:rFonts w:hint="eastAsia"/>
          <w:sz w:val="32"/>
          <w:szCs w:val="32"/>
        </w:rPr>
        <w:t xml:space="preserve">                           </w:t>
      </w:r>
    </w:p>
    <w:p w14:paraId="58614F30" w14:textId="77777777" w:rsidR="00873530" w:rsidRDefault="00873530" w:rsidP="001B6A85">
      <w:pPr>
        <w:rPr>
          <w:sz w:val="32"/>
          <w:szCs w:val="32"/>
        </w:rPr>
      </w:pPr>
    </w:p>
    <w:p w14:paraId="2827DAFA" w14:textId="77777777" w:rsidR="007F29CC" w:rsidRPr="007F29CC" w:rsidRDefault="007F29CC" w:rsidP="001B6A85">
      <w:r w:rsidRPr="007F29CC">
        <w:t xml:space="preserve">With the popularity of cars and the accelerated pace of life, people in their daily lives more and more use of cars. For automotive multimedia systems, the majority of consumers are no longer satisfied with the </w:t>
      </w:r>
      <w:r w:rsidR="001356EB">
        <w:t>local audio and video playback.</w:t>
      </w:r>
      <w:r w:rsidRPr="007F29CC">
        <w:t xml:space="preserve"> </w:t>
      </w:r>
      <w:r w:rsidR="001356EB">
        <w:t xml:space="preserve">They </w:t>
      </w:r>
      <w:r w:rsidRPr="007F29CC">
        <w:t xml:space="preserve">want to enjoy </w:t>
      </w:r>
      <w:r w:rsidR="001356EB" w:rsidRPr="007F29CC">
        <w:t xml:space="preserve">Internet multimedia services </w:t>
      </w:r>
      <w:r w:rsidRPr="007F29CC">
        <w:t>anytime, anywhere in the vehicle terminal, such as open</w:t>
      </w:r>
      <w:r w:rsidR="009E10EB">
        <w:t>ning</w:t>
      </w:r>
      <w:r w:rsidRPr="007F29CC">
        <w:t xml:space="preserve"> the car te</w:t>
      </w:r>
      <w:r w:rsidRPr="007F29CC">
        <w:t>r</w:t>
      </w:r>
      <w:r w:rsidRPr="007F29CC">
        <w:t xml:space="preserve">minal browser directly to </w:t>
      </w:r>
      <w:r w:rsidR="00316E5D">
        <w:t xml:space="preserve">browse </w:t>
      </w:r>
      <w:r w:rsidRPr="007F29CC">
        <w:t>web, play</w:t>
      </w:r>
      <w:r w:rsidR="009E10EB">
        <w:t>ing</w:t>
      </w:r>
      <w:r w:rsidRPr="007F29CC">
        <w:t xml:space="preserve"> favorite </w:t>
      </w:r>
      <w:r w:rsidR="00F008B3">
        <w:t>music and movie</w:t>
      </w:r>
      <w:r w:rsidRPr="007F29CC">
        <w:t>, or listen</w:t>
      </w:r>
      <w:r w:rsidR="009E10EB">
        <w:t>ning</w:t>
      </w:r>
      <w:r w:rsidRPr="007F29CC">
        <w:t xml:space="preserve"> to the la</w:t>
      </w:r>
      <w:r w:rsidR="00937179">
        <w:t>test music online. T</w:t>
      </w:r>
      <w:r w:rsidR="00937179" w:rsidRPr="007F29CC">
        <w:t xml:space="preserve">his </w:t>
      </w:r>
      <w:r w:rsidR="00937179">
        <w:t>subject</w:t>
      </w:r>
      <w:r w:rsidR="00937179" w:rsidRPr="007F29CC">
        <w:t xml:space="preserve"> </w:t>
      </w:r>
      <w:r w:rsidR="00937179">
        <w:t>analyzes</w:t>
      </w:r>
      <w:r w:rsidRPr="007F29CC">
        <w:t xml:space="preserve"> the present situation and trend of embedded mult</w:t>
      </w:r>
      <w:r w:rsidRPr="007F29CC">
        <w:t>i</w:t>
      </w:r>
      <w:r w:rsidRPr="007F29CC">
        <w:t>media application, studies the open source framework and the related technology of the browser audio and video playing architecture, completes the research on the multimedia and multimedia</w:t>
      </w:r>
      <w:r w:rsidR="008A7A68">
        <w:t xml:space="preserve"> ter</w:t>
      </w:r>
      <w:r w:rsidR="00056CC2">
        <w:t xml:space="preserve">minal development platform, and lastly </w:t>
      </w:r>
      <w:r w:rsidR="008A7A68">
        <w:t>realize</w:t>
      </w:r>
      <w:r w:rsidR="00A63570">
        <w:t>s</w:t>
      </w:r>
      <w:r w:rsidR="008A7A68">
        <w:t xml:space="preserve"> </w:t>
      </w:r>
      <w:r w:rsidRPr="007F29CC">
        <w:t xml:space="preserve">Design and Implementation of Chromium Browser Based on Gstreamer for Audio and Video </w:t>
      </w:r>
      <w:r w:rsidR="00745804">
        <w:t>Playing</w:t>
      </w:r>
      <w:r w:rsidRPr="007F29CC">
        <w:t xml:space="preserve"> System.</w:t>
      </w:r>
    </w:p>
    <w:p w14:paraId="1C0869EF" w14:textId="77777777" w:rsidR="007F29CC" w:rsidRPr="007F29CC" w:rsidRDefault="007F29CC" w:rsidP="001B6A85">
      <w:r w:rsidRPr="007F29CC">
        <w:t>The main work of this paper includes:</w:t>
      </w:r>
    </w:p>
    <w:p w14:paraId="09D4C9BF" w14:textId="77777777" w:rsidR="007F29CC" w:rsidRPr="007F29CC" w:rsidRDefault="007F29CC" w:rsidP="001B6A85">
      <w:r w:rsidRPr="007F29CC">
        <w:t>1. A comprehensive understanding of the current mainstream browser features and the overall framework.</w:t>
      </w:r>
    </w:p>
    <w:p w14:paraId="434C68A6" w14:textId="77777777" w:rsidR="007F29CC" w:rsidRPr="007F29CC" w:rsidRDefault="007F29CC" w:rsidP="001B6A85">
      <w:r w:rsidRPr="007F29CC">
        <w:t>2. Chrom</w:t>
      </w:r>
      <w:r w:rsidR="007F158A">
        <w:t xml:space="preserve">ium browser multimedia </w:t>
      </w:r>
      <w:r w:rsidRPr="007F29CC">
        <w:t>related architecture analysis and reconstruction design.</w:t>
      </w:r>
    </w:p>
    <w:p w14:paraId="65576DFC" w14:textId="77777777" w:rsidR="007F29CC" w:rsidRPr="007F29CC" w:rsidRDefault="00D23E5C" w:rsidP="001B6A85">
      <w:r>
        <w:t>3. In</w:t>
      </w:r>
      <w:r w:rsidR="007F29CC" w:rsidRPr="007F29CC">
        <w:t>depth study of Gstreamer's multimedia framework and important components.</w:t>
      </w:r>
    </w:p>
    <w:p w14:paraId="662359E6" w14:textId="77777777" w:rsidR="007F29CC" w:rsidRPr="007F29CC" w:rsidRDefault="007F29CC" w:rsidP="001B6A85">
      <w:r w:rsidRPr="007F29CC">
        <w:t>4. Gstreamer audio and video playback and interface encapsulation</w:t>
      </w:r>
    </w:p>
    <w:p w14:paraId="753CC855" w14:textId="77777777" w:rsidR="007F29CC" w:rsidRPr="007F29CC" w:rsidRDefault="007F29CC" w:rsidP="001B6A85">
      <w:r w:rsidRPr="007F29CC">
        <w:t>5. Chromium multimedia porting and Gstreamer package adaptation.</w:t>
      </w:r>
    </w:p>
    <w:p w14:paraId="37DE67C8" w14:textId="77777777" w:rsidR="00640AEE" w:rsidRPr="00873530" w:rsidRDefault="007F29CC" w:rsidP="001B6A85">
      <w:r w:rsidRPr="007F29CC">
        <w:lastRenderedPageBreak/>
        <w:t xml:space="preserve">Gstreamer framework is a mature and common framework </w:t>
      </w:r>
      <w:r w:rsidR="00E90ACA">
        <w:t>for</w:t>
      </w:r>
      <w:r w:rsidRPr="007F29CC">
        <w:t xml:space="preserve"> multimedia design. It can be used to develop streaming media data processing </w:t>
      </w:r>
      <w:r w:rsidR="0056125D" w:rsidRPr="007F29CC">
        <w:t xml:space="preserve">applications </w:t>
      </w:r>
      <w:r w:rsidR="00814595">
        <w:t>those</w:t>
      </w:r>
      <w:r w:rsidRPr="007F29CC">
        <w:t xml:space="preserve"> need to add media formats and transmission protoco</w:t>
      </w:r>
      <w:r w:rsidR="004902CC">
        <w:t>ls. Based on the Gstreamer</w:t>
      </w:r>
      <w:r w:rsidR="00A875E5">
        <w:t>,</w:t>
      </w:r>
      <w:r w:rsidR="004902CC">
        <w:t xml:space="preserve"> Chrom</w:t>
      </w:r>
      <w:r w:rsidRPr="007F29CC">
        <w:t>ium audio and vi</w:t>
      </w:r>
      <w:r w:rsidR="00F60C27">
        <w:t xml:space="preserve">deo playback system is </w:t>
      </w:r>
      <w:r w:rsidRPr="007F29CC">
        <w:t xml:space="preserve">easy to </w:t>
      </w:r>
      <w:r w:rsidR="00EF21FC">
        <w:t xml:space="preserve">be </w:t>
      </w:r>
      <w:proofErr w:type="gramStart"/>
      <w:r w:rsidR="00EF21FC" w:rsidRPr="00EF21FC">
        <w:t>extend</w:t>
      </w:r>
      <w:proofErr w:type="gramEnd"/>
      <w:r w:rsidR="00EF21FC" w:rsidRPr="00EF21FC">
        <w:t xml:space="preserve"> </w:t>
      </w:r>
      <w:r w:rsidR="0082530F" w:rsidRPr="007F29CC">
        <w:t>later</w:t>
      </w:r>
      <w:r w:rsidR="00F07BBC">
        <w:t xml:space="preserve">. </w:t>
      </w:r>
      <w:r w:rsidR="005F49A5">
        <w:t>Multiple programs</w:t>
      </w:r>
      <w:r w:rsidR="00DD0BCC">
        <w:t xml:space="preserve"> can share plug-ins </w:t>
      </w:r>
      <w:r w:rsidR="00D35FE8">
        <w:t>packaged as a shared library provided by the components</w:t>
      </w:r>
      <w:r w:rsidRPr="007F29CC">
        <w:t xml:space="preserve">, </w:t>
      </w:r>
      <w:r w:rsidR="00FA2341">
        <w:t>reducing</w:t>
      </w:r>
      <w:r w:rsidRPr="007F29CC">
        <w:t xml:space="preserve"> development costs. In addition, this system supports the use of </w:t>
      </w:r>
      <w:r w:rsidR="00A875B3">
        <w:t>web</w:t>
      </w:r>
      <w:r w:rsidR="005F49A5">
        <w:t xml:space="preserve"> </w:t>
      </w:r>
      <w:r w:rsidR="00D44B23">
        <w:t xml:space="preserve">application, and </w:t>
      </w:r>
      <w:r w:rsidRPr="007F29CC">
        <w:t xml:space="preserve">the relevant third-party software can be </w:t>
      </w:r>
      <w:r w:rsidR="00022A87">
        <w:t>used w</w:t>
      </w:r>
      <w:r w:rsidR="00022A87" w:rsidRPr="00022A87">
        <w:t>ithout obstacles</w:t>
      </w:r>
      <w:r w:rsidRPr="007F29CC">
        <w:t>. GStreamer architecture-based Chromium audio and video playback system can not only provide users with more and better audio and video enjoyment, but also simpl</w:t>
      </w:r>
      <w:r w:rsidRPr="007F29CC">
        <w:t>i</w:t>
      </w:r>
      <w:r w:rsidRPr="007F29CC">
        <w:t xml:space="preserve">fies the integration and reuse, rapid response to market demand, </w:t>
      </w:r>
      <w:r w:rsidR="006C52C8">
        <w:t xml:space="preserve">and </w:t>
      </w:r>
      <w:r w:rsidRPr="007F29CC">
        <w:t>improve product compe</w:t>
      </w:r>
      <w:r w:rsidRPr="007F29CC">
        <w:t>t</w:t>
      </w:r>
      <w:r w:rsidRPr="007F29CC">
        <w:t>itiveness.</w:t>
      </w:r>
    </w:p>
    <w:p w14:paraId="6A4023B8" w14:textId="77777777" w:rsidR="00640AEE" w:rsidRPr="00E83A55" w:rsidRDefault="00640AEE" w:rsidP="001B6A85"/>
    <w:p w14:paraId="39A72F4C" w14:textId="77777777" w:rsidR="00640AEE" w:rsidRPr="006E0DA1" w:rsidRDefault="00640AEE" w:rsidP="001B6A85">
      <w:pPr>
        <w:rPr>
          <w:snapToGrid w:val="0"/>
        </w:rPr>
      </w:pPr>
      <w:r w:rsidRPr="002346FC">
        <w:rPr>
          <w:rStyle w:val="keywordsChar"/>
        </w:rPr>
        <w:t>Keywords</w:t>
      </w:r>
      <w:r w:rsidRPr="003A5819">
        <w:rPr>
          <w:b/>
        </w:rPr>
        <w:t xml:space="preserve"> </w:t>
      </w:r>
      <w:r>
        <w:rPr>
          <w:rFonts w:hint="eastAsia"/>
          <w:b/>
        </w:rPr>
        <w:t xml:space="preserve"> </w:t>
      </w:r>
      <w:r w:rsidR="00517453" w:rsidRPr="005D3D45">
        <w:rPr>
          <w:snapToGrid w:val="0"/>
          <w:sz w:val="28"/>
          <w:szCs w:val="28"/>
        </w:rPr>
        <w:t xml:space="preserve">Chromium, WebKit, </w:t>
      </w:r>
      <w:r w:rsidR="000735EA" w:rsidRPr="005D3D45">
        <w:rPr>
          <w:snapToGrid w:val="0"/>
          <w:sz w:val="28"/>
          <w:szCs w:val="28"/>
        </w:rPr>
        <w:t>Multimedia framework,</w:t>
      </w:r>
      <w:r w:rsidR="00DA5CA5" w:rsidRPr="005D3D45">
        <w:rPr>
          <w:snapToGrid w:val="0"/>
          <w:sz w:val="28"/>
          <w:szCs w:val="28"/>
        </w:rPr>
        <w:t xml:space="preserve"> </w:t>
      </w:r>
      <w:r w:rsidR="0071609C" w:rsidRPr="005D3D45">
        <w:rPr>
          <w:rStyle w:val="123Char"/>
          <w:rFonts w:ascii="Times New Roman" w:hAnsi="Times New Roman"/>
        </w:rPr>
        <w:t>Gstreamer</w:t>
      </w:r>
    </w:p>
    <w:p w14:paraId="5DCE4E33" w14:textId="77777777" w:rsidR="00640AEE" w:rsidRDefault="00640AEE" w:rsidP="001B6A85"/>
    <w:p w14:paraId="4E9AE154" w14:textId="77777777" w:rsidR="00640AEE" w:rsidRPr="00E52D1D" w:rsidRDefault="00640AEE" w:rsidP="001B6A85"/>
    <w:p w14:paraId="26C33573" w14:textId="77777777" w:rsidR="00640AEE" w:rsidRDefault="00640AEE" w:rsidP="001B6A85"/>
    <w:p w14:paraId="29E63FC4" w14:textId="77777777" w:rsidR="00CB0F81" w:rsidRDefault="00CB0F81" w:rsidP="008D0DE3"/>
    <w:p w14:paraId="01290485" w14:textId="77777777" w:rsidR="00CB0F81" w:rsidRDefault="00CB0F81" w:rsidP="008D0DE3">
      <w:pPr>
        <w:spacing w:after="0" w:line="240" w:lineRule="auto"/>
        <w:ind w:firstLine="0"/>
      </w:pPr>
      <w:r>
        <w:br w:type="page"/>
      </w:r>
    </w:p>
    <w:sdt>
      <w:sdtPr>
        <w:rPr>
          <w:rFonts w:ascii="黑体" w:eastAsia="黑体" w:hAnsi="黑体" w:cs="Times New Roman"/>
          <w:b/>
          <w:bCs/>
          <w:color w:val="auto"/>
          <w:sz w:val="24"/>
          <w:szCs w:val="24"/>
          <w:lang w:val="zh-CN"/>
        </w:rPr>
        <w:id w:val="448896491"/>
        <w:docPartObj>
          <w:docPartGallery w:val="Table of Contents"/>
          <w:docPartUnique/>
        </w:docPartObj>
      </w:sdtPr>
      <w:sdtEndPr>
        <w:rPr>
          <w:rFonts w:ascii="Times New Roman" w:eastAsia="宋体" w:hAnsi="宋体"/>
        </w:rPr>
      </w:sdtEndPr>
      <w:sdtContent>
        <w:p w14:paraId="1D9F0C47" w14:textId="77777777" w:rsidR="001416BB" w:rsidRDefault="001416BB" w:rsidP="0040288E">
          <w:pPr>
            <w:pStyle w:val="TOC"/>
            <w:jc w:val="center"/>
            <w:rPr>
              <w:rFonts w:ascii="黑体" w:eastAsia="黑体" w:hAnsi="黑体"/>
              <w:b/>
              <w:color w:val="auto"/>
              <w:lang w:val="zh-CN"/>
            </w:rPr>
          </w:pPr>
        </w:p>
        <w:p w14:paraId="79A6CED7" w14:textId="77777777" w:rsidR="00F82B9E" w:rsidRDefault="00F82B9E" w:rsidP="0040288E">
          <w:pPr>
            <w:pStyle w:val="TOC"/>
            <w:jc w:val="center"/>
            <w:rPr>
              <w:rFonts w:ascii="黑体" w:eastAsia="黑体" w:hAnsi="黑体"/>
              <w:b/>
              <w:color w:val="auto"/>
              <w:lang w:val="zh-CN"/>
            </w:rPr>
          </w:pPr>
          <w:r w:rsidRPr="0040288E">
            <w:rPr>
              <w:rFonts w:ascii="黑体" w:eastAsia="黑体" w:hAnsi="黑体"/>
              <w:b/>
              <w:color w:val="auto"/>
              <w:lang w:val="zh-CN"/>
            </w:rPr>
            <w:t>目</w:t>
          </w:r>
          <w:r w:rsidR="0040288E">
            <w:rPr>
              <w:rFonts w:ascii="黑体" w:eastAsia="黑体" w:hAnsi="黑体" w:hint="eastAsia"/>
              <w:b/>
              <w:color w:val="auto"/>
              <w:lang w:val="zh-CN"/>
            </w:rPr>
            <w:t xml:space="preserve"> </w:t>
          </w:r>
          <w:r w:rsidRPr="0040288E">
            <w:rPr>
              <w:rFonts w:ascii="黑体" w:eastAsia="黑体" w:hAnsi="黑体"/>
              <w:b/>
              <w:color w:val="auto"/>
              <w:lang w:val="zh-CN"/>
            </w:rPr>
            <w:t>录</w:t>
          </w:r>
        </w:p>
        <w:p w14:paraId="0F5A0BA7" w14:textId="77777777" w:rsidR="001416BB" w:rsidRPr="001416BB" w:rsidRDefault="001416BB" w:rsidP="001416BB">
          <w:pPr>
            <w:rPr>
              <w:lang w:val="zh-CN"/>
            </w:rPr>
          </w:pPr>
        </w:p>
        <w:p w14:paraId="0C7DB301" w14:textId="77777777" w:rsidR="00497B58" w:rsidRDefault="0040288E">
          <w:pPr>
            <w:pStyle w:val="12"/>
            <w:tabs>
              <w:tab w:val="right" w:leader="dot" w:pos="9061"/>
            </w:tabs>
            <w:rPr>
              <w:rFonts w:asciiTheme="minorHAnsi" w:eastAsiaTheme="minorEastAsia" w:hAnsiTheme="minorHAnsi" w:cstheme="minorBidi"/>
              <w:bCs w:val="0"/>
              <w:noProof/>
              <w:kern w:val="2"/>
              <w:sz w:val="21"/>
              <w:szCs w:val="22"/>
            </w:rPr>
          </w:pPr>
          <w:r>
            <w:rPr>
              <w:rFonts w:ascii="黑体" w:hAnsi="黑体"/>
              <w:b/>
              <w:sz w:val="20"/>
            </w:rPr>
            <w:fldChar w:fldCharType="begin"/>
          </w:r>
          <w:r>
            <w:rPr>
              <w:rFonts w:ascii="黑体" w:hAnsi="黑体"/>
              <w:b/>
              <w:sz w:val="20"/>
            </w:rPr>
            <w:instrText xml:space="preserve"> TOC \o "1-3" \h \z \u </w:instrText>
          </w:r>
          <w:r>
            <w:rPr>
              <w:rFonts w:ascii="黑体" w:hAnsi="黑体"/>
              <w:b/>
              <w:sz w:val="20"/>
            </w:rPr>
            <w:fldChar w:fldCharType="separate"/>
          </w:r>
          <w:hyperlink w:anchor="_Toc466328058" w:history="1">
            <w:r w:rsidR="00497B58" w:rsidRPr="00E508F3">
              <w:rPr>
                <w:rStyle w:val="af1"/>
                <w:noProof/>
              </w:rPr>
              <w:t xml:space="preserve">1 </w:t>
            </w:r>
            <w:r w:rsidR="00497B58" w:rsidRPr="00E508F3">
              <w:rPr>
                <w:rStyle w:val="af1"/>
                <w:rFonts w:hint="eastAsia"/>
                <w:noProof/>
              </w:rPr>
              <w:t>绪论</w:t>
            </w:r>
            <w:r w:rsidR="00497B58">
              <w:rPr>
                <w:noProof/>
                <w:webHidden/>
              </w:rPr>
              <w:tab/>
            </w:r>
            <w:r w:rsidR="00497B58">
              <w:rPr>
                <w:noProof/>
                <w:webHidden/>
              </w:rPr>
              <w:fldChar w:fldCharType="begin"/>
            </w:r>
            <w:r w:rsidR="00497B58">
              <w:rPr>
                <w:noProof/>
                <w:webHidden/>
              </w:rPr>
              <w:instrText xml:space="preserve"> PAGEREF _Toc466328058 \h </w:instrText>
            </w:r>
            <w:r w:rsidR="00497B58">
              <w:rPr>
                <w:noProof/>
                <w:webHidden/>
              </w:rPr>
            </w:r>
            <w:r w:rsidR="00497B58">
              <w:rPr>
                <w:noProof/>
                <w:webHidden/>
              </w:rPr>
              <w:fldChar w:fldCharType="separate"/>
            </w:r>
            <w:r w:rsidR="00497B58">
              <w:rPr>
                <w:noProof/>
                <w:webHidden/>
              </w:rPr>
              <w:t>1</w:t>
            </w:r>
            <w:r w:rsidR="00497B58">
              <w:rPr>
                <w:noProof/>
                <w:webHidden/>
              </w:rPr>
              <w:fldChar w:fldCharType="end"/>
            </w:r>
          </w:hyperlink>
        </w:p>
        <w:p w14:paraId="4D48DCB8" w14:textId="77777777" w:rsidR="00497B58" w:rsidRDefault="007E0E5E">
          <w:pPr>
            <w:pStyle w:val="21"/>
            <w:tabs>
              <w:tab w:val="right" w:leader="dot" w:pos="9061"/>
            </w:tabs>
            <w:rPr>
              <w:rFonts w:asciiTheme="minorHAnsi" w:eastAsiaTheme="minorEastAsia" w:hAnsiTheme="minorHAnsi" w:cstheme="minorBidi"/>
              <w:iCs w:val="0"/>
              <w:noProof/>
              <w:kern w:val="2"/>
              <w:sz w:val="21"/>
              <w:szCs w:val="22"/>
            </w:rPr>
          </w:pPr>
          <w:hyperlink w:anchor="_Toc466328059" w:history="1">
            <w:r w:rsidR="00497B58" w:rsidRPr="00E508F3">
              <w:rPr>
                <w:rStyle w:val="af1"/>
                <w:noProof/>
              </w:rPr>
              <w:t xml:space="preserve">1.1 </w:t>
            </w:r>
            <w:r w:rsidR="00497B58" w:rsidRPr="00E508F3">
              <w:rPr>
                <w:rStyle w:val="af1"/>
                <w:rFonts w:hint="eastAsia"/>
                <w:noProof/>
              </w:rPr>
              <w:t>选题背</w:t>
            </w:r>
            <w:r w:rsidR="00497B58" w:rsidRPr="00E508F3">
              <w:rPr>
                <w:rStyle w:val="af1"/>
                <w:rFonts w:hint="eastAsia"/>
                <w:noProof/>
              </w:rPr>
              <w:t>景</w:t>
            </w:r>
            <w:r w:rsidR="00497B58" w:rsidRPr="00E508F3">
              <w:rPr>
                <w:rStyle w:val="af1"/>
                <w:rFonts w:hint="eastAsia"/>
                <w:noProof/>
              </w:rPr>
              <w:t>及意义</w:t>
            </w:r>
            <w:r w:rsidR="00497B58">
              <w:rPr>
                <w:noProof/>
                <w:webHidden/>
              </w:rPr>
              <w:tab/>
            </w:r>
            <w:r w:rsidR="00497B58">
              <w:rPr>
                <w:noProof/>
                <w:webHidden/>
              </w:rPr>
              <w:fldChar w:fldCharType="begin"/>
            </w:r>
            <w:r w:rsidR="00497B58">
              <w:rPr>
                <w:noProof/>
                <w:webHidden/>
              </w:rPr>
              <w:instrText xml:space="preserve"> PAGEREF _Toc466328059 \h </w:instrText>
            </w:r>
            <w:r w:rsidR="00497B58">
              <w:rPr>
                <w:noProof/>
                <w:webHidden/>
              </w:rPr>
            </w:r>
            <w:r w:rsidR="00497B58">
              <w:rPr>
                <w:noProof/>
                <w:webHidden/>
              </w:rPr>
              <w:fldChar w:fldCharType="separate"/>
            </w:r>
            <w:r w:rsidR="00497B58">
              <w:rPr>
                <w:noProof/>
                <w:webHidden/>
              </w:rPr>
              <w:t>1</w:t>
            </w:r>
            <w:r w:rsidR="00497B58">
              <w:rPr>
                <w:noProof/>
                <w:webHidden/>
              </w:rPr>
              <w:fldChar w:fldCharType="end"/>
            </w:r>
          </w:hyperlink>
        </w:p>
        <w:p w14:paraId="7F4850E3" w14:textId="77777777" w:rsidR="00497B58" w:rsidRDefault="007E0E5E">
          <w:pPr>
            <w:pStyle w:val="21"/>
            <w:tabs>
              <w:tab w:val="right" w:leader="dot" w:pos="9061"/>
            </w:tabs>
            <w:rPr>
              <w:rFonts w:asciiTheme="minorHAnsi" w:eastAsiaTheme="minorEastAsia" w:hAnsiTheme="minorHAnsi" w:cstheme="minorBidi"/>
              <w:iCs w:val="0"/>
              <w:noProof/>
              <w:kern w:val="2"/>
              <w:sz w:val="21"/>
              <w:szCs w:val="22"/>
            </w:rPr>
          </w:pPr>
          <w:hyperlink w:anchor="_Toc466328060" w:history="1">
            <w:r w:rsidR="00497B58" w:rsidRPr="00E508F3">
              <w:rPr>
                <w:rStyle w:val="af1"/>
                <w:noProof/>
              </w:rPr>
              <w:t xml:space="preserve">1.2 </w:t>
            </w:r>
            <w:r w:rsidR="00497B58" w:rsidRPr="00E508F3">
              <w:rPr>
                <w:rStyle w:val="af1"/>
                <w:rFonts w:hint="eastAsia"/>
                <w:noProof/>
              </w:rPr>
              <w:t>与课题有关的国内外研究现状</w:t>
            </w:r>
            <w:r w:rsidR="00497B58">
              <w:rPr>
                <w:noProof/>
                <w:webHidden/>
              </w:rPr>
              <w:tab/>
            </w:r>
            <w:r w:rsidR="00497B58">
              <w:rPr>
                <w:noProof/>
                <w:webHidden/>
              </w:rPr>
              <w:fldChar w:fldCharType="begin"/>
            </w:r>
            <w:r w:rsidR="00497B58">
              <w:rPr>
                <w:noProof/>
                <w:webHidden/>
              </w:rPr>
              <w:instrText xml:space="preserve"> PAGEREF _Toc466328060 \h </w:instrText>
            </w:r>
            <w:r w:rsidR="00497B58">
              <w:rPr>
                <w:noProof/>
                <w:webHidden/>
              </w:rPr>
            </w:r>
            <w:r w:rsidR="00497B58">
              <w:rPr>
                <w:noProof/>
                <w:webHidden/>
              </w:rPr>
              <w:fldChar w:fldCharType="separate"/>
            </w:r>
            <w:r w:rsidR="00497B58">
              <w:rPr>
                <w:noProof/>
                <w:webHidden/>
              </w:rPr>
              <w:t>2</w:t>
            </w:r>
            <w:r w:rsidR="00497B58">
              <w:rPr>
                <w:noProof/>
                <w:webHidden/>
              </w:rPr>
              <w:fldChar w:fldCharType="end"/>
            </w:r>
          </w:hyperlink>
        </w:p>
        <w:p w14:paraId="145410B3" w14:textId="77777777" w:rsidR="00497B58" w:rsidRDefault="007E0E5E">
          <w:pPr>
            <w:pStyle w:val="21"/>
            <w:tabs>
              <w:tab w:val="right" w:leader="dot" w:pos="9061"/>
            </w:tabs>
            <w:rPr>
              <w:rFonts w:asciiTheme="minorHAnsi" w:eastAsiaTheme="minorEastAsia" w:hAnsiTheme="minorHAnsi" w:cstheme="minorBidi"/>
              <w:iCs w:val="0"/>
              <w:noProof/>
              <w:kern w:val="2"/>
              <w:sz w:val="21"/>
              <w:szCs w:val="22"/>
            </w:rPr>
          </w:pPr>
          <w:hyperlink w:anchor="_Toc466328061" w:history="1">
            <w:r w:rsidR="00497B58" w:rsidRPr="00E508F3">
              <w:rPr>
                <w:rStyle w:val="af1"/>
                <w:noProof/>
              </w:rPr>
              <w:t xml:space="preserve">1.3 </w:t>
            </w:r>
            <w:r w:rsidR="00497B58" w:rsidRPr="00E508F3">
              <w:rPr>
                <w:rStyle w:val="af1"/>
                <w:rFonts w:hint="eastAsia"/>
                <w:noProof/>
              </w:rPr>
              <w:t>本文的研究内容及论文组织结构</w:t>
            </w:r>
            <w:r w:rsidR="00497B58">
              <w:rPr>
                <w:noProof/>
                <w:webHidden/>
              </w:rPr>
              <w:tab/>
            </w:r>
            <w:r w:rsidR="00497B58">
              <w:rPr>
                <w:noProof/>
                <w:webHidden/>
              </w:rPr>
              <w:fldChar w:fldCharType="begin"/>
            </w:r>
            <w:r w:rsidR="00497B58">
              <w:rPr>
                <w:noProof/>
                <w:webHidden/>
              </w:rPr>
              <w:instrText xml:space="preserve"> PAGEREF _Toc466328061 \h </w:instrText>
            </w:r>
            <w:r w:rsidR="00497B58">
              <w:rPr>
                <w:noProof/>
                <w:webHidden/>
              </w:rPr>
            </w:r>
            <w:r w:rsidR="00497B58">
              <w:rPr>
                <w:noProof/>
                <w:webHidden/>
              </w:rPr>
              <w:fldChar w:fldCharType="separate"/>
            </w:r>
            <w:r w:rsidR="00497B58">
              <w:rPr>
                <w:noProof/>
                <w:webHidden/>
              </w:rPr>
              <w:t>4</w:t>
            </w:r>
            <w:r w:rsidR="00497B58">
              <w:rPr>
                <w:noProof/>
                <w:webHidden/>
              </w:rPr>
              <w:fldChar w:fldCharType="end"/>
            </w:r>
          </w:hyperlink>
        </w:p>
        <w:p w14:paraId="78115CCB" w14:textId="77777777" w:rsidR="00497B58" w:rsidRDefault="007E0E5E">
          <w:pPr>
            <w:pStyle w:val="12"/>
            <w:tabs>
              <w:tab w:val="right" w:leader="dot" w:pos="9061"/>
            </w:tabs>
            <w:rPr>
              <w:rFonts w:asciiTheme="minorHAnsi" w:eastAsiaTheme="minorEastAsia" w:hAnsiTheme="minorHAnsi" w:cstheme="minorBidi"/>
              <w:bCs w:val="0"/>
              <w:noProof/>
              <w:kern w:val="2"/>
              <w:sz w:val="21"/>
              <w:szCs w:val="22"/>
            </w:rPr>
          </w:pPr>
          <w:hyperlink w:anchor="_Toc466328062" w:history="1">
            <w:r w:rsidR="00497B58" w:rsidRPr="00E508F3">
              <w:rPr>
                <w:rStyle w:val="af1"/>
                <w:noProof/>
              </w:rPr>
              <w:t xml:space="preserve">2 </w:t>
            </w:r>
            <w:r w:rsidR="00497B58" w:rsidRPr="00E508F3">
              <w:rPr>
                <w:rStyle w:val="af1"/>
                <w:rFonts w:hint="eastAsia"/>
                <w:noProof/>
              </w:rPr>
              <w:t>相关理论与技术基础</w:t>
            </w:r>
            <w:r w:rsidR="00497B58">
              <w:rPr>
                <w:noProof/>
                <w:webHidden/>
              </w:rPr>
              <w:tab/>
            </w:r>
            <w:r w:rsidR="00497B58">
              <w:rPr>
                <w:noProof/>
                <w:webHidden/>
              </w:rPr>
              <w:fldChar w:fldCharType="begin"/>
            </w:r>
            <w:r w:rsidR="00497B58">
              <w:rPr>
                <w:noProof/>
                <w:webHidden/>
              </w:rPr>
              <w:instrText xml:space="preserve"> PAGEREF _Toc466328062 \h </w:instrText>
            </w:r>
            <w:r w:rsidR="00497B58">
              <w:rPr>
                <w:noProof/>
                <w:webHidden/>
              </w:rPr>
            </w:r>
            <w:r w:rsidR="00497B58">
              <w:rPr>
                <w:noProof/>
                <w:webHidden/>
              </w:rPr>
              <w:fldChar w:fldCharType="separate"/>
            </w:r>
            <w:r w:rsidR="00497B58">
              <w:rPr>
                <w:noProof/>
                <w:webHidden/>
              </w:rPr>
              <w:t>6</w:t>
            </w:r>
            <w:r w:rsidR="00497B58">
              <w:rPr>
                <w:noProof/>
                <w:webHidden/>
              </w:rPr>
              <w:fldChar w:fldCharType="end"/>
            </w:r>
          </w:hyperlink>
        </w:p>
        <w:p w14:paraId="4D21D9AC" w14:textId="77777777" w:rsidR="00497B58" w:rsidRDefault="007E0E5E">
          <w:pPr>
            <w:pStyle w:val="21"/>
            <w:tabs>
              <w:tab w:val="right" w:leader="dot" w:pos="9061"/>
            </w:tabs>
            <w:rPr>
              <w:rFonts w:asciiTheme="minorHAnsi" w:eastAsiaTheme="minorEastAsia" w:hAnsiTheme="minorHAnsi" w:cstheme="minorBidi"/>
              <w:iCs w:val="0"/>
              <w:noProof/>
              <w:kern w:val="2"/>
              <w:sz w:val="21"/>
              <w:szCs w:val="22"/>
            </w:rPr>
          </w:pPr>
          <w:hyperlink w:anchor="_Toc466328063" w:history="1">
            <w:r w:rsidR="00497B58" w:rsidRPr="00E508F3">
              <w:rPr>
                <w:rStyle w:val="af1"/>
                <w:noProof/>
              </w:rPr>
              <w:t xml:space="preserve">2.1 </w:t>
            </w:r>
            <w:r w:rsidR="00497B58" w:rsidRPr="00E508F3">
              <w:rPr>
                <w:rStyle w:val="af1"/>
                <w:rFonts w:hint="eastAsia"/>
                <w:noProof/>
              </w:rPr>
              <w:t>浏览器</w:t>
            </w:r>
            <w:r w:rsidR="00497B58">
              <w:rPr>
                <w:noProof/>
                <w:webHidden/>
              </w:rPr>
              <w:tab/>
            </w:r>
            <w:r w:rsidR="00497B58">
              <w:rPr>
                <w:noProof/>
                <w:webHidden/>
              </w:rPr>
              <w:fldChar w:fldCharType="begin"/>
            </w:r>
            <w:r w:rsidR="00497B58">
              <w:rPr>
                <w:noProof/>
                <w:webHidden/>
              </w:rPr>
              <w:instrText xml:space="preserve"> PAGEREF _Toc466328063 \h </w:instrText>
            </w:r>
            <w:r w:rsidR="00497B58">
              <w:rPr>
                <w:noProof/>
                <w:webHidden/>
              </w:rPr>
            </w:r>
            <w:r w:rsidR="00497B58">
              <w:rPr>
                <w:noProof/>
                <w:webHidden/>
              </w:rPr>
              <w:fldChar w:fldCharType="separate"/>
            </w:r>
            <w:r w:rsidR="00497B58">
              <w:rPr>
                <w:noProof/>
                <w:webHidden/>
              </w:rPr>
              <w:t>6</w:t>
            </w:r>
            <w:r w:rsidR="00497B58">
              <w:rPr>
                <w:noProof/>
                <w:webHidden/>
              </w:rPr>
              <w:fldChar w:fldCharType="end"/>
            </w:r>
          </w:hyperlink>
        </w:p>
        <w:p w14:paraId="26A87420"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064" w:history="1">
            <w:r w:rsidR="00497B58" w:rsidRPr="00E508F3">
              <w:rPr>
                <w:rStyle w:val="af1"/>
                <w:noProof/>
              </w:rPr>
              <w:t>2.1.1</w:t>
            </w:r>
            <w:r w:rsidR="00497B58" w:rsidRPr="00E508F3">
              <w:rPr>
                <w:rStyle w:val="af1"/>
                <w:rFonts w:hint="eastAsia"/>
                <w:noProof/>
              </w:rPr>
              <w:t>浏览器简介</w:t>
            </w:r>
            <w:r w:rsidR="00497B58">
              <w:rPr>
                <w:noProof/>
                <w:webHidden/>
              </w:rPr>
              <w:tab/>
            </w:r>
            <w:r w:rsidR="00497B58">
              <w:rPr>
                <w:noProof/>
                <w:webHidden/>
              </w:rPr>
              <w:fldChar w:fldCharType="begin"/>
            </w:r>
            <w:r w:rsidR="00497B58">
              <w:rPr>
                <w:noProof/>
                <w:webHidden/>
              </w:rPr>
              <w:instrText xml:space="preserve"> PAGEREF _Toc466328064 \h </w:instrText>
            </w:r>
            <w:r w:rsidR="00497B58">
              <w:rPr>
                <w:noProof/>
                <w:webHidden/>
              </w:rPr>
            </w:r>
            <w:r w:rsidR="00497B58">
              <w:rPr>
                <w:noProof/>
                <w:webHidden/>
              </w:rPr>
              <w:fldChar w:fldCharType="separate"/>
            </w:r>
            <w:r w:rsidR="00497B58">
              <w:rPr>
                <w:noProof/>
                <w:webHidden/>
              </w:rPr>
              <w:t>6</w:t>
            </w:r>
            <w:r w:rsidR="00497B58">
              <w:rPr>
                <w:noProof/>
                <w:webHidden/>
              </w:rPr>
              <w:fldChar w:fldCharType="end"/>
            </w:r>
          </w:hyperlink>
        </w:p>
        <w:p w14:paraId="277BC4E5"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065" w:history="1">
            <w:r w:rsidR="00497B58" w:rsidRPr="00E508F3">
              <w:rPr>
                <w:rStyle w:val="af1"/>
                <w:noProof/>
              </w:rPr>
              <w:t xml:space="preserve">2.1.2 </w:t>
            </w:r>
            <w:r w:rsidR="00497B58" w:rsidRPr="00E508F3">
              <w:rPr>
                <w:rStyle w:val="af1"/>
                <w:rFonts w:hint="eastAsia"/>
                <w:noProof/>
              </w:rPr>
              <w:t>浏览器特性</w:t>
            </w:r>
            <w:r w:rsidR="00497B58">
              <w:rPr>
                <w:noProof/>
                <w:webHidden/>
              </w:rPr>
              <w:tab/>
            </w:r>
            <w:r w:rsidR="00497B58">
              <w:rPr>
                <w:noProof/>
                <w:webHidden/>
              </w:rPr>
              <w:fldChar w:fldCharType="begin"/>
            </w:r>
            <w:r w:rsidR="00497B58">
              <w:rPr>
                <w:noProof/>
                <w:webHidden/>
              </w:rPr>
              <w:instrText xml:space="preserve"> PAGEREF _Toc466328065 \h </w:instrText>
            </w:r>
            <w:r w:rsidR="00497B58">
              <w:rPr>
                <w:noProof/>
                <w:webHidden/>
              </w:rPr>
            </w:r>
            <w:r w:rsidR="00497B58">
              <w:rPr>
                <w:noProof/>
                <w:webHidden/>
              </w:rPr>
              <w:fldChar w:fldCharType="separate"/>
            </w:r>
            <w:r w:rsidR="00497B58">
              <w:rPr>
                <w:noProof/>
                <w:webHidden/>
              </w:rPr>
              <w:t>8</w:t>
            </w:r>
            <w:r w:rsidR="00497B58">
              <w:rPr>
                <w:noProof/>
                <w:webHidden/>
              </w:rPr>
              <w:fldChar w:fldCharType="end"/>
            </w:r>
          </w:hyperlink>
        </w:p>
        <w:p w14:paraId="523D53CA"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066" w:history="1">
            <w:r w:rsidR="00497B58" w:rsidRPr="00E508F3">
              <w:rPr>
                <w:rStyle w:val="af1"/>
                <w:noProof/>
              </w:rPr>
              <w:t xml:space="preserve">2.1.3 </w:t>
            </w:r>
            <w:r w:rsidR="00497B58" w:rsidRPr="00E508F3">
              <w:rPr>
                <w:rStyle w:val="af1"/>
                <w:rFonts w:hint="eastAsia"/>
                <w:noProof/>
              </w:rPr>
              <w:t>浏览器基本工作原理</w:t>
            </w:r>
            <w:r w:rsidR="00497B58">
              <w:rPr>
                <w:noProof/>
                <w:webHidden/>
              </w:rPr>
              <w:tab/>
            </w:r>
            <w:r w:rsidR="00497B58">
              <w:rPr>
                <w:noProof/>
                <w:webHidden/>
              </w:rPr>
              <w:fldChar w:fldCharType="begin"/>
            </w:r>
            <w:r w:rsidR="00497B58">
              <w:rPr>
                <w:noProof/>
                <w:webHidden/>
              </w:rPr>
              <w:instrText xml:space="preserve"> PAGEREF _Toc466328066 \h </w:instrText>
            </w:r>
            <w:r w:rsidR="00497B58">
              <w:rPr>
                <w:noProof/>
                <w:webHidden/>
              </w:rPr>
            </w:r>
            <w:r w:rsidR="00497B58">
              <w:rPr>
                <w:noProof/>
                <w:webHidden/>
              </w:rPr>
              <w:fldChar w:fldCharType="separate"/>
            </w:r>
            <w:r w:rsidR="00497B58">
              <w:rPr>
                <w:noProof/>
                <w:webHidden/>
              </w:rPr>
              <w:t>9</w:t>
            </w:r>
            <w:r w:rsidR="00497B58">
              <w:rPr>
                <w:noProof/>
                <w:webHidden/>
              </w:rPr>
              <w:fldChar w:fldCharType="end"/>
            </w:r>
          </w:hyperlink>
        </w:p>
        <w:p w14:paraId="15C45AFB"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067" w:history="1">
            <w:r w:rsidR="00497B58" w:rsidRPr="00E508F3">
              <w:rPr>
                <w:rStyle w:val="af1"/>
                <w:noProof/>
              </w:rPr>
              <w:t xml:space="preserve">2.1.4 </w:t>
            </w:r>
            <w:r w:rsidR="00497B58" w:rsidRPr="00E508F3">
              <w:rPr>
                <w:rStyle w:val="af1"/>
                <w:rFonts w:hint="eastAsia"/>
                <w:noProof/>
              </w:rPr>
              <w:t>浏览器内核架构及</w:t>
            </w:r>
            <w:r w:rsidR="00497B58" w:rsidRPr="00E508F3">
              <w:rPr>
                <w:rStyle w:val="af1"/>
                <w:noProof/>
              </w:rPr>
              <w:t>Chromium</w:t>
            </w:r>
            <w:r w:rsidR="00497B58" w:rsidRPr="00E508F3">
              <w:rPr>
                <w:rStyle w:val="af1"/>
                <w:rFonts w:hint="eastAsia"/>
                <w:noProof/>
              </w:rPr>
              <w:t>浏览器总体架构</w:t>
            </w:r>
            <w:r w:rsidR="00497B58">
              <w:rPr>
                <w:noProof/>
                <w:webHidden/>
              </w:rPr>
              <w:tab/>
            </w:r>
            <w:r w:rsidR="00497B58">
              <w:rPr>
                <w:noProof/>
                <w:webHidden/>
              </w:rPr>
              <w:fldChar w:fldCharType="begin"/>
            </w:r>
            <w:r w:rsidR="00497B58">
              <w:rPr>
                <w:noProof/>
                <w:webHidden/>
              </w:rPr>
              <w:instrText xml:space="preserve"> PAGEREF _Toc466328067 \h </w:instrText>
            </w:r>
            <w:r w:rsidR="00497B58">
              <w:rPr>
                <w:noProof/>
                <w:webHidden/>
              </w:rPr>
            </w:r>
            <w:r w:rsidR="00497B58">
              <w:rPr>
                <w:noProof/>
                <w:webHidden/>
              </w:rPr>
              <w:fldChar w:fldCharType="separate"/>
            </w:r>
            <w:r w:rsidR="00497B58">
              <w:rPr>
                <w:noProof/>
                <w:webHidden/>
              </w:rPr>
              <w:t>17</w:t>
            </w:r>
            <w:r w:rsidR="00497B58">
              <w:rPr>
                <w:noProof/>
                <w:webHidden/>
              </w:rPr>
              <w:fldChar w:fldCharType="end"/>
            </w:r>
          </w:hyperlink>
        </w:p>
        <w:p w14:paraId="28E3068F" w14:textId="77777777" w:rsidR="00497B58" w:rsidRDefault="007E0E5E">
          <w:pPr>
            <w:pStyle w:val="21"/>
            <w:tabs>
              <w:tab w:val="right" w:leader="dot" w:pos="9061"/>
            </w:tabs>
            <w:rPr>
              <w:rFonts w:asciiTheme="minorHAnsi" w:eastAsiaTheme="minorEastAsia" w:hAnsiTheme="minorHAnsi" w:cstheme="minorBidi"/>
              <w:iCs w:val="0"/>
              <w:noProof/>
              <w:kern w:val="2"/>
              <w:sz w:val="21"/>
              <w:szCs w:val="22"/>
            </w:rPr>
          </w:pPr>
          <w:hyperlink w:anchor="_Toc466328068" w:history="1">
            <w:r w:rsidR="00497B58" w:rsidRPr="00E508F3">
              <w:rPr>
                <w:rStyle w:val="af1"/>
                <w:noProof/>
              </w:rPr>
              <w:t>2.3 Gstreamer</w:t>
            </w:r>
            <w:r w:rsidR="00497B58" w:rsidRPr="00E508F3">
              <w:rPr>
                <w:rStyle w:val="af1"/>
                <w:rFonts w:hint="eastAsia"/>
                <w:noProof/>
              </w:rPr>
              <w:t>基础</w:t>
            </w:r>
            <w:r w:rsidR="00497B58">
              <w:rPr>
                <w:noProof/>
                <w:webHidden/>
              </w:rPr>
              <w:tab/>
            </w:r>
            <w:r w:rsidR="00497B58">
              <w:rPr>
                <w:noProof/>
                <w:webHidden/>
              </w:rPr>
              <w:fldChar w:fldCharType="begin"/>
            </w:r>
            <w:r w:rsidR="00497B58">
              <w:rPr>
                <w:noProof/>
                <w:webHidden/>
              </w:rPr>
              <w:instrText xml:space="preserve"> PAGEREF _Toc466328068 \h </w:instrText>
            </w:r>
            <w:r w:rsidR="00497B58">
              <w:rPr>
                <w:noProof/>
                <w:webHidden/>
              </w:rPr>
            </w:r>
            <w:r w:rsidR="00497B58">
              <w:rPr>
                <w:noProof/>
                <w:webHidden/>
              </w:rPr>
              <w:fldChar w:fldCharType="separate"/>
            </w:r>
            <w:r w:rsidR="00497B58">
              <w:rPr>
                <w:noProof/>
                <w:webHidden/>
              </w:rPr>
              <w:t>29</w:t>
            </w:r>
            <w:r w:rsidR="00497B58">
              <w:rPr>
                <w:noProof/>
                <w:webHidden/>
              </w:rPr>
              <w:fldChar w:fldCharType="end"/>
            </w:r>
          </w:hyperlink>
        </w:p>
        <w:p w14:paraId="287F5858"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069" w:history="1">
            <w:r w:rsidR="00497B58" w:rsidRPr="00E508F3">
              <w:rPr>
                <w:rStyle w:val="af1"/>
                <w:noProof/>
              </w:rPr>
              <w:t>2.3.1 Gstreamer</w:t>
            </w:r>
            <w:r w:rsidR="00497B58" w:rsidRPr="00E508F3">
              <w:rPr>
                <w:rStyle w:val="af1"/>
                <w:rFonts w:hint="eastAsia"/>
                <w:noProof/>
              </w:rPr>
              <w:t>是什么</w:t>
            </w:r>
            <w:r w:rsidR="00497B58">
              <w:rPr>
                <w:noProof/>
                <w:webHidden/>
              </w:rPr>
              <w:tab/>
            </w:r>
            <w:r w:rsidR="00497B58">
              <w:rPr>
                <w:noProof/>
                <w:webHidden/>
              </w:rPr>
              <w:fldChar w:fldCharType="begin"/>
            </w:r>
            <w:r w:rsidR="00497B58">
              <w:rPr>
                <w:noProof/>
                <w:webHidden/>
              </w:rPr>
              <w:instrText xml:space="preserve"> PAGEREF _Toc466328069 \h </w:instrText>
            </w:r>
            <w:r w:rsidR="00497B58">
              <w:rPr>
                <w:noProof/>
                <w:webHidden/>
              </w:rPr>
            </w:r>
            <w:r w:rsidR="00497B58">
              <w:rPr>
                <w:noProof/>
                <w:webHidden/>
              </w:rPr>
              <w:fldChar w:fldCharType="separate"/>
            </w:r>
            <w:r w:rsidR="00497B58">
              <w:rPr>
                <w:noProof/>
                <w:webHidden/>
              </w:rPr>
              <w:t>29</w:t>
            </w:r>
            <w:r w:rsidR="00497B58">
              <w:rPr>
                <w:noProof/>
                <w:webHidden/>
              </w:rPr>
              <w:fldChar w:fldCharType="end"/>
            </w:r>
          </w:hyperlink>
        </w:p>
        <w:p w14:paraId="386CEAE1"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070" w:history="1">
            <w:r w:rsidR="00497B58" w:rsidRPr="00E508F3">
              <w:rPr>
                <w:rStyle w:val="af1"/>
                <w:noProof/>
              </w:rPr>
              <w:t>2.3.2 Gstreamer</w:t>
            </w:r>
            <w:r w:rsidR="00497B58" w:rsidRPr="00E508F3">
              <w:rPr>
                <w:rStyle w:val="af1"/>
                <w:rFonts w:hint="eastAsia"/>
                <w:noProof/>
              </w:rPr>
              <w:t>特点</w:t>
            </w:r>
            <w:r w:rsidR="00497B58">
              <w:rPr>
                <w:noProof/>
                <w:webHidden/>
              </w:rPr>
              <w:tab/>
            </w:r>
            <w:r w:rsidR="00497B58">
              <w:rPr>
                <w:noProof/>
                <w:webHidden/>
              </w:rPr>
              <w:fldChar w:fldCharType="begin"/>
            </w:r>
            <w:r w:rsidR="00497B58">
              <w:rPr>
                <w:noProof/>
                <w:webHidden/>
              </w:rPr>
              <w:instrText xml:space="preserve"> PAGEREF _Toc466328070 \h </w:instrText>
            </w:r>
            <w:r w:rsidR="00497B58">
              <w:rPr>
                <w:noProof/>
                <w:webHidden/>
              </w:rPr>
            </w:r>
            <w:r w:rsidR="00497B58">
              <w:rPr>
                <w:noProof/>
                <w:webHidden/>
              </w:rPr>
              <w:fldChar w:fldCharType="separate"/>
            </w:r>
            <w:r w:rsidR="00497B58">
              <w:rPr>
                <w:noProof/>
                <w:webHidden/>
              </w:rPr>
              <w:t>29</w:t>
            </w:r>
            <w:r w:rsidR="00497B58">
              <w:rPr>
                <w:noProof/>
                <w:webHidden/>
              </w:rPr>
              <w:fldChar w:fldCharType="end"/>
            </w:r>
          </w:hyperlink>
        </w:p>
        <w:p w14:paraId="457B9B72"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071" w:history="1">
            <w:r w:rsidR="00497B58" w:rsidRPr="00E508F3">
              <w:rPr>
                <w:rStyle w:val="af1"/>
                <w:noProof/>
              </w:rPr>
              <w:t xml:space="preserve">2.3.3 </w:t>
            </w:r>
            <w:r w:rsidR="00497B58" w:rsidRPr="00E508F3">
              <w:rPr>
                <w:rStyle w:val="af1"/>
                <w:rFonts w:hint="eastAsia"/>
                <w:noProof/>
              </w:rPr>
              <w:t>基本概念</w:t>
            </w:r>
            <w:r w:rsidR="00497B58">
              <w:rPr>
                <w:noProof/>
                <w:webHidden/>
              </w:rPr>
              <w:tab/>
            </w:r>
            <w:r w:rsidR="00497B58">
              <w:rPr>
                <w:noProof/>
                <w:webHidden/>
              </w:rPr>
              <w:fldChar w:fldCharType="begin"/>
            </w:r>
            <w:r w:rsidR="00497B58">
              <w:rPr>
                <w:noProof/>
                <w:webHidden/>
              </w:rPr>
              <w:instrText xml:space="preserve"> PAGEREF _Toc466328071 \h </w:instrText>
            </w:r>
            <w:r w:rsidR="00497B58">
              <w:rPr>
                <w:noProof/>
                <w:webHidden/>
              </w:rPr>
            </w:r>
            <w:r w:rsidR="00497B58">
              <w:rPr>
                <w:noProof/>
                <w:webHidden/>
              </w:rPr>
              <w:fldChar w:fldCharType="separate"/>
            </w:r>
            <w:r w:rsidR="00497B58">
              <w:rPr>
                <w:noProof/>
                <w:webHidden/>
              </w:rPr>
              <w:t>29</w:t>
            </w:r>
            <w:r w:rsidR="00497B58">
              <w:rPr>
                <w:noProof/>
                <w:webHidden/>
              </w:rPr>
              <w:fldChar w:fldCharType="end"/>
            </w:r>
          </w:hyperlink>
        </w:p>
        <w:p w14:paraId="320738DC"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072" w:history="1">
            <w:r w:rsidR="00497B58" w:rsidRPr="00E508F3">
              <w:rPr>
                <w:rStyle w:val="af1"/>
                <w:noProof/>
              </w:rPr>
              <w:t xml:space="preserve">2.3.4 </w:t>
            </w:r>
            <w:r w:rsidR="00497B58" w:rsidRPr="00E508F3">
              <w:rPr>
                <w:rStyle w:val="af1"/>
                <w:rFonts w:hint="eastAsia"/>
                <w:noProof/>
              </w:rPr>
              <w:t>总线（</w:t>
            </w:r>
            <w:r w:rsidR="00497B58" w:rsidRPr="00E508F3">
              <w:rPr>
                <w:rStyle w:val="af1"/>
                <w:noProof/>
              </w:rPr>
              <w:t>Bus</w:t>
            </w:r>
            <w:r w:rsidR="00497B58" w:rsidRPr="00E508F3">
              <w:rPr>
                <w:rStyle w:val="af1"/>
                <w:rFonts w:hint="eastAsia"/>
                <w:noProof/>
              </w:rPr>
              <w:t>）</w:t>
            </w:r>
            <w:r w:rsidR="00497B58">
              <w:rPr>
                <w:noProof/>
                <w:webHidden/>
              </w:rPr>
              <w:tab/>
            </w:r>
            <w:r w:rsidR="00497B58">
              <w:rPr>
                <w:noProof/>
                <w:webHidden/>
              </w:rPr>
              <w:fldChar w:fldCharType="begin"/>
            </w:r>
            <w:r w:rsidR="00497B58">
              <w:rPr>
                <w:noProof/>
                <w:webHidden/>
              </w:rPr>
              <w:instrText xml:space="preserve"> PAGEREF _Toc466328072 \h </w:instrText>
            </w:r>
            <w:r w:rsidR="00497B58">
              <w:rPr>
                <w:noProof/>
                <w:webHidden/>
              </w:rPr>
            </w:r>
            <w:r w:rsidR="00497B58">
              <w:rPr>
                <w:noProof/>
                <w:webHidden/>
              </w:rPr>
              <w:fldChar w:fldCharType="separate"/>
            </w:r>
            <w:r w:rsidR="00497B58">
              <w:rPr>
                <w:noProof/>
                <w:webHidden/>
              </w:rPr>
              <w:t>34</w:t>
            </w:r>
            <w:r w:rsidR="00497B58">
              <w:rPr>
                <w:noProof/>
                <w:webHidden/>
              </w:rPr>
              <w:fldChar w:fldCharType="end"/>
            </w:r>
          </w:hyperlink>
        </w:p>
        <w:p w14:paraId="5A1D1E98"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073" w:history="1">
            <w:r w:rsidR="00497B58" w:rsidRPr="00E508F3">
              <w:rPr>
                <w:rStyle w:val="af1"/>
                <w:noProof/>
              </w:rPr>
              <w:t>2.3.5 Gstreamer</w:t>
            </w:r>
            <w:r w:rsidR="00497B58" w:rsidRPr="00E508F3">
              <w:rPr>
                <w:rStyle w:val="af1"/>
                <w:rFonts w:hint="eastAsia"/>
                <w:noProof/>
              </w:rPr>
              <w:t>使用方法</w:t>
            </w:r>
            <w:r w:rsidR="00497B58">
              <w:rPr>
                <w:noProof/>
                <w:webHidden/>
              </w:rPr>
              <w:tab/>
            </w:r>
            <w:r w:rsidR="00497B58">
              <w:rPr>
                <w:noProof/>
                <w:webHidden/>
              </w:rPr>
              <w:fldChar w:fldCharType="begin"/>
            </w:r>
            <w:r w:rsidR="00497B58">
              <w:rPr>
                <w:noProof/>
                <w:webHidden/>
              </w:rPr>
              <w:instrText xml:space="preserve"> PAGEREF _Toc466328073 \h </w:instrText>
            </w:r>
            <w:r w:rsidR="00497B58">
              <w:rPr>
                <w:noProof/>
                <w:webHidden/>
              </w:rPr>
            </w:r>
            <w:r w:rsidR="00497B58">
              <w:rPr>
                <w:noProof/>
                <w:webHidden/>
              </w:rPr>
              <w:fldChar w:fldCharType="separate"/>
            </w:r>
            <w:r w:rsidR="00497B58">
              <w:rPr>
                <w:noProof/>
                <w:webHidden/>
              </w:rPr>
              <w:t>36</w:t>
            </w:r>
            <w:r w:rsidR="00497B58">
              <w:rPr>
                <w:noProof/>
                <w:webHidden/>
              </w:rPr>
              <w:fldChar w:fldCharType="end"/>
            </w:r>
          </w:hyperlink>
        </w:p>
        <w:p w14:paraId="2A2BA2C8"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074" w:history="1">
            <w:r w:rsidR="00497B58" w:rsidRPr="00E508F3">
              <w:rPr>
                <w:rStyle w:val="af1"/>
                <w:noProof/>
              </w:rPr>
              <w:t>2.3.6 Gstreamer</w:t>
            </w:r>
            <w:r w:rsidR="00497B58" w:rsidRPr="00E508F3">
              <w:rPr>
                <w:rStyle w:val="af1"/>
                <w:rFonts w:hint="eastAsia"/>
                <w:noProof/>
              </w:rPr>
              <w:t>音视频同步机制</w:t>
            </w:r>
            <w:r w:rsidR="00497B58">
              <w:rPr>
                <w:noProof/>
                <w:webHidden/>
              </w:rPr>
              <w:tab/>
            </w:r>
            <w:r w:rsidR="00497B58">
              <w:rPr>
                <w:noProof/>
                <w:webHidden/>
              </w:rPr>
              <w:fldChar w:fldCharType="begin"/>
            </w:r>
            <w:r w:rsidR="00497B58">
              <w:rPr>
                <w:noProof/>
                <w:webHidden/>
              </w:rPr>
              <w:instrText xml:space="preserve"> PAGEREF _Toc466328074 \h </w:instrText>
            </w:r>
            <w:r w:rsidR="00497B58">
              <w:rPr>
                <w:noProof/>
                <w:webHidden/>
              </w:rPr>
            </w:r>
            <w:r w:rsidR="00497B58">
              <w:rPr>
                <w:noProof/>
                <w:webHidden/>
              </w:rPr>
              <w:fldChar w:fldCharType="separate"/>
            </w:r>
            <w:r w:rsidR="00497B58">
              <w:rPr>
                <w:noProof/>
                <w:webHidden/>
              </w:rPr>
              <w:t>37</w:t>
            </w:r>
            <w:r w:rsidR="00497B58">
              <w:rPr>
                <w:noProof/>
                <w:webHidden/>
              </w:rPr>
              <w:fldChar w:fldCharType="end"/>
            </w:r>
          </w:hyperlink>
        </w:p>
        <w:p w14:paraId="6710AC45" w14:textId="77777777" w:rsidR="00497B58" w:rsidRDefault="007E0E5E">
          <w:pPr>
            <w:pStyle w:val="21"/>
            <w:tabs>
              <w:tab w:val="right" w:leader="dot" w:pos="9061"/>
            </w:tabs>
            <w:rPr>
              <w:rFonts w:asciiTheme="minorHAnsi" w:eastAsiaTheme="minorEastAsia" w:hAnsiTheme="minorHAnsi" w:cstheme="minorBidi"/>
              <w:iCs w:val="0"/>
              <w:noProof/>
              <w:kern w:val="2"/>
              <w:sz w:val="21"/>
              <w:szCs w:val="22"/>
            </w:rPr>
          </w:pPr>
          <w:hyperlink w:anchor="_Toc466328075" w:history="1">
            <w:r w:rsidR="00497B58" w:rsidRPr="00E508F3">
              <w:rPr>
                <w:rStyle w:val="af1"/>
                <w:noProof/>
              </w:rPr>
              <w:t xml:space="preserve">2.4 </w:t>
            </w:r>
            <w:r w:rsidR="00497B58" w:rsidRPr="00E508F3">
              <w:rPr>
                <w:rStyle w:val="af1"/>
                <w:rFonts w:hint="eastAsia"/>
                <w:noProof/>
              </w:rPr>
              <w:t>音视频编解码压缩标准</w:t>
            </w:r>
            <w:r w:rsidR="00497B58">
              <w:rPr>
                <w:noProof/>
                <w:webHidden/>
              </w:rPr>
              <w:tab/>
            </w:r>
            <w:r w:rsidR="00497B58">
              <w:rPr>
                <w:noProof/>
                <w:webHidden/>
              </w:rPr>
              <w:fldChar w:fldCharType="begin"/>
            </w:r>
            <w:r w:rsidR="00497B58">
              <w:rPr>
                <w:noProof/>
                <w:webHidden/>
              </w:rPr>
              <w:instrText xml:space="preserve"> PAGEREF _Toc466328075 \h </w:instrText>
            </w:r>
            <w:r w:rsidR="00497B58">
              <w:rPr>
                <w:noProof/>
                <w:webHidden/>
              </w:rPr>
            </w:r>
            <w:r w:rsidR="00497B58">
              <w:rPr>
                <w:noProof/>
                <w:webHidden/>
              </w:rPr>
              <w:fldChar w:fldCharType="separate"/>
            </w:r>
            <w:r w:rsidR="00497B58">
              <w:rPr>
                <w:noProof/>
                <w:webHidden/>
              </w:rPr>
              <w:t>39</w:t>
            </w:r>
            <w:r w:rsidR="00497B58">
              <w:rPr>
                <w:noProof/>
                <w:webHidden/>
              </w:rPr>
              <w:fldChar w:fldCharType="end"/>
            </w:r>
          </w:hyperlink>
        </w:p>
        <w:p w14:paraId="05ADB633"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076" w:history="1">
            <w:r w:rsidR="00497B58" w:rsidRPr="00E508F3">
              <w:rPr>
                <w:rStyle w:val="af1"/>
                <w:noProof/>
              </w:rPr>
              <w:t xml:space="preserve">2.4.1 </w:t>
            </w:r>
            <w:r w:rsidR="00497B58" w:rsidRPr="00E508F3">
              <w:rPr>
                <w:rStyle w:val="af1"/>
                <w:rFonts w:hint="eastAsia"/>
                <w:noProof/>
              </w:rPr>
              <w:t>音频编解码压缩标准</w:t>
            </w:r>
            <w:r w:rsidR="00497B58">
              <w:rPr>
                <w:noProof/>
                <w:webHidden/>
              </w:rPr>
              <w:tab/>
            </w:r>
            <w:r w:rsidR="00497B58">
              <w:rPr>
                <w:noProof/>
                <w:webHidden/>
              </w:rPr>
              <w:fldChar w:fldCharType="begin"/>
            </w:r>
            <w:r w:rsidR="00497B58">
              <w:rPr>
                <w:noProof/>
                <w:webHidden/>
              </w:rPr>
              <w:instrText xml:space="preserve"> PAGEREF _Toc466328076 \h </w:instrText>
            </w:r>
            <w:r w:rsidR="00497B58">
              <w:rPr>
                <w:noProof/>
                <w:webHidden/>
              </w:rPr>
            </w:r>
            <w:r w:rsidR="00497B58">
              <w:rPr>
                <w:noProof/>
                <w:webHidden/>
              </w:rPr>
              <w:fldChar w:fldCharType="separate"/>
            </w:r>
            <w:r w:rsidR="00497B58">
              <w:rPr>
                <w:noProof/>
                <w:webHidden/>
              </w:rPr>
              <w:t>40</w:t>
            </w:r>
            <w:r w:rsidR="00497B58">
              <w:rPr>
                <w:noProof/>
                <w:webHidden/>
              </w:rPr>
              <w:fldChar w:fldCharType="end"/>
            </w:r>
          </w:hyperlink>
        </w:p>
        <w:p w14:paraId="743381EA"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077" w:history="1">
            <w:r w:rsidR="00497B58" w:rsidRPr="00E508F3">
              <w:rPr>
                <w:rStyle w:val="af1"/>
                <w:noProof/>
              </w:rPr>
              <w:t xml:space="preserve">2.4.2 </w:t>
            </w:r>
            <w:r w:rsidR="00497B58" w:rsidRPr="00E508F3">
              <w:rPr>
                <w:rStyle w:val="af1"/>
                <w:rFonts w:hint="eastAsia"/>
                <w:noProof/>
              </w:rPr>
              <w:t>视频编解码压缩标准</w:t>
            </w:r>
            <w:r w:rsidR="00497B58">
              <w:rPr>
                <w:noProof/>
                <w:webHidden/>
              </w:rPr>
              <w:tab/>
            </w:r>
            <w:r w:rsidR="00497B58">
              <w:rPr>
                <w:noProof/>
                <w:webHidden/>
              </w:rPr>
              <w:fldChar w:fldCharType="begin"/>
            </w:r>
            <w:r w:rsidR="00497B58">
              <w:rPr>
                <w:noProof/>
                <w:webHidden/>
              </w:rPr>
              <w:instrText xml:space="preserve"> PAGEREF _Toc466328077 \h </w:instrText>
            </w:r>
            <w:r w:rsidR="00497B58">
              <w:rPr>
                <w:noProof/>
                <w:webHidden/>
              </w:rPr>
            </w:r>
            <w:r w:rsidR="00497B58">
              <w:rPr>
                <w:noProof/>
                <w:webHidden/>
              </w:rPr>
              <w:fldChar w:fldCharType="separate"/>
            </w:r>
            <w:r w:rsidR="00497B58">
              <w:rPr>
                <w:noProof/>
                <w:webHidden/>
              </w:rPr>
              <w:t>41</w:t>
            </w:r>
            <w:r w:rsidR="00497B58">
              <w:rPr>
                <w:noProof/>
                <w:webHidden/>
              </w:rPr>
              <w:fldChar w:fldCharType="end"/>
            </w:r>
          </w:hyperlink>
        </w:p>
        <w:p w14:paraId="770BE178" w14:textId="77777777" w:rsidR="00497B58" w:rsidRDefault="007E0E5E">
          <w:pPr>
            <w:pStyle w:val="21"/>
            <w:tabs>
              <w:tab w:val="right" w:leader="dot" w:pos="9061"/>
            </w:tabs>
            <w:rPr>
              <w:rFonts w:asciiTheme="minorHAnsi" w:eastAsiaTheme="minorEastAsia" w:hAnsiTheme="minorHAnsi" w:cstheme="minorBidi"/>
              <w:iCs w:val="0"/>
              <w:noProof/>
              <w:kern w:val="2"/>
              <w:sz w:val="21"/>
              <w:szCs w:val="22"/>
            </w:rPr>
          </w:pPr>
          <w:hyperlink w:anchor="_Toc466328078" w:history="1">
            <w:r w:rsidR="00497B58" w:rsidRPr="00E508F3">
              <w:rPr>
                <w:rStyle w:val="af1"/>
                <w:noProof/>
              </w:rPr>
              <w:t xml:space="preserve">2.5 </w:t>
            </w:r>
            <w:r w:rsidR="00497B58" w:rsidRPr="00E508F3">
              <w:rPr>
                <w:rStyle w:val="af1"/>
                <w:rFonts w:hint="eastAsia"/>
                <w:noProof/>
              </w:rPr>
              <w:t>本章小结</w:t>
            </w:r>
            <w:r w:rsidR="00497B58">
              <w:rPr>
                <w:noProof/>
                <w:webHidden/>
              </w:rPr>
              <w:tab/>
            </w:r>
            <w:r w:rsidR="00497B58">
              <w:rPr>
                <w:noProof/>
                <w:webHidden/>
              </w:rPr>
              <w:fldChar w:fldCharType="begin"/>
            </w:r>
            <w:r w:rsidR="00497B58">
              <w:rPr>
                <w:noProof/>
                <w:webHidden/>
              </w:rPr>
              <w:instrText xml:space="preserve"> PAGEREF _Toc466328078 \h </w:instrText>
            </w:r>
            <w:r w:rsidR="00497B58">
              <w:rPr>
                <w:noProof/>
                <w:webHidden/>
              </w:rPr>
            </w:r>
            <w:r w:rsidR="00497B58">
              <w:rPr>
                <w:noProof/>
                <w:webHidden/>
              </w:rPr>
              <w:fldChar w:fldCharType="separate"/>
            </w:r>
            <w:r w:rsidR="00497B58">
              <w:rPr>
                <w:noProof/>
                <w:webHidden/>
              </w:rPr>
              <w:t>44</w:t>
            </w:r>
            <w:r w:rsidR="00497B58">
              <w:rPr>
                <w:noProof/>
                <w:webHidden/>
              </w:rPr>
              <w:fldChar w:fldCharType="end"/>
            </w:r>
          </w:hyperlink>
        </w:p>
        <w:p w14:paraId="1DD5B55A" w14:textId="77777777" w:rsidR="00497B58" w:rsidRDefault="007E0E5E">
          <w:pPr>
            <w:pStyle w:val="12"/>
            <w:tabs>
              <w:tab w:val="right" w:leader="dot" w:pos="9061"/>
            </w:tabs>
            <w:rPr>
              <w:rFonts w:asciiTheme="minorHAnsi" w:eastAsiaTheme="minorEastAsia" w:hAnsiTheme="minorHAnsi" w:cstheme="minorBidi"/>
              <w:bCs w:val="0"/>
              <w:noProof/>
              <w:kern w:val="2"/>
              <w:sz w:val="21"/>
              <w:szCs w:val="22"/>
            </w:rPr>
          </w:pPr>
          <w:hyperlink w:anchor="_Toc466328079" w:history="1">
            <w:r w:rsidR="00497B58" w:rsidRPr="00E508F3">
              <w:rPr>
                <w:rStyle w:val="af1"/>
                <w:noProof/>
              </w:rPr>
              <w:t xml:space="preserve">3 </w:t>
            </w:r>
            <w:r w:rsidR="00497B58" w:rsidRPr="00E508F3">
              <w:rPr>
                <w:rStyle w:val="af1"/>
                <w:rFonts w:hint="eastAsia"/>
                <w:noProof/>
              </w:rPr>
              <w:t>需求分析</w:t>
            </w:r>
            <w:r w:rsidR="00497B58">
              <w:rPr>
                <w:noProof/>
                <w:webHidden/>
              </w:rPr>
              <w:tab/>
            </w:r>
            <w:r w:rsidR="00497B58">
              <w:rPr>
                <w:noProof/>
                <w:webHidden/>
              </w:rPr>
              <w:fldChar w:fldCharType="begin"/>
            </w:r>
            <w:r w:rsidR="00497B58">
              <w:rPr>
                <w:noProof/>
                <w:webHidden/>
              </w:rPr>
              <w:instrText xml:space="preserve"> PAGEREF _Toc466328079 \h </w:instrText>
            </w:r>
            <w:r w:rsidR="00497B58">
              <w:rPr>
                <w:noProof/>
                <w:webHidden/>
              </w:rPr>
            </w:r>
            <w:r w:rsidR="00497B58">
              <w:rPr>
                <w:noProof/>
                <w:webHidden/>
              </w:rPr>
              <w:fldChar w:fldCharType="separate"/>
            </w:r>
            <w:r w:rsidR="00497B58">
              <w:rPr>
                <w:noProof/>
                <w:webHidden/>
              </w:rPr>
              <w:t>45</w:t>
            </w:r>
            <w:r w:rsidR="00497B58">
              <w:rPr>
                <w:noProof/>
                <w:webHidden/>
              </w:rPr>
              <w:fldChar w:fldCharType="end"/>
            </w:r>
          </w:hyperlink>
        </w:p>
        <w:p w14:paraId="2A9B01CF" w14:textId="77777777" w:rsidR="00497B58" w:rsidRDefault="007E0E5E">
          <w:pPr>
            <w:pStyle w:val="21"/>
            <w:tabs>
              <w:tab w:val="right" w:leader="dot" w:pos="9061"/>
            </w:tabs>
            <w:rPr>
              <w:rFonts w:asciiTheme="minorHAnsi" w:eastAsiaTheme="minorEastAsia" w:hAnsiTheme="minorHAnsi" w:cstheme="minorBidi"/>
              <w:iCs w:val="0"/>
              <w:noProof/>
              <w:kern w:val="2"/>
              <w:sz w:val="21"/>
              <w:szCs w:val="22"/>
            </w:rPr>
          </w:pPr>
          <w:hyperlink w:anchor="_Toc466328080" w:history="1">
            <w:r w:rsidR="00497B58" w:rsidRPr="00E508F3">
              <w:rPr>
                <w:rStyle w:val="af1"/>
                <w:noProof/>
              </w:rPr>
              <w:t xml:space="preserve">3.1 </w:t>
            </w:r>
            <w:r w:rsidR="00497B58" w:rsidRPr="00E508F3">
              <w:rPr>
                <w:rStyle w:val="af1"/>
                <w:rFonts w:hint="eastAsia"/>
                <w:noProof/>
              </w:rPr>
              <w:t>功能需求</w:t>
            </w:r>
            <w:r w:rsidR="00497B58">
              <w:rPr>
                <w:noProof/>
                <w:webHidden/>
              </w:rPr>
              <w:tab/>
            </w:r>
            <w:r w:rsidR="00497B58">
              <w:rPr>
                <w:noProof/>
                <w:webHidden/>
              </w:rPr>
              <w:fldChar w:fldCharType="begin"/>
            </w:r>
            <w:r w:rsidR="00497B58">
              <w:rPr>
                <w:noProof/>
                <w:webHidden/>
              </w:rPr>
              <w:instrText xml:space="preserve"> PAGEREF _Toc466328080 \h </w:instrText>
            </w:r>
            <w:r w:rsidR="00497B58">
              <w:rPr>
                <w:noProof/>
                <w:webHidden/>
              </w:rPr>
            </w:r>
            <w:r w:rsidR="00497B58">
              <w:rPr>
                <w:noProof/>
                <w:webHidden/>
              </w:rPr>
              <w:fldChar w:fldCharType="separate"/>
            </w:r>
            <w:r w:rsidR="00497B58">
              <w:rPr>
                <w:noProof/>
                <w:webHidden/>
              </w:rPr>
              <w:t>45</w:t>
            </w:r>
            <w:r w:rsidR="00497B58">
              <w:rPr>
                <w:noProof/>
                <w:webHidden/>
              </w:rPr>
              <w:fldChar w:fldCharType="end"/>
            </w:r>
          </w:hyperlink>
        </w:p>
        <w:p w14:paraId="17A119F3"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081" w:history="1">
            <w:r w:rsidR="00497B58" w:rsidRPr="00E508F3">
              <w:rPr>
                <w:rStyle w:val="af1"/>
                <w:noProof/>
              </w:rPr>
              <w:t xml:space="preserve">3.1.1 </w:t>
            </w:r>
            <w:r w:rsidR="00497B58" w:rsidRPr="00E508F3">
              <w:rPr>
                <w:rStyle w:val="af1"/>
                <w:rFonts w:hint="eastAsia"/>
                <w:noProof/>
              </w:rPr>
              <w:t>所支持的音视频文件格式</w:t>
            </w:r>
            <w:r w:rsidR="00497B58">
              <w:rPr>
                <w:noProof/>
                <w:webHidden/>
              </w:rPr>
              <w:tab/>
            </w:r>
            <w:r w:rsidR="00497B58">
              <w:rPr>
                <w:noProof/>
                <w:webHidden/>
              </w:rPr>
              <w:fldChar w:fldCharType="begin"/>
            </w:r>
            <w:r w:rsidR="00497B58">
              <w:rPr>
                <w:noProof/>
                <w:webHidden/>
              </w:rPr>
              <w:instrText xml:space="preserve"> PAGEREF _Toc466328081 \h </w:instrText>
            </w:r>
            <w:r w:rsidR="00497B58">
              <w:rPr>
                <w:noProof/>
                <w:webHidden/>
              </w:rPr>
            </w:r>
            <w:r w:rsidR="00497B58">
              <w:rPr>
                <w:noProof/>
                <w:webHidden/>
              </w:rPr>
              <w:fldChar w:fldCharType="separate"/>
            </w:r>
            <w:r w:rsidR="00497B58">
              <w:rPr>
                <w:noProof/>
                <w:webHidden/>
              </w:rPr>
              <w:t>45</w:t>
            </w:r>
            <w:r w:rsidR="00497B58">
              <w:rPr>
                <w:noProof/>
                <w:webHidden/>
              </w:rPr>
              <w:fldChar w:fldCharType="end"/>
            </w:r>
          </w:hyperlink>
        </w:p>
        <w:p w14:paraId="1A6D3827"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082" w:history="1">
            <w:r w:rsidR="00497B58" w:rsidRPr="00E508F3">
              <w:rPr>
                <w:rStyle w:val="af1"/>
                <w:noProof/>
              </w:rPr>
              <w:t xml:space="preserve">3.1.2 </w:t>
            </w:r>
            <w:r w:rsidR="00497B58" w:rsidRPr="00E508F3">
              <w:rPr>
                <w:rStyle w:val="af1"/>
                <w:rFonts w:hint="eastAsia"/>
                <w:noProof/>
              </w:rPr>
              <w:t>提供给第三方应用的支持</w:t>
            </w:r>
            <w:r w:rsidR="00497B58">
              <w:rPr>
                <w:noProof/>
                <w:webHidden/>
              </w:rPr>
              <w:tab/>
            </w:r>
            <w:r w:rsidR="00497B58">
              <w:rPr>
                <w:noProof/>
                <w:webHidden/>
              </w:rPr>
              <w:fldChar w:fldCharType="begin"/>
            </w:r>
            <w:r w:rsidR="00497B58">
              <w:rPr>
                <w:noProof/>
                <w:webHidden/>
              </w:rPr>
              <w:instrText xml:space="preserve"> PAGEREF _Toc466328082 \h </w:instrText>
            </w:r>
            <w:r w:rsidR="00497B58">
              <w:rPr>
                <w:noProof/>
                <w:webHidden/>
              </w:rPr>
            </w:r>
            <w:r w:rsidR="00497B58">
              <w:rPr>
                <w:noProof/>
                <w:webHidden/>
              </w:rPr>
              <w:fldChar w:fldCharType="separate"/>
            </w:r>
            <w:r w:rsidR="00497B58">
              <w:rPr>
                <w:noProof/>
                <w:webHidden/>
              </w:rPr>
              <w:t>45</w:t>
            </w:r>
            <w:r w:rsidR="00497B58">
              <w:rPr>
                <w:noProof/>
                <w:webHidden/>
              </w:rPr>
              <w:fldChar w:fldCharType="end"/>
            </w:r>
          </w:hyperlink>
        </w:p>
        <w:p w14:paraId="6B0FDE79"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083" w:history="1">
            <w:r w:rsidR="00497B58" w:rsidRPr="00E508F3">
              <w:rPr>
                <w:rStyle w:val="af1"/>
                <w:noProof/>
              </w:rPr>
              <w:t xml:space="preserve">3.1.3 </w:t>
            </w:r>
            <w:r w:rsidR="00497B58" w:rsidRPr="00E508F3">
              <w:rPr>
                <w:rStyle w:val="af1"/>
                <w:rFonts w:hint="eastAsia"/>
                <w:noProof/>
              </w:rPr>
              <w:t>用例列表</w:t>
            </w:r>
            <w:r w:rsidR="00497B58">
              <w:rPr>
                <w:noProof/>
                <w:webHidden/>
              </w:rPr>
              <w:tab/>
            </w:r>
            <w:r w:rsidR="00497B58">
              <w:rPr>
                <w:noProof/>
                <w:webHidden/>
              </w:rPr>
              <w:fldChar w:fldCharType="begin"/>
            </w:r>
            <w:r w:rsidR="00497B58">
              <w:rPr>
                <w:noProof/>
                <w:webHidden/>
              </w:rPr>
              <w:instrText xml:space="preserve"> PAGEREF _Toc466328083 \h </w:instrText>
            </w:r>
            <w:r w:rsidR="00497B58">
              <w:rPr>
                <w:noProof/>
                <w:webHidden/>
              </w:rPr>
            </w:r>
            <w:r w:rsidR="00497B58">
              <w:rPr>
                <w:noProof/>
                <w:webHidden/>
              </w:rPr>
              <w:fldChar w:fldCharType="separate"/>
            </w:r>
            <w:r w:rsidR="00497B58">
              <w:rPr>
                <w:noProof/>
                <w:webHidden/>
              </w:rPr>
              <w:t>45</w:t>
            </w:r>
            <w:r w:rsidR="00497B58">
              <w:rPr>
                <w:noProof/>
                <w:webHidden/>
              </w:rPr>
              <w:fldChar w:fldCharType="end"/>
            </w:r>
          </w:hyperlink>
        </w:p>
        <w:p w14:paraId="5AD6AB89" w14:textId="77777777" w:rsidR="00497B58" w:rsidRDefault="007E0E5E">
          <w:pPr>
            <w:pStyle w:val="21"/>
            <w:tabs>
              <w:tab w:val="right" w:leader="dot" w:pos="9061"/>
            </w:tabs>
            <w:rPr>
              <w:rFonts w:asciiTheme="minorHAnsi" w:eastAsiaTheme="minorEastAsia" w:hAnsiTheme="minorHAnsi" w:cstheme="minorBidi"/>
              <w:iCs w:val="0"/>
              <w:noProof/>
              <w:kern w:val="2"/>
              <w:sz w:val="21"/>
              <w:szCs w:val="22"/>
            </w:rPr>
          </w:pPr>
          <w:hyperlink w:anchor="_Toc466328084" w:history="1">
            <w:r w:rsidR="00497B58" w:rsidRPr="00E508F3">
              <w:rPr>
                <w:rStyle w:val="af1"/>
                <w:noProof/>
              </w:rPr>
              <w:t xml:space="preserve">3.2 </w:t>
            </w:r>
            <w:r w:rsidR="00497B58" w:rsidRPr="00E508F3">
              <w:rPr>
                <w:rStyle w:val="af1"/>
                <w:rFonts w:hint="eastAsia"/>
                <w:noProof/>
              </w:rPr>
              <w:t>性能需求</w:t>
            </w:r>
            <w:r w:rsidR="00497B58">
              <w:rPr>
                <w:noProof/>
                <w:webHidden/>
              </w:rPr>
              <w:tab/>
            </w:r>
            <w:r w:rsidR="00497B58">
              <w:rPr>
                <w:noProof/>
                <w:webHidden/>
              </w:rPr>
              <w:fldChar w:fldCharType="begin"/>
            </w:r>
            <w:r w:rsidR="00497B58">
              <w:rPr>
                <w:noProof/>
                <w:webHidden/>
              </w:rPr>
              <w:instrText xml:space="preserve"> PAGEREF _Toc466328084 \h </w:instrText>
            </w:r>
            <w:r w:rsidR="00497B58">
              <w:rPr>
                <w:noProof/>
                <w:webHidden/>
              </w:rPr>
            </w:r>
            <w:r w:rsidR="00497B58">
              <w:rPr>
                <w:noProof/>
                <w:webHidden/>
              </w:rPr>
              <w:fldChar w:fldCharType="separate"/>
            </w:r>
            <w:r w:rsidR="00497B58">
              <w:rPr>
                <w:noProof/>
                <w:webHidden/>
              </w:rPr>
              <w:t>47</w:t>
            </w:r>
            <w:r w:rsidR="00497B58">
              <w:rPr>
                <w:noProof/>
                <w:webHidden/>
              </w:rPr>
              <w:fldChar w:fldCharType="end"/>
            </w:r>
          </w:hyperlink>
        </w:p>
        <w:p w14:paraId="787F900A"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085" w:history="1">
            <w:r w:rsidR="00497B58" w:rsidRPr="00E508F3">
              <w:rPr>
                <w:rStyle w:val="af1"/>
                <w:noProof/>
              </w:rPr>
              <w:t xml:space="preserve">3.2.1 </w:t>
            </w:r>
            <w:r w:rsidR="00497B58" w:rsidRPr="00E508F3">
              <w:rPr>
                <w:rStyle w:val="af1"/>
                <w:rFonts w:hint="eastAsia"/>
                <w:noProof/>
              </w:rPr>
              <w:t>对于网络音视频文件</w:t>
            </w:r>
            <w:r w:rsidR="00497B58">
              <w:rPr>
                <w:noProof/>
                <w:webHidden/>
              </w:rPr>
              <w:tab/>
            </w:r>
            <w:r w:rsidR="00497B58">
              <w:rPr>
                <w:noProof/>
                <w:webHidden/>
              </w:rPr>
              <w:fldChar w:fldCharType="begin"/>
            </w:r>
            <w:r w:rsidR="00497B58">
              <w:rPr>
                <w:noProof/>
                <w:webHidden/>
              </w:rPr>
              <w:instrText xml:space="preserve"> PAGEREF _Toc466328085 \h </w:instrText>
            </w:r>
            <w:r w:rsidR="00497B58">
              <w:rPr>
                <w:noProof/>
                <w:webHidden/>
              </w:rPr>
            </w:r>
            <w:r w:rsidR="00497B58">
              <w:rPr>
                <w:noProof/>
                <w:webHidden/>
              </w:rPr>
              <w:fldChar w:fldCharType="separate"/>
            </w:r>
            <w:r w:rsidR="00497B58">
              <w:rPr>
                <w:noProof/>
                <w:webHidden/>
              </w:rPr>
              <w:t>47</w:t>
            </w:r>
            <w:r w:rsidR="00497B58">
              <w:rPr>
                <w:noProof/>
                <w:webHidden/>
              </w:rPr>
              <w:fldChar w:fldCharType="end"/>
            </w:r>
          </w:hyperlink>
        </w:p>
        <w:p w14:paraId="50C5D7B4"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086" w:history="1">
            <w:r w:rsidR="00497B58" w:rsidRPr="00E508F3">
              <w:rPr>
                <w:rStyle w:val="af1"/>
                <w:noProof/>
              </w:rPr>
              <w:t xml:space="preserve">3.2.2 </w:t>
            </w:r>
            <w:r w:rsidR="00497B58" w:rsidRPr="00E508F3">
              <w:rPr>
                <w:rStyle w:val="af1"/>
                <w:rFonts w:hint="eastAsia"/>
                <w:noProof/>
              </w:rPr>
              <w:t>对于本地音视频文件</w:t>
            </w:r>
            <w:r w:rsidR="00497B58">
              <w:rPr>
                <w:noProof/>
                <w:webHidden/>
              </w:rPr>
              <w:tab/>
            </w:r>
            <w:r w:rsidR="00497B58">
              <w:rPr>
                <w:noProof/>
                <w:webHidden/>
              </w:rPr>
              <w:fldChar w:fldCharType="begin"/>
            </w:r>
            <w:r w:rsidR="00497B58">
              <w:rPr>
                <w:noProof/>
                <w:webHidden/>
              </w:rPr>
              <w:instrText xml:space="preserve"> PAGEREF _Toc466328086 \h </w:instrText>
            </w:r>
            <w:r w:rsidR="00497B58">
              <w:rPr>
                <w:noProof/>
                <w:webHidden/>
              </w:rPr>
            </w:r>
            <w:r w:rsidR="00497B58">
              <w:rPr>
                <w:noProof/>
                <w:webHidden/>
              </w:rPr>
              <w:fldChar w:fldCharType="separate"/>
            </w:r>
            <w:r w:rsidR="00497B58">
              <w:rPr>
                <w:noProof/>
                <w:webHidden/>
              </w:rPr>
              <w:t>47</w:t>
            </w:r>
            <w:r w:rsidR="00497B58">
              <w:rPr>
                <w:noProof/>
                <w:webHidden/>
              </w:rPr>
              <w:fldChar w:fldCharType="end"/>
            </w:r>
          </w:hyperlink>
        </w:p>
        <w:p w14:paraId="50F0E8D6" w14:textId="77777777" w:rsidR="00497B58" w:rsidRDefault="007E0E5E">
          <w:pPr>
            <w:pStyle w:val="21"/>
            <w:tabs>
              <w:tab w:val="right" w:leader="dot" w:pos="9061"/>
            </w:tabs>
            <w:rPr>
              <w:rFonts w:asciiTheme="minorHAnsi" w:eastAsiaTheme="minorEastAsia" w:hAnsiTheme="minorHAnsi" w:cstheme="minorBidi"/>
              <w:iCs w:val="0"/>
              <w:noProof/>
              <w:kern w:val="2"/>
              <w:sz w:val="21"/>
              <w:szCs w:val="22"/>
            </w:rPr>
          </w:pPr>
          <w:hyperlink w:anchor="_Toc466328087" w:history="1">
            <w:r w:rsidR="00497B58" w:rsidRPr="00E508F3">
              <w:rPr>
                <w:rStyle w:val="af1"/>
                <w:noProof/>
              </w:rPr>
              <w:t xml:space="preserve">3.3 </w:t>
            </w:r>
            <w:r w:rsidR="00497B58" w:rsidRPr="00E508F3">
              <w:rPr>
                <w:rStyle w:val="af1"/>
                <w:rFonts w:hint="eastAsia"/>
                <w:noProof/>
              </w:rPr>
              <w:t>可靠性需求</w:t>
            </w:r>
            <w:r w:rsidR="00497B58">
              <w:rPr>
                <w:noProof/>
                <w:webHidden/>
              </w:rPr>
              <w:tab/>
            </w:r>
            <w:r w:rsidR="00497B58">
              <w:rPr>
                <w:noProof/>
                <w:webHidden/>
              </w:rPr>
              <w:fldChar w:fldCharType="begin"/>
            </w:r>
            <w:r w:rsidR="00497B58">
              <w:rPr>
                <w:noProof/>
                <w:webHidden/>
              </w:rPr>
              <w:instrText xml:space="preserve"> PAGEREF _Toc466328087 \h </w:instrText>
            </w:r>
            <w:r w:rsidR="00497B58">
              <w:rPr>
                <w:noProof/>
                <w:webHidden/>
              </w:rPr>
            </w:r>
            <w:r w:rsidR="00497B58">
              <w:rPr>
                <w:noProof/>
                <w:webHidden/>
              </w:rPr>
              <w:fldChar w:fldCharType="separate"/>
            </w:r>
            <w:r w:rsidR="00497B58">
              <w:rPr>
                <w:noProof/>
                <w:webHidden/>
              </w:rPr>
              <w:t>47</w:t>
            </w:r>
            <w:r w:rsidR="00497B58">
              <w:rPr>
                <w:noProof/>
                <w:webHidden/>
              </w:rPr>
              <w:fldChar w:fldCharType="end"/>
            </w:r>
          </w:hyperlink>
        </w:p>
        <w:p w14:paraId="4521286B" w14:textId="77777777" w:rsidR="00497B58" w:rsidRDefault="007E0E5E">
          <w:pPr>
            <w:pStyle w:val="21"/>
            <w:tabs>
              <w:tab w:val="right" w:leader="dot" w:pos="9061"/>
            </w:tabs>
            <w:rPr>
              <w:rFonts w:asciiTheme="minorHAnsi" w:eastAsiaTheme="minorEastAsia" w:hAnsiTheme="minorHAnsi" w:cstheme="minorBidi"/>
              <w:iCs w:val="0"/>
              <w:noProof/>
              <w:kern w:val="2"/>
              <w:sz w:val="21"/>
              <w:szCs w:val="22"/>
            </w:rPr>
          </w:pPr>
          <w:hyperlink w:anchor="_Toc466328088" w:history="1">
            <w:r w:rsidR="00497B58" w:rsidRPr="00E508F3">
              <w:rPr>
                <w:rStyle w:val="af1"/>
                <w:noProof/>
              </w:rPr>
              <w:t xml:space="preserve">3.4 </w:t>
            </w:r>
            <w:r w:rsidR="00497B58" w:rsidRPr="00E508F3">
              <w:rPr>
                <w:rStyle w:val="af1"/>
                <w:rFonts w:hint="eastAsia"/>
                <w:noProof/>
              </w:rPr>
              <w:t>资源使用需求</w:t>
            </w:r>
            <w:r w:rsidR="00497B58">
              <w:rPr>
                <w:noProof/>
                <w:webHidden/>
              </w:rPr>
              <w:tab/>
            </w:r>
            <w:r w:rsidR="00497B58">
              <w:rPr>
                <w:noProof/>
                <w:webHidden/>
              </w:rPr>
              <w:fldChar w:fldCharType="begin"/>
            </w:r>
            <w:r w:rsidR="00497B58">
              <w:rPr>
                <w:noProof/>
                <w:webHidden/>
              </w:rPr>
              <w:instrText xml:space="preserve"> PAGEREF _Toc466328088 \h </w:instrText>
            </w:r>
            <w:r w:rsidR="00497B58">
              <w:rPr>
                <w:noProof/>
                <w:webHidden/>
              </w:rPr>
            </w:r>
            <w:r w:rsidR="00497B58">
              <w:rPr>
                <w:noProof/>
                <w:webHidden/>
              </w:rPr>
              <w:fldChar w:fldCharType="separate"/>
            </w:r>
            <w:r w:rsidR="00497B58">
              <w:rPr>
                <w:noProof/>
                <w:webHidden/>
              </w:rPr>
              <w:t>48</w:t>
            </w:r>
            <w:r w:rsidR="00497B58">
              <w:rPr>
                <w:noProof/>
                <w:webHidden/>
              </w:rPr>
              <w:fldChar w:fldCharType="end"/>
            </w:r>
          </w:hyperlink>
        </w:p>
        <w:p w14:paraId="24186013" w14:textId="77777777" w:rsidR="00497B58" w:rsidRDefault="007E0E5E">
          <w:pPr>
            <w:pStyle w:val="21"/>
            <w:tabs>
              <w:tab w:val="right" w:leader="dot" w:pos="9061"/>
            </w:tabs>
            <w:rPr>
              <w:rFonts w:asciiTheme="minorHAnsi" w:eastAsiaTheme="minorEastAsia" w:hAnsiTheme="minorHAnsi" w:cstheme="minorBidi"/>
              <w:iCs w:val="0"/>
              <w:noProof/>
              <w:kern w:val="2"/>
              <w:sz w:val="21"/>
              <w:szCs w:val="22"/>
            </w:rPr>
          </w:pPr>
          <w:hyperlink w:anchor="_Toc466328089" w:history="1">
            <w:r w:rsidR="00497B58" w:rsidRPr="00E508F3">
              <w:rPr>
                <w:rStyle w:val="af1"/>
                <w:noProof/>
              </w:rPr>
              <w:t xml:space="preserve">3.5 </w:t>
            </w:r>
            <w:r w:rsidR="00497B58" w:rsidRPr="00E508F3">
              <w:rPr>
                <w:rStyle w:val="af1"/>
                <w:rFonts w:hint="eastAsia"/>
                <w:noProof/>
              </w:rPr>
              <w:t>设计要求</w:t>
            </w:r>
            <w:r w:rsidR="00497B58">
              <w:rPr>
                <w:noProof/>
                <w:webHidden/>
              </w:rPr>
              <w:tab/>
            </w:r>
            <w:r w:rsidR="00497B58">
              <w:rPr>
                <w:noProof/>
                <w:webHidden/>
              </w:rPr>
              <w:fldChar w:fldCharType="begin"/>
            </w:r>
            <w:r w:rsidR="00497B58">
              <w:rPr>
                <w:noProof/>
                <w:webHidden/>
              </w:rPr>
              <w:instrText xml:space="preserve"> PAGEREF _Toc466328089 \h </w:instrText>
            </w:r>
            <w:r w:rsidR="00497B58">
              <w:rPr>
                <w:noProof/>
                <w:webHidden/>
              </w:rPr>
            </w:r>
            <w:r w:rsidR="00497B58">
              <w:rPr>
                <w:noProof/>
                <w:webHidden/>
              </w:rPr>
              <w:fldChar w:fldCharType="separate"/>
            </w:r>
            <w:r w:rsidR="00497B58">
              <w:rPr>
                <w:noProof/>
                <w:webHidden/>
              </w:rPr>
              <w:t>48</w:t>
            </w:r>
            <w:r w:rsidR="00497B58">
              <w:rPr>
                <w:noProof/>
                <w:webHidden/>
              </w:rPr>
              <w:fldChar w:fldCharType="end"/>
            </w:r>
          </w:hyperlink>
        </w:p>
        <w:p w14:paraId="562A6C27"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090" w:history="1">
            <w:r w:rsidR="00497B58" w:rsidRPr="00E508F3">
              <w:rPr>
                <w:rStyle w:val="af1"/>
                <w:noProof/>
              </w:rPr>
              <w:t xml:space="preserve">3.5.1 </w:t>
            </w:r>
            <w:r w:rsidR="00497B58" w:rsidRPr="00E508F3">
              <w:rPr>
                <w:rStyle w:val="af1"/>
                <w:rFonts w:hint="eastAsia"/>
                <w:noProof/>
              </w:rPr>
              <w:t>设计原则</w:t>
            </w:r>
            <w:r w:rsidR="00497B58">
              <w:rPr>
                <w:noProof/>
                <w:webHidden/>
              </w:rPr>
              <w:tab/>
            </w:r>
            <w:r w:rsidR="00497B58">
              <w:rPr>
                <w:noProof/>
                <w:webHidden/>
              </w:rPr>
              <w:fldChar w:fldCharType="begin"/>
            </w:r>
            <w:r w:rsidR="00497B58">
              <w:rPr>
                <w:noProof/>
                <w:webHidden/>
              </w:rPr>
              <w:instrText xml:space="preserve"> PAGEREF _Toc466328090 \h </w:instrText>
            </w:r>
            <w:r w:rsidR="00497B58">
              <w:rPr>
                <w:noProof/>
                <w:webHidden/>
              </w:rPr>
            </w:r>
            <w:r w:rsidR="00497B58">
              <w:rPr>
                <w:noProof/>
                <w:webHidden/>
              </w:rPr>
              <w:fldChar w:fldCharType="separate"/>
            </w:r>
            <w:r w:rsidR="00497B58">
              <w:rPr>
                <w:noProof/>
                <w:webHidden/>
              </w:rPr>
              <w:t>48</w:t>
            </w:r>
            <w:r w:rsidR="00497B58">
              <w:rPr>
                <w:noProof/>
                <w:webHidden/>
              </w:rPr>
              <w:fldChar w:fldCharType="end"/>
            </w:r>
          </w:hyperlink>
        </w:p>
        <w:p w14:paraId="3483F74D"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091" w:history="1">
            <w:r w:rsidR="00497B58" w:rsidRPr="00E508F3">
              <w:rPr>
                <w:rStyle w:val="af1"/>
                <w:noProof/>
              </w:rPr>
              <w:t xml:space="preserve">3.5.2 </w:t>
            </w:r>
            <w:r w:rsidR="00497B58" w:rsidRPr="00E508F3">
              <w:rPr>
                <w:rStyle w:val="af1"/>
                <w:rFonts w:hint="eastAsia"/>
                <w:noProof/>
              </w:rPr>
              <w:t>编码要求</w:t>
            </w:r>
            <w:r w:rsidR="00497B58">
              <w:rPr>
                <w:noProof/>
                <w:webHidden/>
              </w:rPr>
              <w:tab/>
            </w:r>
            <w:r w:rsidR="00497B58">
              <w:rPr>
                <w:noProof/>
                <w:webHidden/>
              </w:rPr>
              <w:fldChar w:fldCharType="begin"/>
            </w:r>
            <w:r w:rsidR="00497B58">
              <w:rPr>
                <w:noProof/>
                <w:webHidden/>
              </w:rPr>
              <w:instrText xml:space="preserve"> PAGEREF _Toc466328091 \h </w:instrText>
            </w:r>
            <w:r w:rsidR="00497B58">
              <w:rPr>
                <w:noProof/>
                <w:webHidden/>
              </w:rPr>
            </w:r>
            <w:r w:rsidR="00497B58">
              <w:rPr>
                <w:noProof/>
                <w:webHidden/>
              </w:rPr>
              <w:fldChar w:fldCharType="separate"/>
            </w:r>
            <w:r w:rsidR="00497B58">
              <w:rPr>
                <w:noProof/>
                <w:webHidden/>
              </w:rPr>
              <w:t>48</w:t>
            </w:r>
            <w:r w:rsidR="00497B58">
              <w:rPr>
                <w:noProof/>
                <w:webHidden/>
              </w:rPr>
              <w:fldChar w:fldCharType="end"/>
            </w:r>
          </w:hyperlink>
        </w:p>
        <w:p w14:paraId="45B3045D" w14:textId="77777777" w:rsidR="00497B58" w:rsidRDefault="007E0E5E">
          <w:pPr>
            <w:pStyle w:val="21"/>
            <w:tabs>
              <w:tab w:val="right" w:leader="dot" w:pos="9061"/>
            </w:tabs>
            <w:rPr>
              <w:rFonts w:asciiTheme="minorHAnsi" w:eastAsiaTheme="minorEastAsia" w:hAnsiTheme="minorHAnsi" w:cstheme="minorBidi"/>
              <w:iCs w:val="0"/>
              <w:noProof/>
              <w:kern w:val="2"/>
              <w:sz w:val="21"/>
              <w:szCs w:val="22"/>
            </w:rPr>
          </w:pPr>
          <w:hyperlink w:anchor="_Toc466328092" w:history="1">
            <w:r w:rsidR="00497B58" w:rsidRPr="00E508F3">
              <w:rPr>
                <w:rStyle w:val="af1"/>
                <w:noProof/>
              </w:rPr>
              <w:t xml:space="preserve">3.6 </w:t>
            </w:r>
            <w:r w:rsidR="00497B58" w:rsidRPr="00E508F3">
              <w:rPr>
                <w:rStyle w:val="af1"/>
                <w:rFonts w:hint="eastAsia"/>
                <w:noProof/>
              </w:rPr>
              <w:t>本章小结</w:t>
            </w:r>
            <w:r w:rsidR="00497B58">
              <w:rPr>
                <w:noProof/>
                <w:webHidden/>
              </w:rPr>
              <w:tab/>
            </w:r>
            <w:r w:rsidR="00497B58">
              <w:rPr>
                <w:noProof/>
                <w:webHidden/>
              </w:rPr>
              <w:fldChar w:fldCharType="begin"/>
            </w:r>
            <w:r w:rsidR="00497B58">
              <w:rPr>
                <w:noProof/>
                <w:webHidden/>
              </w:rPr>
              <w:instrText xml:space="preserve"> PAGEREF _Toc466328092 \h </w:instrText>
            </w:r>
            <w:r w:rsidR="00497B58">
              <w:rPr>
                <w:noProof/>
                <w:webHidden/>
              </w:rPr>
            </w:r>
            <w:r w:rsidR="00497B58">
              <w:rPr>
                <w:noProof/>
                <w:webHidden/>
              </w:rPr>
              <w:fldChar w:fldCharType="separate"/>
            </w:r>
            <w:r w:rsidR="00497B58">
              <w:rPr>
                <w:noProof/>
                <w:webHidden/>
              </w:rPr>
              <w:t>48</w:t>
            </w:r>
            <w:r w:rsidR="00497B58">
              <w:rPr>
                <w:noProof/>
                <w:webHidden/>
              </w:rPr>
              <w:fldChar w:fldCharType="end"/>
            </w:r>
          </w:hyperlink>
        </w:p>
        <w:p w14:paraId="7FBB30E2" w14:textId="77777777" w:rsidR="00497B58" w:rsidRDefault="007E0E5E">
          <w:pPr>
            <w:pStyle w:val="12"/>
            <w:tabs>
              <w:tab w:val="right" w:leader="dot" w:pos="9061"/>
            </w:tabs>
            <w:rPr>
              <w:rFonts w:asciiTheme="minorHAnsi" w:eastAsiaTheme="minorEastAsia" w:hAnsiTheme="minorHAnsi" w:cstheme="minorBidi"/>
              <w:bCs w:val="0"/>
              <w:noProof/>
              <w:kern w:val="2"/>
              <w:sz w:val="21"/>
              <w:szCs w:val="22"/>
            </w:rPr>
          </w:pPr>
          <w:hyperlink w:anchor="_Toc466328093" w:history="1">
            <w:r w:rsidR="00497B58" w:rsidRPr="00E508F3">
              <w:rPr>
                <w:rStyle w:val="af1"/>
                <w:noProof/>
              </w:rPr>
              <w:t xml:space="preserve">4 </w:t>
            </w:r>
            <w:r w:rsidR="00497B58" w:rsidRPr="00E508F3">
              <w:rPr>
                <w:rStyle w:val="af1"/>
                <w:rFonts w:hint="eastAsia"/>
                <w:noProof/>
              </w:rPr>
              <w:t>设计与实现</w:t>
            </w:r>
            <w:r w:rsidR="00497B58">
              <w:rPr>
                <w:noProof/>
                <w:webHidden/>
              </w:rPr>
              <w:tab/>
            </w:r>
            <w:r w:rsidR="00497B58">
              <w:rPr>
                <w:noProof/>
                <w:webHidden/>
              </w:rPr>
              <w:fldChar w:fldCharType="begin"/>
            </w:r>
            <w:r w:rsidR="00497B58">
              <w:rPr>
                <w:noProof/>
                <w:webHidden/>
              </w:rPr>
              <w:instrText xml:space="preserve"> PAGEREF _Toc466328093 \h </w:instrText>
            </w:r>
            <w:r w:rsidR="00497B58">
              <w:rPr>
                <w:noProof/>
                <w:webHidden/>
              </w:rPr>
            </w:r>
            <w:r w:rsidR="00497B58">
              <w:rPr>
                <w:noProof/>
                <w:webHidden/>
              </w:rPr>
              <w:fldChar w:fldCharType="separate"/>
            </w:r>
            <w:r w:rsidR="00497B58">
              <w:rPr>
                <w:noProof/>
                <w:webHidden/>
              </w:rPr>
              <w:t>49</w:t>
            </w:r>
            <w:r w:rsidR="00497B58">
              <w:rPr>
                <w:noProof/>
                <w:webHidden/>
              </w:rPr>
              <w:fldChar w:fldCharType="end"/>
            </w:r>
          </w:hyperlink>
        </w:p>
        <w:p w14:paraId="4B4F4AC8" w14:textId="77777777" w:rsidR="00497B58" w:rsidRDefault="007E0E5E">
          <w:pPr>
            <w:pStyle w:val="21"/>
            <w:tabs>
              <w:tab w:val="right" w:leader="dot" w:pos="9061"/>
            </w:tabs>
            <w:rPr>
              <w:rFonts w:asciiTheme="minorHAnsi" w:eastAsiaTheme="minorEastAsia" w:hAnsiTheme="minorHAnsi" w:cstheme="minorBidi"/>
              <w:iCs w:val="0"/>
              <w:noProof/>
              <w:kern w:val="2"/>
              <w:sz w:val="21"/>
              <w:szCs w:val="22"/>
            </w:rPr>
          </w:pPr>
          <w:hyperlink w:anchor="_Toc466328094" w:history="1">
            <w:r w:rsidR="00497B58" w:rsidRPr="00E508F3">
              <w:rPr>
                <w:rStyle w:val="af1"/>
                <w:noProof/>
              </w:rPr>
              <w:t>4.1 Chromium</w:t>
            </w:r>
            <w:r w:rsidR="00497B58" w:rsidRPr="00E508F3">
              <w:rPr>
                <w:rStyle w:val="af1"/>
                <w:rFonts w:hint="eastAsia"/>
                <w:noProof/>
              </w:rPr>
              <w:t>中音视频框架分析</w:t>
            </w:r>
            <w:r w:rsidR="00497B58">
              <w:rPr>
                <w:noProof/>
                <w:webHidden/>
              </w:rPr>
              <w:tab/>
            </w:r>
            <w:r w:rsidR="00497B58">
              <w:rPr>
                <w:noProof/>
                <w:webHidden/>
              </w:rPr>
              <w:fldChar w:fldCharType="begin"/>
            </w:r>
            <w:r w:rsidR="00497B58">
              <w:rPr>
                <w:noProof/>
                <w:webHidden/>
              </w:rPr>
              <w:instrText xml:space="preserve"> PAGEREF _Toc466328094 \h </w:instrText>
            </w:r>
            <w:r w:rsidR="00497B58">
              <w:rPr>
                <w:noProof/>
                <w:webHidden/>
              </w:rPr>
            </w:r>
            <w:r w:rsidR="00497B58">
              <w:rPr>
                <w:noProof/>
                <w:webHidden/>
              </w:rPr>
              <w:fldChar w:fldCharType="separate"/>
            </w:r>
            <w:r w:rsidR="00497B58">
              <w:rPr>
                <w:noProof/>
                <w:webHidden/>
              </w:rPr>
              <w:t>49</w:t>
            </w:r>
            <w:r w:rsidR="00497B58">
              <w:rPr>
                <w:noProof/>
                <w:webHidden/>
              </w:rPr>
              <w:fldChar w:fldCharType="end"/>
            </w:r>
          </w:hyperlink>
        </w:p>
        <w:p w14:paraId="3BF4BE16" w14:textId="77777777" w:rsidR="00497B58" w:rsidRDefault="007E0E5E">
          <w:pPr>
            <w:pStyle w:val="21"/>
            <w:tabs>
              <w:tab w:val="right" w:leader="dot" w:pos="9061"/>
            </w:tabs>
            <w:rPr>
              <w:rFonts w:asciiTheme="minorHAnsi" w:eastAsiaTheme="minorEastAsia" w:hAnsiTheme="minorHAnsi" w:cstheme="minorBidi"/>
              <w:iCs w:val="0"/>
              <w:noProof/>
              <w:kern w:val="2"/>
              <w:sz w:val="21"/>
              <w:szCs w:val="22"/>
            </w:rPr>
          </w:pPr>
          <w:hyperlink w:anchor="_Toc466328095" w:history="1">
            <w:r w:rsidR="00497B58" w:rsidRPr="00E508F3">
              <w:rPr>
                <w:rStyle w:val="af1"/>
                <w:noProof/>
              </w:rPr>
              <w:t xml:space="preserve">4.2 </w:t>
            </w:r>
            <w:r w:rsidR="00497B58" w:rsidRPr="00E508F3">
              <w:rPr>
                <w:rStyle w:val="af1"/>
                <w:rFonts w:hint="eastAsia"/>
                <w:noProof/>
              </w:rPr>
              <w:t>设计</w:t>
            </w:r>
            <w:r w:rsidR="00497B58">
              <w:rPr>
                <w:noProof/>
                <w:webHidden/>
              </w:rPr>
              <w:tab/>
            </w:r>
            <w:r w:rsidR="00497B58">
              <w:rPr>
                <w:noProof/>
                <w:webHidden/>
              </w:rPr>
              <w:fldChar w:fldCharType="begin"/>
            </w:r>
            <w:r w:rsidR="00497B58">
              <w:rPr>
                <w:noProof/>
                <w:webHidden/>
              </w:rPr>
              <w:instrText xml:space="preserve"> PAGEREF _Toc466328095 \h </w:instrText>
            </w:r>
            <w:r w:rsidR="00497B58">
              <w:rPr>
                <w:noProof/>
                <w:webHidden/>
              </w:rPr>
            </w:r>
            <w:r w:rsidR="00497B58">
              <w:rPr>
                <w:noProof/>
                <w:webHidden/>
              </w:rPr>
              <w:fldChar w:fldCharType="separate"/>
            </w:r>
            <w:r w:rsidR="00497B58">
              <w:rPr>
                <w:noProof/>
                <w:webHidden/>
              </w:rPr>
              <w:t>53</w:t>
            </w:r>
            <w:r w:rsidR="00497B58">
              <w:rPr>
                <w:noProof/>
                <w:webHidden/>
              </w:rPr>
              <w:fldChar w:fldCharType="end"/>
            </w:r>
          </w:hyperlink>
        </w:p>
        <w:p w14:paraId="372D2D41"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096" w:history="1">
            <w:r w:rsidR="00497B58" w:rsidRPr="00E508F3">
              <w:rPr>
                <w:rStyle w:val="af1"/>
                <w:noProof/>
              </w:rPr>
              <w:t xml:space="preserve">4.2.1 </w:t>
            </w:r>
            <w:r w:rsidR="00497B58" w:rsidRPr="00E508F3">
              <w:rPr>
                <w:rStyle w:val="af1"/>
                <w:rFonts w:hint="eastAsia"/>
                <w:noProof/>
              </w:rPr>
              <w:t>概要设计</w:t>
            </w:r>
            <w:r w:rsidR="00497B58">
              <w:rPr>
                <w:noProof/>
                <w:webHidden/>
              </w:rPr>
              <w:tab/>
            </w:r>
            <w:r w:rsidR="00497B58">
              <w:rPr>
                <w:noProof/>
                <w:webHidden/>
              </w:rPr>
              <w:fldChar w:fldCharType="begin"/>
            </w:r>
            <w:r w:rsidR="00497B58">
              <w:rPr>
                <w:noProof/>
                <w:webHidden/>
              </w:rPr>
              <w:instrText xml:space="preserve"> PAGEREF _Toc466328096 \h </w:instrText>
            </w:r>
            <w:r w:rsidR="00497B58">
              <w:rPr>
                <w:noProof/>
                <w:webHidden/>
              </w:rPr>
            </w:r>
            <w:r w:rsidR="00497B58">
              <w:rPr>
                <w:noProof/>
                <w:webHidden/>
              </w:rPr>
              <w:fldChar w:fldCharType="separate"/>
            </w:r>
            <w:r w:rsidR="00497B58">
              <w:rPr>
                <w:noProof/>
                <w:webHidden/>
              </w:rPr>
              <w:t>53</w:t>
            </w:r>
            <w:r w:rsidR="00497B58">
              <w:rPr>
                <w:noProof/>
                <w:webHidden/>
              </w:rPr>
              <w:fldChar w:fldCharType="end"/>
            </w:r>
          </w:hyperlink>
        </w:p>
        <w:p w14:paraId="5B2DF998"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097" w:history="1">
            <w:r w:rsidR="00497B58" w:rsidRPr="00E508F3">
              <w:rPr>
                <w:rStyle w:val="af1"/>
                <w:noProof/>
              </w:rPr>
              <w:t>4.2.2 Chromium Media Portability Implement</w:t>
            </w:r>
            <w:r w:rsidR="00497B58" w:rsidRPr="00E508F3">
              <w:rPr>
                <w:rStyle w:val="af1"/>
                <w:rFonts w:hint="eastAsia"/>
                <w:noProof/>
              </w:rPr>
              <w:t>分析与设计</w:t>
            </w:r>
            <w:r w:rsidR="00497B58">
              <w:rPr>
                <w:noProof/>
                <w:webHidden/>
              </w:rPr>
              <w:tab/>
            </w:r>
            <w:r w:rsidR="00497B58">
              <w:rPr>
                <w:noProof/>
                <w:webHidden/>
              </w:rPr>
              <w:fldChar w:fldCharType="begin"/>
            </w:r>
            <w:r w:rsidR="00497B58">
              <w:rPr>
                <w:noProof/>
                <w:webHidden/>
              </w:rPr>
              <w:instrText xml:space="preserve"> PAGEREF _Toc466328097 \h </w:instrText>
            </w:r>
            <w:r w:rsidR="00497B58">
              <w:rPr>
                <w:noProof/>
                <w:webHidden/>
              </w:rPr>
            </w:r>
            <w:r w:rsidR="00497B58">
              <w:rPr>
                <w:noProof/>
                <w:webHidden/>
              </w:rPr>
              <w:fldChar w:fldCharType="separate"/>
            </w:r>
            <w:r w:rsidR="00497B58">
              <w:rPr>
                <w:noProof/>
                <w:webHidden/>
              </w:rPr>
              <w:t>54</w:t>
            </w:r>
            <w:r w:rsidR="00497B58">
              <w:rPr>
                <w:noProof/>
                <w:webHidden/>
              </w:rPr>
              <w:fldChar w:fldCharType="end"/>
            </w:r>
          </w:hyperlink>
        </w:p>
        <w:p w14:paraId="0DCD140A"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098" w:history="1">
            <w:r w:rsidR="00497B58" w:rsidRPr="00E508F3">
              <w:rPr>
                <w:rStyle w:val="af1"/>
                <w:noProof/>
              </w:rPr>
              <w:t>4.2.3 Media Service</w:t>
            </w:r>
            <w:r w:rsidR="00497B58" w:rsidRPr="00E508F3">
              <w:rPr>
                <w:rStyle w:val="af1"/>
                <w:rFonts w:hint="eastAsia"/>
                <w:noProof/>
              </w:rPr>
              <w:t>分析与设计</w:t>
            </w:r>
            <w:r w:rsidR="00497B58">
              <w:rPr>
                <w:noProof/>
                <w:webHidden/>
              </w:rPr>
              <w:tab/>
            </w:r>
            <w:r w:rsidR="00497B58">
              <w:rPr>
                <w:noProof/>
                <w:webHidden/>
              </w:rPr>
              <w:fldChar w:fldCharType="begin"/>
            </w:r>
            <w:r w:rsidR="00497B58">
              <w:rPr>
                <w:noProof/>
                <w:webHidden/>
              </w:rPr>
              <w:instrText xml:space="preserve"> PAGEREF _Toc466328098 \h </w:instrText>
            </w:r>
            <w:r w:rsidR="00497B58">
              <w:rPr>
                <w:noProof/>
                <w:webHidden/>
              </w:rPr>
            </w:r>
            <w:r w:rsidR="00497B58">
              <w:rPr>
                <w:noProof/>
                <w:webHidden/>
              </w:rPr>
              <w:fldChar w:fldCharType="separate"/>
            </w:r>
            <w:r w:rsidR="00497B58">
              <w:rPr>
                <w:noProof/>
                <w:webHidden/>
              </w:rPr>
              <w:t>63</w:t>
            </w:r>
            <w:r w:rsidR="00497B58">
              <w:rPr>
                <w:noProof/>
                <w:webHidden/>
              </w:rPr>
              <w:fldChar w:fldCharType="end"/>
            </w:r>
          </w:hyperlink>
        </w:p>
        <w:p w14:paraId="0F86729E" w14:textId="77777777" w:rsidR="00497B58" w:rsidRDefault="007E0E5E">
          <w:pPr>
            <w:pStyle w:val="21"/>
            <w:tabs>
              <w:tab w:val="right" w:leader="dot" w:pos="9061"/>
            </w:tabs>
            <w:rPr>
              <w:rFonts w:asciiTheme="minorHAnsi" w:eastAsiaTheme="minorEastAsia" w:hAnsiTheme="minorHAnsi" w:cstheme="minorBidi"/>
              <w:iCs w:val="0"/>
              <w:noProof/>
              <w:kern w:val="2"/>
              <w:sz w:val="21"/>
              <w:szCs w:val="22"/>
            </w:rPr>
          </w:pPr>
          <w:hyperlink w:anchor="_Toc466328099" w:history="1">
            <w:r w:rsidR="00497B58" w:rsidRPr="00E508F3">
              <w:rPr>
                <w:rStyle w:val="af1"/>
                <w:noProof/>
              </w:rPr>
              <w:t>4.3</w:t>
            </w:r>
            <w:r w:rsidR="00497B58" w:rsidRPr="00E508F3">
              <w:rPr>
                <w:rStyle w:val="af1"/>
                <w:rFonts w:hint="eastAsia"/>
                <w:noProof/>
              </w:rPr>
              <w:t>实现</w:t>
            </w:r>
            <w:r w:rsidR="00497B58">
              <w:rPr>
                <w:noProof/>
                <w:webHidden/>
              </w:rPr>
              <w:tab/>
            </w:r>
            <w:r w:rsidR="00497B58">
              <w:rPr>
                <w:noProof/>
                <w:webHidden/>
              </w:rPr>
              <w:fldChar w:fldCharType="begin"/>
            </w:r>
            <w:r w:rsidR="00497B58">
              <w:rPr>
                <w:noProof/>
                <w:webHidden/>
              </w:rPr>
              <w:instrText xml:space="preserve"> PAGEREF _Toc466328099 \h </w:instrText>
            </w:r>
            <w:r w:rsidR="00497B58">
              <w:rPr>
                <w:noProof/>
                <w:webHidden/>
              </w:rPr>
            </w:r>
            <w:r w:rsidR="00497B58">
              <w:rPr>
                <w:noProof/>
                <w:webHidden/>
              </w:rPr>
              <w:fldChar w:fldCharType="separate"/>
            </w:r>
            <w:r w:rsidR="00497B58">
              <w:rPr>
                <w:noProof/>
                <w:webHidden/>
              </w:rPr>
              <w:t>66</w:t>
            </w:r>
            <w:r w:rsidR="00497B58">
              <w:rPr>
                <w:noProof/>
                <w:webHidden/>
              </w:rPr>
              <w:fldChar w:fldCharType="end"/>
            </w:r>
          </w:hyperlink>
        </w:p>
        <w:p w14:paraId="33E7C69B"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100" w:history="1">
            <w:r w:rsidR="00497B58" w:rsidRPr="00E508F3">
              <w:rPr>
                <w:rStyle w:val="af1"/>
                <w:noProof/>
              </w:rPr>
              <w:t>4.3.1 Chromium Media Portability Implement</w:t>
            </w:r>
            <w:r w:rsidR="00497B58" w:rsidRPr="00E508F3">
              <w:rPr>
                <w:rStyle w:val="af1"/>
                <w:rFonts w:hint="eastAsia"/>
                <w:noProof/>
              </w:rPr>
              <w:t>相关的实现</w:t>
            </w:r>
            <w:r w:rsidR="00497B58">
              <w:rPr>
                <w:noProof/>
                <w:webHidden/>
              </w:rPr>
              <w:tab/>
            </w:r>
            <w:r w:rsidR="00497B58">
              <w:rPr>
                <w:noProof/>
                <w:webHidden/>
              </w:rPr>
              <w:fldChar w:fldCharType="begin"/>
            </w:r>
            <w:r w:rsidR="00497B58">
              <w:rPr>
                <w:noProof/>
                <w:webHidden/>
              </w:rPr>
              <w:instrText xml:space="preserve"> PAGEREF _Toc466328100 \h </w:instrText>
            </w:r>
            <w:r w:rsidR="00497B58">
              <w:rPr>
                <w:noProof/>
                <w:webHidden/>
              </w:rPr>
            </w:r>
            <w:r w:rsidR="00497B58">
              <w:rPr>
                <w:noProof/>
                <w:webHidden/>
              </w:rPr>
              <w:fldChar w:fldCharType="separate"/>
            </w:r>
            <w:r w:rsidR="00497B58">
              <w:rPr>
                <w:noProof/>
                <w:webHidden/>
              </w:rPr>
              <w:t>66</w:t>
            </w:r>
            <w:r w:rsidR="00497B58">
              <w:rPr>
                <w:noProof/>
                <w:webHidden/>
              </w:rPr>
              <w:fldChar w:fldCharType="end"/>
            </w:r>
          </w:hyperlink>
        </w:p>
        <w:p w14:paraId="5DBAEC6B"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101" w:history="1">
            <w:r w:rsidR="00497B58" w:rsidRPr="00E508F3">
              <w:rPr>
                <w:rStyle w:val="af1"/>
                <w:noProof/>
              </w:rPr>
              <w:t>4.3.2 Media Service</w:t>
            </w:r>
            <w:r w:rsidR="00497B58" w:rsidRPr="00E508F3">
              <w:rPr>
                <w:rStyle w:val="af1"/>
                <w:rFonts w:hint="eastAsia"/>
                <w:noProof/>
              </w:rPr>
              <w:t>相关的实现</w:t>
            </w:r>
            <w:r w:rsidR="00497B58">
              <w:rPr>
                <w:noProof/>
                <w:webHidden/>
              </w:rPr>
              <w:tab/>
            </w:r>
            <w:r w:rsidR="00497B58">
              <w:rPr>
                <w:noProof/>
                <w:webHidden/>
              </w:rPr>
              <w:fldChar w:fldCharType="begin"/>
            </w:r>
            <w:r w:rsidR="00497B58">
              <w:rPr>
                <w:noProof/>
                <w:webHidden/>
              </w:rPr>
              <w:instrText xml:space="preserve"> PAGEREF _Toc466328101 \h </w:instrText>
            </w:r>
            <w:r w:rsidR="00497B58">
              <w:rPr>
                <w:noProof/>
                <w:webHidden/>
              </w:rPr>
            </w:r>
            <w:r w:rsidR="00497B58">
              <w:rPr>
                <w:noProof/>
                <w:webHidden/>
              </w:rPr>
              <w:fldChar w:fldCharType="separate"/>
            </w:r>
            <w:r w:rsidR="00497B58">
              <w:rPr>
                <w:noProof/>
                <w:webHidden/>
              </w:rPr>
              <w:t>68</w:t>
            </w:r>
            <w:r w:rsidR="00497B58">
              <w:rPr>
                <w:noProof/>
                <w:webHidden/>
              </w:rPr>
              <w:fldChar w:fldCharType="end"/>
            </w:r>
          </w:hyperlink>
        </w:p>
        <w:p w14:paraId="670CA2FB"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102" w:history="1">
            <w:r w:rsidR="00497B58" w:rsidRPr="00E508F3">
              <w:rPr>
                <w:rStyle w:val="af1"/>
                <w:noProof/>
              </w:rPr>
              <w:t>4.3.3 AVChannel Manager</w:t>
            </w:r>
            <w:r w:rsidR="00497B58" w:rsidRPr="00E508F3">
              <w:rPr>
                <w:rStyle w:val="af1"/>
                <w:rFonts w:hint="eastAsia"/>
                <w:noProof/>
              </w:rPr>
              <w:t>相关的实现</w:t>
            </w:r>
            <w:r w:rsidR="00497B58">
              <w:rPr>
                <w:noProof/>
                <w:webHidden/>
              </w:rPr>
              <w:tab/>
            </w:r>
            <w:r w:rsidR="00497B58">
              <w:rPr>
                <w:noProof/>
                <w:webHidden/>
              </w:rPr>
              <w:fldChar w:fldCharType="begin"/>
            </w:r>
            <w:r w:rsidR="00497B58">
              <w:rPr>
                <w:noProof/>
                <w:webHidden/>
              </w:rPr>
              <w:instrText xml:space="preserve"> PAGEREF _Toc466328102 \h </w:instrText>
            </w:r>
            <w:r w:rsidR="00497B58">
              <w:rPr>
                <w:noProof/>
                <w:webHidden/>
              </w:rPr>
            </w:r>
            <w:r w:rsidR="00497B58">
              <w:rPr>
                <w:noProof/>
                <w:webHidden/>
              </w:rPr>
              <w:fldChar w:fldCharType="separate"/>
            </w:r>
            <w:r w:rsidR="00497B58">
              <w:rPr>
                <w:noProof/>
                <w:webHidden/>
              </w:rPr>
              <w:t>70</w:t>
            </w:r>
            <w:r w:rsidR="00497B58">
              <w:rPr>
                <w:noProof/>
                <w:webHidden/>
              </w:rPr>
              <w:fldChar w:fldCharType="end"/>
            </w:r>
          </w:hyperlink>
        </w:p>
        <w:p w14:paraId="6AD5566A" w14:textId="77777777" w:rsidR="00497B58" w:rsidRDefault="007E0E5E">
          <w:pPr>
            <w:pStyle w:val="21"/>
            <w:tabs>
              <w:tab w:val="right" w:leader="dot" w:pos="9061"/>
            </w:tabs>
            <w:rPr>
              <w:rFonts w:asciiTheme="minorHAnsi" w:eastAsiaTheme="minorEastAsia" w:hAnsiTheme="minorHAnsi" w:cstheme="minorBidi"/>
              <w:iCs w:val="0"/>
              <w:noProof/>
              <w:kern w:val="2"/>
              <w:sz w:val="21"/>
              <w:szCs w:val="22"/>
            </w:rPr>
          </w:pPr>
          <w:hyperlink w:anchor="_Toc466328103" w:history="1">
            <w:r w:rsidR="00497B58" w:rsidRPr="00E508F3">
              <w:rPr>
                <w:rStyle w:val="af1"/>
                <w:noProof/>
              </w:rPr>
              <w:t xml:space="preserve">4.4 </w:t>
            </w:r>
            <w:r w:rsidR="00497B58" w:rsidRPr="00E508F3">
              <w:rPr>
                <w:rStyle w:val="af1"/>
                <w:rFonts w:hint="eastAsia"/>
                <w:noProof/>
              </w:rPr>
              <w:t>本章小结</w:t>
            </w:r>
            <w:r w:rsidR="00497B58">
              <w:rPr>
                <w:noProof/>
                <w:webHidden/>
              </w:rPr>
              <w:tab/>
            </w:r>
            <w:r w:rsidR="00497B58">
              <w:rPr>
                <w:noProof/>
                <w:webHidden/>
              </w:rPr>
              <w:fldChar w:fldCharType="begin"/>
            </w:r>
            <w:r w:rsidR="00497B58">
              <w:rPr>
                <w:noProof/>
                <w:webHidden/>
              </w:rPr>
              <w:instrText xml:space="preserve"> PAGEREF _Toc466328103 \h </w:instrText>
            </w:r>
            <w:r w:rsidR="00497B58">
              <w:rPr>
                <w:noProof/>
                <w:webHidden/>
              </w:rPr>
            </w:r>
            <w:r w:rsidR="00497B58">
              <w:rPr>
                <w:noProof/>
                <w:webHidden/>
              </w:rPr>
              <w:fldChar w:fldCharType="separate"/>
            </w:r>
            <w:r w:rsidR="00497B58">
              <w:rPr>
                <w:noProof/>
                <w:webHidden/>
              </w:rPr>
              <w:t>70</w:t>
            </w:r>
            <w:r w:rsidR="00497B58">
              <w:rPr>
                <w:noProof/>
                <w:webHidden/>
              </w:rPr>
              <w:fldChar w:fldCharType="end"/>
            </w:r>
          </w:hyperlink>
        </w:p>
        <w:p w14:paraId="15611B8B" w14:textId="77777777" w:rsidR="00497B58" w:rsidRDefault="007E0E5E">
          <w:pPr>
            <w:pStyle w:val="12"/>
            <w:tabs>
              <w:tab w:val="right" w:leader="dot" w:pos="9061"/>
            </w:tabs>
            <w:rPr>
              <w:rFonts w:asciiTheme="minorHAnsi" w:eastAsiaTheme="minorEastAsia" w:hAnsiTheme="minorHAnsi" w:cstheme="minorBidi"/>
              <w:bCs w:val="0"/>
              <w:noProof/>
              <w:kern w:val="2"/>
              <w:sz w:val="21"/>
              <w:szCs w:val="22"/>
            </w:rPr>
          </w:pPr>
          <w:hyperlink w:anchor="_Toc466328104" w:history="1">
            <w:r w:rsidR="00497B58" w:rsidRPr="00E508F3">
              <w:rPr>
                <w:rStyle w:val="af1"/>
                <w:noProof/>
              </w:rPr>
              <w:t xml:space="preserve">5 </w:t>
            </w:r>
            <w:r w:rsidR="00497B58" w:rsidRPr="00E508F3">
              <w:rPr>
                <w:rStyle w:val="af1"/>
                <w:rFonts w:hint="eastAsia"/>
                <w:noProof/>
              </w:rPr>
              <w:t>测试与优化</w:t>
            </w:r>
            <w:r w:rsidR="00497B58">
              <w:rPr>
                <w:noProof/>
                <w:webHidden/>
              </w:rPr>
              <w:tab/>
            </w:r>
            <w:r w:rsidR="00497B58">
              <w:rPr>
                <w:noProof/>
                <w:webHidden/>
              </w:rPr>
              <w:fldChar w:fldCharType="begin"/>
            </w:r>
            <w:r w:rsidR="00497B58">
              <w:rPr>
                <w:noProof/>
                <w:webHidden/>
              </w:rPr>
              <w:instrText xml:space="preserve"> PAGEREF _Toc466328104 \h </w:instrText>
            </w:r>
            <w:r w:rsidR="00497B58">
              <w:rPr>
                <w:noProof/>
                <w:webHidden/>
              </w:rPr>
            </w:r>
            <w:r w:rsidR="00497B58">
              <w:rPr>
                <w:noProof/>
                <w:webHidden/>
              </w:rPr>
              <w:fldChar w:fldCharType="separate"/>
            </w:r>
            <w:r w:rsidR="00497B58">
              <w:rPr>
                <w:noProof/>
                <w:webHidden/>
              </w:rPr>
              <w:t>71</w:t>
            </w:r>
            <w:r w:rsidR="00497B58">
              <w:rPr>
                <w:noProof/>
                <w:webHidden/>
              </w:rPr>
              <w:fldChar w:fldCharType="end"/>
            </w:r>
          </w:hyperlink>
        </w:p>
        <w:p w14:paraId="496A60DD" w14:textId="77777777" w:rsidR="00497B58" w:rsidRDefault="007E0E5E">
          <w:pPr>
            <w:pStyle w:val="21"/>
            <w:tabs>
              <w:tab w:val="right" w:leader="dot" w:pos="9061"/>
            </w:tabs>
            <w:rPr>
              <w:rFonts w:asciiTheme="minorHAnsi" w:eastAsiaTheme="minorEastAsia" w:hAnsiTheme="minorHAnsi" w:cstheme="minorBidi"/>
              <w:iCs w:val="0"/>
              <w:noProof/>
              <w:kern w:val="2"/>
              <w:sz w:val="21"/>
              <w:szCs w:val="22"/>
            </w:rPr>
          </w:pPr>
          <w:hyperlink w:anchor="_Toc466328105" w:history="1">
            <w:r w:rsidR="00497B58" w:rsidRPr="00E508F3">
              <w:rPr>
                <w:rStyle w:val="af1"/>
                <w:noProof/>
              </w:rPr>
              <w:t>5.1</w:t>
            </w:r>
            <w:r w:rsidR="00497B58" w:rsidRPr="00E508F3">
              <w:rPr>
                <w:rStyle w:val="af1"/>
                <w:rFonts w:hint="eastAsia"/>
                <w:noProof/>
              </w:rPr>
              <w:t>音频测试</w:t>
            </w:r>
            <w:r w:rsidR="00497B58">
              <w:rPr>
                <w:noProof/>
                <w:webHidden/>
              </w:rPr>
              <w:tab/>
            </w:r>
            <w:r w:rsidR="00497B58">
              <w:rPr>
                <w:noProof/>
                <w:webHidden/>
              </w:rPr>
              <w:fldChar w:fldCharType="begin"/>
            </w:r>
            <w:r w:rsidR="00497B58">
              <w:rPr>
                <w:noProof/>
                <w:webHidden/>
              </w:rPr>
              <w:instrText xml:space="preserve"> PAGEREF _Toc466328105 \h </w:instrText>
            </w:r>
            <w:r w:rsidR="00497B58">
              <w:rPr>
                <w:noProof/>
                <w:webHidden/>
              </w:rPr>
            </w:r>
            <w:r w:rsidR="00497B58">
              <w:rPr>
                <w:noProof/>
                <w:webHidden/>
              </w:rPr>
              <w:fldChar w:fldCharType="separate"/>
            </w:r>
            <w:r w:rsidR="00497B58">
              <w:rPr>
                <w:noProof/>
                <w:webHidden/>
              </w:rPr>
              <w:t>71</w:t>
            </w:r>
            <w:r w:rsidR="00497B58">
              <w:rPr>
                <w:noProof/>
                <w:webHidden/>
              </w:rPr>
              <w:fldChar w:fldCharType="end"/>
            </w:r>
          </w:hyperlink>
        </w:p>
        <w:p w14:paraId="1112CF10"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106" w:history="1">
            <w:r w:rsidR="00497B58" w:rsidRPr="00E508F3">
              <w:rPr>
                <w:rStyle w:val="af1"/>
                <w:noProof/>
              </w:rPr>
              <w:t xml:space="preserve">5.1.1 </w:t>
            </w:r>
            <w:r w:rsidR="00497B58" w:rsidRPr="00E508F3">
              <w:rPr>
                <w:rStyle w:val="af1"/>
                <w:rFonts w:hint="eastAsia"/>
                <w:noProof/>
              </w:rPr>
              <w:t>网络音频测试</w:t>
            </w:r>
            <w:r w:rsidR="00497B58">
              <w:rPr>
                <w:noProof/>
                <w:webHidden/>
              </w:rPr>
              <w:tab/>
            </w:r>
            <w:r w:rsidR="00497B58">
              <w:rPr>
                <w:noProof/>
                <w:webHidden/>
              </w:rPr>
              <w:fldChar w:fldCharType="begin"/>
            </w:r>
            <w:r w:rsidR="00497B58">
              <w:rPr>
                <w:noProof/>
                <w:webHidden/>
              </w:rPr>
              <w:instrText xml:space="preserve"> PAGEREF _Toc466328106 \h </w:instrText>
            </w:r>
            <w:r w:rsidR="00497B58">
              <w:rPr>
                <w:noProof/>
                <w:webHidden/>
              </w:rPr>
            </w:r>
            <w:r w:rsidR="00497B58">
              <w:rPr>
                <w:noProof/>
                <w:webHidden/>
              </w:rPr>
              <w:fldChar w:fldCharType="separate"/>
            </w:r>
            <w:r w:rsidR="00497B58">
              <w:rPr>
                <w:noProof/>
                <w:webHidden/>
              </w:rPr>
              <w:t>71</w:t>
            </w:r>
            <w:r w:rsidR="00497B58">
              <w:rPr>
                <w:noProof/>
                <w:webHidden/>
              </w:rPr>
              <w:fldChar w:fldCharType="end"/>
            </w:r>
          </w:hyperlink>
        </w:p>
        <w:p w14:paraId="199E44F3"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107" w:history="1">
            <w:r w:rsidR="00497B58" w:rsidRPr="00E508F3">
              <w:rPr>
                <w:rStyle w:val="af1"/>
                <w:noProof/>
              </w:rPr>
              <w:t xml:space="preserve">5.1.2 </w:t>
            </w:r>
            <w:r w:rsidR="00497B58" w:rsidRPr="00E508F3">
              <w:rPr>
                <w:rStyle w:val="af1"/>
                <w:rFonts w:hint="eastAsia"/>
                <w:noProof/>
              </w:rPr>
              <w:t>本地音频测试</w:t>
            </w:r>
            <w:r w:rsidR="00497B58">
              <w:rPr>
                <w:noProof/>
                <w:webHidden/>
              </w:rPr>
              <w:tab/>
            </w:r>
            <w:r w:rsidR="00497B58">
              <w:rPr>
                <w:noProof/>
                <w:webHidden/>
              </w:rPr>
              <w:fldChar w:fldCharType="begin"/>
            </w:r>
            <w:r w:rsidR="00497B58">
              <w:rPr>
                <w:noProof/>
                <w:webHidden/>
              </w:rPr>
              <w:instrText xml:space="preserve"> PAGEREF _Toc466328107 \h </w:instrText>
            </w:r>
            <w:r w:rsidR="00497B58">
              <w:rPr>
                <w:noProof/>
                <w:webHidden/>
              </w:rPr>
            </w:r>
            <w:r w:rsidR="00497B58">
              <w:rPr>
                <w:noProof/>
                <w:webHidden/>
              </w:rPr>
              <w:fldChar w:fldCharType="separate"/>
            </w:r>
            <w:r w:rsidR="00497B58">
              <w:rPr>
                <w:noProof/>
                <w:webHidden/>
              </w:rPr>
              <w:t>72</w:t>
            </w:r>
            <w:r w:rsidR="00497B58">
              <w:rPr>
                <w:noProof/>
                <w:webHidden/>
              </w:rPr>
              <w:fldChar w:fldCharType="end"/>
            </w:r>
          </w:hyperlink>
        </w:p>
        <w:p w14:paraId="67C7D13A" w14:textId="77777777" w:rsidR="00497B58" w:rsidRDefault="007E0E5E">
          <w:pPr>
            <w:pStyle w:val="21"/>
            <w:tabs>
              <w:tab w:val="right" w:leader="dot" w:pos="9061"/>
            </w:tabs>
            <w:rPr>
              <w:rFonts w:asciiTheme="minorHAnsi" w:eastAsiaTheme="minorEastAsia" w:hAnsiTheme="minorHAnsi" w:cstheme="minorBidi"/>
              <w:iCs w:val="0"/>
              <w:noProof/>
              <w:kern w:val="2"/>
              <w:sz w:val="21"/>
              <w:szCs w:val="22"/>
            </w:rPr>
          </w:pPr>
          <w:hyperlink w:anchor="_Toc466328108" w:history="1">
            <w:r w:rsidR="00497B58" w:rsidRPr="00E508F3">
              <w:rPr>
                <w:rStyle w:val="af1"/>
                <w:noProof/>
              </w:rPr>
              <w:t>5.2</w:t>
            </w:r>
            <w:r w:rsidR="00497B58" w:rsidRPr="00E508F3">
              <w:rPr>
                <w:rStyle w:val="af1"/>
                <w:rFonts w:hint="eastAsia"/>
                <w:noProof/>
              </w:rPr>
              <w:t>视频测试</w:t>
            </w:r>
            <w:r w:rsidR="00497B58">
              <w:rPr>
                <w:noProof/>
                <w:webHidden/>
              </w:rPr>
              <w:tab/>
            </w:r>
            <w:r w:rsidR="00497B58">
              <w:rPr>
                <w:noProof/>
                <w:webHidden/>
              </w:rPr>
              <w:fldChar w:fldCharType="begin"/>
            </w:r>
            <w:r w:rsidR="00497B58">
              <w:rPr>
                <w:noProof/>
                <w:webHidden/>
              </w:rPr>
              <w:instrText xml:space="preserve"> PAGEREF _Toc466328108 \h </w:instrText>
            </w:r>
            <w:r w:rsidR="00497B58">
              <w:rPr>
                <w:noProof/>
                <w:webHidden/>
              </w:rPr>
            </w:r>
            <w:r w:rsidR="00497B58">
              <w:rPr>
                <w:noProof/>
                <w:webHidden/>
              </w:rPr>
              <w:fldChar w:fldCharType="separate"/>
            </w:r>
            <w:r w:rsidR="00497B58">
              <w:rPr>
                <w:noProof/>
                <w:webHidden/>
              </w:rPr>
              <w:t>72</w:t>
            </w:r>
            <w:r w:rsidR="00497B58">
              <w:rPr>
                <w:noProof/>
                <w:webHidden/>
              </w:rPr>
              <w:fldChar w:fldCharType="end"/>
            </w:r>
          </w:hyperlink>
        </w:p>
        <w:p w14:paraId="77B28BB0"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109" w:history="1">
            <w:r w:rsidR="00497B58" w:rsidRPr="00E508F3">
              <w:rPr>
                <w:rStyle w:val="af1"/>
                <w:noProof/>
              </w:rPr>
              <w:t xml:space="preserve">5.2.1 </w:t>
            </w:r>
            <w:r w:rsidR="00497B58" w:rsidRPr="00E508F3">
              <w:rPr>
                <w:rStyle w:val="af1"/>
                <w:rFonts w:hint="eastAsia"/>
                <w:noProof/>
              </w:rPr>
              <w:t>网络视频测试</w:t>
            </w:r>
            <w:r w:rsidR="00497B58">
              <w:rPr>
                <w:noProof/>
                <w:webHidden/>
              </w:rPr>
              <w:tab/>
            </w:r>
            <w:r w:rsidR="00497B58">
              <w:rPr>
                <w:noProof/>
                <w:webHidden/>
              </w:rPr>
              <w:fldChar w:fldCharType="begin"/>
            </w:r>
            <w:r w:rsidR="00497B58">
              <w:rPr>
                <w:noProof/>
                <w:webHidden/>
              </w:rPr>
              <w:instrText xml:space="preserve"> PAGEREF _Toc466328109 \h </w:instrText>
            </w:r>
            <w:r w:rsidR="00497B58">
              <w:rPr>
                <w:noProof/>
                <w:webHidden/>
              </w:rPr>
            </w:r>
            <w:r w:rsidR="00497B58">
              <w:rPr>
                <w:noProof/>
                <w:webHidden/>
              </w:rPr>
              <w:fldChar w:fldCharType="separate"/>
            </w:r>
            <w:r w:rsidR="00497B58">
              <w:rPr>
                <w:noProof/>
                <w:webHidden/>
              </w:rPr>
              <w:t>72</w:t>
            </w:r>
            <w:r w:rsidR="00497B58">
              <w:rPr>
                <w:noProof/>
                <w:webHidden/>
              </w:rPr>
              <w:fldChar w:fldCharType="end"/>
            </w:r>
          </w:hyperlink>
        </w:p>
        <w:p w14:paraId="17A5D52D"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110" w:history="1">
            <w:r w:rsidR="00497B58" w:rsidRPr="00E508F3">
              <w:rPr>
                <w:rStyle w:val="af1"/>
                <w:noProof/>
              </w:rPr>
              <w:t xml:space="preserve">5.2.2 </w:t>
            </w:r>
            <w:r w:rsidR="00497B58" w:rsidRPr="00E508F3">
              <w:rPr>
                <w:rStyle w:val="af1"/>
                <w:rFonts w:hint="eastAsia"/>
                <w:noProof/>
              </w:rPr>
              <w:t>本地视频测试</w:t>
            </w:r>
            <w:r w:rsidR="00497B58">
              <w:rPr>
                <w:noProof/>
                <w:webHidden/>
              </w:rPr>
              <w:tab/>
            </w:r>
            <w:r w:rsidR="00497B58">
              <w:rPr>
                <w:noProof/>
                <w:webHidden/>
              </w:rPr>
              <w:fldChar w:fldCharType="begin"/>
            </w:r>
            <w:r w:rsidR="00497B58">
              <w:rPr>
                <w:noProof/>
                <w:webHidden/>
              </w:rPr>
              <w:instrText xml:space="preserve"> PAGEREF _Toc466328110 \h </w:instrText>
            </w:r>
            <w:r w:rsidR="00497B58">
              <w:rPr>
                <w:noProof/>
                <w:webHidden/>
              </w:rPr>
            </w:r>
            <w:r w:rsidR="00497B58">
              <w:rPr>
                <w:noProof/>
                <w:webHidden/>
              </w:rPr>
              <w:fldChar w:fldCharType="separate"/>
            </w:r>
            <w:r w:rsidR="00497B58">
              <w:rPr>
                <w:noProof/>
                <w:webHidden/>
              </w:rPr>
              <w:t>73</w:t>
            </w:r>
            <w:r w:rsidR="00497B58">
              <w:rPr>
                <w:noProof/>
                <w:webHidden/>
              </w:rPr>
              <w:fldChar w:fldCharType="end"/>
            </w:r>
          </w:hyperlink>
        </w:p>
        <w:p w14:paraId="4FEFEB19" w14:textId="77777777" w:rsidR="00497B58" w:rsidRDefault="007E0E5E">
          <w:pPr>
            <w:pStyle w:val="21"/>
            <w:tabs>
              <w:tab w:val="right" w:leader="dot" w:pos="9061"/>
            </w:tabs>
            <w:rPr>
              <w:rFonts w:asciiTheme="minorHAnsi" w:eastAsiaTheme="minorEastAsia" w:hAnsiTheme="minorHAnsi" w:cstheme="minorBidi"/>
              <w:iCs w:val="0"/>
              <w:noProof/>
              <w:kern w:val="2"/>
              <w:sz w:val="21"/>
              <w:szCs w:val="22"/>
            </w:rPr>
          </w:pPr>
          <w:hyperlink w:anchor="_Toc466328111" w:history="1">
            <w:r w:rsidR="00497B58" w:rsidRPr="00E508F3">
              <w:rPr>
                <w:rStyle w:val="af1"/>
                <w:noProof/>
              </w:rPr>
              <w:t xml:space="preserve">5.3 </w:t>
            </w:r>
            <w:r w:rsidR="00497B58" w:rsidRPr="00E508F3">
              <w:rPr>
                <w:rStyle w:val="af1"/>
                <w:rFonts w:hint="eastAsia"/>
                <w:noProof/>
              </w:rPr>
              <w:t>优化</w:t>
            </w:r>
            <w:r w:rsidR="00497B58">
              <w:rPr>
                <w:noProof/>
                <w:webHidden/>
              </w:rPr>
              <w:tab/>
            </w:r>
            <w:r w:rsidR="00497B58">
              <w:rPr>
                <w:noProof/>
                <w:webHidden/>
              </w:rPr>
              <w:fldChar w:fldCharType="begin"/>
            </w:r>
            <w:r w:rsidR="00497B58">
              <w:rPr>
                <w:noProof/>
                <w:webHidden/>
              </w:rPr>
              <w:instrText xml:space="preserve"> PAGEREF _Toc466328111 \h </w:instrText>
            </w:r>
            <w:r w:rsidR="00497B58">
              <w:rPr>
                <w:noProof/>
                <w:webHidden/>
              </w:rPr>
            </w:r>
            <w:r w:rsidR="00497B58">
              <w:rPr>
                <w:noProof/>
                <w:webHidden/>
              </w:rPr>
              <w:fldChar w:fldCharType="separate"/>
            </w:r>
            <w:r w:rsidR="00497B58">
              <w:rPr>
                <w:noProof/>
                <w:webHidden/>
              </w:rPr>
              <w:t>74</w:t>
            </w:r>
            <w:r w:rsidR="00497B58">
              <w:rPr>
                <w:noProof/>
                <w:webHidden/>
              </w:rPr>
              <w:fldChar w:fldCharType="end"/>
            </w:r>
          </w:hyperlink>
        </w:p>
        <w:p w14:paraId="421B106C"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112" w:history="1">
            <w:r w:rsidR="00497B58" w:rsidRPr="00E508F3">
              <w:rPr>
                <w:rStyle w:val="af1"/>
                <w:noProof/>
              </w:rPr>
              <w:t xml:space="preserve">5.3.1 </w:t>
            </w:r>
            <w:r w:rsidR="00497B58" w:rsidRPr="00E508F3">
              <w:rPr>
                <w:rStyle w:val="af1"/>
                <w:rFonts w:hint="eastAsia"/>
                <w:noProof/>
              </w:rPr>
              <w:t>占用资源的优化</w:t>
            </w:r>
            <w:r w:rsidR="00497B58">
              <w:rPr>
                <w:noProof/>
                <w:webHidden/>
              </w:rPr>
              <w:tab/>
            </w:r>
            <w:r w:rsidR="00497B58">
              <w:rPr>
                <w:noProof/>
                <w:webHidden/>
              </w:rPr>
              <w:fldChar w:fldCharType="begin"/>
            </w:r>
            <w:r w:rsidR="00497B58">
              <w:rPr>
                <w:noProof/>
                <w:webHidden/>
              </w:rPr>
              <w:instrText xml:space="preserve"> PAGEREF _Toc466328112 \h </w:instrText>
            </w:r>
            <w:r w:rsidR="00497B58">
              <w:rPr>
                <w:noProof/>
                <w:webHidden/>
              </w:rPr>
            </w:r>
            <w:r w:rsidR="00497B58">
              <w:rPr>
                <w:noProof/>
                <w:webHidden/>
              </w:rPr>
              <w:fldChar w:fldCharType="separate"/>
            </w:r>
            <w:r w:rsidR="00497B58">
              <w:rPr>
                <w:noProof/>
                <w:webHidden/>
              </w:rPr>
              <w:t>74</w:t>
            </w:r>
            <w:r w:rsidR="00497B58">
              <w:rPr>
                <w:noProof/>
                <w:webHidden/>
              </w:rPr>
              <w:fldChar w:fldCharType="end"/>
            </w:r>
          </w:hyperlink>
        </w:p>
        <w:p w14:paraId="2351E01E" w14:textId="77777777" w:rsidR="00497B58" w:rsidRDefault="007E0E5E">
          <w:pPr>
            <w:pStyle w:val="31"/>
            <w:tabs>
              <w:tab w:val="right" w:leader="dot" w:pos="9061"/>
            </w:tabs>
            <w:rPr>
              <w:rFonts w:asciiTheme="minorHAnsi" w:eastAsiaTheme="minorEastAsia" w:hAnsiTheme="minorHAnsi" w:cstheme="minorBidi"/>
              <w:noProof/>
              <w:kern w:val="2"/>
              <w:sz w:val="21"/>
              <w:szCs w:val="22"/>
            </w:rPr>
          </w:pPr>
          <w:hyperlink w:anchor="_Toc466328113" w:history="1">
            <w:r w:rsidR="00497B58" w:rsidRPr="00E508F3">
              <w:rPr>
                <w:rStyle w:val="af1"/>
                <w:noProof/>
              </w:rPr>
              <w:t xml:space="preserve">5.3.2 </w:t>
            </w:r>
            <w:r w:rsidR="00497B58" w:rsidRPr="00E508F3">
              <w:rPr>
                <w:rStyle w:val="af1"/>
                <w:rFonts w:hint="eastAsia"/>
                <w:noProof/>
              </w:rPr>
              <w:t>视频描画效率的优化</w:t>
            </w:r>
            <w:r w:rsidR="00497B58">
              <w:rPr>
                <w:noProof/>
                <w:webHidden/>
              </w:rPr>
              <w:tab/>
            </w:r>
            <w:r w:rsidR="00497B58">
              <w:rPr>
                <w:noProof/>
                <w:webHidden/>
              </w:rPr>
              <w:fldChar w:fldCharType="begin"/>
            </w:r>
            <w:r w:rsidR="00497B58">
              <w:rPr>
                <w:noProof/>
                <w:webHidden/>
              </w:rPr>
              <w:instrText xml:space="preserve"> PAGEREF _Toc466328113 \h </w:instrText>
            </w:r>
            <w:r w:rsidR="00497B58">
              <w:rPr>
                <w:noProof/>
                <w:webHidden/>
              </w:rPr>
            </w:r>
            <w:r w:rsidR="00497B58">
              <w:rPr>
                <w:noProof/>
                <w:webHidden/>
              </w:rPr>
              <w:fldChar w:fldCharType="separate"/>
            </w:r>
            <w:r w:rsidR="00497B58">
              <w:rPr>
                <w:noProof/>
                <w:webHidden/>
              </w:rPr>
              <w:t>74</w:t>
            </w:r>
            <w:r w:rsidR="00497B58">
              <w:rPr>
                <w:noProof/>
                <w:webHidden/>
              </w:rPr>
              <w:fldChar w:fldCharType="end"/>
            </w:r>
          </w:hyperlink>
        </w:p>
        <w:p w14:paraId="170FB36C" w14:textId="77777777" w:rsidR="00497B58" w:rsidRDefault="007E0E5E">
          <w:pPr>
            <w:pStyle w:val="21"/>
            <w:tabs>
              <w:tab w:val="right" w:leader="dot" w:pos="9061"/>
            </w:tabs>
            <w:rPr>
              <w:rFonts w:asciiTheme="minorHAnsi" w:eastAsiaTheme="minorEastAsia" w:hAnsiTheme="minorHAnsi" w:cstheme="minorBidi"/>
              <w:iCs w:val="0"/>
              <w:noProof/>
              <w:kern w:val="2"/>
              <w:sz w:val="21"/>
              <w:szCs w:val="22"/>
            </w:rPr>
          </w:pPr>
          <w:hyperlink w:anchor="_Toc466328114" w:history="1">
            <w:r w:rsidR="00497B58" w:rsidRPr="00E508F3">
              <w:rPr>
                <w:rStyle w:val="af1"/>
                <w:noProof/>
              </w:rPr>
              <w:t xml:space="preserve">5.4 </w:t>
            </w:r>
            <w:r w:rsidR="00497B58" w:rsidRPr="00E508F3">
              <w:rPr>
                <w:rStyle w:val="af1"/>
                <w:rFonts w:hint="eastAsia"/>
                <w:noProof/>
              </w:rPr>
              <w:t>本章小结</w:t>
            </w:r>
            <w:r w:rsidR="00497B58">
              <w:rPr>
                <w:noProof/>
                <w:webHidden/>
              </w:rPr>
              <w:tab/>
            </w:r>
            <w:r w:rsidR="00497B58">
              <w:rPr>
                <w:noProof/>
                <w:webHidden/>
              </w:rPr>
              <w:fldChar w:fldCharType="begin"/>
            </w:r>
            <w:r w:rsidR="00497B58">
              <w:rPr>
                <w:noProof/>
                <w:webHidden/>
              </w:rPr>
              <w:instrText xml:space="preserve"> PAGEREF _Toc466328114 \h </w:instrText>
            </w:r>
            <w:r w:rsidR="00497B58">
              <w:rPr>
                <w:noProof/>
                <w:webHidden/>
              </w:rPr>
            </w:r>
            <w:r w:rsidR="00497B58">
              <w:rPr>
                <w:noProof/>
                <w:webHidden/>
              </w:rPr>
              <w:fldChar w:fldCharType="separate"/>
            </w:r>
            <w:r w:rsidR="00497B58">
              <w:rPr>
                <w:noProof/>
                <w:webHidden/>
              </w:rPr>
              <w:t>74</w:t>
            </w:r>
            <w:r w:rsidR="00497B58">
              <w:rPr>
                <w:noProof/>
                <w:webHidden/>
              </w:rPr>
              <w:fldChar w:fldCharType="end"/>
            </w:r>
          </w:hyperlink>
        </w:p>
        <w:p w14:paraId="5062E583" w14:textId="77777777" w:rsidR="00497B58" w:rsidRDefault="007E0E5E">
          <w:pPr>
            <w:pStyle w:val="12"/>
            <w:tabs>
              <w:tab w:val="right" w:leader="dot" w:pos="9061"/>
            </w:tabs>
            <w:rPr>
              <w:rFonts w:asciiTheme="minorHAnsi" w:eastAsiaTheme="minorEastAsia" w:hAnsiTheme="minorHAnsi" w:cstheme="minorBidi"/>
              <w:bCs w:val="0"/>
              <w:noProof/>
              <w:kern w:val="2"/>
              <w:sz w:val="21"/>
              <w:szCs w:val="22"/>
            </w:rPr>
          </w:pPr>
          <w:hyperlink w:anchor="_Toc466328115" w:history="1">
            <w:r w:rsidR="00497B58" w:rsidRPr="00E508F3">
              <w:rPr>
                <w:rStyle w:val="af1"/>
                <w:noProof/>
              </w:rPr>
              <w:t xml:space="preserve">6 </w:t>
            </w:r>
            <w:r w:rsidR="00497B58" w:rsidRPr="00E508F3">
              <w:rPr>
                <w:rStyle w:val="af1"/>
                <w:rFonts w:hint="eastAsia"/>
                <w:noProof/>
              </w:rPr>
              <w:t>总结与展望</w:t>
            </w:r>
            <w:r w:rsidR="00497B58">
              <w:rPr>
                <w:noProof/>
                <w:webHidden/>
              </w:rPr>
              <w:tab/>
            </w:r>
            <w:r w:rsidR="00497B58">
              <w:rPr>
                <w:noProof/>
                <w:webHidden/>
              </w:rPr>
              <w:fldChar w:fldCharType="begin"/>
            </w:r>
            <w:r w:rsidR="00497B58">
              <w:rPr>
                <w:noProof/>
                <w:webHidden/>
              </w:rPr>
              <w:instrText xml:space="preserve"> PAGEREF _Toc466328115 \h </w:instrText>
            </w:r>
            <w:r w:rsidR="00497B58">
              <w:rPr>
                <w:noProof/>
                <w:webHidden/>
              </w:rPr>
            </w:r>
            <w:r w:rsidR="00497B58">
              <w:rPr>
                <w:noProof/>
                <w:webHidden/>
              </w:rPr>
              <w:fldChar w:fldCharType="separate"/>
            </w:r>
            <w:r w:rsidR="00497B58">
              <w:rPr>
                <w:noProof/>
                <w:webHidden/>
              </w:rPr>
              <w:t>75</w:t>
            </w:r>
            <w:r w:rsidR="00497B58">
              <w:rPr>
                <w:noProof/>
                <w:webHidden/>
              </w:rPr>
              <w:fldChar w:fldCharType="end"/>
            </w:r>
          </w:hyperlink>
        </w:p>
        <w:p w14:paraId="7D0BC407" w14:textId="77777777" w:rsidR="00497B58" w:rsidRDefault="007E0E5E">
          <w:pPr>
            <w:pStyle w:val="21"/>
            <w:tabs>
              <w:tab w:val="right" w:leader="dot" w:pos="9061"/>
            </w:tabs>
            <w:rPr>
              <w:rFonts w:asciiTheme="minorHAnsi" w:eastAsiaTheme="minorEastAsia" w:hAnsiTheme="minorHAnsi" w:cstheme="minorBidi"/>
              <w:iCs w:val="0"/>
              <w:noProof/>
              <w:kern w:val="2"/>
              <w:sz w:val="21"/>
              <w:szCs w:val="22"/>
            </w:rPr>
          </w:pPr>
          <w:hyperlink w:anchor="_Toc466328116" w:history="1">
            <w:r w:rsidR="00497B58" w:rsidRPr="00E508F3">
              <w:rPr>
                <w:rStyle w:val="af1"/>
                <w:noProof/>
              </w:rPr>
              <w:t xml:space="preserve">6.1 </w:t>
            </w:r>
            <w:r w:rsidR="00497B58" w:rsidRPr="00E508F3">
              <w:rPr>
                <w:rStyle w:val="af1"/>
                <w:rFonts w:hint="eastAsia"/>
                <w:noProof/>
              </w:rPr>
              <w:t>工作总结</w:t>
            </w:r>
            <w:r w:rsidR="00497B58">
              <w:rPr>
                <w:noProof/>
                <w:webHidden/>
              </w:rPr>
              <w:tab/>
            </w:r>
            <w:r w:rsidR="00497B58">
              <w:rPr>
                <w:noProof/>
                <w:webHidden/>
              </w:rPr>
              <w:fldChar w:fldCharType="begin"/>
            </w:r>
            <w:r w:rsidR="00497B58">
              <w:rPr>
                <w:noProof/>
                <w:webHidden/>
              </w:rPr>
              <w:instrText xml:space="preserve"> PAGEREF _Toc466328116 \h </w:instrText>
            </w:r>
            <w:r w:rsidR="00497B58">
              <w:rPr>
                <w:noProof/>
                <w:webHidden/>
              </w:rPr>
            </w:r>
            <w:r w:rsidR="00497B58">
              <w:rPr>
                <w:noProof/>
                <w:webHidden/>
              </w:rPr>
              <w:fldChar w:fldCharType="separate"/>
            </w:r>
            <w:r w:rsidR="00497B58">
              <w:rPr>
                <w:noProof/>
                <w:webHidden/>
              </w:rPr>
              <w:t>75</w:t>
            </w:r>
            <w:r w:rsidR="00497B58">
              <w:rPr>
                <w:noProof/>
                <w:webHidden/>
              </w:rPr>
              <w:fldChar w:fldCharType="end"/>
            </w:r>
          </w:hyperlink>
        </w:p>
        <w:p w14:paraId="476C40E5" w14:textId="77777777" w:rsidR="00497B58" w:rsidRDefault="007E0E5E">
          <w:pPr>
            <w:pStyle w:val="21"/>
            <w:tabs>
              <w:tab w:val="right" w:leader="dot" w:pos="9061"/>
            </w:tabs>
            <w:rPr>
              <w:rFonts w:asciiTheme="minorHAnsi" w:eastAsiaTheme="minorEastAsia" w:hAnsiTheme="minorHAnsi" w:cstheme="minorBidi"/>
              <w:iCs w:val="0"/>
              <w:noProof/>
              <w:kern w:val="2"/>
              <w:sz w:val="21"/>
              <w:szCs w:val="22"/>
            </w:rPr>
          </w:pPr>
          <w:hyperlink w:anchor="_Toc466328117" w:history="1">
            <w:r w:rsidR="00497B58" w:rsidRPr="00E508F3">
              <w:rPr>
                <w:rStyle w:val="af1"/>
                <w:noProof/>
              </w:rPr>
              <w:t xml:space="preserve">6.2 </w:t>
            </w:r>
            <w:r w:rsidR="00497B58" w:rsidRPr="00E508F3">
              <w:rPr>
                <w:rStyle w:val="af1"/>
                <w:rFonts w:hint="eastAsia"/>
                <w:noProof/>
              </w:rPr>
              <w:t>问题和展望</w:t>
            </w:r>
            <w:r w:rsidR="00497B58">
              <w:rPr>
                <w:noProof/>
                <w:webHidden/>
              </w:rPr>
              <w:tab/>
            </w:r>
            <w:r w:rsidR="00497B58">
              <w:rPr>
                <w:noProof/>
                <w:webHidden/>
              </w:rPr>
              <w:fldChar w:fldCharType="begin"/>
            </w:r>
            <w:r w:rsidR="00497B58">
              <w:rPr>
                <w:noProof/>
                <w:webHidden/>
              </w:rPr>
              <w:instrText xml:space="preserve"> PAGEREF _Toc466328117 \h </w:instrText>
            </w:r>
            <w:r w:rsidR="00497B58">
              <w:rPr>
                <w:noProof/>
                <w:webHidden/>
              </w:rPr>
            </w:r>
            <w:r w:rsidR="00497B58">
              <w:rPr>
                <w:noProof/>
                <w:webHidden/>
              </w:rPr>
              <w:fldChar w:fldCharType="separate"/>
            </w:r>
            <w:r w:rsidR="00497B58">
              <w:rPr>
                <w:noProof/>
                <w:webHidden/>
              </w:rPr>
              <w:t>76</w:t>
            </w:r>
            <w:r w:rsidR="00497B58">
              <w:rPr>
                <w:noProof/>
                <w:webHidden/>
              </w:rPr>
              <w:fldChar w:fldCharType="end"/>
            </w:r>
          </w:hyperlink>
        </w:p>
        <w:p w14:paraId="1F0270E1" w14:textId="77777777" w:rsidR="00497B58" w:rsidRDefault="007E0E5E">
          <w:pPr>
            <w:pStyle w:val="12"/>
            <w:tabs>
              <w:tab w:val="right" w:leader="dot" w:pos="9061"/>
            </w:tabs>
            <w:rPr>
              <w:rFonts w:asciiTheme="minorHAnsi" w:eastAsiaTheme="minorEastAsia" w:hAnsiTheme="minorHAnsi" w:cstheme="minorBidi"/>
              <w:bCs w:val="0"/>
              <w:noProof/>
              <w:kern w:val="2"/>
              <w:sz w:val="21"/>
              <w:szCs w:val="22"/>
            </w:rPr>
          </w:pPr>
          <w:hyperlink w:anchor="_Toc466328118" w:history="1">
            <w:r w:rsidR="00497B58" w:rsidRPr="00E508F3">
              <w:rPr>
                <w:rStyle w:val="af1"/>
                <w:rFonts w:hint="eastAsia"/>
                <w:noProof/>
              </w:rPr>
              <w:t>参考文献</w:t>
            </w:r>
            <w:r w:rsidR="00497B58">
              <w:rPr>
                <w:noProof/>
                <w:webHidden/>
              </w:rPr>
              <w:tab/>
            </w:r>
            <w:r w:rsidR="00497B58">
              <w:rPr>
                <w:noProof/>
                <w:webHidden/>
              </w:rPr>
              <w:fldChar w:fldCharType="begin"/>
            </w:r>
            <w:r w:rsidR="00497B58">
              <w:rPr>
                <w:noProof/>
                <w:webHidden/>
              </w:rPr>
              <w:instrText xml:space="preserve"> PAGEREF _Toc466328118 \h </w:instrText>
            </w:r>
            <w:r w:rsidR="00497B58">
              <w:rPr>
                <w:noProof/>
                <w:webHidden/>
              </w:rPr>
            </w:r>
            <w:r w:rsidR="00497B58">
              <w:rPr>
                <w:noProof/>
                <w:webHidden/>
              </w:rPr>
              <w:fldChar w:fldCharType="separate"/>
            </w:r>
            <w:r w:rsidR="00497B58">
              <w:rPr>
                <w:noProof/>
                <w:webHidden/>
              </w:rPr>
              <w:t>78</w:t>
            </w:r>
            <w:r w:rsidR="00497B58">
              <w:rPr>
                <w:noProof/>
                <w:webHidden/>
              </w:rPr>
              <w:fldChar w:fldCharType="end"/>
            </w:r>
          </w:hyperlink>
        </w:p>
        <w:p w14:paraId="3BB1197E" w14:textId="77777777" w:rsidR="00497B58" w:rsidRDefault="007E0E5E">
          <w:pPr>
            <w:pStyle w:val="12"/>
            <w:tabs>
              <w:tab w:val="right" w:leader="dot" w:pos="9061"/>
            </w:tabs>
            <w:rPr>
              <w:rFonts w:asciiTheme="minorHAnsi" w:eastAsiaTheme="minorEastAsia" w:hAnsiTheme="minorHAnsi" w:cstheme="minorBidi"/>
              <w:bCs w:val="0"/>
              <w:noProof/>
              <w:kern w:val="2"/>
              <w:sz w:val="21"/>
              <w:szCs w:val="22"/>
            </w:rPr>
          </w:pPr>
          <w:hyperlink w:anchor="_Toc466328119" w:history="1">
            <w:r w:rsidR="00497B58" w:rsidRPr="00E508F3">
              <w:rPr>
                <w:rStyle w:val="af1"/>
                <w:rFonts w:hint="eastAsia"/>
                <w:noProof/>
              </w:rPr>
              <w:t>致</w:t>
            </w:r>
            <w:r w:rsidR="00497B58" w:rsidRPr="00E508F3">
              <w:rPr>
                <w:rStyle w:val="af1"/>
                <w:noProof/>
              </w:rPr>
              <w:t xml:space="preserve"> </w:t>
            </w:r>
            <w:r w:rsidR="00497B58" w:rsidRPr="00E508F3">
              <w:rPr>
                <w:rStyle w:val="af1"/>
                <w:rFonts w:hint="eastAsia"/>
                <w:noProof/>
              </w:rPr>
              <w:t>谢</w:t>
            </w:r>
            <w:r w:rsidR="00497B58">
              <w:rPr>
                <w:noProof/>
                <w:webHidden/>
              </w:rPr>
              <w:tab/>
            </w:r>
            <w:r w:rsidR="00497B58">
              <w:rPr>
                <w:noProof/>
                <w:webHidden/>
              </w:rPr>
              <w:fldChar w:fldCharType="begin"/>
            </w:r>
            <w:r w:rsidR="00497B58">
              <w:rPr>
                <w:noProof/>
                <w:webHidden/>
              </w:rPr>
              <w:instrText xml:space="preserve"> PAGEREF _Toc466328119 \h </w:instrText>
            </w:r>
            <w:r w:rsidR="00497B58">
              <w:rPr>
                <w:noProof/>
                <w:webHidden/>
              </w:rPr>
            </w:r>
            <w:r w:rsidR="00497B58">
              <w:rPr>
                <w:noProof/>
                <w:webHidden/>
              </w:rPr>
              <w:fldChar w:fldCharType="separate"/>
            </w:r>
            <w:r w:rsidR="00497B58">
              <w:rPr>
                <w:noProof/>
                <w:webHidden/>
              </w:rPr>
              <w:t>80</w:t>
            </w:r>
            <w:r w:rsidR="00497B58">
              <w:rPr>
                <w:noProof/>
                <w:webHidden/>
              </w:rPr>
              <w:fldChar w:fldCharType="end"/>
            </w:r>
          </w:hyperlink>
        </w:p>
        <w:p w14:paraId="142BC1A1" w14:textId="77777777" w:rsidR="00F82B9E" w:rsidRDefault="0040288E">
          <w:r>
            <w:rPr>
              <w:rFonts w:ascii="黑体" w:eastAsia="黑体" w:hAnsi="黑体"/>
              <w:b/>
              <w:sz w:val="20"/>
              <w:szCs w:val="20"/>
            </w:rPr>
            <w:fldChar w:fldCharType="end"/>
          </w:r>
        </w:p>
      </w:sdtContent>
    </w:sdt>
    <w:p w14:paraId="6DB00292" w14:textId="77777777" w:rsidR="009B6017" w:rsidRDefault="009B6017" w:rsidP="00640AEE">
      <w:pPr>
        <w:pStyle w:val="a5"/>
        <w:sectPr w:rsidR="009B6017" w:rsidSect="009B6017">
          <w:footerReference w:type="default" r:id="rId16"/>
          <w:pgSz w:w="11906" w:h="16838"/>
          <w:pgMar w:top="1440" w:right="1134" w:bottom="1440" w:left="1701" w:header="709" w:footer="709" w:gutter="0"/>
          <w:pgNumType w:fmt="upperRoman" w:start="1"/>
          <w:cols w:space="708"/>
          <w:docGrid w:linePitch="360"/>
        </w:sectPr>
      </w:pPr>
    </w:p>
    <w:p w14:paraId="145F8704" w14:textId="77777777" w:rsidR="00640AEE" w:rsidRDefault="00640AEE" w:rsidP="00640AEE">
      <w:pPr>
        <w:pStyle w:val="a5"/>
      </w:pPr>
      <w:bookmarkStart w:id="8" w:name="_Toc466328058"/>
      <w:r>
        <w:rPr>
          <w:rFonts w:hint="eastAsia"/>
        </w:rPr>
        <w:lastRenderedPageBreak/>
        <w:t>1 绪论</w:t>
      </w:r>
      <w:bookmarkEnd w:id="8"/>
    </w:p>
    <w:p w14:paraId="2FCB4E31" w14:textId="77777777" w:rsidR="00640AEE" w:rsidRDefault="00640AEE" w:rsidP="00640AEE"/>
    <w:p w14:paraId="258367F2" w14:textId="77777777" w:rsidR="00640AEE" w:rsidRPr="00525D32" w:rsidRDefault="00640AEE" w:rsidP="00DC5799">
      <w:pPr>
        <w:pStyle w:val="My0"/>
        <w:outlineLvl w:val="1"/>
      </w:pPr>
      <w:bookmarkStart w:id="9" w:name="_Toc466328059"/>
      <w:r w:rsidRPr="00525D32">
        <w:rPr>
          <w:rFonts w:hint="eastAsia"/>
        </w:rPr>
        <w:t xml:space="preserve">1.1 </w:t>
      </w:r>
      <w:del w:id="10" w:author="Jianguo Yao" w:date="2016-11-08T14:31:00Z">
        <w:r w:rsidRPr="00525D32" w:rsidDel="00082629">
          <w:rPr>
            <w:rFonts w:hint="eastAsia"/>
          </w:rPr>
          <w:delText>选题背景及意义</w:delText>
        </w:r>
      </w:del>
      <w:bookmarkEnd w:id="9"/>
      <w:ins w:id="11" w:author="Jianguo Yao" w:date="2016-11-08T14:31:00Z">
        <w:r w:rsidR="00082629">
          <w:rPr>
            <w:rFonts w:hint="eastAsia"/>
          </w:rPr>
          <w:t>研究</w:t>
        </w:r>
        <w:r w:rsidR="00082629" w:rsidRPr="00525D32">
          <w:rPr>
            <w:rFonts w:hint="eastAsia"/>
          </w:rPr>
          <w:t>背景及意义</w:t>
        </w:r>
      </w:ins>
    </w:p>
    <w:p w14:paraId="3D3786F5" w14:textId="77777777" w:rsidR="00BE586F" w:rsidRPr="00BE586F" w:rsidRDefault="00BE586F" w:rsidP="00545A7B">
      <w:pPr>
        <w:ind w:firstLine="420"/>
        <w:rPr>
          <w:rFonts w:hAnsi="Times New Roman"/>
        </w:rPr>
      </w:pPr>
      <w:r w:rsidRPr="00BE586F">
        <w:rPr>
          <w:rFonts w:hAnsi="Times New Roman" w:hint="eastAsia"/>
        </w:rPr>
        <w:t>如今网络已经应用于人们日常生活中的各个环节，成为了其重要的组成部分。然而随着计算机网络通信技术、多媒体技术等的不断发展，静态的网页和简单的文字已经满足不了人们对网络信息的需求，人们更倾向于通过网络获取包含丰富多彩的音频和视频信息。为此，多媒体网络技术作为一种计算机综合处理动态图文信息的技术，凭借其很好的集成性、友好的交互性以及准确的实时性，将音频和视频的特性相结合</w:t>
      </w:r>
      <w:r w:rsidRPr="00C37CA4">
        <w:rPr>
          <w:rFonts w:hAnsi="Times New Roman"/>
          <w:vertAlign w:val="superscript"/>
        </w:rPr>
        <w:t>[1]</w:t>
      </w:r>
      <w:r w:rsidRPr="00BE586F">
        <w:rPr>
          <w:rFonts w:hAnsi="Times New Roman"/>
        </w:rPr>
        <w:t>，将人们带到了一个丰富多彩的网络世界，如今这种技术已经得到广泛的应用，大大的便利了人们的日常生活。</w:t>
      </w:r>
    </w:p>
    <w:p w14:paraId="164128E4" w14:textId="77777777" w:rsidR="00BE586F" w:rsidRPr="00BE586F" w:rsidRDefault="00BE586F" w:rsidP="00545A7B">
      <w:pPr>
        <w:ind w:firstLineChars="175" w:firstLine="420"/>
        <w:rPr>
          <w:rFonts w:hAnsi="Times New Roman"/>
        </w:rPr>
      </w:pPr>
      <w:r w:rsidRPr="00BE586F">
        <w:rPr>
          <w:rFonts w:hAnsi="Times New Roman" w:hint="eastAsia"/>
        </w:rPr>
        <w:t>当下，</w:t>
      </w:r>
      <w:r w:rsidRPr="00BE586F">
        <w:rPr>
          <w:rFonts w:hAnsi="Times New Roman"/>
        </w:rPr>
        <w:t>HTML5</w:t>
      </w:r>
      <w:r w:rsidRPr="00BE586F">
        <w:rPr>
          <w:rFonts w:hAnsi="Times New Roman"/>
        </w:rPr>
        <w:t>技术、音视频技术都已经被</w:t>
      </w:r>
      <w:r w:rsidR="002C7256">
        <w:rPr>
          <w:rFonts w:hAnsi="Times New Roman" w:hint="eastAsia"/>
        </w:rPr>
        <w:t>市场上</w:t>
      </w:r>
      <w:r w:rsidRPr="00BE586F">
        <w:rPr>
          <w:rFonts w:hAnsi="Times New Roman"/>
        </w:rPr>
        <w:t>主流浏览器支持，大多数的</w:t>
      </w:r>
      <w:r w:rsidR="00CE6B98">
        <w:rPr>
          <w:rFonts w:hAnsi="Times New Roman" w:hint="eastAsia"/>
        </w:rPr>
        <w:t>音</w:t>
      </w:r>
      <w:r w:rsidRPr="00BE586F">
        <w:rPr>
          <w:rFonts w:hAnsi="Times New Roman"/>
        </w:rPr>
        <w:t>视频网站也都同时提供</w:t>
      </w:r>
      <w:r w:rsidRPr="00BE586F">
        <w:rPr>
          <w:rFonts w:hAnsi="Times New Roman"/>
        </w:rPr>
        <w:t>Flash</w:t>
      </w:r>
      <w:r w:rsidRPr="00BE586F">
        <w:rPr>
          <w:rFonts w:hAnsi="Times New Roman"/>
        </w:rPr>
        <w:t>和</w:t>
      </w:r>
      <w:r w:rsidRPr="00BE586F">
        <w:rPr>
          <w:rFonts w:hAnsi="Times New Roman"/>
        </w:rPr>
        <w:t>HTML5</w:t>
      </w:r>
      <w:r w:rsidR="00B74C66">
        <w:rPr>
          <w:rFonts w:hAnsi="Times New Roman"/>
        </w:rPr>
        <w:t>两种页面</w:t>
      </w:r>
      <w:r w:rsidR="00B74C66">
        <w:rPr>
          <w:rFonts w:hAnsi="Times New Roman" w:hint="eastAsia"/>
        </w:rPr>
        <w:t>。</w:t>
      </w:r>
      <w:r w:rsidRPr="00BE586F">
        <w:rPr>
          <w:rFonts w:hAnsi="Times New Roman"/>
        </w:rPr>
        <w:t>特别是</w:t>
      </w:r>
      <w:r w:rsidR="00C37CA4">
        <w:rPr>
          <w:rFonts w:hAnsi="Times New Roman"/>
        </w:rPr>
        <w:t>Chrom</w:t>
      </w:r>
      <w:r w:rsidR="00CE6B98">
        <w:rPr>
          <w:rFonts w:hAnsi="Times New Roman"/>
        </w:rPr>
        <w:t>e</w:t>
      </w:r>
      <w:r w:rsidRPr="00BE586F">
        <w:rPr>
          <w:rFonts w:hAnsi="Times New Roman"/>
        </w:rPr>
        <w:t>浏览器对于</w:t>
      </w:r>
      <w:r w:rsidRPr="00BE586F">
        <w:rPr>
          <w:rFonts w:hAnsi="Times New Roman"/>
        </w:rPr>
        <w:t>HTML5</w:t>
      </w:r>
      <w:r w:rsidR="00C37CA4">
        <w:rPr>
          <w:rFonts w:hAnsi="Times New Roman"/>
        </w:rPr>
        <w:t>的</w:t>
      </w:r>
      <w:r w:rsidR="00C37CA4">
        <w:rPr>
          <w:rFonts w:hAnsi="Times New Roman" w:hint="eastAsia"/>
        </w:rPr>
        <w:t>支持</w:t>
      </w:r>
      <w:r w:rsidR="00C37CA4" w:rsidRPr="00CE308D">
        <w:rPr>
          <w:rFonts w:hAnsi="Times New Roman" w:hint="eastAsia"/>
          <w:vertAlign w:val="superscript"/>
        </w:rPr>
        <w:t>[</w:t>
      </w:r>
      <w:r w:rsidR="00C37CA4" w:rsidRPr="00CE308D">
        <w:rPr>
          <w:rFonts w:hAnsi="Times New Roman"/>
          <w:vertAlign w:val="superscript"/>
        </w:rPr>
        <w:t>2</w:t>
      </w:r>
      <w:r w:rsidR="00C37CA4" w:rsidRPr="00CE308D">
        <w:rPr>
          <w:rFonts w:hAnsi="Times New Roman" w:hint="eastAsia"/>
          <w:vertAlign w:val="superscript"/>
        </w:rPr>
        <w:t>]</w:t>
      </w:r>
      <w:r w:rsidR="00CE308D" w:rsidRPr="00CE308D">
        <w:rPr>
          <w:rFonts w:hAnsi="Times New Roman" w:hint="eastAsia"/>
        </w:rPr>
        <w:t>，</w:t>
      </w:r>
      <w:r w:rsidRPr="00BE586F">
        <w:rPr>
          <w:rFonts w:hAnsi="Times New Roman"/>
        </w:rPr>
        <w:t>基于</w:t>
      </w:r>
      <w:r w:rsidRPr="00BE586F">
        <w:rPr>
          <w:rFonts w:hAnsi="Times New Roman"/>
        </w:rPr>
        <w:t>Chrome</w:t>
      </w:r>
      <w:r w:rsidRPr="00BE586F">
        <w:rPr>
          <w:rFonts w:hAnsi="Times New Roman"/>
        </w:rPr>
        <w:t>和</w:t>
      </w:r>
      <w:r w:rsidRPr="00BE586F">
        <w:rPr>
          <w:rFonts w:hAnsi="Times New Roman"/>
        </w:rPr>
        <w:t>HTML5</w:t>
      </w:r>
      <w:r w:rsidRPr="00BE586F">
        <w:rPr>
          <w:rFonts w:hAnsi="Times New Roman"/>
        </w:rPr>
        <w:t>的视频播放系统，可带来流畅的播控体验，并且浏览器性能消耗更低。这样的方法在嵌入式系统、移动设备中的互联网视频应用方案更能发挥其特有的优势。同时满足跨平台，高性能，体验友好的网站需求。</w:t>
      </w:r>
    </w:p>
    <w:p w14:paraId="5CCA7C08" w14:textId="77777777" w:rsidR="00BE586F" w:rsidRPr="00BE586F" w:rsidRDefault="00BE586F" w:rsidP="00BE586F">
      <w:pPr>
        <w:rPr>
          <w:rFonts w:hAnsi="Times New Roman"/>
        </w:rPr>
      </w:pPr>
      <w:r w:rsidRPr="00BE586F">
        <w:rPr>
          <w:rFonts w:hAnsi="Times New Roman" w:hint="eastAsia"/>
        </w:rPr>
        <w:t>车载多媒体终端作为一款嵌入式移动设备，</w:t>
      </w:r>
      <w:r w:rsidRPr="00BE586F">
        <w:rPr>
          <w:rFonts w:hAnsi="Times New Roman"/>
        </w:rPr>
        <w:t xml:space="preserve"> </w:t>
      </w:r>
      <w:r w:rsidRPr="00BE586F">
        <w:rPr>
          <w:rFonts w:hAnsi="Times New Roman"/>
        </w:rPr>
        <w:t>被广泛搭在应用消费型轿车上</w:t>
      </w:r>
      <w:r w:rsidRPr="00936E84">
        <w:rPr>
          <w:rFonts w:hAnsi="Times New Roman"/>
          <w:vertAlign w:val="superscript"/>
        </w:rPr>
        <w:t>[3]</w:t>
      </w:r>
      <w:r w:rsidRPr="00BE586F">
        <w:rPr>
          <w:rFonts w:hAnsi="Times New Roman"/>
        </w:rPr>
        <w:t>。随着移动互联的大力发展，</w:t>
      </w:r>
      <w:r w:rsidRPr="00BE586F">
        <w:rPr>
          <w:rFonts w:hAnsi="Times New Roman"/>
        </w:rPr>
        <w:t xml:space="preserve"> </w:t>
      </w:r>
      <w:r w:rsidRPr="00BE586F">
        <w:rPr>
          <w:rFonts w:hAnsi="Times New Roman"/>
        </w:rPr>
        <w:t>消费者已经不再满足于传统本地和外部存储介质（例如</w:t>
      </w:r>
      <w:r w:rsidRPr="00BE586F">
        <w:rPr>
          <w:rFonts w:hAnsi="Times New Roman"/>
        </w:rPr>
        <w:t>U</w:t>
      </w:r>
      <w:r w:rsidRPr="00BE586F">
        <w:rPr>
          <w:rFonts w:hAnsi="Times New Roman"/>
        </w:rPr>
        <w:t>盘）音视频文件播放，等等，更希望在车载</w:t>
      </w:r>
      <w:r w:rsidR="005D61B6">
        <w:rPr>
          <w:rFonts w:hAnsi="Times New Roman" w:hint="eastAsia"/>
        </w:rPr>
        <w:t>移动</w:t>
      </w:r>
      <w:r w:rsidR="005D61B6">
        <w:rPr>
          <w:rFonts w:hAnsi="Times New Roman"/>
        </w:rPr>
        <w:t>终端</w:t>
      </w:r>
      <w:r w:rsidRPr="00BE586F">
        <w:rPr>
          <w:rFonts w:hAnsi="Times New Roman"/>
        </w:rPr>
        <w:t>上随时随地样</w:t>
      </w:r>
      <w:r w:rsidR="005D61B6">
        <w:rPr>
          <w:rFonts w:hAnsi="Times New Roman" w:hint="eastAsia"/>
        </w:rPr>
        <w:t>使用</w:t>
      </w:r>
      <w:r w:rsidRPr="00BE586F">
        <w:rPr>
          <w:rFonts w:hAnsi="Times New Roman"/>
        </w:rPr>
        <w:t>网络音视频播放服务。</w:t>
      </w:r>
    </w:p>
    <w:p w14:paraId="5F052A80" w14:textId="77777777" w:rsidR="00BE586F" w:rsidRPr="00BE586F" w:rsidRDefault="00BE586F" w:rsidP="00BE586F">
      <w:pPr>
        <w:rPr>
          <w:rFonts w:hAnsi="Times New Roman"/>
        </w:rPr>
      </w:pPr>
      <w:r w:rsidRPr="00BE586F">
        <w:rPr>
          <w:rFonts w:hAnsi="Times New Roman" w:hint="eastAsia"/>
        </w:rPr>
        <w:t>在车载多媒体终端上搭载浏览器就显得很有必要，开源的</w:t>
      </w:r>
      <w:r w:rsidRPr="00BE586F">
        <w:rPr>
          <w:rFonts w:hAnsi="Times New Roman"/>
        </w:rPr>
        <w:t>Chromium</w:t>
      </w:r>
      <w:r w:rsidRPr="00BE586F">
        <w:rPr>
          <w:rFonts w:hAnsi="Times New Roman"/>
        </w:rPr>
        <w:t>浏览器</w:t>
      </w:r>
      <w:r w:rsidR="000A2DB3">
        <w:rPr>
          <w:rFonts w:hAnsi="Times New Roman" w:hint="eastAsia"/>
        </w:rPr>
        <w:t>（</w:t>
      </w:r>
      <w:r w:rsidRPr="00BE586F">
        <w:rPr>
          <w:rFonts w:hAnsi="Times New Roman"/>
        </w:rPr>
        <w:t>chr</w:t>
      </w:r>
      <w:r w:rsidR="00B30682">
        <w:rPr>
          <w:rFonts w:hAnsi="Times New Roman"/>
        </w:rPr>
        <w:softHyphen/>
      </w:r>
      <w:r w:rsidRPr="00BE586F">
        <w:rPr>
          <w:rFonts w:hAnsi="Times New Roman"/>
        </w:rPr>
        <w:t>om</w:t>
      </w:r>
      <w:r w:rsidR="00B30682">
        <w:rPr>
          <w:rFonts w:hAnsi="Times New Roman"/>
        </w:rPr>
        <w:softHyphen/>
      </w:r>
      <w:r w:rsidRPr="00BE586F">
        <w:rPr>
          <w:rFonts w:hAnsi="Times New Roman"/>
        </w:rPr>
        <w:t>e</w:t>
      </w:r>
      <w:r w:rsidRPr="00BE586F">
        <w:rPr>
          <w:rFonts w:hAnsi="Times New Roman"/>
        </w:rPr>
        <w:t>是</w:t>
      </w:r>
      <w:r w:rsidRPr="00BE586F">
        <w:rPr>
          <w:rFonts w:hAnsi="Times New Roman"/>
        </w:rPr>
        <w:t>Chromium</w:t>
      </w:r>
      <w:r w:rsidRPr="00BE586F">
        <w:rPr>
          <w:rFonts w:hAnsi="Times New Roman"/>
        </w:rPr>
        <w:t>的稳定版，不开源</w:t>
      </w:r>
      <w:r w:rsidR="000A2DB3">
        <w:rPr>
          <w:rFonts w:hAnsi="Times New Roman" w:hint="eastAsia"/>
        </w:rPr>
        <w:t>）</w:t>
      </w:r>
      <w:r w:rsidRPr="00BE586F">
        <w:rPr>
          <w:rFonts w:hAnsi="Times New Roman"/>
        </w:rPr>
        <w:t>以其精简的界面、快速的响应、流畅的体验和开源特性获得众多厂商的青睐。</w:t>
      </w:r>
    </w:p>
    <w:p w14:paraId="643C6A68" w14:textId="77777777" w:rsidR="00BE586F" w:rsidRPr="00BE586F" w:rsidRDefault="00BE586F" w:rsidP="00BE586F">
      <w:pPr>
        <w:rPr>
          <w:rFonts w:hAnsi="Times New Roman"/>
        </w:rPr>
      </w:pPr>
      <w:r w:rsidRPr="00BE586F">
        <w:rPr>
          <w:rFonts w:hAnsi="Times New Roman" w:hint="eastAsia"/>
        </w:rPr>
        <w:t>然而，</w:t>
      </w:r>
      <w:r w:rsidRPr="00BE586F">
        <w:rPr>
          <w:rFonts w:hAnsi="Times New Roman"/>
        </w:rPr>
        <w:t xml:space="preserve"> </w:t>
      </w:r>
      <w:r w:rsidRPr="00BE586F">
        <w:rPr>
          <w:rFonts w:hAnsi="Times New Roman"/>
        </w:rPr>
        <w:t>鉴于多媒体系统功能复杂程度的提高，且不同的多媒体系统硬件平台和软件平台也存在着差异，这使得开发者必须为这些平台重新编写多媒体处理的代码。在开发应用程序时，开发人员也要花费大量的时问和精力来对这些底层的多媒体处理进行整合和使用</w:t>
      </w:r>
      <w:r w:rsidRPr="005A69F3">
        <w:rPr>
          <w:rFonts w:hAnsi="Times New Roman"/>
          <w:vertAlign w:val="superscript"/>
        </w:rPr>
        <w:t>[4]</w:t>
      </w:r>
      <w:r w:rsidRPr="00BE586F">
        <w:rPr>
          <w:rFonts w:hAnsi="Times New Roman"/>
        </w:rPr>
        <w:t>。</w:t>
      </w:r>
    </w:p>
    <w:p w14:paraId="7CCB05EC" w14:textId="77777777" w:rsidR="00BE586F" w:rsidRPr="00BE586F" w:rsidRDefault="00BE586F" w:rsidP="00BE586F">
      <w:pPr>
        <w:rPr>
          <w:rFonts w:hAnsi="Times New Roman"/>
        </w:rPr>
      </w:pPr>
      <w:r w:rsidRPr="00BE586F">
        <w:rPr>
          <w:rFonts w:hAnsi="Times New Roman"/>
        </w:rPr>
        <w:t xml:space="preserve">Gstreamer </w:t>
      </w:r>
      <w:r w:rsidRPr="00BE586F">
        <w:rPr>
          <w:rFonts w:hAnsi="Times New Roman"/>
        </w:rPr>
        <w:t>框架是一种管道的设计思想</w:t>
      </w:r>
      <w:r w:rsidRPr="00700912">
        <w:rPr>
          <w:rFonts w:hAnsi="Times New Roman"/>
          <w:vertAlign w:val="superscript"/>
        </w:rPr>
        <w:t>[5]</w:t>
      </w:r>
      <w:r w:rsidRPr="00BE586F">
        <w:rPr>
          <w:rFonts w:hAnsi="Times New Roman"/>
        </w:rPr>
        <w:t>，基于该架构可以任意开发需要增添的媒体格式、传输协议的流媒体数据处理应用</w:t>
      </w:r>
      <w:r w:rsidRPr="00B36BAC">
        <w:rPr>
          <w:rFonts w:hAnsi="Times New Roman"/>
          <w:vertAlign w:val="superscript"/>
        </w:rPr>
        <w:t>[6]</w:t>
      </w:r>
      <w:r w:rsidRPr="00BE586F">
        <w:rPr>
          <w:rFonts w:hAnsi="Times New Roman"/>
        </w:rPr>
        <w:t>。它提供的功能性元件可以有选择性的被安装到应用管道程序中是该架构最显著的优点，若采用</w:t>
      </w:r>
      <w:r w:rsidRPr="00BE586F">
        <w:rPr>
          <w:rFonts w:hAnsi="Times New Roman"/>
        </w:rPr>
        <w:t>GStreamer</w:t>
      </w:r>
      <w:r w:rsidRPr="00BE586F">
        <w:rPr>
          <w:rFonts w:hAnsi="Times New Roman"/>
        </w:rPr>
        <w:t>这个强大的通用多媒体框架，应用程序开发人员就可以将底层多媒体处理的整合和使用交给</w:t>
      </w:r>
      <w:r w:rsidRPr="00BE586F">
        <w:rPr>
          <w:rFonts w:hAnsi="Times New Roman"/>
        </w:rPr>
        <w:t>GStreamer</w:t>
      </w:r>
      <w:r w:rsidRPr="00BE586F">
        <w:rPr>
          <w:rFonts w:hAnsi="Times New Roman"/>
        </w:rPr>
        <w:t>，从而将</w:t>
      </w:r>
      <w:r w:rsidRPr="00BE586F">
        <w:rPr>
          <w:rFonts w:hAnsi="Times New Roman"/>
        </w:rPr>
        <w:lastRenderedPageBreak/>
        <w:t>精力集中于现有的媒体上，避免在如何处理后端、插件机制等问题上花费过多的时间。除此之外，被封装成</w:t>
      </w:r>
      <w:r w:rsidR="002B1B65">
        <w:rPr>
          <w:rFonts w:hAnsi="Times New Roman" w:hint="eastAsia"/>
        </w:rPr>
        <w:t>的</w:t>
      </w:r>
      <w:r w:rsidRPr="00BE586F">
        <w:rPr>
          <w:rFonts w:hAnsi="Times New Roman"/>
        </w:rPr>
        <w:t>共享库的插件所提供的元件可以被多个应用程序共享使用</w:t>
      </w:r>
      <w:r w:rsidRPr="002B1B65">
        <w:rPr>
          <w:rFonts w:hAnsi="Times New Roman"/>
          <w:vertAlign w:val="superscript"/>
        </w:rPr>
        <w:t>[7]</w:t>
      </w:r>
      <w:r w:rsidRPr="00BE586F">
        <w:rPr>
          <w:rFonts w:hAnsi="Times New Roman"/>
        </w:rPr>
        <w:t>，省去了一些播放器代码的重</w:t>
      </w:r>
      <w:r w:rsidRPr="00BE586F">
        <w:rPr>
          <w:rFonts w:hAnsi="Times New Roman" w:hint="eastAsia"/>
        </w:rPr>
        <w:t>复编写。基于</w:t>
      </w:r>
      <w:r w:rsidRPr="00BE586F">
        <w:rPr>
          <w:rFonts w:hAnsi="Times New Roman"/>
        </w:rPr>
        <w:t xml:space="preserve">GStreamer </w:t>
      </w:r>
      <w:r w:rsidRPr="00BE586F">
        <w:rPr>
          <w:rFonts w:hAnsi="Times New Roman"/>
        </w:rPr>
        <w:t>架构的播放器不仅能给用户提供更多、更好的音视频享受，简化了集成和复用，快速响应市场需求，提高产品竞争力。</w:t>
      </w:r>
    </w:p>
    <w:p w14:paraId="13AF2F64" w14:textId="77777777" w:rsidR="00BE586F" w:rsidRDefault="00BE586F" w:rsidP="00BE586F">
      <w:pPr>
        <w:rPr>
          <w:rFonts w:hAnsi="Times New Roman"/>
        </w:rPr>
      </w:pPr>
      <w:r w:rsidRPr="00BE586F">
        <w:rPr>
          <w:rFonts w:hAnsi="Times New Roman" w:hint="eastAsia"/>
        </w:rPr>
        <w:t>综上</w:t>
      </w:r>
      <w:r w:rsidR="00FC0403">
        <w:rPr>
          <w:rFonts w:hAnsi="Times New Roman" w:hint="eastAsia"/>
        </w:rPr>
        <w:t>，</w:t>
      </w:r>
      <w:r w:rsidRPr="00BE586F">
        <w:rPr>
          <w:rFonts w:hAnsi="Times New Roman"/>
        </w:rPr>
        <w:t>在嵌入式车载多媒体设备上实现基于</w:t>
      </w:r>
      <w:r w:rsidRPr="00BE586F">
        <w:rPr>
          <w:rFonts w:hAnsi="Times New Roman"/>
        </w:rPr>
        <w:t>GStreamer</w:t>
      </w:r>
      <w:r w:rsidRPr="00BE586F">
        <w:rPr>
          <w:rFonts w:hAnsi="Times New Roman"/>
        </w:rPr>
        <w:t>框架的</w:t>
      </w:r>
      <w:r w:rsidRPr="00BE586F">
        <w:rPr>
          <w:rFonts w:hAnsi="Times New Roman"/>
        </w:rPr>
        <w:t>Chromium</w:t>
      </w:r>
      <w:r w:rsidRPr="00BE586F">
        <w:rPr>
          <w:rFonts w:hAnsi="Times New Roman"/>
        </w:rPr>
        <w:t>音视频播放在当今移动互联时代的工程应用上很有现实意义</w:t>
      </w:r>
      <w:r w:rsidRPr="00BE586F">
        <w:rPr>
          <w:rFonts w:hAnsi="Times New Roman"/>
        </w:rPr>
        <w:t>.</w:t>
      </w:r>
    </w:p>
    <w:p w14:paraId="42B9BE29" w14:textId="77777777" w:rsidR="00640AEE" w:rsidRDefault="00640AEE" w:rsidP="00640AEE">
      <w:pPr>
        <w:ind w:firstLine="0"/>
        <w:rPr>
          <w:rFonts w:hAnsi="Times New Roman"/>
        </w:rPr>
      </w:pPr>
    </w:p>
    <w:p w14:paraId="6AC0F286" w14:textId="77777777" w:rsidR="00640AEE" w:rsidRDefault="00640AEE" w:rsidP="00DC5799">
      <w:pPr>
        <w:pStyle w:val="My0"/>
        <w:outlineLvl w:val="1"/>
      </w:pPr>
      <w:bookmarkStart w:id="12" w:name="_Toc466328060"/>
      <w:r>
        <w:rPr>
          <w:rFonts w:hint="eastAsia"/>
        </w:rPr>
        <w:t xml:space="preserve">1.2 </w:t>
      </w:r>
      <w:del w:id="13" w:author="Jianguo Yao" w:date="2016-11-08T14:31:00Z">
        <w:r w:rsidDel="00082629">
          <w:rPr>
            <w:rFonts w:hint="eastAsia"/>
          </w:rPr>
          <w:delText>与课题有关的</w:delText>
        </w:r>
      </w:del>
      <w:r>
        <w:rPr>
          <w:rFonts w:hint="eastAsia"/>
        </w:rPr>
        <w:t>国内外研究现状</w:t>
      </w:r>
      <w:bookmarkEnd w:id="12"/>
    </w:p>
    <w:p w14:paraId="0724F166" w14:textId="77777777" w:rsidR="00B32B16" w:rsidRDefault="00B32B16" w:rsidP="00B32B16">
      <w:pPr>
        <w:rPr>
          <w:rStyle w:val="MyChar"/>
        </w:rPr>
      </w:pPr>
      <w:r w:rsidRPr="00B32B16">
        <w:rPr>
          <w:rStyle w:val="MyChar"/>
          <w:rFonts w:hint="eastAsia"/>
        </w:rPr>
        <w:t>浏览器是指可以显示网页服务器或者本地文件系统的</w:t>
      </w:r>
      <w:r w:rsidRPr="00B32B16">
        <w:rPr>
          <w:rStyle w:val="MyChar"/>
        </w:rPr>
        <w:t xml:space="preserve"> HTML </w:t>
      </w:r>
      <w:r w:rsidRPr="00B32B16">
        <w:rPr>
          <w:rStyle w:val="MyChar"/>
        </w:rPr>
        <w:t>文件内容，并让用户与这些文件交互的一种软件</w:t>
      </w:r>
      <w:r w:rsidRPr="0082410D">
        <w:rPr>
          <w:rStyle w:val="MyChar"/>
          <w:vertAlign w:val="superscript"/>
        </w:rPr>
        <w:t>[</w:t>
      </w:r>
      <w:r w:rsidR="0082410D" w:rsidRPr="0082410D">
        <w:rPr>
          <w:rStyle w:val="MyChar"/>
          <w:vertAlign w:val="superscript"/>
        </w:rPr>
        <w:t>8</w:t>
      </w:r>
      <w:r w:rsidRPr="0082410D">
        <w:rPr>
          <w:rStyle w:val="MyChar"/>
          <w:vertAlign w:val="superscript"/>
        </w:rPr>
        <w:t>]</w:t>
      </w:r>
      <w:r w:rsidRPr="00B32B16">
        <w:rPr>
          <w:rStyle w:val="MyChar"/>
        </w:rPr>
        <w:t>。互联网的革命浪潮带动了众多技术的快速发展，网络浏览器作为互联网的最重要的终端接入口之一在短短的二十多年时间里日新月异。经过近二十年的发展，现在的浏览器已经有几十种之多。市场占有率在前面几位的主要有</w:t>
      </w:r>
      <w:r w:rsidRPr="00B32B16">
        <w:rPr>
          <w:rStyle w:val="MyChar"/>
        </w:rPr>
        <w:t xml:space="preserve"> IE</w:t>
      </w:r>
      <w:r w:rsidRPr="00B32B16">
        <w:rPr>
          <w:rStyle w:val="MyChar"/>
        </w:rPr>
        <w:t>、</w:t>
      </w:r>
      <w:r w:rsidRPr="00B32B16">
        <w:rPr>
          <w:rStyle w:val="MyChar"/>
        </w:rPr>
        <w:t>Firefox</w:t>
      </w:r>
      <w:r w:rsidRPr="00B32B16">
        <w:rPr>
          <w:rStyle w:val="MyChar"/>
        </w:rPr>
        <w:t>、</w:t>
      </w:r>
      <w:r w:rsidRPr="00B32B16">
        <w:rPr>
          <w:rStyle w:val="MyChar"/>
        </w:rPr>
        <w:t>Google Chrome</w:t>
      </w:r>
      <w:r w:rsidRPr="00B32B16">
        <w:rPr>
          <w:rStyle w:val="MyChar"/>
        </w:rPr>
        <w:t>、</w:t>
      </w:r>
      <w:r w:rsidRPr="00B32B16">
        <w:rPr>
          <w:rStyle w:val="MyChar"/>
        </w:rPr>
        <w:t>Safari</w:t>
      </w:r>
      <w:r w:rsidRPr="00B32B16">
        <w:rPr>
          <w:rStyle w:val="MyChar"/>
        </w:rPr>
        <w:t>、</w:t>
      </w:r>
      <w:r w:rsidRPr="00B32B16">
        <w:rPr>
          <w:rStyle w:val="MyChar"/>
        </w:rPr>
        <w:t xml:space="preserve">Opera </w:t>
      </w:r>
      <w:r w:rsidRPr="00B32B16">
        <w:rPr>
          <w:rStyle w:val="MyChar"/>
        </w:rPr>
        <w:t>等</w:t>
      </w:r>
      <w:r w:rsidR="003C113C" w:rsidRPr="004E6E3E">
        <w:rPr>
          <w:rStyle w:val="MyChar"/>
          <w:vertAlign w:val="superscript"/>
        </w:rPr>
        <w:t>[9</w:t>
      </w:r>
      <w:r w:rsidRPr="004E6E3E">
        <w:rPr>
          <w:rStyle w:val="MyChar"/>
          <w:vertAlign w:val="superscript"/>
        </w:rPr>
        <w:t>]</w:t>
      </w:r>
      <w:r w:rsidRPr="00B32B16">
        <w:rPr>
          <w:rStyle w:val="MyChar"/>
        </w:rPr>
        <w:t>。特别是在进入</w:t>
      </w:r>
      <w:r w:rsidRPr="00B32B16">
        <w:rPr>
          <w:rStyle w:val="MyChar"/>
        </w:rPr>
        <w:t>21</w:t>
      </w:r>
      <w:r w:rsidRPr="00B32B16">
        <w:rPr>
          <w:rStyle w:val="MyChar"/>
        </w:rPr>
        <w:t>世纪后，越来越多的功能被加入到浏览器中来。在</w:t>
      </w:r>
      <w:r w:rsidRPr="00B32B16">
        <w:rPr>
          <w:rStyle w:val="MyChar"/>
        </w:rPr>
        <w:t>W3C</w:t>
      </w:r>
      <w:r w:rsidRPr="00B32B16">
        <w:rPr>
          <w:rStyle w:val="MyChar"/>
        </w:rPr>
        <w:t>等标准组织的积极推动下逐步形成</w:t>
      </w:r>
      <w:r w:rsidRPr="00B32B16">
        <w:rPr>
          <w:rStyle w:val="MyChar"/>
        </w:rPr>
        <w:t>HTML5</w:t>
      </w:r>
      <w:r w:rsidRPr="00B32B16">
        <w:rPr>
          <w:rStyle w:val="MyChar"/>
        </w:rPr>
        <w:t>技术，更成为了</w:t>
      </w:r>
      <w:r w:rsidRPr="00B32B16">
        <w:rPr>
          <w:rStyle w:val="MyChar"/>
          <w:rFonts w:hint="eastAsia"/>
        </w:rPr>
        <w:t>浏览器发展的火箭推进器。</w:t>
      </w:r>
    </w:p>
    <w:p w14:paraId="2F4D8D0E" w14:textId="77777777" w:rsidR="006B57FE" w:rsidRPr="00B32B16" w:rsidRDefault="006B57FE" w:rsidP="00E85CEC">
      <w:pPr>
        <w:rPr>
          <w:rStyle w:val="MyChar"/>
        </w:rPr>
      </w:pPr>
      <w:r w:rsidRPr="00EB036A">
        <w:rPr>
          <w:rStyle w:val="MyChar"/>
          <w:rFonts w:hint="eastAsia"/>
        </w:rPr>
        <w:t>当前，已经有很多浏览器成功扩展或移植到嵌入式平台的案例。较多的表现在互联网电视领域，例如基于</w:t>
      </w:r>
      <w:r w:rsidRPr="00EB036A">
        <w:rPr>
          <w:rStyle w:val="MyChar"/>
        </w:rPr>
        <w:t>Widget</w:t>
      </w:r>
      <w:r w:rsidRPr="00EB036A">
        <w:rPr>
          <w:rStyle w:val="MyChar"/>
        </w:rPr>
        <w:t>的</w:t>
      </w:r>
      <w:r w:rsidRPr="00EB036A">
        <w:rPr>
          <w:rStyle w:val="MyChar"/>
        </w:rPr>
        <w:t>Yahoo ConnectedTV</w:t>
      </w:r>
      <w:r w:rsidRPr="00EB036A">
        <w:rPr>
          <w:rStyle w:val="MyChar"/>
        </w:rPr>
        <w:t>，增加了</w:t>
      </w:r>
      <w:r w:rsidRPr="00EB036A">
        <w:rPr>
          <w:rStyle w:val="MyChar"/>
        </w:rPr>
        <w:t xml:space="preserve"> Web </w:t>
      </w:r>
      <w:r w:rsidRPr="00EB036A">
        <w:rPr>
          <w:rStyle w:val="MyChar"/>
        </w:rPr>
        <w:t>页面的扩展功能，能够在</w:t>
      </w:r>
      <w:r w:rsidRPr="00EB036A">
        <w:rPr>
          <w:rStyle w:val="MyChar"/>
        </w:rPr>
        <w:t>Linux</w:t>
      </w:r>
      <w:r w:rsidRPr="00EB036A">
        <w:rPr>
          <w:rStyle w:val="MyChar"/>
        </w:rPr>
        <w:t>下的电视一体机终端或者机顶盒上运行，同时传统电视以及互联网功能也均可以正常应用。基于</w:t>
      </w:r>
      <w:r w:rsidRPr="00EB036A">
        <w:rPr>
          <w:rStyle w:val="MyChar"/>
        </w:rPr>
        <w:t xml:space="preserve"> Android </w:t>
      </w:r>
      <w:r w:rsidRPr="00EB036A">
        <w:rPr>
          <w:rStyle w:val="MyChar"/>
        </w:rPr>
        <w:t>的</w:t>
      </w:r>
      <w:r w:rsidRPr="00EB036A">
        <w:rPr>
          <w:rStyle w:val="MyChar"/>
        </w:rPr>
        <w:t xml:space="preserve"> GoogleTV</w:t>
      </w:r>
      <w:r w:rsidRPr="00EB036A">
        <w:rPr>
          <w:rStyle w:val="MyChar"/>
        </w:rPr>
        <w:t>以</w:t>
      </w:r>
      <w:r w:rsidRPr="00EB036A">
        <w:rPr>
          <w:rStyle w:val="MyChar"/>
        </w:rPr>
        <w:t xml:space="preserve"> Android </w:t>
      </w:r>
      <w:r w:rsidRPr="00EB036A">
        <w:rPr>
          <w:rStyle w:val="MyChar"/>
        </w:rPr>
        <w:t>系统和谷歌</w:t>
      </w:r>
      <w:r w:rsidRPr="00EB036A">
        <w:rPr>
          <w:rStyle w:val="MyChar"/>
        </w:rPr>
        <w:t xml:space="preserve"> Chrome </w:t>
      </w:r>
      <w:r w:rsidRPr="00EB036A">
        <w:rPr>
          <w:rStyle w:val="MyChar"/>
        </w:rPr>
        <w:t>网络浏览器为基础，融合传统电视服务模式及丰富</w:t>
      </w:r>
      <w:r w:rsidRPr="00EB036A">
        <w:rPr>
          <w:rStyle w:val="MyChar"/>
        </w:rPr>
        <w:t xml:space="preserve"> Web </w:t>
      </w:r>
      <w:r w:rsidRPr="00EB036A">
        <w:rPr>
          <w:rStyle w:val="MyChar"/>
        </w:rPr>
        <w:t>服务于一身的综合娱乐体验系统。</w:t>
      </w:r>
      <w:r w:rsidRPr="00EB036A">
        <w:rPr>
          <w:rStyle w:val="MyChar"/>
        </w:rPr>
        <w:t xml:space="preserve">GoogleTV </w:t>
      </w:r>
      <w:r w:rsidRPr="00EB036A">
        <w:rPr>
          <w:rStyle w:val="MyChar"/>
        </w:rPr>
        <w:t>相比</w:t>
      </w:r>
      <w:r w:rsidRPr="00EB036A">
        <w:rPr>
          <w:rStyle w:val="MyChar"/>
        </w:rPr>
        <w:t xml:space="preserve">Yahoo ConnectedTV </w:t>
      </w:r>
      <w:r w:rsidRPr="00EB036A">
        <w:rPr>
          <w:rStyle w:val="MyChar"/>
        </w:rPr>
        <w:t>的方案会略显</w:t>
      </w:r>
      <w:r w:rsidRPr="00EB036A">
        <w:rPr>
          <w:rStyle w:val="MyChar"/>
          <w:rFonts w:hint="eastAsia"/>
        </w:rPr>
        <w:t>复杂，除了涵盖软件系统外，还将外围设备与硬件整合在一起，以此丰富生态系统的完整性</w:t>
      </w:r>
      <w:r>
        <w:rPr>
          <w:rStyle w:val="MyChar"/>
          <w:rFonts w:hint="eastAsia"/>
        </w:rPr>
        <w:t>。</w:t>
      </w:r>
    </w:p>
    <w:p w14:paraId="4D291200" w14:textId="77777777" w:rsidR="00B32B16" w:rsidRPr="00B32B16" w:rsidRDefault="00B32B16" w:rsidP="00B32B16">
      <w:pPr>
        <w:rPr>
          <w:rStyle w:val="MyChar"/>
        </w:rPr>
      </w:pPr>
      <w:commentRangeStart w:id="14"/>
      <w:r w:rsidRPr="00B32B16">
        <w:rPr>
          <w:rStyle w:val="MyChar"/>
          <w:rFonts w:hint="eastAsia"/>
        </w:rPr>
        <w:t>一般说来，浏览器都是基于浏览器排版引擎开发的，很少有人或公司从头开始编写浏览器。目前常用的浏览器引擎有如下几种</w:t>
      </w:r>
      <w:r w:rsidRPr="009A3E3B">
        <w:rPr>
          <w:rStyle w:val="MyChar"/>
          <w:vertAlign w:val="superscript"/>
        </w:rPr>
        <w:t>[</w:t>
      </w:r>
      <w:r w:rsidR="00995855" w:rsidRPr="009A3E3B">
        <w:rPr>
          <w:rStyle w:val="MyChar"/>
          <w:vertAlign w:val="superscript"/>
        </w:rPr>
        <w:t>10</w:t>
      </w:r>
      <w:r w:rsidRPr="009A3E3B">
        <w:rPr>
          <w:rStyle w:val="MyChar"/>
          <w:vertAlign w:val="superscript"/>
        </w:rPr>
        <w:t>,</w:t>
      </w:r>
      <w:r w:rsidR="00995855" w:rsidRPr="009A3E3B">
        <w:rPr>
          <w:rStyle w:val="MyChar"/>
          <w:vertAlign w:val="superscript"/>
        </w:rPr>
        <w:t>11</w:t>
      </w:r>
      <w:r w:rsidRPr="009A3E3B">
        <w:rPr>
          <w:rStyle w:val="MyChar"/>
          <w:vertAlign w:val="superscript"/>
        </w:rPr>
        <w:t>]</w:t>
      </w:r>
      <w:r w:rsidRPr="00B32B16">
        <w:rPr>
          <w:rStyle w:val="MyChar"/>
        </w:rPr>
        <w:t>：</w:t>
      </w:r>
    </w:p>
    <w:p w14:paraId="3BA46184" w14:textId="77777777" w:rsidR="00B32B16" w:rsidRPr="00B32B16" w:rsidRDefault="00B32B16" w:rsidP="00B32B16">
      <w:pPr>
        <w:rPr>
          <w:rStyle w:val="MyChar"/>
        </w:rPr>
      </w:pPr>
      <w:r w:rsidRPr="00B32B16">
        <w:rPr>
          <w:rStyle w:val="MyChar"/>
        </w:rPr>
        <w:t>Trident</w:t>
      </w:r>
      <w:r w:rsidRPr="00B32B16">
        <w:rPr>
          <w:rStyle w:val="MyChar"/>
        </w:rPr>
        <w:t>，是</w:t>
      </w:r>
      <w:r w:rsidRPr="00B32B16">
        <w:rPr>
          <w:rStyle w:val="MyChar"/>
        </w:rPr>
        <w:t xml:space="preserve"> Microsoft Windows </w:t>
      </w:r>
      <w:r w:rsidRPr="00B32B16">
        <w:rPr>
          <w:rStyle w:val="MyChar"/>
        </w:rPr>
        <w:t>操作系统的浏览器</w:t>
      </w:r>
      <w:r w:rsidRPr="00B32B16">
        <w:rPr>
          <w:rStyle w:val="MyChar"/>
        </w:rPr>
        <w:t xml:space="preserve"> IE</w:t>
      </w:r>
      <w:r w:rsidRPr="00B32B16">
        <w:rPr>
          <w:rStyle w:val="MyChar"/>
        </w:rPr>
        <w:t>（</w:t>
      </w:r>
      <w:r w:rsidRPr="00B32B16">
        <w:rPr>
          <w:rStyle w:val="MyChar"/>
        </w:rPr>
        <w:t>Internet Explorer</w:t>
      </w:r>
      <w:r w:rsidRPr="00B32B16">
        <w:rPr>
          <w:rStyle w:val="MyChar"/>
        </w:rPr>
        <w:t>）的排版引擎的名称。</w:t>
      </w:r>
      <w:r w:rsidRPr="00B32B16">
        <w:rPr>
          <w:rStyle w:val="MyChar"/>
        </w:rPr>
        <w:t xml:space="preserve"> </w:t>
      </w:r>
    </w:p>
    <w:p w14:paraId="2C3DE4CA" w14:textId="77777777" w:rsidR="00B32B16" w:rsidRPr="00B32B16" w:rsidRDefault="00B32B16" w:rsidP="00B32B16">
      <w:pPr>
        <w:rPr>
          <w:rStyle w:val="MyChar"/>
        </w:rPr>
      </w:pPr>
      <w:r w:rsidRPr="00B32B16">
        <w:rPr>
          <w:rStyle w:val="MyChar"/>
        </w:rPr>
        <w:t>Gecko</w:t>
      </w:r>
      <w:r w:rsidRPr="00B32B16">
        <w:rPr>
          <w:rStyle w:val="MyChar"/>
        </w:rPr>
        <w:t>，一套开源的、以</w:t>
      </w:r>
      <w:r w:rsidRPr="00B32B16">
        <w:rPr>
          <w:rStyle w:val="MyChar"/>
        </w:rPr>
        <w:t xml:space="preserve"> C++</w:t>
      </w:r>
      <w:r w:rsidRPr="00B32B16">
        <w:rPr>
          <w:rStyle w:val="MyChar"/>
        </w:rPr>
        <w:t>编写的网页排版引擎。</w:t>
      </w:r>
      <w:r w:rsidRPr="00B32B16">
        <w:rPr>
          <w:rStyle w:val="MyChar"/>
        </w:rPr>
        <w:t xml:space="preserve">Mozilla  Firefox </w:t>
      </w:r>
      <w:r w:rsidRPr="00B32B16">
        <w:rPr>
          <w:rStyle w:val="MyChar"/>
        </w:rPr>
        <w:t>浏览器就是以它作为浏览器引擎的。</w:t>
      </w:r>
      <w:r w:rsidRPr="00B32B16">
        <w:rPr>
          <w:rStyle w:val="MyChar"/>
        </w:rPr>
        <w:t xml:space="preserve">Gecko </w:t>
      </w:r>
      <w:r w:rsidRPr="00B32B16">
        <w:rPr>
          <w:rStyle w:val="MyChar"/>
        </w:rPr>
        <w:t>是跨平台的，可以运行于</w:t>
      </w:r>
      <w:r w:rsidRPr="00B32B16">
        <w:rPr>
          <w:rStyle w:val="MyChar"/>
        </w:rPr>
        <w:t xml:space="preserve"> Microsoft  Windows</w:t>
      </w:r>
      <w:r w:rsidRPr="00B32B16">
        <w:rPr>
          <w:rStyle w:val="MyChar"/>
        </w:rPr>
        <w:t>、</w:t>
      </w:r>
      <w:r w:rsidRPr="00B32B16">
        <w:rPr>
          <w:rStyle w:val="MyChar"/>
        </w:rPr>
        <w:t xml:space="preserve">Linux </w:t>
      </w:r>
      <w:r w:rsidRPr="00B32B16">
        <w:rPr>
          <w:rStyle w:val="MyChar"/>
        </w:rPr>
        <w:t>和</w:t>
      </w:r>
      <w:r w:rsidRPr="00B32B16">
        <w:rPr>
          <w:rStyle w:val="MyChar"/>
        </w:rPr>
        <w:t xml:space="preserve"> Mac OS X </w:t>
      </w:r>
      <w:r w:rsidRPr="00B32B16">
        <w:rPr>
          <w:rStyle w:val="MyChar"/>
        </w:rPr>
        <w:t>等操作系统之上。</w:t>
      </w:r>
      <w:r w:rsidRPr="00B32B16">
        <w:rPr>
          <w:rStyle w:val="MyChar"/>
        </w:rPr>
        <w:t xml:space="preserve"> </w:t>
      </w:r>
    </w:p>
    <w:commentRangeEnd w:id="14"/>
    <w:p w14:paraId="5D7ED912" w14:textId="77777777" w:rsidR="00B32B16" w:rsidRPr="00B32B16" w:rsidRDefault="00082629" w:rsidP="00B32B16">
      <w:pPr>
        <w:rPr>
          <w:rStyle w:val="MyChar"/>
        </w:rPr>
      </w:pPr>
      <w:r>
        <w:rPr>
          <w:rStyle w:val="afe"/>
        </w:rPr>
        <w:lastRenderedPageBreak/>
        <w:commentReference w:id="14"/>
      </w:r>
      <w:r w:rsidR="00B32B16" w:rsidRPr="00B32B16">
        <w:rPr>
          <w:rStyle w:val="MyChar"/>
        </w:rPr>
        <w:t>KHTML</w:t>
      </w:r>
      <w:r w:rsidR="00B32B16" w:rsidRPr="00B32B16">
        <w:rPr>
          <w:rStyle w:val="MyChar"/>
        </w:rPr>
        <w:t>，</w:t>
      </w:r>
      <w:r w:rsidR="00B32B16" w:rsidRPr="00B32B16">
        <w:rPr>
          <w:rStyle w:val="MyChar"/>
        </w:rPr>
        <w:t xml:space="preserve">Konqueror </w:t>
      </w:r>
      <w:r w:rsidR="00B32B16" w:rsidRPr="00B32B16">
        <w:rPr>
          <w:rStyle w:val="MyChar"/>
        </w:rPr>
        <w:t>浏览器所使用的引擎。该浏览器引擎用</w:t>
      </w:r>
      <w:r w:rsidR="00B32B16" w:rsidRPr="00B32B16">
        <w:rPr>
          <w:rStyle w:val="MyChar"/>
        </w:rPr>
        <w:t xml:space="preserve"> C++</w:t>
      </w:r>
      <w:r w:rsidR="00B32B16" w:rsidRPr="00B32B16">
        <w:rPr>
          <w:rStyle w:val="MyChar"/>
        </w:rPr>
        <w:t>语言编写，它的优点是速度快，缺点是对错误语法的容忍度低。</w:t>
      </w:r>
      <w:r w:rsidR="00B32B16" w:rsidRPr="00B32B16">
        <w:rPr>
          <w:rStyle w:val="MyChar"/>
        </w:rPr>
        <w:t xml:space="preserve"> </w:t>
      </w:r>
    </w:p>
    <w:p w14:paraId="665A7083" w14:textId="77777777" w:rsidR="00B32B16" w:rsidRPr="00B32B16" w:rsidRDefault="00B32B16" w:rsidP="00B32B16">
      <w:pPr>
        <w:rPr>
          <w:rStyle w:val="MyChar"/>
        </w:rPr>
      </w:pPr>
      <w:r w:rsidRPr="00B32B16">
        <w:rPr>
          <w:rStyle w:val="MyChar"/>
        </w:rPr>
        <w:t>WebKit</w:t>
      </w:r>
      <w:r w:rsidRPr="00B32B16">
        <w:rPr>
          <w:rStyle w:val="MyChar"/>
        </w:rPr>
        <w:t>，开源浏览器引擎，由</w:t>
      </w:r>
      <w:r w:rsidRPr="00B32B16">
        <w:rPr>
          <w:rStyle w:val="MyChar"/>
        </w:rPr>
        <w:t xml:space="preserve"> KDE </w:t>
      </w:r>
      <w:r w:rsidRPr="00B32B16">
        <w:rPr>
          <w:rStyle w:val="MyChar"/>
        </w:rPr>
        <w:t>的</w:t>
      </w:r>
      <w:r w:rsidRPr="00B32B16">
        <w:rPr>
          <w:rStyle w:val="MyChar"/>
        </w:rPr>
        <w:t xml:space="preserve"> KHTML </w:t>
      </w:r>
      <w:r w:rsidRPr="00B32B16">
        <w:rPr>
          <w:rStyle w:val="MyChar"/>
        </w:rPr>
        <w:t>修改而来。现在使用它作为引擎的浏览器有</w:t>
      </w:r>
      <w:r w:rsidRPr="00B32B16">
        <w:rPr>
          <w:rStyle w:val="MyChar"/>
        </w:rPr>
        <w:t xml:space="preserve"> Google  Chrome</w:t>
      </w:r>
      <w:r w:rsidRPr="00B32B16">
        <w:rPr>
          <w:rStyle w:val="MyChar"/>
        </w:rPr>
        <w:t>、</w:t>
      </w:r>
      <w:r w:rsidRPr="00B32B16">
        <w:rPr>
          <w:rStyle w:val="MyChar"/>
        </w:rPr>
        <w:t>Midori</w:t>
      </w:r>
      <w:r w:rsidRPr="00B32B16">
        <w:rPr>
          <w:rStyle w:val="MyChar"/>
        </w:rPr>
        <w:t>、</w:t>
      </w:r>
      <w:r w:rsidRPr="00B32B16">
        <w:rPr>
          <w:rStyle w:val="MyChar"/>
        </w:rPr>
        <w:t>Safari</w:t>
      </w:r>
      <w:r w:rsidRPr="00B32B16">
        <w:rPr>
          <w:rStyle w:val="MyChar"/>
        </w:rPr>
        <w:t>、</w:t>
      </w:r>
      <w:r w:rsidRPr="00B32B16">
        <w:rPr>
          <w:rStyle w:val="MyChar"/>
        </w:rPr>
        <w:t xml:space="preserve">Maxthon3 </w:t>
      </w:r>
      <w:r w:rsidRPr="00B32B16">
        <w:rPr>
          <w:rStyle w:val="MyChar"/>
        </w:rPr>
        <w:t>等，还有其他一些浏览器也计划转到</w:t>
      </w:r>
      <w:r w:rsidRPr="00B32B16">
        <w:rPr>
          <w:rStyle w:val="MyChar"/>
        </w:rPr>
        <w:t xml:space="preserve"> WebKit </w:t>
      </w:r>
      <w:r w:rsidRPr="00B32B16">
        <w:rPr>
          <w:rStyle w:val="MyChar"/>
        </w:rPr>
        <w:t>引擎上来。</w:t>
      </w:r>
      <w:r w:rsidRPr="00B32B16">
        <w:rPr>
          <w:rStyle w:val="MyChar"/>
        </w:rPr>
        <w:t xml:space="preserve"> </w:t>
      </w:r>
    </w:p>
    <w:p w14:paraId="369B3DCA" w14:textId="77777777" w:rsidR="00B32B16" w:rsidRPr="00B32B16" w:rsidRDefault="00B32B16" w:rsidP="00B32B16">
      <w:pPr>
        <w:rPr>
          <w:rStyle w:val="MyChar"/>
        </w:rPr>
      </w:pPr>
      <w:r w:rsidRPr="00B32B16">
        <w:rPr>
          <w:rStyle w:val="MyChar"/>
        </w:rPr>
        <w:t>Presto</w:t>
      </w:r>
      <w:r w:rsidRPr="00B32B16">
        <w:rPr>
          <w:rStyle w:val="MyChar"/>
        </w:rPr>
        <w:t>，由</w:t>
      </w:r>
      <w:r w:rsidRPr="00B32B16">
        <w:rPr>
          <w:rStyle w:val="MyChar"/>
        </w:rPr>
        <w:t xml:space="preserve"> Opera Software </w:t>
      </w:r>
      <w:r w:rsidRPr="00B32B16">
        <w:rPr>
          <w:rStyle w:val="MyChar"/>
        </w:rPr>
        <w:t>开发的浏览器排版引擎。使用它的浏览器有</w:t>
      </w:r>
      <w:r w:rsidRPr="00B32B16">
        <w:rPr>
          <w:rStyle w:val="MyChar"/>
        </w:rPr>
        <w:t xml:space="preserve"> Opera</w:t>
      </w:r>
      <w:r w:rsidRPr="00B32B16">
        <w:rPr>
          <w:rStyle w:val="MyChar"/>
        </w:rPr>
        <w:t>、任天堂</w:t>
      </w:r>
      <w:r w:rsidRPr="00B32B16">
        <w:rPr>
          <w:rStyle w:val="MyChar"/>
        </w:rPr>
        <w:t xml:space="preserve"> DS</w:t>
      </w:r>
      <w:r w:rsidRPr="00B32B16">
        <w:rPr>
          <w:rStyle w:val="MyChar"/>
        </w:rPr>
        <w:t>、</w:t>
      </w:r>
      <w:r w:rsidRPr="00B32B16">
        <w:rPr>
          <w:rStyle w:val="MyChar"/>
        </w:rPr>
        <w:t xml:space="preserve">Wii </w:t>
      </w:r>
      <w:r w:rsidRPr="00B32B16">
        <w:rPr>
          <w:rStyle w:val="MyChar"/>
        </w:rPr>
        <w:t>浏览器等。</w:t>
      </w:r>
      <w:r w:rsidRPr="00B32B16">
        <w:rPr>
          <w:rStyle w:val="MyChar"/>
        </w:rPr>
        <w:t xml:space="preserve"> </w:t>
      </w:r>
    </w:p>
    <w:p w14:paraId="7C9E2CF2" w14:textId="77777777" w:rsidR="00B32B16" w:rsidRPr="00B32B16" w:rsidRDefault="00B32B16" w:rsidP="00B32B16">
      <w:pPr>
        <w:rPr>
          <w:rStyle w:val="MyChar"/>
        </w:rPr>
      </w:pPr>
      <w:r w:rsidRPr="00B32B16">
        <w:rPr>
          <w:rStyle w:val="MyChar"/>
        </w:rPr>
        <w:t>Tasmam</w:t>
      </w:r>
      <w:r w:rsidRPr="00B32B16">
        <w:rPr>
          <w:rStyle w:val="MyChar"/>
        </w:rPr>
        <w:t>，微软推出的</w:t>
      </w:r>
      <w:r w:rsidRPr="00B32B16">
        <w:rPr>
          <w:rStyle w:val="MyChar"/>
        </w:rPr>
        <w:t xml:space="preserve"> IE for Mac </w:t>
      </w:r>
      <w:r w:rsidRPr="00B32B16">
        <w:rPr>
          <w:rStyle w:val="MyChar"/>
        </w:rPr>
        <w:t>所使用的排版引擎。</w:t>
      </w:r>
    </w:p>
    <w:p w14:paraId="5B2F3374" w14:textId="77777777" w:rsidR="00B32B16" w:rsidRPr="00B32B16" w:rsidRDefault="00B32B16" w:rsidP="00B32B16">
      <w:pPr>
        <w:rPr>
          <w:rStyle w:val="MyChar"/>
        </w:rPr>
      </w:pPr>
      <w:r w:rsidRPr="00B32B16">
        <w:rPr>
          <w:rStyle w:val="MyChar"/>
        </w:rPr>
        <w:t>2008</w:t>
      </w:r>
      <w:r w:rsidRPr="00B32B16">
        <w:rPr>
          <w:rStyle w:val="MyChar"/>
        </w:rPr>
        <w:t>年，</w:t>
      </w:r>
      <w:r w:rsidRPr="00B32B16">
        <w:rPr>
          <w:rStyle w:val="MyChar"/>
        </w:rPr>
        <w:t>Google</w:t>
      </w:r>
      <w:r w:rsidRPr="00B32B16">
        <w:rPr>
          <w:rStyle w:val="MyChar"/>
        </w:rPr>
        <w:t>公司以苹果开源项目</w:t>
      </w:r>
      <w:r w:rsidRPr="00B32B16">
        <w:rPr>
          <w:rStyle w:val="MyChar"/>
        </w:rPr>
        <w:t>WebKit</w:t>
      </w:r>
      <w:r w:rsidRPr="00B32B16">
        <w:rPr>
          <w:rStyle w:val="MyChar"/>
        </w:rPr>
        <w:t>作为内核，创建了一个新的项目</w:t>
      </w:r>
      <w:r w:rsidRPr="00B32B16">
        <w:rPr>
          <w:rStyle w:val="MyChar"/>
        </w:rPr>
        <w:t>Chromium</w:t>
      </w:r>
      <w:r w:rsidRPr="00B32B16">
        <w:rPr>
          <w:rStyle w:val="MyChar"/>
        </w:rPr>
        <w:t>，</w:t>
      </w:r>
      <w:r w:rsidRPr="00B32B16">
        <w:rPr>
          <w:rStyle w:val="MyChar"/>
        </w:rPr>
        <w:t>Chromium</w:t>
      </w:r>
      <w:r w:rsidRPr="00B32B16">
        <w:rPr>
          <w:rStyle w:val="MyChar"/>
        </w:rPr>
        <w:t>是谷歌开源网页浏览器计划的代号</w:t>
      </w:r>
      <w:r w:rsidRPr="009D6B57">
        <w:rPr>
          <w:rStyle w:val="MyChar"/>
          <w:vertAlign w:val="superscript"/>
        </w:rPr>
        <w:t>[</w:t>
      </w:r>
      <w:r w:rsidR="00CA2888" w:rsidRPr="009D6B57">
        <w:rPr>
          <w:rStyle w:val="MyChar"/>
          <w:vertAlign w:val="superscript"/>
        </w:rPr>
        <w:t>12</w:t>
      </w:r>
      <w:r w:rsidRPr="009D6B57">
        <w:rPr>
          <w:rStyle w:val="MyChar"/>
          <w:vertAlign w:val="superscript"/>
        </w:rPr>
        <w:t>]</w:t>
      </w:r>
      <w:r w:rsidRPr="00B32B16">
        <w:rPr>
          <w:rStyle w:val="MyChar"/>
        </w:rPr>
        <w:t>。该项目的目标是创建一个快速的、支持众多操作系统的浏览器，包括对桌面系统和移动操作系统的支持。</w:t>
      </w:r>
      <w:r w:rsidRPr="00B32B16">
        <w:rPr>
          <w:rStyle w:val="MyChar"/>
        </w:rPr>
        <w:t>Chromium</w:t>
      </w:r>
      <w:r w:rsidRPr="00B32B16">
        <w:rPr>
          <w:rStyle w:val="MyChar"/>
        </w:rPr>
        <w:t>使用了同</w:t>
      </w:r>
      <w:r w:rsidRPr="00B32B16">
        <w:rPr>
          <w:rStyle w:val="MyChar"/>
        </w:rPr>
        <w:t>Safari</w:t>
      </w:r>
      <w:r w:rsidRPr="00B32B16">
        <w:rPr>
          <w:rStyle w:val="MyChar"/>
        </w:rPr>
        <w:t>一样的浏览器内核。在</w:t>
      </w:r>
      <w:r w:rsidRPr="00B32B16">
        <w:rPr>
          <w:rStyle w:val="MyChar"/>
        </w:rPr>
        <w:t>Chromium</w:t>
      </w:r>
      <w:r w:rsidRPr="00B32B16">
        <w:rPr>
          <w:rStyle w:val="MyChar"/>
        </w:rPr>
        <w:t>的基础上，</w:t>
      </w:r>
      <w:r w:rsidRPr="00B32B16">
        <w:rPr>
          <w:rStyle w:val="MyChar"/>
        </w:rPr>
        <w:t>Google</w:t>
      </w:r>
      <w:r w:rsidRPr="00B32B16">
        <w:rPr>
          <w:rStyle w:val="MyChar"/>
        </w:rPr>
        <w:t>发布了自己的浏览器产品</w:t>
      </w:r>
      <w:r w:rsidRPr="00B32B16">
        <w:rPr>
          <w:rStyle w:val="MyChar"/>
        </w:rPr>
        <w:t>Chrome</w:t>
      </w:r>
      <w:r w:rsidRPr="00B32B16">
        <w:rPr>
          <w:rStyle w:val="MyChar"/>
        </w:rPr>
        <w:t>。不同于</w:t>
      </w:r>
      <w:r w:rsidRPr="00B32B16">
        <w:rPr>
          <w:rStyle w:val="MyChar"/>
        </w:rPr>
        <w:t>WebKit</w:t>
      </w:r>
      <w:r w:rsidRPr="00B32B16">
        <w:rPr>
          <w:rStyle w:val="MyChar"/>
        </w:rPr>
        <w:t>之于</w:t>
      </w:r>
      <w:r w:rsidRPr="00B32B16">
        <w:rPr>
          <w:rStyle w:val="MyChar"/>
        </w:rPr>
        <w:t>Safari</w:t>
      </w:r>
      <w:r w:rsidRPr="00B32B16">
        <w:rPr>
          <w:rStyle w:val="MyChar"/>
        </w:rPr>
        <w:t>浏览器，</w:t>
      </w:r>
      <w:r w:rsidRPr="00B32B16">
        <w:rPr>
          <w:rStyle w:val="MyChar"/>
        </w:rPr>
        <w:t>Chromium</w:t>
      </w:r>
      <w:r w:rsidRPr="00B32B16">
        <w:rPr>
          <w:rStyle w:val="MyChar"/>
        </w:rPr>
        <w:t>本身就是一个浏览器，而不是</w:t>
      </w:r>
      <w:r w:rsidRPr="00B32B16">
        <w:rPr>
          <w:rStyle w:val="MyChar"/>
        </w:rPr>
        <w:t>Chrome</w:t>
      </w:r>
      <w:r w:rsidRPr="00B32B16">
        <w:rPr>
          <w:rStyle w:val="MyChar"/>
        </w:rPr>
        <w:t>浏览器的内核，</w:t>
      </w:r>
      <w:r w:rsidRPr="00B32B16">
        <w:rPr>
          <w:rStyle w:val="MyChar"/>
        </w:rPr>
        <w:t>Chrome</w:t>
      </w:r>
      <w:r w:rsidRPr="00B32B16">
        <w:rPr>
          <w:rStyle w:val="MyChar"/>
        </w:rPr>
        <w:t>浏览器一般会选</w:t>
      </w:r>
      <w:r w:rsidRPr="00B32B16">
        <w:rPr>
          <w:rStyle w:val="MyChar"/>
          <w:rFonts w:hint="eastAsia"/>
        </w:rPr>
        <w:t>择</w:t>
      </w:r>
      <w:r w:rsidRPr="00B32B16">
        <w:rPr>
          <w:rStyle w:val="MyChar"/>
        </w:rPr>
        <w:t>Chromium</w:t>
      </w:r>
      <w:r w:rsidRPr="00B32B16">
        <w:rPr>
          <w:rStyle w:val="MyChar"/>
        </w:rPr>
        <w:t>的稳定版本作为它的基础。</w:t>
      </w:r>
      <w:r w:rsidRPr="00B32B16">
        <w:rPr>
          <w:rStyle w:val="MyChar"/>
        </w:rPr>
        <w:t>Chromium</w:t>
      </w:r>
      <w:r w:rsidRPr="00B32B16">
        <w:rPr>
          <w:rStyle w:val="MyChar"/>
        </w:rPr>
        <w:t>是开源试验场，它会尝试很多创新的并且大胆的技术，当这些技术稳定之后，</w:t>
      </w:r>
      <w:r w:rsidRPr="00B32B16">
        <w:rPr>
          <w:rStyle w:val="MyChar"/>
        </w:rPr>
        <w:t>Chrome</w:t>
      </w:r>
      <w:r w:rsidRPr="00B32B16">
        <w:rPr>
          <w:rStyle w:val="MyChar"/>
        </w:rPr>
        <w:t>才会把它们集成进来。也就是说</w:t>
      </w:r>
      <w:r w:rsidRPr="00B32B16">
        <w:rPr>
          <w:rStyle w:val="MyChar"/>
        </w:rPr>
        <w:t>Chrome</w:t>
      </w:r>
      <w:r w:rsidRPr="00B32B16">
        <w:rPr>
          <w:rStyle w:val="MyChar"/>
        </w:rPr>
        <w:t>的版本会落后于</w:t>
      </w:r>
      <w:r w:rsidRPr="00B32B16">
        <w:rPr>
          <w:rStyle w:val="MyChar"/>
        </w:rPr>
        <w:t>Chromium</w:t>
      </w:r>
      <w:r w:rsidRPr="00B32B16">
        <w:rPr>
          <w:rStyle w:val="MyChar"/>
        </w:rPr>
        <w:t>；其次，</w:t>
      </w:r>
      <w:r w:rsidRPr="00B32B16">
        <w:rPr>
          <w:rStyle w:val="MyChar"/>
        </w:rPr>
        <w:t>Chrome</w:t>
      </w:r>
      <w:r w:rsidRPr="00B32B16">
        <w:rPr>
          <w:rStyle w:val="MyChar"/>
        </w:rPr>
        <w:t>还会加入一些私有的编码解码器以支持音视频等；再次，</w:t>
      </w:r>
      <w:r w:rsidRPr="00B32B16">
        <w:rPr>
          <w:rStyle w:val="MyChar"/>
        </w:rPr>
        <w:t>Chrome</w:t>
      </w:r>
      <w:r w:rsidRPr="00B32B16">
        <w:rPr>
          <w:rStyle w:val="MyChar"/>
        </w:rPr>
        <w:t>还会整合</w:t>
      </w:r>
      <w:r w:rsidRPr="00B32B16">
        <w:rPr>
          <w:rStyle w:val="MyChar"/>
        </w:rPr>
        <w:t>Google</w:t>
      </w:r>
      <w:r w:rsidRPr="00B32B16">
        <w:rPr>
          <w:rStyle w:val="MyChar"/>
        </w:rPr>
        <w:t>众多的网络服务</w:t>
      </w:r>
      <w:r w:rsidRPr="00703675">
        <w:rPr>
          <w:rStyle w:val="MyChar"/>
          <w:vertAlign w:val="superscript"/>
        </w:rPr>
        <w:t>[</w:t>
      </w:r>
      <w:r w:rsidR="002853F7" w:rsidRPr="00703675">
        <w:rPr>
          <w:rStyle w:val="MyChar"/>
          <w:vertAlign w:val="superscript"/>
        </w:rPr>
        <w:t>13</w:t>
      </w:r>
      <w:r w:rsidRPr="00703675">
        <w:rPr>
          <w:rStyle w:val="MyChar"/>
          <w:vertAlign w:val="superscript"/>
        </w:rPr>
        <w:t>]</w:t>
      </w:r>
      <w:r w:rsidRPr="00B32B16">
        <w:rPr>
          <w:rStyle w:val="MyChar"/>
        </w:rPr>
        <w:t>。自推出以，以其清爽精炼的用户界面、快速的渲染和脚本执行效率迅速壮大成为最流行的浏览器</w:t>
      </w:r>
      <w:r w:rsidRPr="00D10202">
        <w:rPr>
          <w:rStyle w:val="MyChar"/>
          <w:vertAlign w:val="superscript"/>
        </w:rPr>
        <w:t>[</w:t>
      </w:r>
      <w:r w:rsidR="00764A72" w:rsidRPr="00D10202">
        <w:rPr>
          <w:rStyle w:val="MyChar"/>
          <w:vertAlign w:val="superscript"/>
        </w:rPr>
        <w:t>14</w:t>
      </w:r>
      <w:r w:rsidRPr="00D10202">
        <w:rPr>
          <w:rStyle w:val="MyChar"/>
          <w:vertAlign w:val="superscript"/>
        </w:rPr>
        <w:t>]</w:t>
      </w:r>
      <w:r w:rsidRPr="00B32B16">
        <w:rPr>
          <w:rStyle w:val="MyChar"/>
        </w:rPr>
        <w:t>。</w:t>
      </w:r>
    </w:p>
    <w:p w14:paraId="3CD5C694" w14:textId="77777777" w:rsidR="00B32B16" w:rsidRPr="00B32B16" w:rsidRDefault="00B32B16" w:rsidP="00B32B16">
      <w:pPr>
        <w:rPr>
          <w:rStyle w:val="MyChar"/>
        </w:rPr>
      </w:pPr>
      <w:r w:rsidRPr="00B32B16">
        <w:rPr>
          <w:rStyle w:val="MyChar"/>
          <w:rFonts w:hint="eastAsia"/>
        </w:rPr>
        <w:t>目前，嵌入式系统面临一个巨大的发展机遇，后</w:t>
      </w:r>
      <w:r w:rsidRPr="00B32B16">
        <w:rPr>
          <w:rStyle w:val="MyChar"/>
        </w:rPr>
        <w:t>PC</w:t>
      </w:r>
      <w:r w:rsidRPr="00B32B16">
        <w:rPr>
          <w:rStyle w:val="MyChar"/>
        </w:rPr>
        <w:t>时代对嵌入式系统技术也提出了更广泛的需求</w:t>
      </w:r>
      <w:r w:rsidRPr="000F56F9">
        <w:rPr>
          <w:rStyle w:val="MyChar"/>
          <w:vertAlign w:val="superscript"/>
        </w:rPr>
        <w:t>[</w:t>
      </w:r>
      <w:r w:rsidR="009F541F" w:rsidRPr="000F56F9">
        <w:rPr>
          <w:rStyle w:val="MyChar"/>
          <w:vertAlign w:val="superscript"/>
        </w:rPr>
        <w:t>15</w:t>
      </w:r>
      <w:r w:rsidRPr="000F56F9">
        <w:rPr>
          <w:rStyle w:val="MyChar"/>
          <w:vertAlign w:val="superscript"/>
        </w:rPr>
        <w:t>]</w:t>
      </w:r>
      <w:r w:rsidRPr="00B32B16">
        <w:rPr>
          <w:rStyle w:val="MyChar"/>
        </w:rPr>
        <w:t>。嵌入式设备也凭着精湛的开发技术具备了许多原来所没有的功能，</w:t>
      </w:r>
      <w:r w:rsidRPr="00B32B16">
        <w:rPr>
          <w:rStyle w:val="MyChar"/>
        </w:rPr>
        <w:t>PC</w:t>
      </w:r>
      <w:r w:rsidRPr="00B32B16">
        <w:rPr>
          <w:rStyle w:val="MyChar"/>
        </w:rPr>
        <w:t>机上的许多应用也在嵌入式设备上得到了成功的移植和充分的应用</w:t>
      </w:r>
      <w:r w:rsidRPr="00906B9B">
        <w:rPr>
          <w:rStyle w:val="MyChar"/>
          <w:vertAlign w:val="superscript"/>
        </w:rPr>
        <w:t>[</w:t>
      </w:r>
      <w:r w:rsidR="00033213" w:rsidRPr="00906B9B">
        <w:rPr>
          <w:rStyle w:val="MyChar"/>
          <w:vertAlign w:val="superscript"/>
        </w:rPr>
        <w:t>16</w:t>
      </w:r>
      <w:r w:rsidRPr="00906B9B">
        <w:rPr>
          <w:rStyle w:val="MyChar"/>
          <w:vertAlign w:val="superscript"/>
        </w:rPr>
        <w:t>]</w:t>
      </w:r>
      <w:r w:rsidRPr="00B32B16">
        <w:rPr>
          <w:rStyle w:val="MyChar"/>
        </w:rPr>
        <w:t>。在嵌入式系统技术快速发展的同时无线网络技术也日益成熟，以往单调的媒体服务也不再满足人们的生活需求。在线直播、网络视频等网络媒体服务随之发展起来，这也对嵌入式设备对多媒体信息处理的能力上也提出了更高的要求。</w:t>
      </w:r>
    </w:p>
    <w:p w14:paraId="702FE2A5" w14:textId="77777777" w:rsidR="00B32B16" w:rsidRPr="00B32B16" w:rsidRDefault="00B32B16" w:rsidP="00B32B16">
      <w:pPr>
        <w:rPr>
          <w:rStyle w:val="MyChar"/>
        </w:rPr>
      </w:pPr>
      <w:r w:rsidRPr="00B32B16">
        <w:rPr>
          <w:rStyle w:val="MyChar"/>
          <w:rFonts w:hint="eastAsia"/>
        </w:rPr>
        <w:t>随着中国三大运营商不断推出各种移动网络业务，在一定程度促进了移动网络的大规模普及，使得移动多媒体业务有了更广阔的市场和前景</w:t>
      </w:r>
      <w:r w:rsidRPr="00680E01">
        <w:rPr>
          <w:rStyle w:val="MyChar"/>
          <w:vertAlign w:val="superscript"/>
        </w:rPr>
        <w:t>[</w:t>
      </w:r>
      <w:r w:rsidR="00BD0728" w:rsidRPr="00680E01">
        <w:rPr>
          <w:rStyle w:val="MyChar"/>
          <w:vertAlign w:val="superscript"/>
        </w:rPr>
        <w:t>17</w:t>
      </w:r>
      <w:r w:rsidRPr="00680E01">
        <w:rPr>
          <w:rStyle w:val="MyChar"/>
          <w:vertAlign w:val="superscript"/>
        </w:rPr>
        <w:t>]</w:t>
      </w:r>
      <w:r w:rsidRPr="00B32B16">
        <w:rPr>
          <w:rStyle w:val="MyChar"/>
        </w:rPr>
        <w:t>。在现阶段，作为一个移动智能设备，多媒体应用是一个必不可少的功能之一。多媒体的播放，包括本地文件和网络的流媒体，都需要强大的内置多媒体播放引擎的支持，这是多媒体功能满足用户体验的重要保证。</w:t>
      </w:r>
    </w:p>
    <w:p w14:paraId="7816CDB2" w14:textId="77777777" w:rsidR="00B32B16" w:rsidRPr="00B32B16" w:rsidRDefault="00B32B16" w:rsidP="00B32B16">
      <w:pPr>
        <w:rPr>
          <w:rStyle w:val="MyChar"/>
        </w:rPr>
      </w:pPr>
      <w:r w:rsidRPr="00B32B16">
        <w:rPr>
          <w:rStyle w:val="MyChar"/>
          <w:rFonts w:hint="eastAsia"/>
        </w:rPr>
        <w:lastRenderedPageBreak/>
        <w:t>各种嵌入式设备上都有一些不同的浏览器和播放器等多媒体处理软件。现在媒体文件的格式种类非常多，每种格式的编解码都有不同的实现代码，从而使得嵌入式设备上的解码库也变得非常复杂</w:t>
      </w:r>
      <w:r w:rsidRPr="00626255">
        <w:rPr>
          <w:rStyle w:val="MyChar"/>
          <w:vertAlign w:val="superscript"/>
        </w:rPr>
        <w:t>[1</w:t>
      </w:r>
      <w:r w:rsidR="00626255" w:rsidRPr="00626255">
        <w:rPr>
          <w:rStyle w:val="MyChar"/>
          <w:vertAlign w:val="superscript"/>
        </w:rPr>
        <w:t>8</w:t>
      </w:r>
      <w:r w:rsidRPr="00626255">
        <w:rPr>
          <w:rStyle w:val="MyChar"/>
          <w:vertAlign w:val="superscript"/>
        </w:rPr>
        <w:t>]</w:t>
      </w:r>
      <w:r w:rsidRPr="00B32B16">
        <w:rPr>
          <w:rStyle w:val="MyChar"/>
        </w:rPr>
        <w:t>。并且这些解码库的安装也需要许多的技术支持，同时也会受到一些限制。因此，在嵌入式设备上开发播放器就会变得比较繁琐，如果针对每一种音视频文件都编写相应的解码程序就会变得非常困难也完全没有必要。</w:t>
      </w:r>
    </w:p>
    <w:p w14:paraId="1DDE2C50" w14:textId="77777777" w:rsidR="00B32B16" w:rsidRPr="00B32B16" w:rsidRDefault="00B32B16" w:rsidP="008015D5">
      <w:pPr>
        <w:rPr>
          <w:rStyle w:val="MyChar"/>
        </w:rPr>
      </w:pPr>
      <w:r w:rsidRPr="00B32B16">
        <w:rPr>
          <w:rStyle w:val="MyChar"/>
          <w:rFonts w:hint="eastAsia"/>
        </w:rPr>
        <w:t>而</w:t>
      </w:r>
      <w:r w:rsidRPr="00B32B16">
        <w:rPr>
          <w:rStyle w:val="MyChar"/>
        </w:rPr>
        <w:t>Gstreame</w:t>
      </w:r>
      <w:r w:rsidRPr="00B32B16">
        <w:rPr>
          <w:rStyle w:val="MyChar"/>
        </w:rPr>
        <w:t>就为简化</w:t>
      </w:r>
      <w:r w:rsidRPr="00B32B16">
        <w:rPr>
          <w:rStyle w:val="MyChar"/>
        </w:rPr>
        <w:t>Linux</w:t>
      </w:r>
      <w:r w:rsidRPr="00B32B16">
        <w:rPr>
          <w:rStyle w:val="MyChar"/>
        </w:rPr>
        <w:t>下多媒体的开发提出了一种比较简洁的框架结构</w:t>
      </w:r>
      <w:r w:rsidR="00D42E49">
        <w:rPr>
          <w:rStyle w:val="MyChar"/>
          <w:vertAlign w:val="superscript"/>
        </w:rPr>
        <w:t>[19</w:t>
      </w:r>
      <w:r w:rsidRPr="00D42E49">
        <w:rPr>
          <w:rStyle w:val="MyChar"/>
          <w:vertAlign w:val="superscript"/>
        </w:rPr>
        <w:t>]</w:t>
      </w:r>
      <w:r w:rsidRPr="00B32B16">
        <w:rPr>
          <w:rStyle w:val="MyChar"/>
        </w:rPr>
        <w:t>。开发者可以利用这种框架结构设计一系列媒体处理模块来进行音频、视频处理。虽然</w:t>
      </w:r>
      <w:r w:rsidRPr="00B32B16">
        <w:rPr>
          <w:rStyle w:val="MyChar"/>
        </w:rPr>
        <w:t>Gstreamer</w:t>
      </w:r>
      <w:r w:rsidRPr="00B32B16">
        <w:rPr>
          <w:rStyle w:val="MyChar"/>
        </w:rPr>
        <w:t>的开发人员和开发资料比较少，具有一定的开发难度，但是相信这种多媒体框架以其简洁的开发机制和</w:t>
      </w:r>
      <w:r w:rsidRPr="00B32B16">
        <w:rPr>
          <w:rStyle w:val="MyChar"/>
          <w:rFonts w:hint="eastAsia"/>
        </w:rPr>
        <w:t>模块化的开发结构一定会成为</w:t>
      </w:r>
      <w:r w:rsidRPr="00B32B16">
        <w:rPr>
          <w:rStyle w:val="MyChar"/>
        </w:rPr>
        <w:t>Linux</w:t>
      </w:r>
      <w:r w:rsidRPr="00B32B16">
        <w:rPr>
          <w:rStyle w:val="MyChar"/>
        </w:rPr>
        <w:t>环境下主要的多媒体开发工具。</w:t>
      </w:r>
    </w:p>
    <w:p w14:paraId="6F56BC45" w14:textId="77777777" w:rsidR="00B32B16" w:rsidRPr="00B32B16" w:rsidRDefault="00B32B16" w:rsidP="00B32B16">
      <w:pPr>
        <w:rPr>
          <w:rStyle w:val="MyChar"/>
        </w:rPr>
      </w:pPr>
      <w:r w:rsidRPr="00B32B16">
        <w:rPr>
          <w:rStyle w:val="MyChar"/>
        </w:rPr>
        <w:t>Gstreamer</w:t>
      </w:r>
      <w:r w:rsidRPr="00B32B16">
        <w:rPr>
          <w:rStyle w:val="MyChar"/>
        </w:rPr>
        <w:t>是流行于</w:t>
      </w:r>
      <w:r w:rsidRPr="00B32B16">
        <w:rPr>
          <w:rStyle w:val="MyChar"/>
        </w:rPr>
        <w:t>Linux</w:t>
      </w:r>
      <w:r w:rsidRPr="00B32B16">
        <w:rPr>
          <w:rStyle w:val="MyChar"/>
        </w:rPr>
        <w:t>系统下的多媒体应用程序开发框架，其采用了基于元件和管道的体系结构，框架中的所有的功能模块都被实现成可以插拔的组件，并且在需要的时候能够很方便地安装到任意一个管道上，由于所有插件都通过管道机制进行统一的数据交换，因此很容易利用各种插件组装出一个功能完善的多媒体应用程序</w:t>
      </w:r>
      <w:r w:rsidR="008B6D19">
        <w:rPr>
          <w:rStyle w:val="MyChar"/>
          <w:vertAlign w:val="superscript"/>
        </w:rPr>
        <w:t>[20</w:t>
      </w:r>
      <w:r w:rsidRPr="008B6D19">
        <w:rPr>
          <w:rStyle w:val="MyChar"/>
          <w:vertAlign w:val="superscript"/>
        </w:rPr>
        <w:t>]</w:t>
      </w:r>
      <w:r w:rsidRPr="00B32B16">
        <w:rPr>
          <w:rStyle w:val="MyChar"/>
        </w:rPr>
        <w:t>。</w:t>
      </w:r>
    </w:p>
    <w:p w14:paraId="6D81A0A5" w14:textId="77777777" w:rsidR="005652AC" w:rsidRDefault="00CB1A1F" w:rsidP="00CB1A1F">
      <w:pPr>
        <w:rPr>
          <w:rStyle w:val="MyChar"/>
        </w:rPr>
      </w:pPr>
      <w:r w:rsidRPr="00CB1A1F">
        <w:rPr>
          <w:rStyle w:val="MyChar"/>
          <w:rFonts w:hint="eastAsia"/>
        </w:rPr>
        <w:t>在嵌入式多媒体系统中，多媒体标准技术的各种实现方法，为嵌入式多媒体系统的发展起到了关键的作用。由于在嵌入式系统中，微处理器、存储器等资源的有限，在需要很高资源的多媒体标准技术的实现上遇到瓶颈。但随着</w:t>
      </w:r>
      <w:r w:rsidRPr="00CB1A1F">
        <w:rPr>
          <w:rStyle w:val="MyChar"/>
        </w:rPr>
        <w:t xml:space="preserve"> MPEG-1</w:t>
      </w:r>
      <w:r w:rsidRPr="00CB1A1F">
        <w:rPr>
          <w:rStyle w:val="MyChar"/>
        </w:rPr>
        <w:t>、</w:t>
      </w:r>
      <w:r w:rsidRPr="00CB1A1F">
        <w:rPr>
          <w:rStyle w:val="MyChar"/>
        </w:rPr>
        <w:t>MPEG-2</w:t>
      </w:r>
      <w:r w:rsidRPr="00CB1A1F">
        <w:rPr>
          <w:rStyle w:val="MyChar"/>
        </w:rPr>
        <w:t>、</w:t>
      </w:r>
      <w:r w:rsidRPr="00CB1A1F">
        <w:rPr>
          <w:rStyle w:val="MyChar"/>
        </w:rPr>
        <w:t xml:space="preserve"> MPEG-4</w:t>
      </w:r>
      <w:r w:rsidRPr="00CB1A1F">
        <w:rPr>
          <w:rStyle w:val="MyChar"/>
        </w:rPr>
        <w:t>、</w:t>
      </w:r>
      <w:r w:rsidRPr="00CB1A1F">
        <w:rPr>
          <w:rStyle w:val="MyChar"/>
        </w:rPr>
        <w:t xml:space="preserve"> H.261</w:t>
      </w:r>
      <w:r w:rsidRPr="00CB1A1F">
        <w:rPr>
          <w:rStyle w:val="MyChar"/>
        </w:rPr>
        <w:t>、</w:t>
      </w:r>
      <w:r w:rsidRPr="00CB1A1F">
        <w:rPr>
          <w:rStyle w:val="MyChar"/>
        </w:rPr>
        <w:t xml:space="preserve"> H.263 </w:t>
      </w:r>
      <w:r w:rsidRPr="00CB1A1F">
        <w:rPr>
          <w:rStyle w:val="MyChar"/>
        </w:rPr>
        <w:t>等主要的国际标准的硬件级实现，加快了嵌</w:t>
      </w:r>
      <w:r w:rsidRPr="00CB1A1F">
        <w:rPr>
          <w:rStyle w:val="MyChar"/>
          <w:rFonts w:hint="eastAsia"/>
        </w:rPr>
        <w:t>入式多媒体系统的发展。而目前中国的国家标准</w:t>
      </w:r>
      <w:r w:rsidRPr="00CB1A1F">
        <w:rPr>
          <w:rStyle w:val="MyChar"/>
        </w:rPr>
        <w:t xml:space="preserve"> AVS </w:t>
      </w:r>
      <w:r w:rsidRPr="00CB1A1F">
        <w:rPr>
          <w:rStyle w:val="MyChar"/>
        </w:rPr>
        <w:t>标准，它能够提高编码效</w:t>
      </w:r>
      <w:r w:rsidRPr="00CB1A1F">
        <w:rPr>
          <w:rStyle w:val="MyChar"/>
          <w:rFonts w:hint="eastAsia"/>
        </w:rPr>
        <w:t>率</w:t>
      </w:r>
      <w:r w:rsidRPr="001410BF">
        <w:rPr>
          <w:rStyle w:val="MyChar"/>
          <w:vertAlign w:val="superscript"/>
        </w:rPr>
        <w:t>[21]</w:t>
      </w:r>
      <w:r w:rsidRPr="00CB1A1F">
        <w:rPr>
          <w:rStyle w:val="MyChar"/>
        </w:rPr>
        <w:t>，这个也在一定程度上，解决了软硬件编解码上的效率。</w:t>
      </w:r>
    </w:p>
    <w:p w14:paraId="20FCC444" w14:textId="77777777" w:rsidR="00640AEE" w:rsidRDefault="00640AEE" w:rsidP="00640AEE">
      <w:pPr>
        <w:ind w:firstLine="0"/>
        <w:rPr>
          <w:rStyle w:val="MyChar"/>
        </w:rPr>
      </w:pPr>
    </w:p>
    <w:p w14:paraId="1C0234F4" w14:textId="77777777" w:rsidR="00640AEE" w:rsidRDefault="00640AEE" w:rsidP="00DC5799">
      <w:pPr>
        <w:pStyle w:val="My0"/>
        <w:outlineLvl w:val="1"/>
      </w:pPr>
      <w:bookmarkStart w:id="15" w:name="_Toc466328061"/>
      <w:commentRangeStart w:id="16"/>
      <w:r>
        <w:rPr>
          <w:rFonts w:hint="eastAsia"/>
        </w:rPr>
        <w:t>1.3 本文</w:t>
      </w:r>
      <w:ins w:id="17" w:author="Jianguo Yao" w:date="2016-11-08T14:32:00Z">
        <w:r w:rsidR="00082629">
          <w:rPr>
            <w:rFonts w:hint="eastAsia"/>
          </w:rPr>
          <w:t>工作</w:t>
        </w:r>
      </w:ins>
      <w:del w:id="18" w:author="Jianguo Yao" w:date="2016-11-08T14:32:00Z">
        <w:r w:rsidDel="00082629">
          <w:rPr>
            <w:rFonts w:hint="eastAsia"/>
          </w:rPr>
          <w:delText>的研究内容及论文组织结构</w:delText>
        </w:r>
      </w:del>
      <w:bookmarkEnd w:id="15"/>
      <w:commentRangeEnd w:id="16"/>
      <w:r w:rsidR="00190055">
        <w:rPr>
          <w:rStyle w:val="afe"/>
          <w:rFonts w:ascii="Times New Roman" w:eastAsia="宋体" w:hAnsi="宋体"/>
          <w:b w:val="0"/>
        </w:rPr>
        <w:commentReference w:id="16"/>
      </w:r>
    </w:p>
    <w:p w14:paraId="1BB63CB9" w14:textId="77777777" w:rsidR="00640AEE" w:rsidRDefault="00AC7707" w:rsidP="00640AEE">
      <w:pPr>
        <w:rPr>
          <w:ins w:id="19" w:author="Jianguo Yao" w:date="2016-11-08T14:32:00Z"/>
          <w:rStyle w:val="MyChar"/>
          <w:rFonts w:hint="eastAsia"/>
        </w:rPr>
      </w:pPr>
      <w:r>
        <w:rPr>
          <w:rStyle w:val="MyChar"/>
          <w:rFonts w:hint="eastAsia"/>
        </w:rPr>
        <w:t>本文</w:t>
      </w:r>
      <w:r w:rsidR="000B78AE">
        <w:rPr>
          <w:rStyle w:val="MyChar"/>
          <w:rFonts w:hint="eastAsia"/>
        </w:rPr>
        <w:t>在对</w:t>
      </w:r>
      <w:r w:rsidR="00496C4D">
        <w:rPr>
          <w:rStyle w:val="MyChar"/>
        </w:rPr>
        <w:t>Chromium</w:t>
      </w:r>
      <w:r w:rsidR="00496C4D">
        <w:rPr>
          <w:rStyle w:val="MyChar"/>
        </w:rPr>
        <w:t>浏览器整体框架</w:t>
      </w:r>
      <w:r w:rsidR="000B78AE">
        <w:rPr>
          <w:rStyle w:val="MyChar"/>
          <w:rFonts w:hint="eastAsia"/>
        </w:rPr>
        <w:t>分析</w:t>
      </w:r>
      <w:r w:rsidR="000B78AE">
        <w:rPr>
          <w:rStyle w:val="MyChar"/>
        </w:rPr>
        <w:t>的基础</w:t>
      </w:r>
      <w:r w:rsidR="000B78AE">
        <w:rPr>
          <w:rStyle w:val="MyChar"/>
          <w:rFonts w:hint="eastAsia"/>
        </w:rPr>
        <w:t>上</w:t>
      </w:r>
      <w:r w:rsidR="000B78AE">
        <w:rPr>
          <w:rStyle w:val="MyChar"/>
        </w:rPr>
        <w:t>，</w:t>
      </w:r>
      <w:r w:rsidR="00643808">
        <w:rPr>
          <w:rStyle w:val="MyChar"/>
          <w:rFonts w:hint="eastAsia"/>
        </w:rPr>
        <w:t>利用当前比较</w:t>
      </w:r>
      <w:r w:rsidR="00643808">
        <w:rPr>
          <w:rStyle w:val="MyChar"/>
        </w:rPr>
        <w:t>成熟的</w:t>
      </w:r>
      <w:r w:rsidR="00643808">
        <w:rPr>
          <w:rStyle w:val="MyChar"/>
        </w:rPr>
        <w:t>Gstrea</w:t>
      </w:r>
      <w:r w:rsidR="00643808">
        <w:rPr>
          <w:rStyle w:val="MyChar"/>
        </w:rPr>
        <w:softHyphen/>
        <w:t>me</w:t>
      </w:r>
      <w:r w:rsidR="00643808">
        <w:rPr>
          <w:rStyle w:val="MyChar"/>
        </w:rPr>
        <w:softHyphen/>
        <w:t>r</w:t>
      </w:r>
      <w:r w:rsidR="00566E2A">
        <w:rPr>
          <w:rStyle w:val="MyChar"/>
          <w:rFonts w:hint="eastAsia"/>
        </w:rPr>
        <w:t>体系对</w:t>
      </w:r>
      <w:r w:rsidR="00566E2A">
        <w:rPr>
          <w:rStyle w:val="MyChar"/>
        </w:rPr>
        <w:t>Chromium</w:t>
      </w:r>
      <w:r w:rsidR="00566E2A">
        <w:rPr>
          <w:rStyle w:val="MyChar"/>
        </w:rPr>
        <w:t>的</w:t>
      </w:r>
      <w:r w:rsidR="00566E2A">
        <w:rPr>
          <w:rStyle w:val="MyChar"/>
          <w:rFonts w:hint="eastAsia"/>
        </w:rPr>
        <w:t>多媒体</w:t>
      </w:r>
      <w:r w:rsidR="00566E2A">
        <w:rPr>
          <w:rStyle w:val="MyChar"/>
        </w:rPr>
        <w:t>部分进行</w:t>
      </w:r>
      <w:r w:rsidR="00566E2A">
        <w:rPr>
          <w:rStyle w:val="MyChar"/>
          <w:rFonts w:hint="eastAsia"/>
        </w:rPr>
        <w:t>新</w:t>
      </w:r>
      <w:r w:rsidR="00566E2A">
        <w:rPr>
          <w:rStyle w:val="MyChar"/>
        </w:rPr>
        <w:t>的</w:t>
      </w:r>
      <w:r w:rsidR="00BC013F">
        <w:rPr>
          <w:rStyle w:val="MyChar"/>
          <w:rFonts w:hint="eastAsia"/>
        </w:rPr>
        <w:t>设计与实现</w:t>
      </w:r>
      <w:r w:rsidR="00BC013F">
        <w:rPr>
          <w:rStyle w:val="MyChar"/>
        </w:rPr>
        <w:t>。</w:t>
      </w:r>
      <w:r w:rsidR="00BC013F">
        <w:rPr>
          <w:rStyle w:val="MyChar"/>
          <w:rFonts w:hint="eastAsia"/>
        </w:rPr>
        <w:t>主要研究</w:t>
      </w:r>
      <w:r w:rsidR="00BC013F">
        <w:rPr>
          <w:rStyle w:val="MyChar"/>
        </w:rPr>
        <w:t>的内容包括</w:t>
      </w:r>
      <w:r w:rsidR="00B00819">
        <w:rPr>
          <w:rStyle w:val="MyChar"/>
          <w:rFonts w:hint="eastAsia"/>
        </w:rPr>
        <w:t>Chro</w:t>
      </w:r>
      <w:r w:rsidR="00593BF1">
        <w:rPr>
          <w:rStyle w:val="MyChar"/>
        </w:rPr>
        <w:softHyphen/>
      </w:r>
      <w:r w:rsidR="00B00819">
        <w:rPr>
          <w:rStyle w:val="MyChar"/>
          <w:rFonts w:hint="eastAsia"/>
        </w:rPr>
        <w:t>m</w:t>
      </w:r>
      <w:r w:rsidR="00593BF1">
        <w:rPr>
          <w:rStyle w:val="MyChar"/>
        </w:rPr>
        <w:softHyphen/>
      </w:r>
      <w:r w:rsidR="00B00819">
        <w:rPr>
          <w:rStyle w:val="MyChar"/>
          <w:rFonts w:hint="eastAsia"/>
        </w:rPr>
        <w:t>i</w:t>
      </w:r>
      <w:r w:rsidR="00593BF1">
        <w:rPr>
          <w:rStyle w:val="MyChar"/>
        </w:rPr>
        <w:softHyphen/>
      </w:r>
      <w:r w:rsidR="00B00819">
        <w:rPr>
          <w:rStyle w:val="MyChar"/>
          <w:rFonts w:hint="eastAsia"/>
        </w:rPr>
        <w:t>u</w:t>
      </w:r>
      <w:r w:rsidR="00593BF1">
        <w:rPr>
          <w:rStyle w:val="MyChar"/>
        </w:rPr>
        <w:softHyphen/>
      </w:r>
      <w:r w:rsidR="00B00819">
        <w:rPr>
          <w:rStyle w:val="MyChar"/>
          <w:rFonts w:hint="eastAsia"/>
        </w:rPr>
        <w:t>m</w:t>
      </w:r>
      <w:r w:rsidR="00B00819">
        <w:rPr>
          <w:rStyle w:val="MyChar"/>
        </w:rPr>
        <w:t>多媒体</w:t>
      </w:r>
      <w:r w:rsidR="00B00819">
        <w:rPr>
          <w:rStyle w:val="MyChar"/>
          <w:rFonts w:hint="eastAsia"/>
        </w:rPr>
        <w:t>框架</w:t>
      </w:r>
      <w:r w:rsidR="00B00819">
        <w:rPr>
          <w:rStyle w:val="MyChar"/>
        </w:rPr>
        <w:t>的分析</w:t>
      </w:r>
      <w:r w:rsidR="009229BC">
        <w:rPr>
          <w:rStyle w:val="MyChar"/>
          <w:rFonts w:hint="eastAsia"/>
        </w:rPr>
        <w:t>与</w:t>
      </w:r>
      <w:r w:rsidR="009229BC">
        <w:rPr>
          <w:rStyle w:val="MyChar"/>
        </w:rPr>
        <w:t>重构</w:t>
      </w:r>
      <w:r w:rsidR="00B00819">
        <w:rPr>
          <w:rStyle w:val="MyChar"/>
        </w:rPr>
        <w:t>、</w:t>
      </w:r>
      <w:r w:rsidR="00B00819">
        <w:rPr>
          <w:rStyle w:val="MyChar"/>
        </w:rPr>
        <w:t>Gstreamer</w:t>
      </w:r>
      <w:r w:rsidR="00B00819">
        <w:rPr>
          <w:rStyle w:val="MyChar"/>
        </w:rPr>
        <w:t>架构的原理和使用方法、</w:t>
      </w:r>
      <w:r w:rsidR="00B00819">
        <w:rPr>
          <w:rStyle w:val="MyChar"/>
        </w:rPr>
        <w:t>Chromium</w:t>
      </w:r>
      <w:r w:rsidR="00B00819">
        <w:rPr>
          <w:rStyle w:val="MyChar"/>
        </w:rPr>
        <w:t>与</w:t>
      </w:r>
      <w:r w:rsidR="00B00819">
        <w:rPr>
          <w:rStyle w:val="MyChar"/>
        </w:rPr>
        <w:t>Gstreamer</w:t>
      </w:r>
      <w:r w:rsidR="00B00819">
        <w:rPr>
          <w:rStyle w:val="MyChar"/>
        </w:rPr>
        <w:t>的</w:t>
      </w:r>
      <w:r w:rsidR="008A1C40">
        <w:rPr>
          <w:rStyle w:val="MyChar"/>
          <w:rFonts w:hint="eastAsia"/>
        </w:rPr>
        <w:t>封装</w:t>
      </w:r>
      <w:r w:rsidR="008A1C40">
        <w:rPr>
          <w:rStyle w:val="MyChar"/>
        </w:rPr>
        <w:t>与</w:t>
      </w:r>
      <w:r w:rsidR="00B00819">
        <w:rPr>
          <w:rStyle w:val="MyChar"/>
        </w:rPr>
        <w:t>适配。</w:t>
      </w:r>
    </w:p>
    <w:p w14:paraId="39445502" w14:textId="77777777" w:rsidR="00082629" w:rsidRDefault="00082629" w:rsidP="00082629">
      <w:pPr>
        <w:pStyle w:val="My0"/>
        <w:outlineLvl w:val="1"/>
        <w:rPr>
          <w:ins w:id="20" w:author="Jianguo Yao" w:date="2016-11-08T14:32:00Z"/>
        </w:rPr>
      </w:pPr>
      <w:ins w:id="21" w:author="Jianguo Yao" w:date="2016-11-08T14:32:00Z">
        <w:r>
          <w:rPr>
            <w:rFonts w:hint="eastAsia"/>
          </w:rPr>
          <w:t>1.4</w:t>
        </w:r>
        <w:r>
          <w:rPr>
            <w:rFonts w:hint="eastAsia"/>
          </w:rPr>
          <w:t>论文组织结构</w:t>
        </w:r>
      </w:ins>
    </w:p>
    <w:p w14:paraId="0D7DF25D" w14:textId="77777777" w:rsidR="00082629" w:rsidRDefault="00082629" w:rsidP="00640AEE">
      <w:pPr>
        <w:rPr>
          <w:rStyle w:val="MyChar"/>
          <w:rFonts w:hint="eastAsia"/>
        </w:rPr>
      </w:pPr>
    </w:p>
    <w:p w14:paraId="33C79BF3" w14:textId="77777777" w:rsidR="00362B1E" w:rsidRDefault="00362B1E" w:rsidP="00640AEE">
      <w:pPr>
        <w:rPr>
          <w:rStyle w:val="MyChar"/>
        </w:rPr>
      </w:pPr>
      <w:r>
        <w:rPr>
          <w:rStyle w:val="MyChar"/>
          <w:rFonts w:hint="eastAsia"/>
        </w:rPr>
        <w:t>论文</w:t>
      </w:r>
      <w:r>
        <w:rPr>
          <w:rStyle w:val="MyChar"/>
        </w:rPr>
        <w:t>共分为六</w:t>
      </w:r>
      <w:r w:rsidR="00EE7933">
        <w:rPr>
          <w:rStyle w:val="MyChar"/>
          <w:rFonts w:hint="eastAsia"/>
        </w:rPr>
        <w:t>个章节</w:t>
      </w:r>
      <w:r w:rsidR="00EE7933">
        <w:rPr>
          <w:rStyle w:val="MyChar"/>
        </w:rPr>
        <w:t>，各章节的主要内容安排如下：</w:t>
      </w:r>
    </w:p>
    <w:p w14:paraId="0BB67BAB" w14:textId="77777777" w:rsidR="00EE7933" w:rsidRPr="00EE7933" w:rsidRDefault="00EE7933" w:rsidP="00640AEE">
      <w:pPr>
        <w:rPr>
          <w:rStyle w:val="MyChar"/>
        </w:rPr>
      </w:pPr>
      <w:r>
        <w:rPr>
          <w:rStyle w:val="MyChar"/>
          <w:rFonts w:hint="eastAsia"/>
        </w:rPr>
        <w:lastRenderedPageBreak/>
        <w:t>第</w:t>
      </w:r>
      <w:r>
        <w:rPr>
          <w:rStyle w:val="MyChar"/>
          <w:rFonts w:hint="eastAsia"/>
        </w:rPr>
        <w:t>1</w:t>
      </w:r>
      <w:r>
        <w:rPr>
          <w:rStyle w:val="MyChar"/>
          <w:rFonts w:hint="eastAsia"/>
        </w:rPr>
        <w:t>章</w:t>
      </w:r>
      <w:r>
        <w:rPr>
          <w:rStyle w:val="MyChar"/>
        </w:rPr>
        <w:t>，绪论</w:t>
      </w:r>
      <w:r>
        <w:rPr>
          <w:rStyle w:val="MyChar"/>
          <w:rFonts w:hint="eastAsia"/>
        </w:rPr>
        <w:t>部分</w:t>
      </w:r>
      <w:r>
        <w:rPr>
          <w:rStyle w:val="MyChar"/>
        </w:rPr>
        <w:t>。主要</w:t>
      </w:r>
      <w:r w:rsidR="002F5A08">
        <w:rPr>
          <w:rStyle w:val="MyChar"/>
          <w:rFonts w:hint="eastAsia"/>
        </w:rPr>
        <w:t>介绍</w:t>
      </w:r>
      <w:r>
        <w:rPr>
          <w:rStyle w:val="MyChar"/>
        </w:rPr>
        <w:t>了浏览器</w:t>
      </w:r>
      <w:r w:rsidR="002F5A08">
        <w:rPr>
          <w:rStyle w:val="MyChar"/>
          <w:rFonts w:hint="eastAsia"/>
        </w:rPr>
        <w:t>的</w:t>
      </w:r>
      <w:r w:rsidR="00EC130D">
        <w:rPr>
          <w:rStyle w:val="MyChar"/>
          <w:rFonts w:hint="eastAsia"/>
        </w:rPr>
        <w:t>发展</w:t>
      </w:r>
      <w:r>
        <w:rPr>
          <w:rStyle w:val="MyChar"/>
        </w:rPr>
        <w:t>、</w:t>
      </w:r>
      <w:r w:rsidR="004C3520">
        <w:rPr>
          <w:rStyle w:val="MyChar"/>
          <w:rFonts w:hint="eastAsia"/>
        </w:rPr>
        <w:t>各</w:t>
      </w:r>
      <w:r w:rsidR="00640257">
        <w:rPr>
          <w:rStyle w:val="MyChar"/>
          <w:rFonts w:hint="eastAsia"/>
        </w:rPr>
        <w:t>浏览器</w:t>
      </w:r>
      <w:r w:rsidR="00640257">
        <w:rPr>
          <w:rStyle w:val="MyChar"/>
        </w:rPr>
        <w:t>引擎的基本</w:t>
      </w:r>
      <w:r w:rsidR="00640257">
        <w:rPr>
          <w:rStyle w:val="MyChar"/>
          <w:rFonts w:hint="eastAsia"/>
        </w:rPr>
        <w:t>概况</w:t>
      </w:r>
      <w:r w:rsidR="00640257">
        <w:rPr>
          <w:rStyle w:val="MyChar"/>
        </w:rPr>
        <w:t>、</w:t>
      </w:r>
      <w:r>
        <w:rPr>
          <w:rStyle w:val="MyChar"/>
        </w:rPr>
        <w:t>Chro</w:t>
      </w:r>
      <w:r w:rsidR="00640257">
        <w:rPr>
          <w:rStyle w:val="MyChar"/>
        </w:rPr>
        <w:softHyphen/>
      </w:r>
      <w:r>
        <w:rPr>
          <w:rStyle w:val="MyChar"/>
        </w:rPr>
        <w:t>m</w:t>
      </w:r>
      <w:r w:rsidR="00640257">
        <w:rPr>
          <w:rStyle w:val="MyChar"/>
        </w:rPr>
        <w:softHyphen/>
      </w:r>
      <w:r>
        <w:rPr>
          <w:rStyle w:val="MyChar"/>
        </w:rPr>
        <w:t>ium</w:t>
      </w:r>
      <w:r w:rsidR="00FE5558">
        <w:rPr>
          <w:rStyle w:val="MyChar"/>
          <w:rFonts w:hint="eastAsia"/>
        </w:rPr>
        <w:t>的</w:t>
      </w:r>
      <w:r w:rsidR="00690701">
        <w:rPr>
          <w:rStyle w:val="MyChar"/>
          <w:rFonts w:hint="eastAsia"/>
        </w:rPr>
        <w:t>历史背景</w:t>
      </w:r>
      <w:r w:rsidR="00FE5558">
        <w:rPr>
          <w:rStyle w:val="MyChar"/>
        </w:rPr>
        <w:t>、</w:t>
      </w:r>
      <w:r w:rsidR="009D7E4A">
        <w:rPr>
          <w:rStyle w:val="MyChar"/>
          <w:rFonts w:hint="eastAsia"/>
        </w:rPr>
        <w:t>Gstreamer</w:t>
      </w:r>
      <w:r w:rsidR="009D7E4A">
        <w:rPr>
          <w:rStyle w:val="MyChar"/>
          <w:rFonts w:hint="eastAsia"/>
        </w:rPr>
        <w:t>技术</w:t>
      </w:r>
      <w:r w:rsidR="009D7E4A">
        <w:rPr>
          <w:rStyle w:val="MyChar"/>
        </w:rPr>
        <w:t>的</w:t>
      </w:r>
      <w:r w:rsidR="00A61D9A">
        <w:rPr>
          <w:rStyle w:val="MyChar"/>
          <w:rFonts w:hint="eastAsia"/>
        </w:rPr>
        <w:t>基本</w:t>
      </w:r>
      <w:r w:rsidR="00C93B12">
        <w:rPr>
          <w:rStyle w:val="MyChar"/>
          <w:rFonts w:hint="eastAsia"/>
        </w:rPr>
        <w:t>思想</w:t>
      </w:r>
      <w:r w:rsidR="009D7E4A">
        <w:rPr>
          <w:rStyle w:val="MyChar"/>
        </w:rPr>
        <w:t>，</w:t>
      </w:r>
      <w:r w:rsidR="00F57EAE">
        <w:rPr>
          <w:rStyle w:val="MyChar"/>
          <w:rFonts w:hint="eastAsia"/>
        </w:rPr>
        <w:t>并阐述</w:t>
      </w:r>
      <w:r w:rsidR="00F57EAE">
        <w:rPr>
          <w:rStyle w:val="MyChar"/>
        </w:rPr>
        <w:t>了</w:t>
      </w:r>
      <w:r w:rsidR="00F57EAE">
        <w:rPr>
          <w:rStyle w:val="MyChar"/>
          <w:rFonts w:hint="eastAsia"/>
        </w:rPr>
        <w:t>该文</w:t>
      </w:r>
      <w:r w:rsidR="00F57EAE">
        <w:rPr>
          <w:rStyle w:val="MyChar"/>
        </w:rPr>
        <w:t>的背景和意义</w:t>
      </w:r>
      <w:r w:rsidR="009D7E4A">
        <w:rPr>
          <w:rStyle w:val="MyChar"/>
        </w:rPr>
        <w:t>以及</w:t>
      </w:r>
      <w:r w:rsidR="009D7E4A">
        <w:rPr>
          <w:rStyle w:val="MyChar"/>
          <w:rFonts w:hint="eastAsia"/>
        </w:rPr>
        <w:t>相关技术</w:t>
      </w:r>
      <w:r w:rsidR="003C480F">
        <w:rPr>
          <w:rStyle w:val="MyChar"/>
          <w:rFonts w:hint="eastAsia"/>
        </w:rPr>
        <w:t>研究成果</w:t>
      </w:r>
      <w:r w:rsidR="009D7E4A">
        <w:rPr>
          <w:rStyle w:val="MyChar"/>
        </w:rPr>
        <w:t>和</w:t>
      </w:r>
      <w:r w:rsidR="00AE36B4">
        <w:rPr>
          <w:rStyle w:val="MyChar"/>
          <w:rFonts w:hint="eastAsia"/>
        </w:rPr>
        <w:t>未来</w:t>
      </w:r>
      <w:r w:rsidR="009D7E4A">
        <w:rPr>
          <w:rStyle w:val="MyChar"/>
          <w:rFonts w:hint="eastAsia"/>
        </w:rPr>
        <w:t>发展趋势</w:t>
      </w:r>
      <w:r w:rsidR="009D7E4A">
        <w:rPr>
          <w:rStyle w:val="MyChar"/>
        </w:rPr>
        <w:t>。</w:t>
      </w:r>
    </w:p>
    <w:p w14:paraId="72B3000C" w14:textId="77777777" w:rsidR="00440947" w:rsidRDefault="004111CA" w:rsidP="00640AEE">
      <w:pPr>
        <w:rPr>
          <w:rStyle w:val="MyChar"/>
        </w:rPr>
      </w:pPr>
      <w:r>
        <w:rPr>
          <w:rStyle w:val="MyChar"/>
          <w:rFonts w:hint="eastAsia"/>
        </w:rPr>
        <w:t>第</w:t>
      </w:r>
      <w:r>
        <w:rPr>
          <w:rStyle w:val="MyChar"/>
          <w:rFonts w:hint="eastAsia"/>
        </w:rPr>
        <w:t>2</w:t>
      </w:r>
      <w:r>
        <w:rPr>
          <w:rStyle w:val="MyChar"/>
          <w:rFonts w:hint="eastAsia"/>
        </w:rPr>
        <w:t>章</w:t>
      </w:r>
      <w:r w:rsidR="00C37B07">
        <w:rPr>
          <w:rStyle w:val="MyChar"/>
          <w:rFonts w:hint="eastAsia"/>
        </w:rPr>
        <w:t>，</w:t>
      </w:r>
      <w:r w:rsidR="00C37B07">
        <w:rPr>
          <w:rStyle w:val="MyChar"/>
        </w:rPr>
        <w:t>基本理论的介绍。</w:t>
      </w:r>
      <w:r w:rsidR="004B6473">
        <w:rPr>
          <w:rStyle w:val="MyChar"/>
          <w:rFonts w:hint="eastAsia"/>
        </w:rPr>
        <w:t>介绍</w:t>
      </w:r>
      <w:r w:rsidR="004B6473">
        <w:rPr>
          <w:rStyle w:val="MyChar"/>
        </w:rPr>
        <w:t>了浏览器的特性，并以</w:t>
      </w:r>
      <w:r w:rsidR="004B6473">
        <w:rPr>
          <w:rStyle w:val="MyChar"/>
          <w:rFonts w:hint="eastAsia"/>
        </w:rPr>
        <w:t>主流</w:t>
      </w:r>
      <w:r w:rsidR="004B6473">
        <w:rPr>
          <w:rStyle w:val="MyChar"/>
        </w:rPr>
        <w:t>的渲染</w:t>
      </w:r>
      <w:r w:rsidR="004B6473">
        <w:rPr>
          <w:rStyle w:val="MyChar"/>
          <w:rFonts w:hint="eastAsia"/>
        </w:rPr>
        <w:t>引擎</w:t>
      </w:r>
      <w:r w:rsidR="004B6473">
        <w:rPr>
          <w:rStyle w:val="MyChar"/>
        </w:rPr>
        <w:t>WebKit</w:t>
      </w:r>
      <w:r w:rsidR="004B6473">
        <w:rPr>
          <w:rStyle w:val="MyChar"/>
        </w:rPr>
        <w:t>和开源的</w:t>
      </w:r>
      <w:r w:rsidR="004B6473">
        <w:rPr>
          <w:rStyle w:val="MyChar"/>
        </w:rPr>
        <w:t>Chromium</w:t>
      </w:r>
      <w:r w:rsidR="004B6473">
        <w:rPr>
          <w:rStyle w:val="MyChar"/>
        </w:rPr>
        <w:t>工程为</w:t>
      </w:r>
      <w:r w:rsidR="004B6473">
        <w:rPr>
          <w:rStyle w:val="MyChar"/>
          <w:rFonts w:hint="eastAsia"/>
        </w:rPr>
        <w:t>重点</w:t>
      </w:r>
      <w:r w:rsidR="003D0D12">
        <w:rPr>
          <w:rStyle w:val="MyChar"/>
          <w:rFonts w:hint="eastAsia"/>
        </w:rPr>
        <w:t>分析</w:t>
      </w:r>
      <w:r w:rsidR="003D0D12">
        <w:rPr>
          <w:rStyle w:val="MyChar"/>
        </w:rPr>
        <w:t>了浏览器的工作</w:t>
      </w:r>
      <w:r w:rsidR="003D0D12">
        <w:rPr>
          <w:rStyle w:val="MyChar"/>
          <w:rFonts w:hint="eastAsia"/>
        </w:rPr>
        <w:t>原理</w:t>
      </w:r>
      <w:r w:rsidR="006052CF">
        <w:rPr>
          <w:rStyle w:val="MyChar"/>
        </w:rPr>
        <w:t>，</w:t>
      </w:r>
      <w:r w:rsidR="00BC6E62">
        <w:rPr>
          <w:rStyle w:val="MyChar"/>
          <w:rFonts w:hint="eastAsia"/>
        </w:rPr>
        <w:t>以及</w:t>
      </w:r>
      <w:r w:rsidR="003D0D12">
        <w:rPr>
          <w:rStyle w:val="MyChar"/>
        </w:rPr>
        <w:t>浏览器</w:t>
      </w:r>
      <w:r w:rsidR="000B3B2F">
        <w:rPr>
          <w:rStyle w:val="MyChar"/>
          <w:rFonts w:hint="eastAsia"/>
        </w:rPr>
        <w:t>的</w:t>
      </w:r>
      <w:r w:rsidR="003D0D12">
        <w:rPr>
          <w:rStyle w:val="MyChar"/>
        </w:rPr>
        <w:t>架构的设计</w:t>
      </w:r>
      <w:r w:rsidR="00EE4B5D">
        <w:rPr>
          <w:rStyle w:val="MyChar"/>
          <w:rFonts w:hint="eastAsia"/>
        </w:rPr>
        <w:t>思想</w:t>
      </w:r>
      <w:r w:rsidR="00840A3A">
        <w:rPr>
          <w:rStyle w:val="MyChar"/>
          <w:rFonts w:hint="eastAsia"/>
        </w:rPr>
        <w:t>；</w:t>
      </w:r>
      <w:r w:rsidR="00840A3A">
        <w:rPr>
          <w:rStyle w:val="MyChar"/>
        </w:rPr>
        <w:t>比较</w:t>
      </w:r>
      <w:r w:rsidR="00D360D7">
        <w:rPr>
          <w:rStyle w:val="MyChar"/>
          <w:rFonts w:hint="eastAsia"/>
        </w:rPr>
        <w:t>全面的</w:t>
      </w:r>
      <w:r w:rsidR="00691193">
        <w:rPr>
          <w:rStyle w:val="MyChar"/>
          <w:rFonts w:hint="eastAsia"/>
        </w:rPr>
        <w:t>阐述了</w:t>
      </w:r>
      <w:r w:rsidR="00691193">
        <w:rPr>
          <w:rStyle w:val="MyChar"/>
        </w:rPr>
        <w:t>Gstreamer</w:t>
      </w:r>
      <w:r w:rsidR="00691193">
        <w:rPr>
          <w:rStyle w:val="MyChar"/>
        </w:rPr>
        <w:t>的</w:t>
      </w:r>
      <w:r w:rsidR="00691193">
        <w:rPr>
          <w:rStyle w:val="MyChar"/>
          <w:rFonts w:hint="eastAsia"/>
        </w:rPr>
        <w:t>框架</w:t>
      </w:r>
      <w:r w:rsidR="00691193">
        <w:rPr>
          <w:rStyle w:val="MyChar"/>
        </w:rPr>
        <w:t>理念</w:t>
      </w:r>
      <w:r w:rsidR="00691193">
        <w:rPr>
          <w:rStyle w:val="MyChar"/>
          <w:rFonts w:hint="eastAsia"/>
        </w:rPr>
        <w:t>、</w:t>
      </w:r>
      <w:r w:rsidR="00691193">
        <w:rPr>
          <w:rStyle w:val="MyChar"/>
        </w:rPr>
        <w:t>使用方法</w:t>
      </w:r>
      <w:r w:rsidR="00691193">
        <w:rPr>
          <w:rStyle w:val="MyChar"/>
          <w:rFonts w:hint="eastAsia"/>
        </w:rPr>
        <w:t>；</w:t>
      </w:r>
      <w:r w:rsidR="00691193">
        <w:rPr>
          <w:rStyle w:val="MyChar"/>
        </w:rPr>
        <w:t>并对普遍的音视频编解码标准做</w:t>
      </w:r>
      <w:r w:rsidR="00691193">
        <w:rPr>
          <w:rStyle w:val="MyChar"/>
          <w:rFonts w:hint="eastAsia"/>
        </w:rPr>
        <w:t>简要</w:t>
      </w:r>
      <w:r w:rsidR="00691193">
        <w:rPr>
          <w:rStyle w:val="MyChar"/>
        </w:rPr>
        <w:t>的说明。</w:t>
      </w:r>
    </w:p>
    <w:p w14:paraId="5815BDA6" w14:textId="77777777" w:rsidR="003931E6" w:rsidRDefault="003931E6" w:rsidP="00640AEE">
      <w:pPr>
        <w:rPr>
          <w:rStyle w:val="MyChar"/>
        </w:rPr>
      </w:pPr>
      <w:r>
        <w:rPr>
          <w:rStyle w:val="MyChar"/>
          <w:rFonts w:hint="eastAsia"/>
        </w:rPr>
        <w:t>第</w:t>
      </w:r>
      <w:r>
        <w:rPr>
          <w:rStyle w:val="MyChar"/>
          <w:rFonts w:hint="eastAsia"/>
        </w:rPr>
        <w:t>3</w:t>
      </w:r>
      <w:r>
        <w:rPr>
          <w:rStyle w:val="MyChar"/>
          <w:rFonts w:hint="eastAsia"/>
        </w:rPr>
        <w:t>章</w:t>
      </w:r>
      <w:r>
        <w:rPr>
          <w:rStyle w:val="MyChar"/>
        </w:rPr>
        <w:t>，</w:t>
      </w:r>
      <w:r>
        <w:rPr>
          <w:rStyle w:val="MyChar"/>
          <w:rFonts w:hint="eastAsia"/>
        </w:rPr>
        <w:t>需求分析</w:t>
      </w:r>
      <w:r>
        <w:rPr>
          <w:rStyle w:val="MyChar"/>
        </w:rPr>
        <w:t>。</w:t>
      </w:r>
      <w:r w:rsidR="003D23A3">
        <w:rPr>
          <w:rStyle w:val="MyChar"/>
          <w:rFonts w:hint="eastAsia"/>
        </w:rPr>
        <w:t>对车载车载多媒体终端</w:t>
      </w:r>
      <w:r w:rsidR="003D23A3">
        <w:rPr>
          <w:rStyle w:val="MyChar"/>
        </w:rPr>
        <w:t>要完成的功能</w:t>
      </w:r>
      <w:r w:rsidR="003D23A3">
        <w:rPr>
          <w:rStyle w:val="MyChar"/>
          <w:rFonts w:hint="eastAsia"/>
        </w:rPr>
        <w:t>、</w:t>
      </w:r>
      <w:r w:rsidR="003D23A3">
        <w:rPr>
          <w:rStyle w:val="MyChar"/>
        </w:rPr>
        <w:t>性能</w:t>
      </w:r>
      <w:r w:rsidR="003D23A3">
        <w:rPr>
          <w:rStyle w:val="MyChar"/>
          <w:rFonts w:hint="eastAsia"/>
        </w:rPr>
        <w:t>，</w:t>
      </w:r>
      <w:r w:rsidR="003D23A3">
        <w:rPr>
          <w:rStyle w:val="MyChar"/>
        </w:rPr>
        <w:t>和资源</w:t>
      </w:r>
      <w:r w:rsidR="003D23A3">
        <w:rPr>
          <w:rStyle w:val="MyChar"/>
          <w:rFonts w:hint="eastAsia"/>
        </w:rPr>
        <w:t>消耗</w:t>
      </w:r>
      <w:r w:rsidR="003D23A3">
        <w:rPr>
          <w:rStyle w:val="MyChar"/>
        </w:rPr>
        <w:t>等</w:t>
      </w:r>
      <w:r w:rsidR="003D23A3">
        <w:rPr>
          <w:rStyle w:val="MyChar"/>
          <w:rFonts w:hint="eastAsia"/>
        </w:rPr>
        <w:t>做了必要</w:t>
      </w:r>
      <w:r w:rsidR="003D23A3">
        <w:rPr>
          <w:rStyle w:val="MyChar"/>
        </w:rPr>
        <w:t>的需求分析。</w:t>
      </w:r>
    </w:p>
    <w:p w14:paraId="55197BB8" w14:textId="77777777" w:rsidR="008035B4" w:rsidRDefault="008035B4" w:rsidP="00640AEE">
      <w:pPr>
        <w:rPr>
          <w:rStyle w:val="MyChar"/>
        </w:rPr>
      </w:pPr>
      <w:r>
        <w:rPr>
          <w:rStyle w:val="MyChar"/>
          <w:rFonts w:hint="eastAsia"/>
        </w:rPr>
        <w:t>第</w:t>
      </w:r>
      <w:r>
        <w:rPr>
          <w:rStyle w:val="MyChar"/>
          <w:rFonts w:hint="eastAsia"/>
        </w:rPr>
        <w:t>4</w:t>
      </w:r>
      <w:r w:rsidR="003F770D">
        <w:rPr>
          <w:rStyle w:val="MyChar"/>
          <w:rFonts w:hint="eastAsia"/>
        </w:rPr>
        <w:t>章</w:t>
      </w:r>
      <w:r>
        <w:rPr>
          <w:rStyle w:val="MyChar"/>
        </w:rPr>
        <w:t>，设计与实现。基于第</w:t>
      </w:r>
      <w:r>
        <w:rPr>
          <w:rStyle w:val="MyChar"/>
          <w:rFonts w:hint="eastAsia"/>
        </w:rPr>
        <w:t>2</w:t>
      </w:r>
      <w:r>
        <w:rPr>
          <w:rStyle w:val="MyChar"/>
          <w:rFonts w:hint="eastAsia"/>
        </w:rPr>
        <w:t>章</w:t>
      </w:r>
      <w:r>
        <w:rPr>
          <w:rStyle w:val="MyChar"/>
        </w:rPr>
        <w:t>和第</w:t>
      </w:r>
      <w:r>
        <w:rPr>
          <w:rStyle w:val="MyChar"/>
          <w:rFonts w:hint="eastAsia"/>
        </w:rPr>
        <w:t>3</w:t>
      </w:r>
      <w:r>
        <w:rPr>
          <w:rStyle w:val="MyChar"/>
          <w:rFonts w:hint="eastAsia"/>
        </w:rPr>
        <w:t>章</w:t>
      </w:r>
      <w:r>
        <w:rPr>
          <w:rStyle w:val="MyChar"/>
        </w:rPr>
        <w:t>的系统介绍和</w:t>
      </w:r>
      <w:r>
        <w:rPr>
          <w:rStyle w:val="MyChar"/>
          <w:rFonts w:hint="eastAsia"/>
        </w:rPr>
        <w:t>分析</w:t>
      </w:r>
      <w:r>
        <w:rPr>
          <w:rStyle w:val="MyChar"/>
        </w:rPr>
        <w:t>，对</w:t>
      </w:r>
      <w:r>
        <w:rPr>
          <w:rStyle w:val="MyChar"/>
        </w:rPr>
        <w:t>Chromium</w:t>
      </w:r>
      <w:r>
        <w:rPr>
          <w:rStyle w:val="MyChar"/>
        </w:rPr>
        <w:t>的源代码进行了新的构建与布局，将</w:t>
      </w:r>
      <w:r>
        <w:rPr>
          <w:rStyle w:val="MyChar"/>
        </w:rPr>
        <w:t>Gstreamer</w:t>
      </w:r>
      <w:r>
        <w:rPr>
          <w:rStyle w:val="MyChar"/>
        </w:rPr>
        <w:t>应用于</w:t>
      </w:r>
      <w:r>
        <w:rPr>
          <w:rStyle w:val="MyChar"/>
        </w:rPr>
        <w:t>Chromium</w:t>
      </w:r>
      <w:r>
        <w:rPr>
          <w:rStyle w:val="MyChar"/>
        </w:rPr>
        <w:t>音视频</w:t>
      </w:r>
      <w:r>
        <w:rPr>
          <w:rStyle w:val="MyChar"/>
          <w:rFonts w:hint="eastAsia"/>
        </w:rPr>
        <w:t>播放系统</w:t>
      </w:r>
      <w:r>
        <w:rPr>
          <w:rStyle w:val="MyChar"/>
        </w:rPr>
        <w:t>。从</w:t>
      </w:r>
      <w:r>
        <w:rPr>
          <w:rStyle w:val="MyChar"/>
          <w:rFonts w:hint="eastAsia"/>
        </w:rPr>
        <w:t>源代码</w:t>
      </w:r>
      <w:r>
        <w:rPr>
          <w:rStyle w:val="MyChar"/>
        </w:rPr>
        <w:t>分析、到设计、到实现，完成整个工程的实现。</w:t>
      </w:r>
    </w:p>
    <w:p w14:paraId="4DAC29B2" w14:textId="77777777" w:rsidR="003F770D" w:rsidRDefault="00A973A3" w:rsidP="00640AEE">
      <w:pPr>
        <w:rPr>
          <w:rStyle w:val="MyChar"/>
        </w:rPr>
      </w:pPr>
      <w:r>
        <w:rPr>
          <w:rStyle w:val="MyChar"/>
          <w:rFonts w:hint="eastAsia"/>
        </w:rPr>
        <w:t>第</w:t>
      </w:r>
      <w:r>
        <w:rPr>
          <w:rStyle w:val="MyChar"/>
          <w:rFonts w:hint="eastAsia"/>
        </w:rPr>
        <w:t>5</w:t>
      </w:r>
      <w:r>
        <w:rPr>
          <w:rStyle w:val="MyChar"/>
          <w:rFonts w:hint="eastAsia"/>
        </w:rPr>
        <w:t>章</w:t>
      </w:r>
      <w:r>
        <w:rPr>
          <w:rStyle w:val="MyChar"/>
        </w:rPr>
        <w:t>，测试与</w:t>
      </w:r>
      <w:r>
        <w:rPr>
          <w:rStyle w:val="MyChar"/>
          <w:rFonts w:hint="eastAsia"/>
        </w:rPr>
        <w:t>优化</w:t>
      </w:r>
      <w:r>
        <w:rPr>
          <w:rStyle w:val="MyChar"/>
        </w:rPr>
        <w:t>。对第</w:t>
      </w:r>
      <w:r>
        <w:rPr>
          <w:rStyle w:val="MyChar"/>
          <w:rFonts w:hint="eastAsia"/>
        </w:rPr>
        <w:t>4</w:t>
      </w:r>
      <w:r>
        <w:rPr>
          <w:rStyle w:val="MyChar"/>
          <w:rFonts w:hint="eastAsia"/>
        </w:rPr>
        <w:t>章的</w:t>
      </w:r>
      <w:r>
        <w:rPr>
          <w:rStyle w:val="MyChar"/>
        </w:rPr>
        <w:t>成果进行</w:t>
      </w:r>
      <w:r>
        <w:rPr>
          <w:rStyle w:val="MyChar"/>
          <w:rFonts w:hint="eastAsia"/>
        </w:rPr>
        <w:t>测试</w:t>
      </w:r>
      <w:r>
        <w:rPr>
          <w:rStyle w:val="MyChar"/>
        </w:rPr>
        <w:t>与验证，并提出</w:t>
      </w:r>
      <w:r>
        <w:rPr>
          <w:rStyle w:val="MyChar"/>
          <w:rFonts w:hint="eastAsia"/>
        </w:rPr>
        <w:t>在</w:t>
      </w:r>
      <w:r>
        <w:rPr>
          <w:rStyle w:val="MyChar"/>
        </w:rPr>
        <w:t>嵌入式系统资源有限的情况下对系统进行优化的方案和实现。</w:t>
      </w:r>
    </w:p>
    <w:p w14:paraId="60C8620F" w14:textId="77777777" w:rsidR="00A973A3" w:rsidRPr="00A973A3" w:rsidRDefault="00A973A3" w:rsidP="00640AEE">
      <w:pPr>
        <w:rPr>
          <w:rStyle w:val="MyChar"/>
        </w:rPr>
      </w:pPr>
      <w:r>
        <w:rPr>
          <w:rStyle w:val="MyChar"/>
          <w:rFonts w:hint="eastAsia"/>
        </w:rPr>
        <w:t>第</w:t>
      </w:r>
      <w:r>
        <w:rPr>
          <w:rStyle w:val="MyChar"/>
          <w:rFonts w:hint="eastAsia"/>
        </w:rPr>
        <w:t>6</w:t>
      </w:r>
      <w:r>
        <w:rPr>
          <w:rStyle w:val="MyChar"/>
          <w:rFonts w:hint="eastAsia"/>
        </w:rPr>
        <w:t>章</w:t>
      </w:r>
      <w:r>
        <w:rPr>
          <w:rStyle w:val="MyChar"/>
        </w:rPr>
        <w:t>，总结</w:t>
      </w:r>
      <w:r>
        <w:rPr>
          <w:rStyle w:val="MyChar"/>
          <w:rFonts w:hint="eastAsia"/>
        </w:rPr>
        <w:t>与</w:t>
      </w:r>
      <w:r>
        <w:rPr>
          <w:rStyle w:val="MyChar"/>
        </w:rPr>
        <w:t>展望</w:t>
      </w:r>
      <w:r>
        <w:rPr>
          <w:rStyle w:val="MyChar"/>
          <w:rFonts w:hint="eastAsia"/>
        </w:rPr>
        <w:t>。</w:t>
      </w:r>
      <w:r w:rsidR="001E0D74">
        <w:rPr>
          <w:rStyle w:val="MyChar"/>
          <w:rFonts w:hint="eastAsia"/>
        </w:rPr>
        <w:t>总结</w:t>
      </w:r>
      <w:r w:rsidR="001E0D74">
        <w:rPr>
          <w:rStyle w:val="MyChar"/>
        </w:rPr>
        <w:t>了本文的研究成果与不足，</w:t>
      </w:r>
      <w:r w:rsidR="001E0D74">
        <w:rPr>
          <w:rStyle w:val="MyChar"/>
          <w:rFonts w:hint="eastAsia"/>
        </w:rPr>
        <w:t>并针对其</w:t>
      </w:r>
      <w:r w:rsidR="001E0D74">
        <w:rPr>
          <w:rStyle w:val="MyChar"/>
        </w:rPr>
        <w:t>功能扩展和应用领域</w:t>
      </w:r>
      <w:r w:rsidR="001E0D74">
        <w:rPr>
          <w:rStyle w:val="MyChar"/>
          <w:rFonts w:hint="eastAsia"/>
        </w:rPr>
        <w:t>提出了</w:t>
      </w:r>
      <w:r w:rsidR="001E0D74">
        <w:rPr>
          <w:rStyle w:val="MyChar"/>
        </w:rPr>
        <w:t>进一步的研究</w:t>
      </w:r>
      <w:r w:rsidR="001E0D74">
        <w:rPr>
          <w:rStyle w:val="MyChar"/>
          <w:rFonts w:hint="eastAsia"/>
        </w:rPr>
        <w:t>方向</w:t>
      </w:r>
      <w:r w:rsidR="001E0D74">
        <w:rPr>
          <w:rStyle w:val="MyChar"/>
        </w:rPr>
        <w:t>。</w:t>
      </w:r>
    </w:p>
    <w:p w14:paraId="0266D5D6" w14:textId="77777777" w:rsidR="007007E0" w:rsidRDefault="007007E0" w:rsidP="001E600F">
      <w:pPr>
        <w:ind w:firstLine="0"/>
        <w:rPr>
          <w:rStyle w:val="MyChar"/>
        </w:rPr>
      </w:pPr>
    </w:p>
    <w:p w14:paraId="3E2613F0" w14:textId="77777777" w:rsidR="00640AEE" w:rsidRDefault="00640AEE" w:rsidP="00640AEE">
      <w:pPr>
        <w:spacing w:line="220" w:lineRule="atLeast"/>
        <w:ind w:firstLine="0"/>
        <w:rPr>
          <w:rStyle w:val="MyChar"/>
        </w:rPr>
      </w:pPr>
      <w:r>
        <w:rPr>
          <w:rStyle w:val="MyChar"/>
        </w:rPr>
        <w:br w:type="page"/>
      </w:r>
    </w:p>
    <w:p w14:paraId="55D7A393" w14:textId="77777777" w:rsidR="00640AEE" w:rsidRPr="005449B8" w:rsidRDefault="00640AEE" w:rsidP="00640AEE"/>
    <w:p w14:paraId="4CAB1086" w14:textId="77777777" w:rsidR="00640AEE" w:rsidRPr="008345D0" w:rsidRDefault="00640AEE" w:rsidP="00640AEE">
      <w:pPr>
        <w:pStyle w:val="a5"/>
        <w:rPr>
          <w:rStyle w:val="MyChar"/>
          <w:rFonts w:ascii="黑体" w:eastAsia="黑体" w:hAnsi="黑体"/>
        </w:rPr>
      </w:pPr>
      <w:bookmarkStart w:id="22" w:name="_Toc466328062"/>
      <w:commentRangeStart w:id="23"/>
      <w:r w:rsidRPr="008345D0">
        <w:rPr>
          <w:rStyle w:val="MyChar"/>
          <w:rFonts w:ascii="黑体" w:eastAsia="黑体" w:hAnsi="黑体" w:hint="eastAsia"/>
        </w:rPr>
        <w:t>2 相关</w:t>
      </w:r>
      <w:del w:id="24" w:author="Jianguo Yao" w:date="2016-11-08T14:33:00Z">
        <w:r w:rsidRPr="008345D0" w:rsidDel="00190055">
          <w:rPr>
            <w:rStyle w:val="MyChar"/>
            <w:rFonts w:ascii="黑体" w:eastAsia="黑体" w:hAnsi="黑体" w:hint="eastAsia"/>
          </w:rPr>
          <w:delText>理论与</w:delText>
        </w:r>
      </w:del>
      <w:r w:rsidRPr="008345D0">
        <w:rPr>
          <w:rStyle w:val="MyChar"/>
          <w:rFonts w:ascii="黑体" w:eastAsia="黑体" w:hAnsi="黑体" w:hint="eastAsia"/>
        </w:rPr>
        <w:t>技术</w:t>
      </w:r>
      <w:del w:id="25" w:author="Jianguo Yao" w:date="2016-11-08T14:33:00Z">
        <w:r w:rsidRPr="008345D0" w:rsidDel="00190055">
          <w:rPr>
            <w:rStyle w:val="MyChar"/>
            <w:rFonts w:ascii="黑体" w:eastAsia="黑体" w:hAnsi="黑体" w:hint="eastAsia"/>
          </w:rPr>
          <w:delText>基础</w:delText>
        </w:r>
      </w:del>
      <w:bookmarkEnd w:id="22"/>
      <w:commentRangeEnd w:id="23"/>
      <w:r w:rsidR="00190055">
        <w:rPr>
          <w:rStyle w:val="afe"/>
          <w:rFonts w:ascii="Times New Roman" w:eastAsia="宋体" w:hAnsi="宋体"/>
          <w:b w:val="0"/>
        </w:rPr>
        <w:commentReference w:id="23"/>
      </w:r>
    </w:p>
    <w:p w14:paraId="59A5C184" w14:textId="77777777" w:rsidR="00640AEE" w:rsidRDefault="00640AEE" w:rsidP="00640AEE">
      <w:pPr>
        <w:ind w:firstLine="0"/>
      </w:pPr>
    </w:p>
    <w:p w14:paraId="46FDC0D1" w14:textId="77777777" w:rsidR="00640AEE" w:rsidRDefault="00640AEE" w:rsidP="00DC5799">
      <w:pPr>
        <w:pStyle w:val="My0"/>
        <w:outlineLvl w:val="1"/>
      </w:pPr>
      <w:bookmarkStart w:id="26" w:name="_Toc466328063"/>
      <w:r>
        <w:rPr>
          <w:rFonts w:hint="eastAsia"/>
        </w:rPr>
        <w:t>2.1 浏览器</w:t>
      </w:r>
      <w:bookmarkEnd w:id="26"/>
    </w:p>
    <w:p w14:paraId="0FDADFEE" w14:textId="77777777" w:rsidR="00640AEE" w:rsidRDefault="00640AEE" w:rsidP="00640AEE">
      <w:pPr>
        <w:ind w:firstLineChars="200" w:firstLine="480"/>
      </w:pPr>
      <w:r>
        <w:rPr>
          <w:rFonts w:hint="eastAsia"/>
        </w:rPr>
        <w:t>网页浏览器（英语：</w:t>
      </w:r>
      <w:r>
        <w:rPr>
          <w:rFonts w:hint="eastAsia"/>
        </w:rPr>
        <w:t>Web Browser</w:t>
      </w:r>
      <w:r>
        <w:rPr>
          <w:rFonts w:hint="eastAsia"/>
        </w:rPr>
        <w:t>，常被称为浏览器（</w:t>
      </w:r>
      <w:r>
        <w:rPr>
          <w:rFonts w:hint="eastAsia"/>
        </w:rPr>
        <w:t>Browser</w:t>
      </w:r>
      <w:r>
        <w:rPr>
          <w:rFonts w:hint="eastAsia"/>
        </w:rPr>
        <w:t>）</w:t>
      </w:r>
      <w:r>
        <w:rPr>
          <w:rFonts w:hint="eastAsia"/>
        </w:rPr>
        <w:t>,</w:t>
      </w:r>
      <w:r>
        <w:rPr>
          <w:rFonts w:hint="eastAsia"/>
        </w:rPr>
        <w:t>之后将简称为浏览器）是一种用于检索并展示万维网信息资源的应用程序。这些信息资源可为网页、图片、影音、或其他内容，他们由统一资源标志符（</w:t>
      </w:r>
      <w:r w:rsidRPr="00A866E8">
        <w:t>Uniform Resource Identifier</w:t>
      </w:r>
      <w:r w:rsidRPr="00A866E8">
        <w:rPr>
          <w:rFonts w:hint="eastAsia"/>
        </w:rPr>
        <w:t>，</w:t>
      </w:r>
      <w:r>
        <w:rPr>
          <w:rFonts w:ascii="Arial" w:hAnsi="Arial" w:cs="Arial" w:hint="eastAsia"/>
          <w:color w:val="333333"/>
          <w:sz w:val="19"/>
          <w:szCs w:val="19"/>
          <w:shd w:val="clear" w:color="auto" w:fill="FFFFFF"/>
        </w:rPr>
        <w:t>缩写</w:t>
      </w:r>
      <w:r>
        <w:rPr>
          <w:rFonts w:hint="eastAsia"/>
        </w:rPr>
        <w:t>URI</w:t>
      </w:r>
      <w:r>
        <w:rPr>
          <w:rFonts w:hint="eastAsia"/>
        </w:rPr>
        <w:t>）标志。信息资源中的超链接可使用户方便地浏览相关信息。浏览器虽然主要用于使用万维网，但也可用于获取专用网络中网页服务器之信息或文件系统内之文件</w:t>
      </w:r>
      <w:r w:rsidR="00492861" w:rsidRPr="00492861">
        <w:rPr>
          <w:rFonts w:hint="eastAsia"/>
          <w:vertAlign w:val="superscript"/>
        </w:rPr>
        <w:t>[22</w:t>
      </w:r>
      <w:r w:rsidRPr="00492861">
        <w:rPr>
          <w:rFonts w:hint="eastAsia"/>
          <w:vertAlign w:val="superscript"/>
        </w:rPr>
        <w:t>]</w:t>
      </w:r>
      <w:r>
        <w:rPr>
          <w:rFonts w:hint="eastAsia"/>
        </w:rPr>
        <w:t>。</w:t>
      </w:r>
    </w:p>
    <w:p w14:paraId="5ACD644F" w14:textId="77777777" w:rsidR="00640AEE" w:rsidRDefault="00640AEE" w:rsidP="00640AEE"/>
    <w:p w14:paraId="148E030B" w14:textId="77777777" w:rsidR="00640AEE" w:rsidRDefault="00640AEE" w:rsidP="00DC5799">
      <w:pPr>
        <w:pStyle w:val="My1"/>
        <w:outlineLvl w:val="2"/>
      </w:pPr>
      <w:bookmarkStart w:id="27" w:name="_Toc466328064"/>
      <w:r>
        <w:rPr>
          <w:rFonts w:hint="eastAsia"/>
        </w:rPr>
        <w:t>2.1.1浏览器简介</w:t>
      </w:r>
      <w:bookmarkEnd w:id="27"/>
    </w:p>
    <w:p w14:paraId="27177665" w14:textId="77777777" w:rsidR="00640AEE" w:rsidRDefault="00640AEE" w:rsidP="00640AEE">
      <w:pPr>
        <w:ind w:firstLineChars="200" w:firstLine="480"/>
      </w:pPr>
      <w:r>
        <w:rPr>
          <w:rFonts w:hint="eastAsia"/>
        </w:rPr>
        <w:t>互联网的革命浪潮带动着众多技术的发展，其中，浏览器作为互联网最重要的终端接口之一在短短二十多年时间里日新月异，特别是在进入</w:t>
      </w:r>
      <w:r>
        <w:rPr>
          <w:rFonts w:hint="eastAsia"/>
        </w:rPr>
        <w:t>21</w:t>
      </w:r>
      <w:r>
        <w:rPr>
          <w:rFonts w:hint="eastAsia"/>
        </w:rPr>
        <w:t>世纪后，越来越多的技术被加入到浏览器中来。在</w:t>
      </w:r>
      <w:r>
        <w:rPr>
          <w:rFonts w:hint="eastAsia"/>
        </w:rPr>
        <w:t>W3C</w:t>
      </w:r>
      <w:r>
        <w:rPr>
          <w:rFonts w:hint="eastAsia"/>
        </w:rPr>
        <w:t>等标准组织的积极推动下逐步成型的</w:t>
      </w:r>
      <w:r>
        <w:rPr>
          <w:rFonts w:hint="eastAsia"/>
        </w:rPr>
        <w:t>HTML5</w:t>
      </w:r>
      <w:r>
        <w:rPr>
          <w:rFonts w:hint="eastAsia"/>
        </w:rPr>
        <w:t>技术，更是更为了浏览器发展的火箭推进器。</w:t>
      </w:r>
    </w:p>
    <w:p w14:paraId="4A25B969" w14:textId="77777777" w:rsidR="00640AEE" w:rsidRDefault="00640AEE" w:rsidP="00640AEE">
      <w:pPr>
        <w:ind w:firstLineChars="200" w:firstLine="480"/>
      </w:pPr>
      <w:r>
        <w:rPr>
          <w:rFonts w:hint="eastAsia"/>
        </w:rPr>
        <w:t>提到浏览器，不得不提的重量级人物是</w:t>
      </w:r>
      <w:r>
        <w:rPr>
          <w:rFonts w:hint="eastAsia"/>
        </w:rPr>
        <w:t>Berners-Lee</w:t>
      </w:r>
      <w:r>
        <w:rPr>
          <w:rFonts w:hint="eastAsia"/>
        </w:rPr>
        <w:t>，他在上世纪</w:t>
      </w:r>
      <w:r>
        <w:rPr>
          <w:rFonts w:hint="eastAsia"/>
        </w:rPr>
        <w:t>80</w:t>
      </w:r>
      <w:r>
        <w:rPr>
          <w:rFonts w:hint="eastAsia"/>
        </w:rPr>
        <w:t>年代后期</w:t>
      </w:r>
      <w:r>
        <w:rPr>
          <w:rFonts w:hint="eastAsia"/>
        </w:rPr>
        <w:t>90</w:t>
      </w:r>
      <w:r>
        <w:rPr>
          <w:rFonts w:hint="eastAsia"/>
        </w:rPr>
        <w:t>年代初发明了世界上第一个浏览器，最初的名字叫</w:t>
      </w:r>
      <w:r>
        <w:rPr>
          <w:rFonts w:hint="eastAsia"/>
        </w:rPr>
        <w:t>WorldWideWeb</w:t>
      </w:r>
      <w:r>
        <w:rPr>
          <w:rFonts w:hint="eastAsia"/>
        </w:rPr>
        <w:t>，后来改名为</w:t>
      </w:r>
      <w:r>
        <w:rPr>
          <w:rFonts w:hint="eastAsia"/>
        </w:rPr>
        <w:t>Nexus</w:t>
      </w:r>
      <w:r>
        <w:rPr>
          <w:rFonts w:hint="eastAsia"/>
        </w:rPr>
        <w:t>，</w:t>
      </w:r>
      <w:r>
        <w:rPr>
          <w:rFonts w:hint="eastAsia"/>
        </w:rPr>
        <w:t>1991</w:t>
      </w:r>
      <w:r>
        <w:rPr>
          <w:rFonts w:hint="eastAsia"/>
        </w:rPr>
        <w:t>年的时候源代码被公布。它支持早期的</w:t>
      </w:r>
      <w:r>
        <w:rPr>
          <w:rFonts w:hint="eastAsia"/>
        </w:rPr>
        <w:t>HTML</w:t>
      </w:r>
      <w:r>
        <w:rPr>
          <w:rFonts w:hint="eastAsia"/>
        </w:rPr>
        <w:t>标记语言。当然它的功能很简单，只是支持文本、简单的样式表、声音、图片等。但是，在当时的情况下，它是仅有的能够可视化网络内容的浏览器。</w:t>
      </w:r>
    </w:p>
    <w:p w14:paraId="2446DE3E" w14:textId="77777777" w:rsidR="00640AEE" w:rsidRDefault="00640AEE" w:rsidP="00640AEE">
      <w:pPr>
        <w:ind w:firstLineChars="200" w:firstLine="480"/>
      </w:pPr>
      <w:r>
        <w:rPr>
          <w:rFonts w:hint="eastAsia"/>
        </w:rPr>
        <w:t>1993</w:t>
      </w:r>
      <w:r>
        <w:rPr>
          <w:rFonts w:hint="eastAsia"/>
        </w:rPr>
        <w:t>年</w:t>
      </w:r>
      <w:r>
        <w:rPr>
          <w:rFonts w:hint="eastAsia"/>
        </w:rPr>
        <w:t xml:space="preserve"> Marc Andreessen</w:t>
      </w:r>
      <w:r>
        <w:rPr>
          <w:rFonts w:hint="eastAsia"/>
        </w:rPr>
        <w:t>领导的团队开发出</w:t>
      </w:r>
      <w:r>
        <w:rPr>
          <w:rFonts w:hint="eastAsia"/>
        </w:rPr>
        <w:t>Mosaic</w:t>
      </w:r>
      <w:r>
        <w:rPr>
          <w:rFonts w:hint="eastAsia"/>
        </w:rPr>
        <w:t>，这就是后来大名鼎鼎的网景（</w:t>
      </w:r>
      <w:r>
        <w:rPr>
          <w:rFonts w:hint="eastAsia"/>
        </w:rPr>
        <w:t>Netscape</w:t>
      </w:r>
      <w:r>
        <w:rPr>
          <w:rFonts w:hint="eastAsia"/>
        </w:rPr>
        <w:t>）浏览器。同样的，在最开始的时候，它所支持的功能也有限，只能显示简单的静态</w:t>
      </w:r>
      <w:r>
        <w:rPr>
          <w:rFonts w:hint="eastAsia"/>
        </w:rPr>
        <w:t>HTML</w:t>
      </w:r>
      <w:r>
        <w:rPr>
          <w:rFonts w:hint="eastAsia"/>
        </w:rPr>
        <w:t>元素，没有</w:t>
      </w:r>
      <w:r>
        <w:rPr>
          <w:rFonts w:hint="eastAsia"/>
        </w:rPr>
        <w:t>JavaScript</w:t>
      </w:r>
      <w:r>
        <w:rPr>
          <w:rFonts w:hint="eastAsia"/>
        </w:rPr>
        <w:t>，没有</w:t>
      </w:r>
      <w:r>
        <w:rPr>
          <w:rFonts w:hint="eastAsia"/>
        </w:rPr>
        <w:t>CSS</w:t>
      </w:r>
      <w:r>
        <w:rPr>
          <w:rFonts w:hint="eastAsia"/>
        </w:rPr>
        <w:t>，更没有目前</w:t>
      </w:r>
      <w:r>
        <w:rPr>
          <w:rFonts w:hint="eastAsia"/>
        </w:rPr>
        <w:t>HTML5</w:t>
      </w:r>
      <w:r>
        <w:rPr>
          <w:rFonts w:hint="eastAsia"/>
        </w:rPr>
        <w:t>各种丰富的功能。不过，网景浏览器还是大受欢迎，获得世界范围内的成功，之后发展迅速，在其顶峰时期，占据了绝大多数的市场份额。</w:t>
      </w:r>
    </w:p>
    <w:p w14:paraId="4DC8B5FB" w14:textId="77777777" w:rsidR="00640AEE" w:rsidRDefault="00640AEE" w:rsidP="00640AEE">
      <w:pPr>
        <w:ind w:firstLineChars="200" w:firstLine="480"/>
      </w:pPr>
      <w:r>
        <w:rPr>
          <w:rFonts w:hint="eastAsia"/>
        </w:rPr>
        <w:t>事情的转变源于</w:t>
      </w:r>
      <w:r>
        <w:rPr>
          <w:rFonts w:hint="eastAsia"/>
        </w:rPr>
        <w:t>1995</w:t>
      </w:r>
      <w:r>
        <w:rPr>
          <w:rFonts w:hint="eastAsia"/>
        </w:rPr>
        <w:t>年。受</w:t>
      </w:r>
      <w:r>
        <w:rPr>
          <w:rFonts w:hint="eastAsia"/>
        </w:rPr>
        <w:t>Mosaic</w:t>
      </w:r>
      <w:r>
        <w:rPr>
          <w:rFonts w:hint="eastAsia"/>
        </w:rPr>
        <w:t>浏览器的深刻影响，微软推出了闻名世界的</w:t>
      </w:r>
      <w:r>
        <w:rPr>
          <w:rFonts w:hint="eastAsia"/>
        </w:rPr>
        <w:t>Internet  Explorer</w:t>
      </w:r>
      <w:r>
        <w:rPr>
          <w:rFonts w:hint="eastAsia"/>
        </w:rPr>
        <w:t>（以下简称</w:t>
      </w:r>
      <w:r>
        <w:rPr>
          <w:rFonts w:hint="eastAsia"/>
        </w:rPr>
        <w:t>IE</w:t>
      </w:r>
      <w:r>
        <w:rPr>
          <w:rFonts w:hint="eastAsia"/>
        </w:rPr>
        <w:t>）浏览器，自此第一次浏览器大战打响。</w:t>
      </w:r>
      <w:r>
        <w:rPr>
          <w:rFonts w:hint="eastAsia"/>
        </w:rPr>
        <w:t>IE</w:t>
      </w:r>
      <w:r>
        <w:rPr>
          <w:rFonts w:hint="eastAsia"/>
        </w:rPr>
        <w:t>受益于</w:t>
      </w:r>
      <w:r>
        <w:rPr>
          <w:rFonts w:hint="eastAsia"/>
        </w:rPr>
        <w:t>Windows</w:t>
      </w:r>
      <w:r>
        <w:rPr>
          <w:rFonts w:hint="eastAsia"/>
        </w:rPr>
        <w:t>操作系统，获得了空前的成功，其逐渐取代了网景浏览器的领导地位，一直到网景浏览器的消亡，至此，第一次浏览器大战结束。</w:t>
      </w:r>
    </w:p>
    <w:p w14:paraId="27FA46A3" w14:textId="77777777" w:rsidR="00640AEE" w:rsidRDefault="00640AEE" w:rsidP="00640AEE">
      <w:pPr>
        <w:ind w:firstLineChars="200" w:firstLine="480"/>
      </w:pPr>
      <w:r>
        <w:rPr>
          <w:rFonts w:hint="eastAsia"/>
        </w:rPr>
        <w:lastRenderedPageBreak/>
        <w:t>处于低谷的网景公司在</w:t>
      </w:r>
      <w:r>
        <w:rPr>
          <w:rFonts w:hint="eastAsia"/>
        </w:rPr>
        <w:t>1998</w:t>
      </w:r>
      <w:r>
        <w:rPr>
          <w:rFonts w:hint="eastAsia"/>
        </w:rPr>
        <w:t>年成立了</w:t>
      </w:r>
      <w:r>
        <w:rPr>
          <w:rFonts w:hint="eastAsia"/>
        </w:rPr>
        <w:t>Mozilla</w:t>
      </w:r>
      <w:r>
        <w:rPr>
          <w:rFonts w:hint="eastAsia"/>
        </w:rPr>
        <w:t>基金会，开始凤凰涅槃。在该基金会的推动下，网景公司住到开发了著名的开源项目火狐浏览器（也就是</w:t>
      </w:r>
      <w:r>
        <w:rPr>
          <w:rFonts w:hint="eastAsia"/>
        </w:rPr>
        <w:t>Firefox</w:t>
      </w:r>
      <w:r>
        <w:rPr>
          <w:rFonts w:hint="eastAsia"/>
        </w:rPr>
        <w:t>，后面使用该名称），在</w:t>
      </w:r>
      <w:r>
        <w:rPr>
          <w:rFonts w:hint="eastAsia"/>
        </w:rPr>
        <w:t>2004</w:t>
      </w:r>
      <w:r>
        <w:rPr>
          <w:rFonts w:hint="eastAsia"/>
        </w:rPr>
        <w:t>年发布了</w:t>
      </w:r>
      <w:r>
        <w:rPr>
          <w:rFonts w:hint="eastAsia"/>
        </w:rPr>
        <w:t>1.0</w:t>
      </w:r>
      <w:r>
        <w:rPr>
          <w:rFonts w:hint="eastAsia"/>
        </w:rPr>
        <w:t>版本，拉开了第二次浏览器大战的序幕，这次大战影响深远。受益于</w:t>
      </w:r>
      <w:r>
        <w:rPr>
          <w:rFonts w:hint="eastAsia"/>
        </w:rPr>
        <w:t>IE</w:t>
      </w:r>
      <w:r>
        <w:rPr>
          <w:rFonts w:hint="eastAsia"/>
        </w:rPr>
        <w:t>浏览器发展缓慢，</w:t>
      </w:r>
      <w:r>
        <w:rPr>
          <w:rFonts w:hint="eastAsia"/>
        </w:rPr>
        <w:t>Firefox</w:t>
      </w:r>
      <w:r>
        <w:rPr>
          <w:rFonts w:hint="eastAsia"/>
        </w:rPr>
        <w:t>浏览器自推出以来就深受大家的喜爱，其功能丰富，扩展众多，因此市场份额一直在上升。</w:t>
      </w:r>
    </w:p>
    <w:p w14:paraId="477496A2" w14:textId="77777777" w:rsidR="00640AEE" w:rsidRDefault="00640AEE" w:rsidP="00640AEE">
      <w:pPr>
        <w:ind w:firstLineChars="200" w:firstLine="480"/>
      </w:pPr>
      <w:r>
        <w:rPr>
          <w:rFonts w:hint="eastAsia"/>
        </w:rPr>
        <w:t>然而，第二次浏览器大战并没有结束，就在</w:t>
      </w:r>
      <w:r>
        <w:rPr>
          <w:rFonts w:hint="eastAsia"/>
        </w:rPr>
        <w:t>FireFox</w:t>
      </w:r>
      <w:r>
        <w:rPr>
          <w:rFonts w:hint="eastAsia"/>
        </w:rPr>
        <w:t>浏览器发布</w:t>
      </w:r>
      <w:r>
        <w:rPr>
          <w:rFonts w:hint="eastAsia"/>
        </w:rPr>
        <w:t>1.0</w:t>
      </w:r>
      <w:r>
        <w:rPr>
          <w:rFonts w:hint="eastAsia"/>
        </w:rPr>
        <w:t>版本的前一年，也就是</w:t>
      </w:r>
      <w:r>
        <w:rPr>
          <w:rFonts w:hint="eastAsia"/>
        </w:rPr>
        <w:t>2003</w:t>
      </w:r>
      <w:r>
        <w:rPr>
          <w:rFonts w:hint="eastAsia"/>
        </w:rPr>
        <w:t>年，苹果发布了</w:t>
      </w:r>
      <w:r>
        <w:rPr>
          <w:rFonts w:hint="eastAsia"/>
        </w:rPr>
        <w:t>Safari</w:t>
      </w:r>
      <w:r>
        <w:rPr>
          <w:rFonts w:hint="eastAsia"/>
        </w:rPr>
        <w:t>浏览器，并在</w:t>
      </w:r>
      <w:r>
        <w:rPr>
          <w:rFonts w:hint="eastAsia"/>
        </w:rPr>
        <w:t>2005</w:t>
      </w:r>
      <w:r>
        <w:rPr>
          <w:rFonts w:hint="eastAsia"/>
        </w:rPr>
        <w:t>年释放了浏览器中一种非常重要部件的源代码，发起了一个新的开源项目</w:t>
      </w:r>
      <w:r>
        <w:rPr>
          <w:rFonts w:hint="eastAsia"/>
        </w:rPr>
        <w:t>WebKit</w:t>
      </w:r>
      <w:r>
        <w:rPr>
          <w:rFonts w:hint="eastAsia"/>
        </w:rPr>
        <w:t>（它是</w:t>
      </w:r>
      <w:r>
        <w:rPr>
          <w:rFonts w:hint="eastAsia"/>
        </w:rPr>
        <w:t>Safari</w:t>
      </w:r>
      <w:r>
        <w:rPr>
          <w:rFonts w:hint="eastAsia"/>
        </w:rPr>
        <w:t>浏览器的内核），这拉开了一个新的序幕。同时，值的一提的是，随着移动操作系统和移动互联网的兴起和超快速发展，苹果同样推出了</w:t>
      </w:r>
      <w:r>
        <w:rPr>
          <w:rFonts w:hint="eastAsia"/>
        </w:rPr>
        <w:t>Safari</w:t>
      </w:r>
      <w:r>
        <w:rPr>
          <w:rFonts w:hint="eastAsia"/>
        </w:rPr>
        <w:t>浏览器的移动版，并引入了众多令人激动的功能和强大的移动用户体验，这也是一个新的里程碑。</w:t>
      </w:r>
    </w:p>
    <w:p w14:paraId="5EC3A043" w14:textId="77777777" w:rsidR="00640AEE" w:rsidRDefault="00640AEE" w:rsidP="00640AEE">
      <w:pPr>
        <w:ind w:firstLineChars="200" w:firstLine="480"/>
      </w:pPr>
      <w:r>
        <w:rPr>
          <w:rFonts w:hint="eastAsia"/>
        </w:rPr>
        <w:t>2008</w:t>
      </w:r>
      <w:r>
        <w:rPr>
          <w:rFonts w:hint="eastAsia"/>
        </w:rPr>
        <w:t>年，</w:t>
      </w:r>
      <w:r>
        <w:rPr>
          <w:rFonts w:hint="eastAsia"/>
        </w:rPr>
        <w:t>Google</w:t>
      </w:r>
      <w:r>
        <w:rPr>
          <w:rFonts w:hint="eastAsia"/>
        </w:rPr>
        <w:t>公司以苹果开源项目</w:t>
      </w:r>
      <w:r>
        <w:rPr>
          <w:rFonts w:hint="eastAsia"/>
        </w:rPr>
        <w:t>WebKit</w:t>
      </w:r>
      <w:r>
        <w:rPr>
          <w:rFonts w:hint="eastAsia"/>
        </w:rPr>
        <w:t>作为内核，创建了一个新的项目</w:t>
      </w:r>
      <w:r>
        <w:rPr>
          <w:rFonts w:hint="eastAsia"/>
        </w:rPr>
        <w:t>Chromium</w:t>
      </w:r>
      <w:r>
        <w:rPr>
          <w:rFonts w:hint="eastAsia"/>
        </w:rPr>
        <w:t>，该项目的目标是创建一个快速的、支持众多操作系统的浏览器，包括对桌面操作系统和移动操作系统的支持。这也就是说</w:t>
      </w:r>
      <w:r>
        <w:rPr>
          <w:rFonts w:hint="eastAsia"/>
        </w:rPr>
        <w:t>Chromium</w:t>
      </w:r>
      <w:r>
        <w:rPr>
          <w:rFonts w:hint="eastAsia"/>
        </w:rPr>
        <w:t>使用了同</w:t>
      </w:r>
      <w:r>
        <w:rPr>
          <w:rFonts w:hint="eastAsia"/>
        </w:rPr>
        <w:t>Safari</w:t>
      </w:r>
      <w:r>
        <w:rPr>
          <w:rFonts w:hint="eastAsia"/>
        </w:rPr>
        <w:t>一样的浏览器内核（这一说法大体上是正确的，实机上也有很多不同）。在</w:t>
      </w:r>
      <w:r>
        <w:rPr>
          <w:rFonts w:hint="eastAsia"/>
        </w:rPr>
        <w:t>Chromium</w:t>
      </w:r>
      <w:r>
        <w:rPr>
          <w:rFonts w:hint="eastAsia"/>
        </w:rPr>
        <w:t>项目的基础上，</w:t>
      </w:r>
      <w:r>
        <w:rPr>
          <w:rFonts w:hint="eastAsia"/>
        </w:rPr>
        <w:t>Google</w:t>
      </w:r>
      <w:r>
        <w:rPr>
          <w:rFonts w:hint="eastAsia"/>
        </w:rPr>
        <w:t>发布了自己的浏览器产品</w:t>
      </w:r>
      <w:r>
        <w:rPr>
          <w:rFonts w:hint="eastAsia"/>
        </w:rPr>
        <w:t>Chrome</w:t>
      </w:r>
      <w:r>
        <w:rPr>
          <w:rFonts w:hint="eastAsia"/>
        </w:rPr>
        <w:t>。不同于</w:t>
      </w:r>
      <w:r>
        <w:rPr>
          <w:rFonts w:hint="eastAsia"/>
        </w:rPr>
        <w:t>WebKit</w:t>
      </w:r>
      <w:r>
        <w:rPr>
          <w:rFonts w:hint="eastAsia"/>
        </w:rPr>
        <w:t>之于</w:t>
      </w:r>
      <w:r>
        <w:rPr>
          <w:rFonts w:hint="eastAsia"/>
        </w:rPr>
        <w:t>Safari</w:t>
      </w:r>
      <w:r>
        <w:rPr>
          <w:rFonts w:hint="eastAsia"/>
        </w:rPr>
        <w:t>浏览器，</w:t>
      </w:r>
      <w:r>
        <w:rPr>
          <w:rFonts w:hint="eastAsia"/>
        </w:rPr>
        <w:t>Chromium</w:t>
      </w:r>
      <w:r>
        <w:rPr>
          <w:rFonts w:hint="eastAsia"/>
        </w:rPr>
        <w:t>本身就是就是一个浏览器，而不是</w:t>
      </w:r>
      <w:r>
        <w:rPr>
          <w:rFonts w:hint="eastAsia"/>
        </w:rPr>
        <w:t>Chrome</w:t>
      </w:r>
      <w:r>
        <w:rPr>
          <w:rFonts w:hint="eastAsia"/>
        </w:rPr>
        <w:t>浏览器的内核，</w:t>
      </w:r>
      <w:r>
        <w:rPr>
          <w:rFonts w:hint="eastAsia"/>
        </w:rPr>
        <w:t>Chrome</w:t>
      </w:r>
      <w:r>
        <w:rPr>
          <w:rFonts w:hint="eastAsia"/>
        </w:rPr>
        <w:t>浏览器一般选择</w:t>
      </w:r>
      <w:r>
        <w:rPr>
          <w:rFonts w:hint="eastAsia"/>
        </w:rPr>
        <w:t>Chromium</w:t>
      </w:r>
      <w:r>
        <w:rPr>
          <w:rFonts w:hint="eastAsia"/>
        </w:rPr>
        <w:t>的稳定版本作为它的基础。</w:t>
      </w:r>
      <w:r>
        <w:rPr>
          <w:rFonts w:hint="eastAsia"/>
        </w:rPr>
        <w:t>Chromium</w:t>
      </w:r>
      <w:r>
        <w:rPr>
          <w:rFonts w:hint="eastAsia"/>
        </w:rPr>
        <w:t>是开源试验场，它会尝试很多创新并大胆的技术，当这些技术稳定之后，</w:t>
      </w:r>
      <w:r>
        <w:rPr>
          <w:rFonts w:hint="eastAsia"/>
        </w:rPr>
        <w:t>Chrome</w:t>
      </w:r>
      <w:r>
        <w:rPr>
          <w:rFonts w:hint="eastAsia"/>
        </w:rPr>
        <w:t>才会把它们集成进来，也就是说</w:t>
      </w:r>
      <w:r>
        <w:rPr>
          <w:rFonts w:hint="eastAsia"/>
        </w:rPr>
        <w:t>Chrome</w:t>
      </w:r>
      <w:r>
        <w:rPr>
          <w:rFonts w:hint="eastAsia"/>
        </w:rPr>
        <w:t>的版本会落后于</w:t>
      </w:r>
      <w:r>
        <w:rPr>
          <w:rFonts w:hint="eastAsia"/>
        </w:rPr>
        <w:t>Chromium</w:t>
      </w:r>
      <w:r>
        <w:rPr>
          <w:rFonts w:hint="eastAsia"/>
        </w:rPr>
        <w:t>；其次，</w:t>
      </w:r>
      <w:r>
        <w:rPr>
          <w:rFonts w:hint="eastAsia"/>
        </w:rPr>
        <w:t>Chrome</w:t>
      </w:r>
      <w:r>
        <w:rPr>
          <w:rFonts w:hint="eastAsia"/>
        </w:rPr>
        <w:t>还会加入一些私有的编码解码器以支持音视频等；再次，</w:t>
      </w:r>
      <w:r>
        <w:rPr>
          <w:rFonts w:hint="eastAsia"/>
        </w:rPr>
        <w:t>Chrome</w:t>
      </w:r>
      <w:r>
        <w:rPr>
          <w:rFonts w:hint="eastAsia"/>
        </w:rPr>
        <w:t>还会整合</w:t>
      </w:r>
      <w:r>
        <w:rPr>
          <w:rFonts w:hint="eastAsia"/>
        </w:rPr>
        <w:t>Google</w:t>
      </w:r>
      <w:r>
        <w:rPr>
          <w:rFonts w:hint="eastAsia"/>
        </w:rPr>
        <w:t>众多的网络服务；最后，</w:t>
      </w:r>
      <w:r>
        <w:rPr>
          <w:rFonts w:hint="eastAsia"/>
        </w:rPr>
        <w:t>Chrome</w:t>
      </w:r>
      <w:r>
        <w:rPr>
          <w:rFonts w:hint="eastAsia"/>
        </w:rPr>
        <w:t>还有自动更新的功能，这也是</w:t>
      </w:r>
      <w:r>
        <w:rPr>
          <w:rFonts w:hint="eastAsia"/>
        </w:rPr>
        <w:t>Chromium</w:t>
      </w:r>
      <w:r>
        <w:rPr>
          <w:rFonts w:hint="eastAsia"/>
        </w:rPr>
        <w:t>所没有的。</w:t>
      </w:r>
      <w:r>
        <w:rPr>
          <w:rFonts w:hint="eastAsia"/>
        </w:rPr>
        <w:t>Chrome</w:t>
      </w:r>
      <w:r>
        <w:rPr>
          <w:rFonts w:hint="eastAsia"/>
        </w:rPr>
        <w:t>浏览器的发展也非常迅速，很快就在个人电脑市场上占有重要的一席之地。</w:t>
      </w:r>
    </w:p>
    <w:p w14:paraId="11E81B43" w14:textId="77777777" w:rsidR="00640AEE" w:rsidRDefault="00640AEE" w:rsidP="00640AEE">
      <w:pPr>
        <w:ind w:firstLineChars="200" w:firstLine="480"/>
      </w:pPr>
      <w:r>
        <w:rPr>
          <w:rFonts w:hint="eastAsia"/>
        </w:rPr>
        <w:t>至此，对于桌面系统而言，三足鼎立之势已经形成。微软</w:t>
      </w:r>
      <w:r>
        <w:rPr>
          <w:rFonts w:hint="eastAsia"/>
        </w:rPr>
        <w:t>IE</w:t>
      </w:r>
      <w:r>
        <w:rPr>
          <w:rFonts w:hint="eastAsia"/>
        </w:rPr>
        <w:t>、</w:t>
      </w:r>
      <w:r>
        <w:rPr>
          <w:rFonts w:hint="eastAsia"/>
        </w:rPr>
        <w:t>Mozilla</w:t>
      </w:r>
      <w:r>
        <w:rPr>
          <w:rFonts w:hint="eastAsia"/>
        </w:rPr>
        <w:t>火狐和</w:t>
      </w:r>
      <w:r>
        <w:rPr>
          <w:rFonts w:hint="eastAsia"/>
        </w:rPr>
        <w:t>Google Chrome</w:t>
      </w:r>
      <w:r>
        <w:rPr>
          <w:rFonts w:hint="eastAsia"/>
        </w:rPr>
        <w:t>成了桌面系统上最流行的三款浏览器，三者一起占据了该市场超过</w:t>
      </w:r>
      <w:r>
        <w:rPr>
          <w:rFonts w:hint="eastAsia"/>
        </w:rPr>
        <w:t>90%</w:t>
      </w:r>
      <w:r>
        <w:rPr>
          <w:rFonts w:hint="eastAsia"/>
        </w:rPr>
        <w:t>的浏览器份额。对于移动系统而言，就是另一番情形了。由于苹果的</w:t>
      </w:r>
      <w:r>
        <w:rPr>
          <w:rFonts w:hint="eastAsia"/>
        </w:rPr>
        <w:t>iOS</w:t>
      </w:r>
      <w:r>
        <w:rPr>
          <w:rFonts w:hint="eastAsia"/>
        </w:rPr>
        <w:t>操作系统和</w:t>
      </w:r>
      <w:r>
        <w:rPr>
          <w:rFonts w:hint="eastAsia"/>
        </w:rPr>
        <w:t>Google</w:t>
      </w:r>
      <w:r>
        <w:rPr>
          <w:rFonts w:hint="eastAsia"/>
        </w:rPr>
        <w:t>的安卓系统占据了绝对领先的地位，因而这两个系统的默认浏览器</w:t>
      </w:r>
      <w:r>
        <w:rPr>
          <w:rFonts w:hint="eastAsia"/>
        </w:rPr>
        <w:t>Safari</w:t>
      </w:r>
      <w:r>
        <w:rPr>
          <w:rFonts w:hint="eastAsia"/>
        </w:rPr>
        <w:t>和安卓浏览器变得非常流行。有趣的是，他们都是基于苹果发起的开源项目</w:t>
      </w:r>
      <w:r>
        <w:rPr>
          <w:rFonts w:hint="eastAsia"/>
        </w:rPr>
        <w:t>WebKit</w:t>
      </w:r>
      <w:r>
        <w:rPr>
          <w:rFonts w:hint="eastAsia"/>
        </w:rPr>
        <w:t>。浏览器作为用户访问互联网最重要的接口，也难怪获得如此众多巨头的关注，未来，必将还是浏览器继续高速发展、竞争激烈的场景</w:t>
      </w:r>
      <w:r w:rsidRPr="006C2BCA">
        <w:rPr>
          <w:bCs w:val="0"/>
          <w:vertAlign w:val="superscript"/>
        </w:rPr>
        <w:t>[2</w:t>
      </w:r>
      <w:r w:rsidR="00D65DDC">
        <w:rPr>
          <w:bCs w:val="0"/>
          <w:vertAlign w:val="superscript"/>
        </w:rPr>
        <w:t>3</w:t>
      </w:r>
      <w:r w:rsidRPr="006C2BCA">
        <w:rPr>
          <w:bCs w:val="0"/>
          <w:vertAlign w:val="superscript"/>
        </w:rPr>
        <w:t>]</w:t>
      </w:r>
      <w:r>
        <w:rPr>
          <w:rFonts w:hint="eastAsia"/>
        </w:rPr>
        <w:t>。</w:t>
      </w:r>
    </w:p>
    <w:p w14:paraId="106A828E" w14:textId="77777777" w:rsidR="00640AEE" w:rsidRDefault="00640AEE" w:rsidP="00640AEE"/>
    <w:p w14:paraId="611F3150" w14:textId="77777777" w:rsidR="00640AEE" w:rsidRDefault="00640AEE" w:rsidP="00DC5799">
      <w:pPr>
        <w:pStyle w:val="My1"/>
        <w:outlineLvl w:val="2"/>
      </w:pPr>
      <w:bookmarkStart w:id="28" w:name="_Toc466328065"/>
      <w:r>
        <w:rPr>
          <w:rFonts w:hint="eastAsia"/>
        </w:rPr>
        <w:lastRenderedPageBreak/>
        <w:t>2.1.2 浏览器特性</w:t>
      </w:r>
      <w:bookmarkEnd w:id="28"/>
    </w:p>
    <w:p w14:paraId="04B3BEF4" w14:textId="77777777" w:rsidR="00640AEE" w:rsidRDefault="00640AEE" w:rsidP="00640AEE">
      <w:pPr>
        <w:ind w:firstLineChars="200" w:firstLine="480"/>
      </w:pPr>
      <w:r w:rsidRPr="00761B52">
        <w:rPr>
          <w:rFonts w:hint="eastAsia"/>
        </w:rPr>
        <w:t>从最初的仅支持简单功能到如今支持种类繁多的功能和特性，浏览器一直在向前发展，可以预见，今后浏览器的能力会越来越强。那么目前一个浏览器应该包括哪些功能呢？</w:t>
      </w:r>
    </w:p>
    <w:p w14:paraId="7EB157E6" w14:textId="77777777" w:rsidR="00640AEE" w:rsidRDefault="00640AEE" w:rsidP="00640AEE">
      <w:pPr>
        <w:ind w:firstLineChars="200" w:firstLine="480"/>
      </w:pPr>
      <w:r>
        <w:rPr>
          <w:rFonts w:hint="eastAsia"/>
        </w:rPr>
        <w:t>大体上来讲，浏览器的这些功能包括网络、资源管理、网页浏览、多网页管理、插件和扩展、书签管理、历史记录管理、设置管理、下载管理、账户和同步、安全机制、隐私管理、外观主题、开发者工具等。下面是对它们之中一些重要功能的简要介绍。</w:t>
      </w:r>
    </w:p>
    <w:p w14:paraId="74861AC5" w14:textId="77777777" w:rsidR="00640AEE" w:rsidRDefault="00640AEE" w:rsidP="00640AEE">
      <w:pPr>
        <w:pStyle w:val="af2"/>
        <w:numPr>
          <w:ilvl w:val="0"/>
          <w:numId w:val="2"/>
        </w:numPr>
        <w:ind w:firstLineChars="0"/>
      </w:pPr>
      <w:r>
        <w:rPr>
          <w:rFonts w:hint="eastAsia"/>
        </w:rPr>
        <w:t>网络：它是第一步，浏览器通过网络模块来下载各种各样的资源，例如</w:t>
      </w:r>
      <w:r>
        <w:rPr>
          <w:rFonts w:hint="eastAsia"/>
        </w:rPr>
        <w:t>HTML</w:t>
      </w:r>
      <w:r>
        <w:rPr>
          <w:rFonts w:hint="eastAsia"/>
        </w:rPr>
        <w:t>文本，</w:t>
      </w:r>
      <w:r>
        <w:rPr>
          <w:rFonts w:hint="eastAsia"/>
        </w:rPr>
        <w:t>JavaScript</w:t>
      </w:r>
      <w:r>
        <w:rPr>
          <w:rFonts w:hint="eastAsia"/>
        </w:rPr>
        <w:t>代码、样式表、图片、音视频文件等。网络部分其实非常重要，因为它耗时比较长而且需要安全访问互联网上的资源。</w:t>
      </w:r>
    </w:p>
    <w:p w14:paraId="57BE0076" w14:textId="77777777" w:rsidR="00640AEE" w:rsidRDefault="00640AEE" w:rsidP="00640AEE">
      <w:pPr>
        <w:pStyle w:val="af2"/>
        <w:numPr>
          <w:ilvl w:val="0"/>
          <w:numId w:val="2"/>
        </w:numPr>
        <w:ind w:firstLineChars="0"/>
      </w:pPr>
      <w:r>
        <w:rPr>
          <w:rFonts w:hint="eastAsia"/>
        </w:rPr>
        <w:t>资源管理：从网络上下载或者本地获取资源，并将他们管理起来，这需要高效的管理机制。例如如何避免重复下载资源、缓存资源等，都是它们需要解决的问题。</w:t>
      </w:r>
    </w:p>
    <w:p w14:paraId="2F248350" w14:textId="77777777" w:rsidR="00640AEE" w:rsidRDefault="00640AEE" w:rsidP="00640AEE">
      <w:pPr>
        <w:pStyle w:val="af2"/>
        <w:numPr>
          <w:ilvl w:val="0"/>
          <w:numId w:val="2"/>
        </w:numPr>
        <w:ind w:firstLineChars="0"/>
      </w:pPr>
      <w:r>
        <w:rPr>
          <w:rFonts w:hint="eastAsia"/>
        </w:rPr>
        <w:t>网页浏览：这是浏览器的核心也是最基本、最重要的功能，它通过网络下载资源并从资源管理器获得资源，将它们转变为可视化的结果，这也是后面介绍的浏览器内核最重要的功能。</w:t>
      </w:r>
    </w:p>
    <w:p w14:paraId="26CE62BD" w14:textId="77777777" w:rsidR="00640AEE" w:rsidRDefault="00640AEE" w:rsidP="00640AEE">
      <w:pPr>
        <w:pStyle w:val="af2"/>
        <w:numPr>
          <w:ilvl w:val="0"/>
          <w:numId w:val="2"/>
        </w:numPr>
        <w:ind w:firstLineChars="0"/>
      </w:pPr>
      <w:r>
        <w:rPr>
          <w:rFonts w:hint="eastAsia"/>
        </w:rPr>
        <w:t>多网页管理：很多浏览器支持多页面浏览，所以需要支持多个网页同时加载，这让浏览器变得更为复杂。同时，如何解决多页面的相互影响和安全等问题也非常重要，为此，一些浏览器做了大量的工作，例如可能使用线程或是进程来绘制网页。</w:t>
      </w:r>
    </w:p>
    <w:p w14:paraId="56AEBBDC" w14:textId="77777777" w:rsidR="00640AEE" w:rsidRDefault="00640AEE" w:rsidP="00640AEE">
      <w:pPr>
        <w:pStyle w:val="af2"/>
        <w:numPr>
          <w:ilvl w:val="0"/>
          <w:numId w:val="2"/>
        </w:numPr>
        <w:ind w:firstLineChars="0"/>
      </w:pPr>
      <w:r>
        <w:rPr>
          <w:rFonts w:hint="eastAsia"/>
        </w:rPr>
        <w:t>插件和扩展：这是现代浏览器的一个重要特征，他们不仅能显示网页，而且能支持各种形式的插件和扩展。插件是用来显示网页特定内容的，而扩展则是增加浏览器新功能的软件或压缩包。目前常见的插件有</w:t>
      </w:r>
      <w:r>
        <w:rPr>
          <w:rFonts w:hint="eastAsia"/>
        </w:rPr>
        <w:t>NPAPI</w:t>
      </w:r>
      <w:r>
        <w:rPr>
          <w:rFonts w:hint="eastAsia"/>
        </w:rPr>
        <w:t>插件、</w:t>
      </w:r>
      <w:r>
        <w:rPr>
          <w:rFonts w:hint="eastAsia"/>
        </w:rPr>
        <w:t>PPAPI</w:t>
      </w:r>
      <w:r>
        <w:rPr>
          <w:rFonts w:hint="eastAsia"/>
        </w:rPr>
        <w:t>插件、</w:t>
      </w:r>
      <w:r>
        <w:rPr>
          <w:rFonts w:hint="eastAsia"/>
        </w:rPr>
        <w:t>ActiveX</w:t>
      </w:r>
      <w:r>
        <w:rPr>
          <w:rFonts w:hint="eastAsia"/>
        </w:rPr>
        <w:t>插件等，扩展则跟浏览器由密切关系，常见的有</w:t>
      </w:r>
      <w:r>
        <w:rPr>
          <w:rFonts w:hint="eastAsia"/>
        </w:rPr>
        <w:t>Firefox</w:t>
      </w:r>
      <w:r>
        <w:rPr>
          <w:rFonts w:hint="eastAsia"/>
        </w:rPr>
        <w:t>扩展和</w:t>
      </w:r>
      <w:r>
        <w:rPr>
          <w:rFonts w:hint="eastAsia"/>
        </w:rPr>
        <w:t>Chromium</w:t>
      </w:r>
      <w:r>
        <w:rPr>
          <w:rFonts w:hint="eastAsia"/>
        </w:rPr>
        <w:t>扩展。</w:t>
      </w:r>
    </w:p>
    <w:p w14:paraId="0869C08A" w14:textId="77777777" w:rsidR="00640AEE" w:rsidRDefault="00640AEE" w:rsidP="00640AEE">
      <w:pPr>
        <w:pStyle w:val="af2"/>
        <w:numPr>
          <w:ilvl w:val="0"/>
          <w:numId w:val="2"/>
        </w:numPr>
        <w:ind w:firstLineChars="0"/>
      </w:pPr>
      <w:r>
        <w:rPr>
          <w:rFonts w:hint="eastAsia"/>
        </w:rPr>
        <w:t>账户和同步：将浏览的相关信息，例如历史记录、书签等信息同步到服务器，给用户一个多系统下的统一体验，这对用户非常友好，是浏览器易用性的一个显著标识。</w:t>
      </w:r>
    </w:p>
    <w:p w14:paraId="5C0C2AE6" w14:textId="77777777" w:rsidR="00640AEE" w:rsidRDefault="00640AEE" w:rsidP="00640AEE">
      <w:pPr>
        <w:pStyle w:val="af2"/>
        <w:numPr>
          <w:ilvl w:val="0"/>
          <w:numId w:val="2"/>
        </w:numPr>
        <w:ind w:firstLineChars="0"/>
      </w:pPr>
      <w:r>
        <w:rPr>
          <w:rFonts w:hint="eastAsia"/>
        </w:rPr>
        <w:lastRenderedPageBreak/>
        <w:t>安全机制：本质是提供一个安全的浏览器环境，避免用户信息被各种非法工具窃取和破坏。这可能包括显示用户访问的网站是否安全、为网站设置安全级别、防止浏览器被恶意代码攻破等。</w:t>
      </w:r>
    </w:p>
    <w:p w14:paraId="59D69F4E" w14:textId="77777777" w:rsidR="00640AEE" w:rsidRDefault="00640AEE" w:rsidP="00640AEE">
      <w:pPr>
        <w:pStyle w:val="af2"/>
        <w:numPr>
          <w:ilvl w:val="0"/>
          <w:numId w:val="2"/>
        </w:numPr>
        <w:ind w:firstLineChars="0"/>
      </w:pPr>
      <w:r>
        <w:rPr>
          <w:rFonts w:hint="eastAsia"/>
        </w:rPr>
        <w:t>开发者工具：这对普通用户来说用处不大，但对网页开发者来说意义却非比寻常。一个优秀的开发者工具可以帮助审查</w:t>
      </w:r>
      <w:r>
        <w:rPr>
          <w:rFonts w:hint="eastAsia"/>
        </w:rPr>
        <w:t>HTML</w:t>
      </w:r>
      <w:r>
        <w:rPr>
          <w:rFonts w:hint="eastAsia"/>
        </w:rPr>
        <w:t>元素、调试</w:t>
      </w:r>
      <w:r>
        <w:rPr>
          <w:rFonts w:hint="eastAsia"/>
        </w:rPr>
        <w:t>JavaScript</w:t>
      </w:r>
      <w:r>
        <w:rPr>
          <w:rFonts w:hint="eastAsia"/>
        </w:rPr>
        <w:t>代码、改善网页性能等。</w:t>
      </w:r>
    </w:p>
    <w:p w14:paraId="19AA66CE" w14:textId="77777777" w:rsidR="00640AEE" w:rsidRDefault="00640AEE" w:rsidP="00640AEE">
      <w:pPr>
        <w:ind w:firstLineChars="200" w:firstLine="480"/>
      </w:pPr>
      <w:r>
        <w:rPr>
          <w:rFonts w:hint="eastAsia"/>
        </w:rPr>
        <w:t>还有一个值得一提的就是浏览器的多操作系统支持，包括桌面和移动两个领域。目前主流浏览器说支持的操作系统情况，如表</w:t>
      </w:r>
      <w:r>
        <w:rPr>
          <w:rFonts w:hint="eastAsia"/>
        </w:rPr>
        <w:t>2-1</w:t>
      </w:r>
      <w:r>
        <w:rPr>
          <w:rFonts w:hint="eastAsia"/>
        </w:rPr>
        <w:t>所示。从中我们可以看出，</w:t>
      </w:r>
      <w:r>
        <w:rPr>
          <w:rFonts w:hint="eastAsia"/>
        </w:rPr>
        <w:t>Chrome</w:t>
      </w:r>
      <w:r>
        <w:rPr>
          <w:rFonts w:hint="eastAsia"/>
        </w:rPr>
        <w:t>支持目前所有主流的操作系统，后面依次是</w:t>
      </w:r>
      <w:r>
        <w:rPr>
          <w:rFonts w:hint="eastAsia"/>
        </w:rPr>
        <w:t>Firefox</w:t>
      </w:r>
      <w:r>
        <w:rPr>
          <w:rFonts w:hint="eastAsia"/>
        </w:rPr>
        <w:t>、</w:t>
      </w:r>
      <w:r>
        <w:rPr>
          <w:rFonts w:hint="eastAsia"/>
        </w:rPr>
        <w:t>Safari</w:t>
      </w:r>
      <w:r>
        <w:rPr>
          <w:rFonts w:hint="eastAsia"/>
        </w:rPr>
        <w:t>和</w:t>
      </w:r>
      <w:r>
        <w:rPr>
          <w:rFonts w:hint="eastAsia"/>
        </w:rPr>
        <w:t>IE</w:t>
      </w:r>
      <w:r>
        <w:rPr>
          <w:rFonts w:hint="eastAsia"/>
        </w:rPr>
        <w:t>。不过，因为</w:t>
      </w:r>
      <w:r>
        <w:rPr>
          <w:rFonts w:hint="eastAsia"/>
        </w:rPr>
        <w:t>iOS</w:t>
      </w:r>
      <w:r>
        <w:rPr>
          <w:rFonts w:hint="eastAsia"/>
        </w:rPr>
        <w:t>的一些特殊限制，使得</w:t>
      </w:r>
      <w:r>
        <w:rPr>
          <w:rFonts w:hint="eastAsia"/>
        </w:rPr>
        <w:t>Chrome</w:t>
      </w:r>
      <w:r>
        <w:rPr>
          <w:rFonts w:hint="eastAsia"/>
        </w:rPr>
        <w:t>虽然发布了</w:t>
      </w:r>
      <w:r>
        <w:rPr>
          <w:rFonts w:hint="eastAsia"/>
        </w:rPr>
        <w:t>iOS</w:t>
      </w:r>
      <w:r>
        <w:rPr>
          <w:rFonts w:hint="eastAsia"/>
        </w:rPr>
        <w:t>版，但其内核仍然不是自身的，还是</w:t>
      </w:r>
      <w:r>
        <w:rPr>
          <w:rFonts w:hint="eastAsia"/>
        </w:rPr>
        <w:t>iOS</w:t>
      </w:r>
      <w:r>
        <w:rPr>
          <w:rFonts w:hint="eastAsia"/>
        </w:rPr>
        <w:t>系统默认的。而</w:t>
      </w:r>
      <w:r>
        <w:rPr>
          <w:rFonts w:hint="eastAsia"/>
        </w:rPr>
        <w:t>Firefox</w:t>
      </w:r>
      <w:r>
        <w:rPr>
          <w:rFonts w:hint="eastAsia"/>
        </w:rPr>
        <w:t>和</w:t>
      </w:r>
      <w:r>
        <w:rPr>
          <w:rFonts w:hint="eastAsia"/>
        </w:rPr>
        <w:t>IE</w:t>
      </w:r>
      <w:r>
        <w:rPr>
          <w:rFonts w:hint="eastAsia"/>
        </w:rPr>
        <w:t>则直接没有</w:t>
      </w:r>
      <w:r>
        <w:rPr>
          <w:rFonts w:hint="eastAsia"/>
        </w:rPr>
        <w:t>iOS</w:t>
      </w:r>
      <w:r>
        <w:rPr>
          <w:rFonts w:hint="eastAsia"/>
        </w:rPr>
        <w:t>版。</w:t>
      </w:r>
    </w:p>
    <w:p w14:paraId="39369CCA" w14:textId="77777777" w:rsidR="00640AEE" w:rsidRDefault="00640AEE" w:rsidP="00640AEE">
      <w:pPr>
        <w:spacing w:line="240" w:lineRule="auto"/>
        <w:ind w:firstLineChars="200" w:firstLine="420"/>
        <w:jc w:val="center"/>
        <w:rPr>
          <w:rFonts w:ascii="楷体_GB2312" w:eastAsia="楷体_GB2312" w:hAnsi="华文楷体"/>
          <w:snapToGrid w:val="0"/>
          <w:sz w:val="21"/>
          <w:szCs w:val="18"/>
        </w:rPr>
      </w:pPr>
      <w:r w:rsidRPr="0093738C">
        <w:rPr>
          <w:rFonts w:ascii="楷体_GB2312" w:eastAsia="楷体_GB2312" w:hAnsi="华文楷体" w:hint="eastAsia"/>
          <w:snapToGrid w:val="0"/>
          <w:sz w:val="21"/>
          <w:szCs w:val="18"/>
        </w:rPr>
        <w:t>表2-1 操作系统支持</w:t>
      </w:r>
    </w:p>
    <w:p w14:paraId="7F29D4CF" w14:textId="77777777" w:rsidR="00640AEE" w:rsidRPr="00A33986" w:rsidRDefault="00640AEE" w:rsidP="00640AEE">
      <w:pPr>
        <w:spacing w:line="240" w:lineRule="auto"/>
        <w:ind w:firstLineChars="200" w:firstLine="420"/>
        <w:jc w:val="center"/>
        <w:rPr>
          <w:rFonts w:hAnsi="Times New Roman"/>
          <w:bCs w:val="0"/>
          <w:sz w:val="21"/>
          <w:szCs w:val="21"/>
        </w:rPr>
      </w:pPr>
      <w:r w:rsidRPr="0093738C">
        <w:rPr>
          <w:rFonts w:hAnsi="Times New Roman"/>
          <w:bCs w:val="0"/>
          <w:sz w:val="21"/>
          <w:szCs w:val="21"/>
        </w:rPr>
        <w:t xml:space="preserve">Table2-1 </w:t>
      </w:r>
      <w:r>
        <w:rPr>
          <w:rFonts w:hAnsi="Times New Roman" w:hint="eastAsia"/>
          <w:bCs w:val="0"/>
          <w:sz w:val="21"/>
          <w:szCs w:val="21"/>
        </w:rPr>
        <w:t>Operating system support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590"/>
        <w:gridCol w:w="1591"/>
        <w:gridCol w:w="1591"/>
        <w:gridCol w:w="2658"/>
      </w:tblGrid>
      <w:tr w:rsidR="00640AEE" w:rsidRPr="00183B7F" w14:paraId="62B5EFC1" w14:textId="77777777" w:rsidTr="003F3E92">
        <w:trPr>
          <w:jc w:val="center"/>
        </w:trPr>
        <w:tc>
          <w:tcPr>
            <w:tcW w:w="1857" w:type="dxa"/>
          </w:tcPr>
          <w:p w14:paraId="02D60AD4" w14:textId="77777777" w:rsidR="00640AEE" w:rsidRPr="00183B7F" w:rsidRDefault="00640AEE" w:rsidP="003F3E92">
            <w:pPr>
              <w:spacing w:after="0"/>
              <w:ind w:firstLine="0"/>
              <w:jc w:val="center"/>
            </w:pPr>
          </w:p>
        </w:tc>
        <w:tc>
          <w:tcPr>
            <w:tcW w:w="1590" w:type="dxa"/>
          </w:tcPr>
          <w:p w14:paraId="686A23C8" w14:textId="77777777" w:rsidR="00640AEE" w:rsidRPr="00183B7F" w:rsidRDefault="00640AEE" w:rsidP="003F3E92">
            <w:pPr>
              <w:spacing w:after="0"/>
              <w:ind w:firstLine="0"/>
              <w:jc w:val="center"/>
            </w:pPr>
            <w:r w:rsidRPr="00183B7F">
              <w:t>IE</w:t>
            </w:r>
          </w:p>
        </w:tc>
        <w:tc>
          <w:tcPr>
            <w:tcW w:w="1591" w:type="dxa"/>
          </w:tcPr>
          <w:p w14:paraId="4AEB9569" w14:textId="77777777" w:rsidR="00640AEE" w:rsidRPr="00183B7F" w:rsidRDefault="00640AEE" w:rsidP="003F3E92">
            <w:pPr>
              <w:spacing w:after="0"/>
              <w:ind w:firstLine="0"/>
              <w:jc w:val="center"/>
            </w:pPr>
            <w:r w:rsidRPr="00183B7F">
              <w:t>Firefox</w:t>
            </w:r>
          </w:p>
        </w:tc>
        <w:tc>
          <w:tcPr>
            <w:tcW w:w="1591" w:type="dxa"/>
          </w:tcPr>
          <w:p w14:paraId="4ACFC140" w14:textId="77777777" w:rsidR="00640AEE" w:rsidRPr="00183B7F" w:rsidRDefault="00640AEE" w:rsidP="003F3E92">
            <w:pPr>
              <w:spacing w:after="0"/>
              <w:ind w:firstLine="0"/>
              <w:jc w:val="center"/>
            </w:pPr>
            <w:r w:rsidRPr="00183B7F">
              <w:t>Chrome</w:t>
            </w:r>
          </w:p>
        </w:tc>
        <w:tc>
          <w:tcPr>
            <w:tcW w:w="2658" w:type="dxa"/>
          </w:tcPr>
          <w:p w14:paraId="1F358181" w14:textId="77777777" w:rsidR="00640AEE" w:rsidRPr="00183B7F" w:rsidRDefault="00640AEE" w:rsidP="003F3E92">
            <w:pPr>
              <w:spacing w:after="0"/>
              <w:ind w:firstLine="0"/>
              <w:jc w:val="center"/>
            </w:pPr>
            <w:r w:rsidRPr="00183B7F">
              <w:rPr>
                <w:rFonts w:hint="eastAsia"/>
              </w:rPr>
              <w:t>Safari</w:t>
            </w:r>
          </w:p>
        </w:tc>
      </w:tr>
      <w:tr w:rsidR="00640AEE" w:rsidRPr="00183B7F" w14:paraId="68647349" w14:textId="77777777" w:rsidTr="003F3E92">
        <w:trPr>
          <w:trHeight w:val="338"/>
          <w:jc w:val="center"/>
        </w:trPr>
        <w:tc>
          <w:tcPr>
            <w:tcW w:w="1857" w:type="dxa"/>
          </w:tcPr>
          <w:p w14:paraId="78BB9A4C" w14:textId="77777777" w:rsidR="00640AEE" w:rsidRPr="00183B7F" w:rsidRDefault="00640AEE" w:rsidP="003F3E92">
            <w:pPr>
              <w:spacing w:after="0"/>
              <w:ind w:firstLine="0"/>
              <w:jc w:val="center"/>
            </w:pPr>
            <w:r w:rsidRPr="00183B7F">
              <w:t>Windows</w:t>
            </w:r>
          </w:p>
        </w:tc>
        <w:tc>
          <w:tcPr>
            <w:tcW w:w="1590" w:type="dxa"/>
          </w:tcPr>
          <w:p w14:paraId="501B57FC" w14:textId="77777777" w:rsidR="00640AEE" w:rsidRPr="00183B7F" w:rsidRDefault="00640AEE" w:rsidP="003F3E92">
            <w:pPr>
              <w:spacing w:after="0"/>
              <w:ind w:firstLine="0"/>
              <w:jc w:val="center"/>
            </w:pPr>
            <w:r w:rsidRPr="00183B7F">
              <w:t>是</w:t>
            </w:r>
          </w:p>
        </w:tc>
        <w:tc>
          <w:tcPr>
            <w:tcW w:w="1591" w:type="dxa"/>
          </w:tcPr>
          <w:p w14:paraId="440B3A7C" w14:textId="77777777" w:rsidR="00640AEE" w:rsidRPr="00183B7F" w:rsidRDefault="00640AEE" w:rsidP="003F3E92">
            <w:pPr>
              <w:spacing w:after="0"/>
              <w:ind w:firstLine="0"/>
              <w:jc w:val="center"/>
            </w:pPr>
            <w:r w:rsidRPr="00183B7F">
              <w:t>是</w:t>
            </w:r>
          </w:p>
        </w:tc>
        <w:tc>
          <w:tcPr>
            <w:tcW w:w="1591" w:type="dxa"/>
          </w:tcPr>
          <w:p w14:paraId="7DCF7C03" w14:textId="77777777" w:rsidR="00640AEE" w:rsidRPr="00183B7F" w:rsidRDefault="00640AEE" w:rsidP="003F3E92">
            <w:pPr>
              <w:spacing w:after="0"/>
              <w:ind w:firstLine="0"/>
              <w:jc w:val="center"/>
            </w:pPr>
            <w:r w:rsidRPr="00183B7F">
              <w:t>是</w:t>
            </w:r>
          </w:p>
        </w:tc>
        <w:tc>
          <w:tcPr>
            <w:tcW w:w="2658" w:type="dxa"/>
          </w:tcPr>
          <w:p w14:paraId="1BD57E8C" w14:textId="77777777" w:rsidR="00640AEE" w:rsidRPr="00183B7F" w:rsidRDefault="00640AEE" w:rsidP="003F3E92">
            <w:pPr>
              <w:spacing w:after="0"/>
              <w:ind w:firstLine="0"/>
              <w:jc w:val="center"/>
            </w:pPr>
            <w:r w:rsidRPr="00183B7F">
              <w:t>是（</w:t>
            </w:r>
            <w:r w:rsidRPr="00183B7F">
              <w:t>5.17</w:t>
            </w:r>
            <w:r w:rsidRPr="00183B7F">
              <w:rPr>
                <w:rFonts w:hint="eastAsia"/>
              </w:rPr>
              <w:t>版本</w:t>
            </w:r>
            <w:r w:rsidRPr="00183B7F">
              <w:t>之前）</w:t>
            </w:r>
          </w:p>
        </w:tc>
      </w:tr>
      <w:tr w:rsidR="00640AEE" w:rsidRPr="00183B7F" w14:paraId="3D0012AF" w14:textId="77777777" w:rsidTr="003F3E92">
        <w:trPr>
          <w:jc w:val="center"/>
        </w:trPr>
        <w:tc>
          <w:tcPr>
            <w:tcW w:w="1857" w:type="dxa"/>
          </w:tcPr>
          <w:p w14:paraId="70A79AB9" w14:textId="77777777" w:rsidR="00640AEE" w:rsidRPr="00183B7F" w:rsidRDefault="00640AEE" w:rsidP="003F3E92">
            <w:pPr>
              <w:spacing w:after="0"/>
              <w:ind w:firstLine="0"/>
              <w:jc w:val="center"/>
            </w:pPr>
            <w:r w:rsidRPr="00183B7F">
              <w:t>Mac OS</w:t>
            </w:r>
          </w:p>
        </w:tc>
        <w:tc>
          <w:tcPr>
            <w:tcW w:w="1590" w:type="dxa"/>
          </w:tcPr>
          <w:p w14:paraId="68E797ED" w14:textId="77777777" w:rsidR="00640AEE" w:rsidRPr="00183B7F" w:rsidRDefault="00640AEE" w:rsidP="003F3E92">
            <w:pPr>
              <w:spacing w:after="0"/>
              <w:ind w:firstLine="0"/>
              <w:jc w:val="center"/>
            </w:pPr>
            <w:r w:rsidRPr="00183B7F">
              <w:t>否</w:t>
            </w:r>
          </w:p>
        </w:tc>
        <w:tc>
          <w:tcPr>
            <w:tcW w:w="1591" w:type="dxa"/>
          </w:tcPr>
          <w:p w14:paraId="17BC4E85" w14:textId="77777777" w:rsidR="00640AEE" w:rsidRPr="00183B7F" w:rsidRDefault="00640AEE" w:rsidP="003F3E92">
            <w:pPr>
              <w:spacing w:after="0"/>
              <w:ind w:firstLine="0"/>
              <w:jc w:val="center"/>
            </w:pPr>
            <w:r w:rsidRPr="00183B7F">
              <w:t>是</w:t>
            </w:r>
          </w:p>
        </w:tc>
        <w:tc>
          <w:tcPr>
            <w:tcW w:w="1591" w:type="dxa"/>
          </w:tcPr>
          <w:p w14:paraId="2E1CFB9D" w14:textId="77777777" w:rsidR="00640AEE" w:rsidRPr="00183B7F" w:rsidRDefault="00640AEE" w:rsidP="003F3E92">
            <w:pPr>
              <w:spacing w:after="0"/>
              <w:ind w:firstLine="0"/>
              <w:jc w:val="center"/>
            </w:pPr>
            <w:r w:rsidRPr="00183B7F">
              <w:t>是</w:t>
            </w:r>
          </w:p>
        </w:tc>
        <w:tc>
          <w:tcPr>
            <w:tcW w:w="2658" w:type="dxa"/>
          </w:tcPr>
          <w:p w14:paraId="28ED91D3" w14:textId="77777777" w:rsidR="00640AEE" w:rsidRPr="00183B7F" w:rsidRDefault="00640AEE" w:rsidP="003F3E92">
            <w:pPr>
              <w:spacing w:after="0"/>
              <w:ind w:firstLine="0"/>
              <w:jc w:val="center"/>
            </w:pPr>
            <w:r w:rsidRPr="00183B7F">
              <w:rPr>
                <w:rFonts w:hint="eastAsia"/>
              </w:rPr>
              <w:t>是</w:t>
            </w:r>
          </w:p>
        </w:tc>
      </w:tr>
      <w:tr w:rsidR="00640AEE" w:rsidRPr="00183B7F" w14:paraId="746AAAC7" w14:textId="77777777" w:rsidTr="003F3E92">
        <w:trPr>
          <w:jc w:val="center"/>
        </w:trPr>
        <w:tc>
          <w:tcPr>
            <w:tcW w:w="1857" w:type="dxa"/>
          </w:tcPr>
          <w:p w14:paraId="46D9A4E8" w14:textId="77777777" w:rsidR="00640AEE" w:rsidRPr="00183B7F" w:rsidRDefault="00640AEE" w:rsidP="003F3E92">
            <w:pPr>
              <w:spacing w:after="0"/>
              <w:ind w:firstLine="0"/>
              <w:jc w:val="center"/>
            </w:pPr>
            <w:r w:rsidRPr="00183B7F">
              <w:t>Linux</w:t>
            </w:r>
          </w:p>
        </w:tc>
        <w:tc>
          <w:tcPr>
            <w:tcW w:w="1590" w:type="dxa"/>
          </w:tcPr>
          <w:p w14:paraId="26983040" w14:textId="77777777" w:rsidR="00640AEE" w:rsidRPr="00183B7F" w:rsidRDefault="00640AEE" w:rsidP="003F3E92">
            <w:pPr>
              <w:spacing w:after="0"/>
              <w:ind w:firstLine="0"/>
              <w:jc w:val="center"/>
            </w:pPr>
            <w:r w:rsidRPr="00183B7F">
              <w:t>否</w:t>
            </w:r>
          </w:p>
        </w:tc>
        <w:tc>
          <w:tcPr>
            <w:tcW w:w="1591" w:type="dxa"/>
          </w:tcPr>
          <w:p w14:paraId="377FC42B" w14:textId="77777777" w:rsidR="00640AEE" w:rsidRPr="00183B7F" w:rsidRDefault="00640AEE" w:rsidP="003F3E92">
            <w:pPr>
              <w:spacing w:after="0"/>
              <w:ind w:firstLine="0"/>
              <w:jc w:val="center"/>
            </w:pPr>
            <w:r w:rsidRPr="00183B7F">
              <w:t>是</w:t>
            </w:r>
          </w:p>
        </w:tc>
        <w:tc>
          <w:tcPr>
            <w:tcW w:w="1591" w:type="dxa"/>
          </w:tcPr>
          <w:p w14:paraId="3B9572F3" w14:textId="77777777" w:rsidR="00640AEE" w:rsidRPr="00183B7F" w:rsidRDefault="00640AEE" w:rsidP="003F3E92">
            <w:pPr>
              <w:spacing w:after="0"/>
              <w:ind w:firstLine="0"/>
              <w:jc w:val="center"/>
            </w:pPr>
            <w:r w:rsidRPr="00183B7F">
              <w:t>是</w:t>
            </w:r>
          </w:p>
        </w:tc>
        <w:tc>
          <w:tcPr>
            <w:tcW w:w="2658" w:type="dxa"/>
          </w:tcPr>
          <w:p w14:paraId="6F679922" w14:textId="77777777" w:rsidR="00640AEE" w:rsidRPr="00183B7F" w:rsidRDefault="00640AEE" w:rsidP="003F3E92">
            <w:pPr>
              <w:spacing w:after="0"/>
              <w:ind w:firstLine="0"/>
              <w:jc w:val="center"/>
            </w:pPr>
            <w:r w:rsidRPr="00183B7F">
              <w:t>否</w:t>
            </w:r>
          </w:p>
        </w:tc>
      </w:tr>
      <w:tr w:rsidR="00640AEE" w:rsidRPr="00183B7F" w14:paraId="5774F294" w14:textId="77777777" w:rsidTr="003F3E92">
        <w:trPr>
          <w:jc w:val="center"/>
        </w:trPr>
        <w:tc>
          <w:tcPr>
            <w:tcW w:w="1857" w:type="dxa"/>
          </w:tcPr>
          <w:p w14:paraId="3B269731" w14:textId="77777777" w:rsidR="00640AEE" w:rsidRPr="00183B7F" w:rsidRDefault="00640AEE" w:rsidP="003F3E92">
            <w:pPr>
              <w:spacing w:after="0"/>
              <w:ind w:firstLine="0"/>
              <w:jc w:val="center"/>
            </w:pPr>
            <w:r w:rsidRPr="00183B7F">
              <w:t>Android</w:t>
            </w:r>
          </w:p>
        </w:tc>
        <w:tc>
          <w:tcPr>
            <w:tcW w:w="1590" w:type="dxa"/>
          </w:tcPr>
          <w:p w14:paraId="5283193A" w14:textId="77777777" w:rsidR="00640AEE" w:rsidRPr="00183B7F" w:rsidRDefault="00640AEE" w:rsidP="003F3E92">
            <w:pPr>
              <w:spacing w:after="0"/>
              <w:ind w:firstLine="0"/>
              <w:jc w:val="center"/>
            </w:pPr>
            <w:r w:rsidRPr="00183B7F">
              <w:t>否</w:t>
            </w:r>
          </w:p>
        </w:tc>
        <w:tc>
          <w:tcPr>
            <w:tcW w:w="1591" w:type="dxa"/>
          </w:tcPr>
          <w:p w14:paraId="0A6BAB87" w14:textId="77777777" w:rsidR="00640AEE" w:rsidRPr="00183B7F" w:rsidRDefault="00640AEE" w:rsidP="003F3E92">
            <w:pPr>
              <w:spacing w:after="0"/>
              <w:ind w:firstLine="0"/>
              <w:jc w:val="center"/>
            </w:pPr>
            <w:r w:rsidRPr="00183B7F">
              <w:t>是</w:t>
            </w:r>
          </w:p>
        </w:tc>
        <w:tc>
          <w:tcPr>
            <w:tcW w:w="1591" w:type="dxa"/>
          </w:tcPr>
          <w:p w14:paraId="5FA00B45" w14:textId="77777777" w:rsidR="00640AEE" w:rsidRPr="00183B7F" w:rsidRDefault="00640AEE" w:rsidP="003F3E92">
            <w:pPr>
              <w:spacing w:after="0"/>
              <w:ind w:firstLine="0"/>
              <w:jc w:val="center"/>
            </w:pPr>
            <w:r w:rsidRPr="00183B7F">
              <w:t>是</w:t>
            </w:r>
          </w:p>
        </w:tc>
        <w:tc>
          <w:tcPr>
            <w:tcW w:w="2658" w:type="dxa"/>
          </w:tcPr>
          <w:p w14:paraId="19DD3CDF" w14:textId="77777777" w:rsidR="00640AEE" w:rsidRPr="00183B7F" w:rsidRDefault="00640AEE" w:rsidP="003F3E92">
            <w:pPr>
              <w:spacing w:after="0"/>
              <w:ind w:firstLine="0"/>
              <w:jc w:val="center"/>
            </w:pPr>
            <w:r w:rsidRPr="00183B7F">
              <w:t>否</w:t>
            </w:r>
          </w:p>
        </w:tc>
      </w:tr>
      <w:tr w:rsidR="00640AEE" w:rsidRPr="00183B7F" w14:paraId="10758F23" w14:textId="77777777" w:rsidTr="003F3E92">
        <w:trPr>
          <w:jc w:val="center"/>
        </w:trPr>
        <w:tc>
          <w:tcPr>
            <w:tcW w:w="1857" w:type="dxa"/>
          </w:tcPr>
          <w:p w14:paraId="3C8B011E" w14:textId="77777777" w:rsidR="00640AEE" w:rsidRPr="00183B7F" w:rsidRDefault="00640AEE" w:rsidP="003F3E92">
            <w:pPr>
              <w:spacing w:after="0"/>
              <w:ind w:firstLine="0"/>
              <w:jc w:val="center"/>
            </w:pPr>
            <w:r w:rsidRPr="00183B7F">
              <w:t>iOS</w:t>
            </w:r>
          </w:p>
        </w:tc>
        <w:tc>
          <w:tcPr>
            <w:tcW w:w="1590" w:type="dxa"/>
          </w:tcPr>
          <w:p w14:paraId="3BB69E36" w14:textId="77777777" w:rsidR="00640AEE" w:rsidRPr="00183B7F" w:rsidRDefault="00640AEE" w:rsidP="003F3E92">
            <w:pPr>
              <w:spacing w:after="0"/>
              <w:ind w:firstLine="0"/>
              <w:jc w:val="center"/>
            </w:pPr>
            <w:r w:rsidRPr="00183B7F">
              <w:t>否</w:t>
            </w:r>
          </w:p>
        </w:tc>
        <w:tc>
          <w:tcPr>
            <w:tcW w:w="1591" w:type="dxa"/>
          </w:tcPr>
          <w:p w14:paraId="67E04DF0" w14:textId="77777777" w:rsidR="00640AEE" w:rsidRPr="00183B7F" w:rsidRDefault="00640AEE" w:rsidP="003F3E92">
            <w:pPr>
              <w:spacing w:after="0"/>
              <w:ind w:firstLine="0"/>
              <w:jc w:val="center"/>
            </w:pPr>
            <w:r w:rsidRPr="00183B7F">
              <w:t>否</w:t>
            </w:r>
          </w:p>
        </w:tc>
        <w:tc>
          <w:tcPr>
            <w:tcW w:w="1591" w:type="dxa"/>
          </w:tcPr>
          <w:p w14:paraId="231AE59A" w14:textId="77777777" w:rsidR="00640AEE" w:rsidRPr="00183B7F" w:rsidRDefault="00640AEE" w:rsidP="003F3E92">
            <w:pPr>
              <w:spacing w:after="0"/>
              <w:ind w:firstLine="0"/>
              <w:jc w:val="center"/>
            </w:pPr>
            <w:r w:rsidRPr="00183B7F">
              <w:t>是</w:t>
            </w:r>
          </w:p>
        </w:tc>
        <w:tc>
          <w:tcPr>
            <w:tcW w:w="2658" w:type="dxa"/>
          </w:tcPr>
          <w:p w14:paraId="59E7109F" w14:textId="77777777" w:rsidR="00640AEE" w:rsidRPr="00183B7F" w:rsidRDefault="00640AEE" w:rsidP="003F3E92">
            <w:pPr>
              <w:spacing w:after="0"/>
              <w:ind w:firstLine="0"/>
              <w:jc w:val="center"/>
            </w:pPr>
            <w:r w:rsidRPr="00183B7F">
              <w:t>是</w:t>
            </w:r>
          </w:p>
        </w:tc>
      </w:tr>
    </w:tbl>
    <w:p w14:paraId="0900F05C" w14:textId="77777777" w:rsidR="00640AEE" w:rsidRDefault="00640AEE" w:rsidP="00640AEE">
      <w:pPr>
        <w:pStyle w:val="My1"/>
      </w:pPr>
    </w:p>
    <w:p w14:paraId="0411A735" w14:textId="77777777" w:rsidR="00640AEE" w:rsidRDefault="00640AEE" w:rsidP="00DC5799">
      <w:pPr>
        <w:pStyle w:val="My1"/>
        <w:outlineLvl w:val="2"/>
      </w:pPr>
      <w:bookmarkStart w:id="29" w:name="_Toc466328066"/>
      <w:r>
        <w:rPr>
          <w:rFonts w:hint="eastAsia"/>
        </w:rPr>
        <w:t>2.1.3 浏览器基本</w:t>
      </w:r>
      <w:r>
        <w:t>工作</w:t>
      </w:r>
      <w:r>
        <w:rPr>
          <w:rFonts w:hint="eastAsia"/>
        </w:rPr>
        <w:t>原理</w:t>
      </w:r>
      <w:bookmarkEnd w:id="29"/>
    </w:p>
    <w:p w14:paraId="34484F0E" w14:textId="77777777" w:rsidR="00640AEE" w:rsidRDefault="00640AEE" w:rsidP="00640AEE">
      <w:pPr>
        <w:ind w:firstLineChars="200" w:firstLine="480"/>
      </w:pPr>
      <w:r>
        <w:rPr>
          <w:rFonts w:hint="eastAsia"/>
        </w:rPr>
        <w:t>在浏览器中，有一个最重要的模块，它主要的作用是将页面转变成可视化（准确讲还要加上可听化）的图像结果，这就是浏览器内核。通常，它被称为渲染引擎。所谓渲染，就是根据描述或者定义构建数学模型，通过模型生成图像的过程。浏览器的渲染引擎就是能够将</w:t>
      </w:r>
      <w:r>
        <w:rPr>
          <w:rFonts w:hint="eastAsia"/>
        </w:rPr>
        <w:t>HTML/CSS/JavaScript</w:t>
      </w:r>
      <w:r>
        <w:rPr>
          <w:rFonts w:hint="eastAsia"/>
        </w:rPr>
        <w:t>文本及其相应的资源文件转换成图像结果的模块。在介绍浏览器的</w:t>
      </w:r>
      <w:r>
        <w:t>基本工作</w:t>
      </w:r>
      <w:r>
        <w:rPr>
          <w:rFonts w:hint="eastAsia"/>
        </w:rPr>
        <w:t>原理之前，先介绍一下与网页相关的</w:t>
      </w:r>
      <w:r>
        <w:rPr>
          <w:rFonts w:hint="eastAsia"/>
        </w:rPr>
        <w:t>HTML</w:t>
      </w:r>
      <w:r>
        <w:rPr>
          <w:rFonts w:hint="eastAsia"/>
        </w:rPr>
        <w:t>、</w:t>
      </w:r>
      <w:r>
        <w:rPr>
          <w:rFonts w:hint="eastAsia"/>
        </w:rPr>
        <w:t>JavaScript</w:t>
      </w:r>
      <w:r>
        <w:rPr>
          <w:rFonts w:hint="eastAsia"/>
        </w:rPr>
        <w:t>和</w:t>
      </w:r>
      <w:r>
        <w:rPr>
          <w:rFonts w:hint="eastAsia"/>
        </w:rPr>
        <w:t>CSS</w:t>
      </w:r>
      <w:r>
        <w:rPr>
          <w:rFonts w:hint="eastAsia"/>
        </w:rPr>
        <w:t>。</w:t>
      </w:r>
    </w:p>
    <w:p w14:paraId="550DABC5" w14:textId="77777777" w:rsidR="00640AEE" w:rsidRDefault="00640AEE" w:rsidP="00640AEE">
      <w:pPr>
        <w:pStyle w:val="af2"/>
        <w:numPr>
          <w:ilvl w:val="0"/>
          <w:numId w:val="2"/>
        </w:numPr>
        <w:ind w:firstLineChars="0"/>
      </w:pPr>
      <w:r>
        <w:rPr>
          <w:rFonts w:hint="eastAsia"/>
        </w:rPr>
        <w:t>HTML</w:t>
      </w:r>
      <w:r>
        <w:rPr>
          <w:rFonts w:hint="eastAsia"/>
        </w:rPr>
        <w:t>：</w:t>
      </w:r>
      <w:r w:rsidRPr="001F2C3A">
        <w:t>HyperText Markup Language</w:t>
      </w:r>
      <w:r>
        <w:rPr>
          <w:rFonts w:hint="eastAsia"/>
        </w:rPr>
        <w:t>，超文本标记语言，</w:t>
      </w:r>
      <w:r w:rsidRPr="00E875FB">
        <w:t>是一种用于创建</w:t>
      </w:r>
      <w:hyperlink r:id="rId17" w:tooltip="网页" w:history="1">
        <w:r w:rsidRPr="00E875FB">
          <w:t>网页</w:t>
        </w:r>
      </w:hyperlink>
      <w:r w:rsidRPr="00E875FB">
        <w:t>的标准</w:t>
      </w:r>
      <w:hyperlink r:id="rId18" w:tooltip="标记语言" w:history="1">
        <w:r w:rsidRPr="00E875FB">
          <w:t>标记语言</w:t>
        </w:r>
      </w:hyperlink>
      <w:r>
        <w:rPr>
          <w:rFonts w:hint="eastAsia"/>
        </w:rPr>
        <w:t>，用于网页的创建和其他信息在浏览器中的显示。它</w:t>
      </w:r>
      <w:r w:rsidRPr="00B719F2">
        <w:t>是一种基础技术，常与</w:t>
      </w:r>
      <w:hyperlink r:id="rId19" w:tooltip="JavaScript" w:history="1">
        <w:r w:rsidRPr="00B719F2">
          <w:t>JavaScript</w:t>
        </w:r>
      </w:hyperlink>
      <w:r>
        <w:rPr>
          <w:rFonts w:hint="eastAsia"/>
        </w:rPr>
        <w:t>、</w:t>
      </w:r>
      <w:hyperlink r:id="rId20" w:tooltip="CSS" w:history="1">
        <w:r w:rsidRPr="00B719F2">
          <w:t>CSS</w:t>
        </w:r>
      </w:hyperlink>
      <w:r w:rsidRPr="00B719F2">
        <w:t>一起被众多网站用于设计令人赏心悦目的网页、网页应用程序以及移动应用程序的用户界面</w:t>
      </w:r>
      <w:r w:rsidRPr="00B719F2">
        <w:rPr>
          <w:rFonts w:hint="eastAsia"/>
        </w:rPr>
        <w:t>。</w:t>
      </w:r>
      <w:r>
        <w:rPr>
          <w:rFonts w:hint="eastAsia"/>
        </w:rPr>
        <w:t>其语法比较简单，基本上是一系</w:t>
      </w:r>
      <w:r>
        <w:rPr>
          <w:rFonts w:hint="eastAsia"/>
        </w:rPr>
        <w:lastRenderedPageBreak/>
        <w:t>列的标签（也成为元素），这些标签可以用来表示文字、图片、多媒体等，</w:t>
      </w:r>
      <w:r w:rsidRPr="0061400C">
        <w:t>通常成对出现</w:t>
      </w:r>
      <w:r>
        <w:rPr>
          <w:rFonts w:hint="eastAsia"/>
        </w:rPr>
        <w:t>。</w:t>
      </w:r>
      <w:hyperlink r:id="rId21" w:tooltip="网页浏览器" w:history="1">
        <w:r w:rsidRPr="00BC6E40">
          <w:t>网页浏览器</w:t>
        </w:r>
      </w:hyperlink>
      <w:r w:rsidRPr="00BC6E40">
        <w:t>读取</w:t>
      </w:r>
      <w:r w:rsidRPr="00BC6E40">
        <w:t>HTML</w:t>
      </w:r>
      <w:r>
        <w:t>文件</w:t>
      </w:r>
      <w:r>
        <w:rPr>
          <w:rFonts w:hint="eastAsia"/>
        </w:rPr>
        <w:t>后</w:t>
      </w:r>
      <w:r>
        <w:t>，</w:t>
      </w:r>
      <w:r w:rsidRPr="00BC6E40">
        <w:t>将其渲染成可视化网页。</w:t>
      </w:r>
      <w:r>
        <w:rPr>
          <w:rFonts w:hint="eastAsia"/>
        </w:rPr>
        <w:t>图</w:t>
      </w:r>
      <w:r>
        <w:rPr>
          <w:rFonts w:hint="eastAsia"/>
        </w:rPr>
        <w:t>2-1</w:t>
      </w:r>
      <w:r>
        <w:rPr>
          <w:rFonts w:hint="eastAsia"/>
        </w:rPr>
        <w:t>是一个简单的</w:t>
      </w:r>
      <w:r>
        <w:rPr>
          <w:rFonts w:hint="eastAsia"/>
        </w:rPr>
        <w:t>HTML</w:t>
      </w:r>
      <w:r>
        <w:rPr>
          <w:rFonts w:hint="eastAsia"/>
        </w:rPr>
        <w:t>文件被解释和渲染后的结果，其中左边是</w:t>
      </w:r>
      <w:r>
        <w:rPr>
          <w:rFonts w:hint="eastAsia"/>
        </w:rPr>
        <w:t>HTML</w:t>
      </w:r>
      <w:r>
        <w:rPr>
          <w:rFonts w:hint="eastAsia"/>
        </w:rPr>
        <w:t>文件，右边是用</w:t>
      </w:r>
      <w:r>
        <w:rPr>
          <w:rFonts w:hint="eastAsia"/>
        </w:rPr>
        <w:t>Chrome</w:t>
      </w:r>
      <w:r>
        <w:rPr>
          <w:rFonts w:hint="eastAsia"/>
        </w:rPr>
        <w:t>浏览器展示的结果。</w:t>
      </w:r>
    </w:p>
    <w:p w14:paraId="08837CB0" w14:textId="77777777" w:rsidR="00640AEE" w:rsidRDefault="00640AEE" w:rsidP="00640AEE">
      <w:pPr>
        <w:pStyle w:val="af2"/>
        <w:ind w:left="900" w:firstLineChars="0" w:firstLine="0"/>
        <w:jc w:val="center"/>
      </w:pPr>
      <w:r w:rsidRPr="000E7441">
        <w:rPr>
          <w:noProof/>
        </w:rPr>
        <w:drawing>
          <wp:inline distT="0" distB="0" distL="0" distR="0" wp14:anchorId="0817DD72" wp14:editId="1697012F">
            <wp:extent cx="5098568" cy="160020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14682" cy="1605258"/>
                    </a:xfrm>
                    <a:prstGeom prst="rect">
                      <a:avLst/>
                    </a:prstGeom>
                    <a:noFill/>
                    <a:ln>
                      <a:noFill/>
                    </a:ln>
                  </pic:spPr>
                </pic:pic>
              </a:graphicData>
            </a:graphic>
          </wp:inline>
        </w:drawing>
      </w:r>
    </w:p>
    <w:p w14:paraId="3753106E" w14:textId="77777777"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sidRPr="000C5AF8">
        <w:rPr>
          <w:rFonts w:ascii="楷体_GB2312" w:eastAsia="楷体_GB2312" w:hAnsi="华文楷体" w:hint="eastAsia"/>
          <w:bCs w:val="0"/>
          <w:snapToGrid w:val="0"/>
          <w:color w:val="000000"/>
          <w:sz w:val="21"/>
          <w:szCs w:val="21"/>
        </w:rPr>
        <w:t xml:space="preserve">图2-1 </w:t>
      </w:r>
      <w:r>
        <w:rPr>
          <w:rFonts w:ascii="楷体_GB2312" w:eastAsia="楷体_GB2312" w:hAnsi="华文楷体" w:hint="eastAsia"/>
          <w:bCs w:val="0"/>
          <w:snapToGrid w:val="0"/>
          <w:color w:val="000000"/>
          <w:sz w:val="21"/>
          <w:szCs w:val="21"/>
        </w:rPr>
        <w:t>一个经典的HelloWorld程序示例</w:t>
      </w:r>
    </w:p>
    <w:p w14:paraId="08AA110C" w14:textId="77777777" w:rsidR="00640AEE" w:rsidRDefault="00640AEE" w:rsidP="00640AEE">
      <w:pPr>
        <w:spacing w:line="240" w:lineRule="auto"/>
        <w:ind w:firstLineChars="200" w:firstLine="420"/>
        <w:jc w:val="center"/>
        <w:rPr>
          <w:rFonts w:hAnsi="Times New Roman"/>
          <w:bCs w:val="0"/>
          <w:sz w:val="21"/>
          <w:szCs w:val="21"/>
        </w:rPr>
      </w:pPr>
      <w:r w:rsidRPr="000C5AF8">
        <w:rPr>
          <w:rFonts w:hAnsi="Times New Roman"/>
          <w:bCs w:val="0"/>
          <w:sz w:val="21"/>
          <w:szCs w:val="21"/>
        </w:rPr>
        <w:t>Fig2-1 an example of the classic</w:t>
      </w:r>
      <w:r>
        <w:rPr>
          <w:rFonts w:hAnsi="Times New Roman" w:hint="eastAsia"/>
          <w:bCs w:val="0"/>
          <w:sz w:val="21"/>
          <w:szCs w:val="21"/>
        </w:rPr>
        <w:t xml:space="preserve"> </w:t>
      </w:r>
      <w:hyperlink r:id="rId23" w:tooltip="Hello world program" w:history="1">
        <w:r w:rsidRPr="000C5AF8">
          <w:rPr>
            <w:rFonts w:hAnsi="Times New Roman"/>
            <w:bCs w:val="0"/>
            <w:sz w:val="21"/>
            <w:szCs w:val="21"/>
          </w:rPr>
          <w:t>Hello world program</w:t>
        </w:r>
      </w:hyperlink>
    </w:p>
    <w:p w14:paraId="7F5CBEF7" w14:textId="77777777" w:rsidR="00640AEE" w:rsidRPr="00C406DA" w:rsidRDefault="00640AEE" w:rsidP="00640AEE">
      <w:pPr>
        <w:spacing w:line="240" w:lineRule="auto"/>
        <w:ind w:firstLineChars="200" w:firstLine="420"/>
        <w:jc w:val="center"/>
        <w:rPr>
          <w:rFonts w:hAnsi="Times New Roman"/>
          <w:bCs w:val="0"/>
          <w:sz w:val="21"/>
          <w:szCs w:val="21"/>
        </w:rPr>
      </w:pPr>
    </w:p>
    <w:p w14:paraId="2417001F" w14:textId="77777777" w:rsidR="00640AEE" w:rsidRDefault="00640AEE" w:rsidP="00640AEE">
      <w:pPr>
        <w:pStyle w:val="af2"/>
        <w:numPr>
          <w:ilvl w:val="0"/>
          <w:numId w:val="2"/>
        </w:numPr>
        <w:ind w:firstLineChars="0"/>
      </w:pPr>
      <w:r>
        <w:rPr>
          <w:rFonts w:hint="eastAsia"/>
        </w:rPr>
        <w:t>CSS</w:t>
      </w:r>
      <w:r>
        <w:rPr>
          <w:rFonts w:hint="eastAsia"/>
        </w:rPr>
        <w:t>：</w:t>
      </w:r>
      <w:r>
        <w:t>Cascading</w:t>
      </w:r>
      <w:r>
        <w:rPr>
          <w:rFonts w:hint="eastAsia"/>
        </w:rPr>
        <w:t xml:space="preserve"> S</w:t>
      </w:r>
      <w:r w:rsidRPr="004F127C">
        <w:t>tyle Sheets</w:t>
      </w:r>
      <w:r>
        <w:rPr>
          <w:rFonts w:hint="eastAsia"/>
        </w:rPr>
        <w:t>，</w:t>
      </w:r>
      <w:r w:rsidRPr="004F127C">
        <w:rPr>
          <w:rFonts w:hint="eastAsia"/>
        </w:rPr>
        <w:t>层叠样式表</w:t>
      </w:r>
      <w:r>
        <w:rPr>
          <w:rFonts w:hint="eastAsia"/>
        </w:rPr>
        <w:t>，是</w:t>
      </w:r>
      <w:r w:rsidRPr="00BB3615">
        <w:rPr>
          <w:rFonts w:hint="eastAsia"/>
        </w:rPr>
        <w:t>一种用来为结构化文档（如</w:t>
      </w:r>
      <w:r w:rsidRPr="00BB3615">
        <w:t>HTML</w:t>
      </w:r>
      <w:r w:rsidRPr="00BB3615">
        <w:t>文档或</w:t>
      </w:r>
      <w:r w:rsidRPr="00BB3615">
        <w:t>XML</w:t>
      </w:r>
      <w:r w:rsidRPr="00BB3615">
        <w:t>应用）添加样式（字体、间距和颜色等）的计算机语言，由</w:t>
      </w:r>
      <w:r w:rsidRPr="00BB3615">
        <w:t>W3C</w:t>
      </w:r>
      <w:r w:rsidRPr="00BB3615">
        <w:t>定义和维护</w:t>
      </w:r>
      <w:r>
        <w:rPr>
          <w:rFonts w:hint="eastAsia"/>
        </w:rPr>
        <w:t>。</w:t>
      </w:r>
      <w:r w:rsidRPr="00E26095">
        <w:t>CSS</w:t>
      </w:r>
      <w:r w:rsidRPr="00E26095">
        <w:t>最重要的目标是将文件的内容与它的显示分隔开来。在</w:t>
      </w:r>
      <w:r w:rsidRPr="00E26095">
        <w:t>CSS</w:t>
      </w:r>
      <w:r w:rsidRPr="00E26095">
        <w:t>出现前，几乎所有的</w:t>
      </w:r>
      <w:r w:rsidRPr="00E26095">
        <w:t>HTML</w:t>
      </w:r>
      <w:r w:rsidRPr="00E26095">
        <w:t>文件内都包含文件显示的信息，比如字体的颜色、背景应该是怎样的、如何排列、边缘、连线等等都必须一一在</w:t>
      </w:r>
      <w:r w:rsidRPr="00E26095">
        <w:t>HTML</w:t>
      </w:r>
      <w:r w:rsidRPr="00E26095">
        <w:t>文件内列出，有时重复列出。</w:t>
      </w:r>
      <w:r w:rsidRPr="00E26095">
        <w:t>CSS</w:t>
      </w:r>
      <w:r w:rsidRPr="00E26095">
        <w:t>使</w:t>
      </w:r>
      <w:r>
        <w:rPr>
          <w:rFonts w:hint="eastAsia"/>
        </w:rPr>
        <w:t>开发者</w:t>
      </w:r>
      <w:r w:rsidRPr="00E26095">
        <w:t>可以将这些信息中的大部分隔离出来，简化</w:t>
      </w:r>
      <w:r w:rsidRPr="00E26095">
        <w:t>HTML</w:t>
      </w:r>
      <w:r w:rsidRPr="00E26095">
        <w:t>文件，这些信息被放在一个辅助的，用</w:t>
      </w:r>
      <w:r w:rsidRPr="00E26095">
        <w:t>CSS</w:t>
      </w:r>
      <w:r w:rsidRPr="00E26095">
        <w:t>语言写的文件中。</w:t>
      </w:r>
      <w:r w:rsidRPr="00E26095">
        <w:t>HTML</w:t>
      </w:r>
      <w:r w:rsidRPr="00E26095">
        <w:t>文件中只包含结构和内容的信息，</w:t>
      </w:r>
      <w:r w:rsidRPr="00E26095">
        <w:t>CSS</w:t>
      </w:r>
      <w:r w:rsidRPr="00E26095">
        <w:t>文件中只包含样式的信息。</w:t>
      </w:r>
    </w:p>
    <w:p w14:paraId="216C5871" w14:textId="77777777" w:rsidR="00640AEE" w:rsidRDefault="00640AEE" w:rsidP="00640AEE">
      <w:pPr>
        <w:pStyle w:val="af2"/>
        <w:numPr>
          <w:ilvl w:val="0"/>
          <w:numId w:val="2"/>
        </w:numPr>
        <w:ind w:firstLineChars="0"/>
      </w:pPr>
      <w:r>
        <w:rPr>
          <w:rFonts w:hint="eastAsia"/>
        </w:rPr>
        <w:t>JavaScript</w:t>
      </w:r>
      <w:r>
        <w:rPr>
          <w:rFonts w:hint="eastAsia"/>
        </w:rPr>
        <w:t>：</w:t>
      </w:r>
      <w:r w:rsidRPr="00CB600D">
        <w:rPr>
          <w:rFonts w:hint="eastAsia"/>
        </w:rPr>
        <w:t>一种直译式脚本语言，是一种动态类型、弱类型、基于原型的语言，内置支持类型。它的解释器被称为</w:t>
      </w:r>
      <w:r w:rsidRPr="00CB600D">
        <w:t>JavaScript</w:t>
      </w:r>
      <w:r w:rsidRPr="00CB600D">
        <w:t>引擎，为浏览器的一部分</w:t>
      </w:r>
      <w:r>
        <w:rPr>
          <w:rFonts w:hint="eastAsia"/>
        </w:rPr>
        <w:t>。在</w:t>
      </w:r>
      <w:r>
        <w:rPr>
          <w:rFonts w:hint="eastAsia"/>
        </w:rPr>
        <w:t>HTML</w:t>
      </w:r>
      <w:r>
        <w:rPr>
          <w:rFonts w:hint="eastAsia"/>
        </w:rPr>
        <w:t>历史上的早期阶段，网页内容是静态的，也就是说内容是不能动态变化的。服务器将内容传给浏览器之后，页面显示结果就固定不变了，这显然难以满足各种各样的现实需求。随后</w:t>
      </w:r>
      <w:r>
        <w:rPr>
          <w:rFonts w:hint="eastAsia"/>
        </w:rPr>
        <w:t>JavaScript</w:t>
      </w:r>
      <w:r>
        <w:rPr>
          <w:rFonts w:hint="eastAsia"/>
        </w:rPr>
        <w:t>语言诞生了，该语言是</w:t>
      </w:r>
      <w:r>
        <w:rPr>
          <w:rFonts w:hint="eastAsia"/>
        </w:rPr>
        <w:t>EMCAScript</w:t>
      </w:r>
      <w:r>
        <w:rPr>
          <w:rFonts w:hint="eastAsia"/>
        </w:rPr>
        <w:t>规范的一种实现。因为最初还有其他用于网页的脚本语言，例如</w:t>
      </w:r>
      <w:r>
        <w:rPr>
          <w:rFonts w:hint="eastAsia"/>
        </w:rPr>
        <w:t>J</w:t>
      </w:r>
      <w:r>
        <w:t>s</w:t>
      </w:r>
      <w:r>
        <w:rPr>
          <w:rFonts w:hint="eastAsia"/>
        </w:rPr>
        <w:t>crip</w:t>
      </w:r>
      <w:r>
        <w:rPr>
          <w:rFonts w:hint="eastAsia"/>
        </w:rPr>
        <w:t>。所以，标准化组织制定了脚本语言的规范，也就是</w:t>
      </w:r>
      <w:r>
        <w:rPr>
          <w:rFonts w:hint="eastAsia"/>
        </w:rPr>
        <w:t>EMCAScript</w:t>
      </w:r>
      <w:r>
        <w:rPr>
          <w:rFonts w:hint="eastAsia"/>
        </w:rPr>
        <w:t>。而</w:t>
      </w:r>
      <w:r>
        <w:rPr>
          <w:rFonts w:hint="eastAsia"/>
        </w:rPr>
        <w:t>JavaScript</w:t>
      </w:r>
      <w:r>
        <w:rPr>
          <w:rFonts w:hint="eastAsia"/>
        </w:rPr>
        <w:t>作为其中的一个实现，收到了极为广泛的使用。虽然</w:t>
      </w:r>
      <w:r>
        <w:rPr>
          <w:rFonts w:hint="eastAsia"/>
        </w:rPr>
        <w:t>JavaScript</w:t>
      </w:r>
      <w:r>
        <w:rPr>
          <w:rFonts w:hint="eastAsia"/>
        </w:rPr>
        <w:t>语言的定义受到了众多的批评，但是如今，网页已经离不开它了，</w:t>
      </w:r>
      <w:r>
        <w:rPr>
          <w:rFonts w:hint="eastAsia"/>
        </w:rPr>
        <w:t>HTML5</w:t>
      </w:r>
      <w:r>
        <w:rPr>
          <w:rFonts w:hint="eastAsia"/>
        </w:rPr>
        <w:t>（</w:t>
      </w:r>
      <w:r w:rsidRPr="00881A65">
        <w:t>HTML</w:t>
      </w:r>
      <w:r w:rsidRPr="00881A65">
        <w:t>最新的修订版本，</w:t>
      </w:r>
      <w:r w:rsidRPr="00881A65">
        <w:t>2014</w:t>
      </w:r>
      <w:r w:rsidRPr="00881A65">
        <w:lastRenderedPageBreak/>
        <w:t>年</w:t>
      </w:r>
      <w:r w:rsidRPr="00881A65">
        <w:t>10</w:t>
      </w:r>
      <w:r>
        <w:t>月由万维网联盟</w:t>
      </w:r>
      <w:r w:rsidRPr="00881A65">
        <w:t>完成标准制定</w:t>
      </w:r>
      <w:r>
        <w:rPr>
          <w:rFonts w:hint="eastAsia"/>
        </w:rPr>
        <w:t>）中很多规范都是基于</w:t>
      </w:r>
      <w:r>
        <w:rPr>
          <w:rFonts w:hint="eastAsia"/>
        </w:rPr>
        <w:t>JavaScript</w:t>
      </w:r>
      <w:r>
        <w:rPr>
          <w:rFonts w:hint="eastAsia"/>
        </w:rPr>
        <w:t>语言来定义的。</w:t>
      </w:r>
    </w:p>
    <w:p w14:paraId="54899CD9" w14:textId="77777777" w:rsidR="00640AEE" w:rsidRDefault="00640AEE" w:rsidP="00640AEE">
      <w:r>
        <w:rPr>
          <w:rFonts w:hint="eastAsia"/>
        </w:rPr>
        <w:t>我们可以暂时可以把渲染引擎看做一个黑盒，渲染引擎的作用可以用图</w:t>
      </w:r>
      <w:r>
        <w:rPr>
          <w:rFonts w:hint="eastAsia"/>
        </w:rPr>
        <w:t>2-2</w:t>
      </w:r>
      <w:r>
        <w:rPr>
          <w:rFonts w:hint="eastAsia"/>
        </w:rPr>
        <w:t>表示，左侧</w:t>
      </w:r>
      <w:r>
        <w:rPr>
          <w:rFonts w:hint="eastAsia"/>
        </w:rPr>
        <w:t>HTML/CSS/JavaScript</w:t>
      </w:r>
      <w:r>
        <w:rPr>
          <w:rFonts w:hint="eastAsia"/>
        </w:rPr>
        <w:t>是输入，图像是输出。</w:t>
      </w:r>
    </w:p>
    <w:p w14:paraId="3E531AB5" w14:textId="77777777" w:rsidR="00640AEE" w:rsidRDefault="00640AEE" w:rsidP="00640AEE"/>
    <w:p w14:paraId="15345E7C" w14:textId="77777777" w:rsidR="00640AEE" w:rsidRDefault="006A7DB2" w:rsidP="00640AEE">
      <w:pPr>
        <w:pStyle w:val="My1"/>
      </w:pPr>
      <w:r>
        <w:rPr>
          <w:noProof/>
        </w:rPr>
        <mc:AlternateContent>
          <mc:Choice Requires="wpg">
            <w:drawing>
              <wp:anchor distT="0" distB="0" distL="114300" distR="114300" simplePos="0" relativeHeight="251659264" behindDoc="0" locked="0" layoutInCell="1" allowOverlap="1" wp14:anchorId="3A152657" wp14:editId="586CAF45">
                <wp:simplePos x="0" y="0"/>
                <wp:positionH relativeFrom="column">
                  <wp:posOffset>716280</wp:posOffset>
                </wp:positionH>
                <wp:positionV relativeFrom="paragraph">
                  <wp:posOffset>144145</wp:posOffset>
                </wp:positionV>
                <wp:extent cx="4348480" cy="539750"/>
                <wp:effectExtent l="5715" t="6350" r="8255" b="6350"/>
                <wp:wrapNone/>
                <wp:docPr id="415" name="组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8480" cy="539750"/>
                          <a:chOff x="2953" y="13910"/>
                          <a:chExt cx="6848" cy="850"/>
                        </a:xfrm>
                      </wpg:grpSpPr>
                      <wps:wsp>
                        <wps:cNvPr id="416" name="Rectangle 75"/>
                        <wps:cNvSpPr>
                          <a:spLocks noChangeArrowheads="1"/>
                        </wps:cNvSpPr>
                        <wps:spPr bwMode="auto">
                          <a:xfrm>
                            <a:off x="2953" y="13910"/>
                            <a:ext cx="1268" cy="850"/>
                          </a:xfrm>
                          <a:prstGeom prst="rect">
                            <a:avLst/>
                          </a:prstGeom>
                          <a:solidFill>
                            <a:srgbClr val="FFFFFF"/>
                          </a:solidFill>
                          <a:ln w="9525">
                            <a:solidFill>
                              <a:srgbClr val="000000"/>
                            </a:solidFill>
                            <a:miter lim="800000"/>
                            <a:headEnd/>
                            <a:tailEnd/>
                          </a:ln>
                        </wps:spPr>
                        <wps:txbx>
                          <w:txbxContent>
                            <w:p w14:paraId="3E7B49B5" w14:textId="77777777" w:rsidR="00D14876" w:rsidRDefault="00D14876" w:rsidP="00640AEE">
                              <w:pPr>
                                <w:ind w:firstLine="0"/>
                                <w:jc w:val="center"/>
                              </w:pPr>
                              <w:r>
                                <w:rPr>
                                  <w:rFonts w:hint="eastAsia"/>
                                </w:rPr>
                                <w:t>HTML/CSS/JavaScript</w:t>
                              </w:r>
                            </w:p>
                          </w:txbxContent>
                        </wps:txbx>
                        <wps:bodyPr rot="0" vert="horz" wrap="square" lIns="0" tIns="45720" rIns="0" bIns="45720" anchor="t" anchorCtr="0" upright="1">
                          <a:noAutofit/>
                        </wps:bodyPr>
                      </wps:wsp>
                      <wps:wsp>
                        <wps:cNvPr id="417" name="Rectangle 76"/>
                        <wps:cNvSpPr>
                          <a:spLocks noChangeArrowheads="1"/>
                        </wps:cNvSpPr>
                        <wps:spPr bwMode="auto">
                          <a:xfrm>
                            <a:off x="4910" y="14040"/>
                            <a:ext cx="2942" cy="526"/>
                          </a:xfrm>
                          <a:prstGeom prst="rect">
                            <a:avLst/>
                          </a:prstGeom>
                          <a:solidFill>
                            <a:srgbClr val="FFFFFF"/>
                          </a:solidFill>
                          <a:ln w="9525">
                            <a:solidFill>
                              <a:srgbClr val="000000"/>
                            </a:solidFill>
                            <a:miter lim="800000"/>
                            <a:headEnd/>
                            <a:tailEnd/>
                          </a:ln>
                        </wps:spPr>
                        <wps:txbx>
                          <w:txbxContent>
                            <w:p w14:paraId="72DA58AE" w14:textId="77777777" w:rsidR="00D14876" w:rsidRDefault="00D14876" w:rsidP="00640AEE">
                              <w:r>
                                <w:rPr>
                                  <w:rFonts w:hint="eastAsia"/>
                                </w:rPr>
                                <w:t>浏览器渲染引擎</w:t>
                              </w:r>
                            </w:p>
                          </w:txbxContent>
                        </wps:txbx>
                        <wps:bodyPr rot="0" vert="horz" wrap="square" lIns="91440" tIns="45720" rIns="91440" bIns="45720" anchor="t" anchorCtr="0" upright="1">
                          <a:noAutofit/>
                        </wps:bodyPr>
                      </wps:wsp>
                      <wps:wsp>
                        <wps:cNvPr id="418" name="Text Box 77"/>
                        <wps:cNvSpPr txBox="1">
                          <a:spLocks noChangeArrowheads="1"/>
                        </wps:cNvSpPr>
                        <wps:spPr bwMode="auto">
                          <a:xfrm>
                            <a:off x="8531" y="13910"/>
                            <a:ext cx="1270" cy="850"/>
                          </a:xfrm>
                          <a:prstGeom prst="rect">
                            <a:avLst/>
                          </a:prstGeom>
                          <a:solidFill>
                            <a:srgbClr val="FFFFFF"/>
                          </a:solidFill>
                          <a:ln w="9525">
                            <a:solidFill>
                              <a:srgbClr val="000000"/>
                            </a:solidFill>
                            <a:miter lim="800000"/>
                            <a:headEnd/>
                            <a:tailEnd/>
                          </a:ln>
                        </wps:spPr>
                        <wps:txbx>
                          <w:txbxContent>
                            <w:p w14:paraId="4C907E60" w14:textId="77777777" w:rsidR="00D14876" w:rsidRDefault="00D14876" w:rsidP="00640AEE">
                              <w:pPr>
                                <w:spacing w:after="0"/>
                                <w:ind w:firstLine="0"/>
                                <w:jc w:val="center"/>
                              </w:pPr>
                              <w:r>
                                <w:rPr>
                                  <w:rFonts w:hint="eastAsia"/>
                                </w:rPr>
                                <w:t>图像</w:t>
                              </w:r>
                            </w:p>
                          </w:txbxContent>
                        </wps:txbx>
                        <wps:bodyPr rot="0" vert="horz" wrap="square" lIns="0" tIns="0" rIns="0" bIns="0" anchor="ctr" anchorCtr="0" upright="1">
                          <a:noAutofit/>
                        </wps:bodyPr>
                      </wps:wsp>
                      <wps:wsp>
                        <wps:cNvPr id="419" name="AutoShape 78"/>
                        <wps:cNvSpPr>
                          <a:spLocks noChangeArrowheads="1"/>
                        </wps:cNvSpPr>
                        <wps:spPr bwMode="auto">
                          <a:xfrm>
                            <a:off x="4221" y="14220"/>
                            <a:ext cx="689" cy="180"/>
                          </a:xfrm>
                          <a:prstGeom prst="rightArrow">
                            <a:avLst>
                              <a:gd name="adj1" fmla="val 50000"/>
                              <a:gd name="adj2" fmla="val 9569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0" name="AutoShape 79"/>
                        <wps:cNvSpPr>
                          <a:spLocks noChangeArrowheads="1"/>
                        </wps:cNvSpPr>
                        <wps:spPr bwMode="auto">
                          <a:xfrm>
                            <a:off x="7852" y="14220"/>
                            <a:ext cx="689" cy="180"/>
                          </a:xfrm>
                          <a:prstGeom prst="rightArrow">
                            <a:avLst>
                              <a:gd name="adj1" fmla="val 50000"/>
                              <a:gd name="adj2" fmla="val 9569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 143" o:spid="_x0000_s1026" style="position:absolute;margin-left:56.4pt;margin-top:11.35pt;width:342.4pt;height:42.5pt;z-index:251659264" coordorigin="2953,13910" coordsize="6848,8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">
                <v:rect id="Rectangle 75" o:spid="_x0000_s1027" style="position:absolute;left:2953;top:13910;width:1268;height:8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kqFwxAAA&#10;ANwAAAAPAAAAZHJzL2Rvd25yZXYueG1sRI9Ra8IwFIXfB/sP4Qp7W9OOIVIbZQiy4dzDqj/g0lyb&#10;suamJLHWf28Ggo+Hc853ONV6sr0YyYfOsYIiy0EQN0533Co4HravCxAhImvsHZOCKwVYr56fKiy1&#10;u/AvjXVsRYJwKFGBiXEopQyNIYshcwNx8k7OW4xJ+lZqj5cEt718y/O5tNhxWjA40MZQ81efrYJm&#10;tItP/8Pf291wPrqd2eu62Cv1Mps+liAiTfERvre/tIL3Yg7/Z9IRkK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5KhcMQAAADcAAAADwAAAAAAAAAAAAAAAACXAgAAZHJzL2Rv&#10;d25yZXYueG1sUEsFBgAAAAAEAAQA9QAAAIgDAAAAAA==&#10;">
                  <v:textbox inset="0,,0">
                    <w:txbxContent>
                      <w:p w14:paraId="3E7B49B5" w14:textId="77777777" w:rsidR="00D14876" w:rsidRDefault="00D14876" w:rsidP="00640AEE">
                        <w:pPr>
                          <w:ind w:firstLine="0"/>
                          <w:jc w:val="center"/>
                        </w:pPr>
                        <w:r>
                          <w:rPr>
                            <w:rFonts w:hint="eastAsia"/>
                          </w:rPr>
                          <w:t>HTML/CSS/JavaScript</w:t>
                        </w:r>
                      </w:p>
                    </w:txbxContent>
                  </v:textbox>
                </v:rect>
                <v:rect id="Rectangle 76" o:spid="_x0000_s1028" style="position:absolute;left:4910;top:14040;width:2942;height:5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8dK/xQAA&#10;ANwAAAAPAAAAZHJzL2Rvd25yZXYueG1sRI9Ba8JAFITvQv/D8gq96UZbWk3dBLFY2mOMF2/P7GsS&#10;zb4N2dWk/fWuIPQ4zMw3zDIdTCMu1LnasoLpJAJBXFhdc6lgl2/GcxDOI2tsLJOCX3KQJg+jJcba&#10;9pzRZetLESDsYlRQed/GUrqiIoNuYlvi4P3YzqAPsiul7rAPcNPIWRS9SoM1h4UKW1pXVJy2Z6Pg&#10;UM92+Jfln5FZbJ7995Afz/sPpZ4eh9U7CE+D/w/f219awcv0DW5nwhGQy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Hx0r/FAAAA3AAAAA8AAAAAAAAAAAAAAAAAlwIAAGRycy9k&#10;b3ducmV2LnhtbFBLBQYAAAAABAAEAPUAAACJAwAAAAA=&#10;">
                  <v:textbox>
                    <w:txbxContent>
                      <w:p w14:paraId="72DA58AE" w14:textId="77777777" w:rsidR="00D14876" w:rsidRDefault="00D14876" w:rsidP="00640AEE">
                        <w:r>
                          <w:rPr>
                            <w:rFonts w:hint="eastAsia"/>
                          </w:rPr>
                          <w:t>浏览器渲染引擎</w:t>
                        </w:r>
                      </w:p>
                    </w:txbxContent>
                  </v:textbox>
                </v:rect>
                <v:shapetype id="_x0000_t202" coordsize="21600,21600" o:spt="202" path="m0,0l0,21600,21600,21600,21600,0xe">
                  <v:stroke joinstyle="miter"/>
                  <v:path gradientshapeok="t" o:connecttype="rect"/>
                </v:shapetype>
                <v:shape id="Text Box 77" o:spid="_x0000_s1029" type="#_x0000_t202" style="position:absolute;left:8531;top:13910;width:1270;height: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BNgKvAAA&#10;ANwAAAAPAAAAZHJzL2Rvd25yZXYueG1sRE9LCsIwEN0L3iGM4E7TiohUUxFFEHd+DjA0Yz82k9JE&#10;Wz29WQguH++/3vSmFi9qXWlZQTyNQBBnVpecK7hdD5MlCOeRNdaWScGbHGzS4WCNibYdn+l18bkI&#10;IewSVFB43yRSuqwgg25qG+LA3W1r0AfY5lK32IVwU8tZFC2kwZJDQ4EN7QrKHpenUcCzvYmzuq/k&#10;9oqfY3fS3b7ySo1H/XYFwlPv/+Kf+6gVzOOwNpwJR0CmX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AkE2Aq8AAAA3AAAAA8AAAAAAAAAAAAAAAAAlwIAAGRycy9kb3ducmV2Lnht&#10;bFBLBQYAAAAABAAEAPUAAACAAwAAAAA=&#10;">
                  <v:textbox inset="0,0,0,0">
                    <w:txbxContent>
                      <w:p w14:paraId="4C907E60" w14:textId="77777777" w:rsidR="00D14876" w:rsidRDefault="00D14876" w:rsidP="00640AEE">
                        <w:pPr>
                          <w:spacing w:after="0"/>
                          <w:ind w:firstLine="0"/>
                          <w:jc w:val="center"/>
                        </w:pPr>
                        <w:r>
                          <w:rPr>
                            <w:rFonts w:hint="eastAsia"/>
                          </w:rPr>
                          <w:t>图像</w:t>
                        </w:r>
                      </w:p>
                    </w:txbxContent>
                  </v:textbox>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8" o:spid="_x0000_s1030" type="#_x0000_t13" style="position:absolute;left:4221;top:14220;width:689;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H6h2xAAA&#10;ANwAAAAPAAAAZHJzL2Rvd25yZXYueG1sRI9Pa8JAFMTvgt9heYI3fVGK1NRVRBG8+ffg8TX7moRm&#10;38bs1qT99N1CweMwM79hFqvOVurBjS+daJiME1AsmTOl5Bqul93oFZQPJIYqJ6zhmz2slv3eglLj&#10;Wjnx4xxyFSHiU9JQhFCniD4r2JIfu5oleh+usRSibHI0DbURbiucJskMLZUSFwqqeVNw9nn+shre&#10;q+3sdqzvezTYHvknwUt3Omg9HHTrN1CBu/AM/7f3RsPLZA5/Z+IRw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x+odsQAAADcAAAADwAAAAAAAAAAAAAAAACXAgAAZHJzL2Rv&#10;d25yZXYueG1sUEsFBgAAAAAEAAQA9QAAAIgDAAAAAA==&#10;"/>
                <v:shape id="AutoShape 79" o:spid="_x0000_s1031" type="#_x0000_t13" style="position:absolute;left:7852;top:14220;width:689;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SctWwQAA&#10;ANwAAAAPAAAAZHJzL2Rvd25yZXYueG1sRE9Na8JAEL0L/Q/LFLzppCKhpK5SKoK3JtpDj9PsmASz&#10;s2l2m0R/ffdQ6PHxvje7ybZq4N43TjQ8LRNQLKUzjVQaPs6HxTMoH0gMtU5Yw4097LYPsw1lxo1S&#10;8HAKlYoh4jPSUIfQZYi+rNmSX7qOJXIX11sKEfYVmp7GGG5bXCVJipYaiQ01dfxWc3k9/VgNX+0+&#10;/cy77yMaHHO+J3ieinet54/T6wuowFP4F/+5j0bDehXnxzPxCOD2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6EnLVsEAAADcAAAADwAAAAAAAAAAAAAAAACXAgAAZHJzL2Rvd25y&#10;ZXYueG1sUEsFBgAAAAAEAAQA9QAAAIUDAAAAAA==&#10;"/>
              </v:group>
            </w:pict>
          </mc:Fallback>
        </mc:AlternateContent>
      </w:r>
    </w:p>
    <w:p w14:paraId="15196E87" w14:textId="77777777" w:rsidR="00640AEE" w:rsidRDefault="00640AEE" w:rsidP="00640AEE">
      <w:pPr>
        <w:pStyle w:val="My1"/>
      </w:pPr>
    </w:p>
    <w:p w14:paraId="0BB1DC5B" w14:textId="77777777"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图2-2 浏览器渲染引擎的作用</w:t>
      </w:r>
    </w:p>
    <w:p w14:paraId="415F4216" w14:textId="77777777" w:rsidR="00640AEE" w:rsidRPr="00464265"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2-2 The role of browser rendering engine</w:t>
      </w:r>
    </w:p>
    <w:p w14:paraId="7E771437" w14:textId="77777777" w:rsidR="00640AEE" w:rsidRDefault="00640AEE" w:rsidP="00640AEE"/>
    <w:p w14:paraId="394F7419" w14:textId="77777777" w:rsidR="00640AEE" w:rsidRDefault="00640AEE" w:rsidP="00640AEE">
      <w:r w:rsidRPr="00FF5F30">
        <w:rPr>
          <w:rFonts w:hint="eastAsia"/>
        </w:rPr>
        <w:t>目前主流的渲染引擎包括</w:t>
      </w:r>
      <w:r w:rsidRPr="00FF5F30">
        <w:rPr>
          <w:rFonts w:hint="eastAsia"/>
        </w:rPr>
        <w:t>Trident</w:t>
      </w:r>
      <w:r w:rsidRPr="00FF5F30">
        <w:rPr>
          <w:rFonts w:hint="eastAsia"/>
        </w:rPr>
        <w:t>、</w:t>
      </w:r>
      <w:r w:rsidRPr="00FF5F30">
        <w:rPr>
          <w:rFonts w:hint="eastAsia"/>
        </w:rPr>
        <w:t>Gecko</w:t>
      </w:r>
      <w:r w:rsidRPr="00FF5F30">
        <w:rPr>
          <w:rFonts w:hint="eastAsia"/>
        </w:rPr>
        <w:t>和</w:t>
      </w:r>
      <w:r w:rsidRPr="00FF5F30">
        <w:rPr>
          <w:rFonts w:hint="eastAsia"/>
        </w:rPr>
        <w:t>WebKit</w:t>
      </w:r>
      <w:r w:rsidRPr="00FF5F30">
        <w:rPr>
          <w:rFonts w:hint="eastAsia"/>
        </w:rPr>
        <w:t>，他们分别是</w:t>
      </w:r>
      <w:r w:rsidRPr="00FF5F30">
        <w:rPr>
          <w:rFonts w:hint="eastAsia"/>
        </w:rPr>
        <w:t>IE</w:t>
      </w:r>
      <w:r w:rsidRPr="00FF5F30">
        <w:rPr>
          <w:rFonts w:hint="eastAsia"/>
        </w:rPr>
        <w:t>、火狐和</w:t>
      </w:r>
      <w:r w:rsidRPr="00FF5F30">
        <w:rPr>
          <w:rFonts w:hint="eastAsia"/>
        </w:rPr>
        <w:t>Chrome</w:t>
      </w:r>
      <w:r w:rsidRPr="00FF5F30">
        <w:rPr>
          <w:rFonts w:hint="eastAsia"/>
        </w:rPr>
        <w:t>的内核（</w:t>
      </w:r>
      <w:r w:rsidRPr="00FF5F30">
        <w:rPr>
          <w:rFonts w:hint="eastAsia"/>
        </w:rPr>
        <w:t>2013</w:t>
      </w:r>
      <w:r w:rsidRPr="00FF5F30">
        <w:rPr>
          <w:rFonts w:hint="eastAsia"/>
        </w:rPr>
        <w:t>年，</w:t>
      </w:r>
      <w:r w:rsidRPr="00FF5F30">
        <w:rPr>
          <w:rFonts w:hint="eastAsia"/>
        </w:rPr>
        <w:t>Google</w:t>
      </w:r>
      <w:r w:rsidRPr="00FF5F30">
        <w:rPr>
          <w:rFonts w:hint="eastAsia"/>
        </w:rPr>
        <w:t>宣布了</w:t>
      </w:r>
      <w:r w:rsidRPr="00FF5F30">
        <w:rPr>
          <w:rFonts w:hint="eastAsia"/>
        </w:rPr>
        <w:t>Blink</w:t>
      </w:r>
      <w:r w:rsidRPr="00FF5F30">
        <w:rPr>
          <w:rFonts w:hint="eastAsia"/>
        </w:rPr>
        <w:t>内核，它其实是从</w:t>
      </w:r>
      <w:r w:rsidRPr="00FF5F30">
        <w:rPr>
          <w:rFonts w:hint="eastAsia"/>
        </w:rPr>
        <w:t>WebKit</w:t>
      </w:r>
      <w:r w:rsidRPr="00FF5F30">
        <w:rPr>
          <w:rFonts w:hint="eastAsia"/>
        </w:rPr>
        <w:t>复制出去的，后面再介绍）</w:t>
      </w:r>
      <w:r>
        <w:rPr>
          <w:rFonts w:hint="eastAsia"/>
        </w:rPr>
        <w:t>。这一对应让人看起来好像渲染引擎和浏览器是一一对应的，其实不然。事实上，同一个渲染引擎可以被多个浏览器采用。表</w:t>
      </w:r>
      <w:r>
        <w:rPr>
          <w:rFonts w:hint="eastAsia"/>
        </w:rPr>
        <w:t>2-2</w:t>
      </w:r>
      <w:r>
        <w:rPr>
          <w:rFonts w:hint="eastAsia"/>
        </w:rPr>
        <w:t>显示了三个主流渲染引擎和采用它们的浏览器和</w:t>
      </w:r>
      <w:r>
        <w:rPr>
          <w:rFonts w:hint="eastAsia"/>
        </w:rPr>
        <w:t>Web</w:t>
      </w:r>
      <w:r>
        <w:rPr>
          <w:rFonts w:hint="eastAsia"/>
        </w:rPr>
        <w:t>平台。</w:t>
      </w:r>
    </w:p>
    <w:p w14:paraId="3825AF23" w14:textId="77777777"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sidRPr="00D479C5">
        <w:rPr>
          <w:rFonts w:ascii="楷体_GB2312" w:eastAsia="楷体_GB2312" w:hAnsi="华文楷体" w:hint="eastAsia"/>
          <w:bCs w:val="0"/>
          <w:snapToGrid w:val="0"/>
          <w:color w:val="000000"/>
          <w:sz w:val="21"/>
          <w:szCs w:val="21"/>
        </w:rPr>
        <w:t>表2-2 浏览器和Web平台及其渲染引擎</w:t>
      </w:r>
    </w:p>
    <w:p w14:paraId="18BC9334" w14:textId="77777777" w:rsidR="00640AEE" w:rsidRPr="0093738C" w:rsidRDefault="00640AEE" w:rsidP="00640AEE">
      <w:pPr>
        <w:spacing w:line="240" w:lineRule="auto"/>
        <w:ind w:firstLineChars="200" w:firstLine="420"/>
        <w:jc w:val="center"/>
      </w:pPr>
      <w:r w:rsidRPr="0093738C">
        <w:rPr>
          <w:rFonts w:hAnsi="Times New Roman"/>
          <w:bCs w:val="0"/>
          <w:sz w:val="21"/>
          <w:szCs w:val="21"/>
        </w:rPr>
        <w:t>Table2-</w:t>
      </w:r>
      <w:r>
        <w:rPr>
          <w:rFonts w:hAnsi="Times New Roman" w:hint="eastAsia"/>
          <w:bCs w:val="0"/>
          <w:sz w:val="21"/>
          <w:szCs w:val="21"/>
        </w:rPr>
        <w:t>2</w:t>
      </w:r>
      <w:r w:rsidRPr="0093738C">
        <w:rPr>
          <w:rFonts w:hAnsi="Times New Roman"/>
          <w:bCs w:val="0"/>
          <w:sz w:val="21"/>
          <w:szCs w:val="21"/>
        </w:rPr>
        <w:t xml:space="preserve"> </w:t>
      </w:r>
      <w:r>
        <w:rPr>
          <w:rFonts w:hAnsi="Times New Roman" w:hint="eastAsia"/>
          <w:bCs w:val="0"/>
          <w:sz w:val="21"/>
          <w:szCs w:val="21"/>
        </w:rPr>
        <w:t xml:space="preserve">Browser/Web platform </w:t>
      </w:r>
      <w:r>
        <w:rPr>
          <w:rFonts w:hAnsi="Times New Roman"/>
          <w:bCs w:val="0"/>
          <w:sz w:val="21"/>
          <w:szCs w:val="21"/>
        </w:rPr>
        <w:t>and</w:t>
      </w:r>
      <w:r>
        <w:rPr>
          <w:rFonts w:hAnsi="Times New Roman" w:hint="eastAsia"/>
          <w:bCs w:val="0"/>
          <w:sz w:val="21"/>
          <w:szCs w:val="21"/>
        </w:rPr>
        <w:t xml:space="preserve"> Rendeing </w:t>
      </w:r>
      <w:r w:rsidRPr="00464265">
        <w:rPr>
          <w:rFonts w:hAnsi="Times New Roman"/>
          <w:bCs w:val="0"/>
          <w:sz w:val="21"/>
          <w:szCs w:val="21"/>
        </w:rPr>
        <w:t>engine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906"/>
        <w:gridCol w:w="1024"/>
        <w:gridCol w:w="5036"/>
      </w:tblGrid>
      <w:tr w:rsidR="00640AEE" w:rsidRPr="00183B7F" w14:paraId="10B41EE0" w14:textId="77777777" w:rsidTr="003F3E92">
        <w:tc>
          <w:tcPr>
            <w:tcW w:w="2321" w:type="dxa"/>
          </w:tcPr>
          <w:p w14:paraId="1568024B" w14:textId="77777777" w:rsidR="00640AEE" w:rsidRPr="00183B7F" w:rsidRDefault="00640AEE" w:rsidP="003F3E92">
            <w:pPr>
              <w:spacing w:after="0" w:line="240" w:lineRule="auto"/>
              <w:ind w:firstLine="0"/>
              <w:jc w:val="center"/>
              <w:rPr>
                <w:rFonts w:hAnsi="Times New Roman"/>
                <w:bCs w:val="0"/>
                <w:sz w:val="21"/>
                <w:szCs w:val="21"/>
              </w:rPr>
            </w:pPr>
          </w:p>
        </w:tc>
        <w:tc>
          <w:tcPr>
            <w:tcW w:w="906" w:type="dxa"/>
          </w:tcPr>
          <w:p w14:paraId="522CA6E6" w14:textId="77777777"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Trident</w:t>
            </w:r>
          </w:p>
        </w:tc>
        <w:tc>
          <w:tcPr>
            <w:tcW w:w="1024" w:type="dxa"/>
          </w:tcPr>
          <w:p w14:paraId="160BB37A" w14:textId="77777777"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Gecko</w:t>
            </w:r>
          </w:p>
        </w:tc>
        <w:tc>
          <w:tcPr>
            <w:tcW w:w="5036" w:type="dxa"/>
          </w:tcPr>
          <w:p w14:paraId="59F114B4" w14:textId="77777777"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WebKit</w:t>
            </w:r>
          </w:p>
        </w:tc>
      </w:tr>
      <w:tr w:rsidR="00640AEE" w:rsidRPr="00183B7F" w14:paraId="32FD7315" w14:textId="77777777" w:rsidTr="003F3E92">
        <w:tc>
          <w:tcPr>
            <w:tcW w:w="2321" w:type="dxa"/>
          </w:tcPr>
          <w:p w14:paraId="691136E9" w14:textId="77777777"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基于渲染引擎的浏览器或者</w:t>
            </w:r>
            <w:r w:rsidRPr="00183B7F">
              <w:rPr>
                <w:rFonts w:hAnsi="Times New Roman" w:hint="eastAsia"/>
                <w:bCs w:val="0"/>
                <w:sz w:val="21"/>
                <w:szCs w:val="21"/>
              </w:rPr>
              <w:t>Web</w:t>
            </w:r>
            <w:r w:rsidRPr="00183B7F">
              <w:rPr>
                <w:rFonts w:hAnsi="Times New Roman" w:hint="eastAsia"/>
                <w:bCs w:val="0"/>
                <w:sz w:val="21"/>
                <w:szCs w:val="21"/>
              </w:rPr>
              <w:t>平台</w:t>
            </w:r>
          </w:p>
        </w:tc>
        <w:tc>
          <w:tcPr>
            <w:tcW w:w="906" w:type="dxa"/>
          </w:tcPr>
          <w:p w14:paraId="54748A0B" w14:textId="77777777"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IE</w:t>
            </w:r>
          </w:p>
        </w:tc>
        <w:tc>
          <w:tcPr>
            <w:tcW w:w="1024" w:type="dxa"/>
          </w:tcPr>
          <w:p w14:paraId="15E0BC70" w14:textId="77777777"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FireFox</w:t>
            </w:r>
          </w:p>
        </w:tc>
        <w:tc>
          <w:tcPr>
            <w:tcW w:w="5036" w:type="dxa"/>
          </w:tcPr>
          <w:p w14:paraId="69A9D280" w14:textId="77777777"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Safari</w:t>
            </w:r>
            <w:r w:rsidRPr="00183B7F">
              <w:rPr>
                <w:rFonts w:hAnsi="Times New Roman" w:hint="eastAsia"/>
                <w:bCs w:val="0"/>
                <w:sz w:val="21"/>
                <w:szCs w:val="21"/>
              </w:rPr>
              <w:t>、</w:t>
            </w:r>
            <w:r w:rsidRPr="00183B7F">
              <w:rPr>
                <w:rFonts w:hAnsi="Times New Roman" w:hint="eastAsia"/>
                <w:bCs w:val="0"/>
                <w:sz w:val="21"/>
                <w:szCs w:val="21"/>
              </w:rPr>
              <w:t>Chromium/Chrome</w:t>
            </w:r>
            <w:r w:rsidRPr="00183B7F">
              <w:rPr>
                <w:rFonts w:hAnsi="Times New Roman" w:hint="eastAsia"/>
                <w:bCs w:val="0"/>
                <w:sz w:val="21"/>
                <w:szCs w:val="21"/>
              </w:rPr>
              <w:t>、</w:t>
            </w:r>
            <w:r w:rsidRPr="00183B7F">
              <w:rPr>
                <w:rFonts w:hAnsi="Times New Roman" w:hint="eastAsia"/>
                <w:bCs w:val="0"/>
                <w:sz w:val="21"/>
                <w:szCs w:val="21"/>
              </w:rPr>
              <w:t>Android</w:t>
            </w:r>
            <w:r w:rsidRPr="00183B7F">
              <w:rPr>
                <w:rFonts w:hAnsi="Times New Roman" w:hint="eastAsia"/>
                <w:bCs w:val="0"/>
                <w:sz w:val="21"/>
                <w:szCs w:val="21"/>
              </w:rPr>
              <w:t>浏览器、</w:t>
            </w:r>
            <w:r w:rsidRPr="00183B7F">
              <w:rPr>
                <w:rFonts w:hAnsi="Times New Roman" w:hint="eastAsia"/>
                <w:bCs w:val="0"/>
                <w:sz w:val="21"/>
                <w:szCs w:val="21"/>
              </w:rPr>
              <w:t>ChromeOS</w:t>
            </w:r>
            <w:r w:rsidRPr="00183B7F">
              <w:rPr>
                <w:rFonts w:hAnsi="Times New Roman" w:hint="eastAsia"/>
                <w:bCs w:val="0"/>
                <w:sz w:val="21"/>
                <w:szCs w:val="21"/>
              </w:rPr>
              <w:t>、</w:t>
            </w:r>
            <w:r w:rsidRPr="00183B7F">
              <w:rPr>
                <w:rFonts w:hAnsi="Times New Roman" w:hint="eastAsia"/>
                <w:bCs w:val="0"/>
                <w:sz w:val="21"/>
                <w:szCs w:val="21"/>
              </w:rPr>
              <w:t>WebOS</w:t>
            </w:r>
            <w:r w:rsidRPr="00183B7F">
              <w:rPr>
                <w:rFonts w:hAnsi="Times New Roman" w:hint="eastAsia"/>
                <w:bCs w:val="0"/>
                <w:sz w:val="21"/>
                <w:szCs w:val="21"/>
              </w:rPr>
              <w:t>等</w:t>
            </w:r>
          </w:p>
        </w:tc>
      </w:tr>
    </w:tbl>
    <w:p w14:paraId="4034CCC3" w14:textId="77777777" w:rsidR="00640AEE" w:rsidRPr="00D479C5"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p>
    <w:p w14:paraId="44A03067" w14:textId="77777777" w:rsidR="00640AEE" w:rsidRDefault="00640AEE" w:rsidP="00640AEE">
      <w:r>
        <w:rPr>
          <w:rFonts w:hint="eastAsia"/>
        </w:rPr>
        <w:t>前面我们把渲染引擎看做是一个黑盒子，黑盒子中包含什么以及有什么作用，我们还没有探究，接下来让我们一窥究竟。</w:t>
      </w:r>
    </w:p>
    <w:p w14:paraId="506DB7E8" w14:textId="77777777" w:rsidR="00640AEE" w:rsidRDefault="00640AEE" w:rsidP="00640AEE">
      <w:r>
        <w:rPr>
          <w:rFonts w:hint="eastAsia"/>
        </w:rPr>
        <w:t>根据渲染引擎所提供的渲染网页的功能，一般而言，它需要包含图</w:t>
      </w:r>
      <w:r>
        <w:rPr>
          <w:rFonts w:hint="eastAsia"/>
        </w:rPr>
        <w:t>2-3</w:t>
      </w:r>
      <w:r>
        <w:rPr>
          <w:rFonts w:hint="eastAsia"/>
        </w:rPr>
        <w:t>中所描述的众多功能模块。图中主要分为三层，最上层使用虚框线框住的是渲染引擎说提供的功能。</w:t>
      </w:r>
    </w:p>
    <w:p w14:paraId="1C352CFB" w14:textId="77777777" w:rsidR="00370C08" w:rsidRDefault="00370C08" w:rsidP="00640AEE"/>
    <w:p w14:paraId="3F0B49AA" w14:textId="77777777" w:rsidR="00370C08" w:rsidRPr="00370C08" w:rsidRDefault="00370C08" w:rsidP="00640AEE"/>
    <w:p w14:paraId="2F15C63E" w14:textId="77777777" w:rsidR="00640AEE" w:rsidRDefault="006A7DB2" w:rsidP="00640AEE">
      <w:r>
        <w:rPr>
          <w:noProof/>
        </w:rPr>
        <mc:AlternateContent>
          <mc:Choice Requires="wpg">
            <w:drawing>
              <wp:anchor distT="0" distB="0" distL="114300" distR="114300" simplePos="0" relativeHeight="251660288" behindDoc="0" locked="0" layoutInCell="1" allowOverlap="1" wp14:anchorId="5C8CD7D6" wp14:editId="22410A8E">
                <wp:simplePos x="0" y="0"/>
                <wp:positionH relativeFrom="column">
                  <wp:posOffset>114300</wp:posOffset>
                </wp:positionH>
                <wp:positionV relativeFrom="paragraph">
                  <wp:posOffset>208280</wp:posOffset>
                </wp:positionV>
                <wp:extent cx="5486400" cy="1687830"/>
                <wp:effectExtent l="13335" t="12065" r="5715" b="5080"/>
                <wp:wrapNone/>
                <wp:docPr id="403" name="组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687830"/>
                          <a:chOff x="1881" y="10662"/>
                          <a:chExt cx="8640" cy="2658"/>
                        </a:xfrm>
                      </wpg:grpSpPr>
                      <wps:wsp>
                        <wps:cNvPr id="404" name="Rectangle 81"/>
                        <wps:cNvSpPr>
                          <a:spLocks noChangeArrowheads="1"/>
                        </wps:cNvSpPr>
                        <wps:spPr bwMode="auto">
                          <a:xfrm>
                            <a:off x="1889" y="10662"/>
                            <a:ext cx="8632" cy="1149"/>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4DC6BD1F" w14:textId="77777777" w:rsidR="00D14876" w:rsidRPr="00527366" w:rsidRDefault="00D14876" w:rsidP="00640AEE">
                              <w:pPr>
                                <w:jc w:val="center"/>
                                <w:rPr>
                                  <w:rFonts w:ascii="宋体"/>
                                  <w:bCs w:val="0"/>
                                  <w:snapToGrid w:val="0"/>
                                  <w:color w:val="000000"/>
                                  <w:sz w:val="21"/>
                                  <w:szCs w:val="21"/>
                                </w:rPr>
                              </w:pPr>
                              <w:r w:rsidRPr="00527366">
                                <w:rPr>
                                  <w:rFonts w:ascii="宋体" w:hint="eastAsia"/>
                                  <w:bCs w:val="0"/>
                                  <w:snapToGrid w:val="0"/>
                                  <w:color w:val="000000"/>
                                  <w:sz w:val="21"/>
                                  <w:szCs w:val="21"/>
                                </w:rPr>
                                <w:t>渲染引擎</w:t>
                              </w:r>
                            </w:p>
                          </w:txbxContent>
                        </wps:txbx>
                        <wps:bodyPr rot="0" vert="horz" wrap="square" lIns="91440" tIns="45720" rIns="91440" bIns="45720" anchor="t" anchorCtr="0" upright="1">
                          <a:noAutofit/>
                        </wps:bodyPr>
                      </wps:wsp>
                      <wps:wsp>
                        <wps:cNvPr id="405" name="Rectangle 82"/>
                        <wps:cNvSpPr>
                          <a:spLocks noChangeArrowheads="1"/>
                        </wps:cNvSpPr>
                        <wps:spPr bwMode="auto">
                          <a:xfrm>
                            <a:off x="2061" y="11160"/>
                            <a:ext cx="1856" cy="540"/>
                          </a:xfrm>
                          <a:prstGeom prst="rect">
                            <a:avLst/>
                          </a:prstGeom>
                          <a:solidFill>
                            <a:srgbClr val="FFFFFF"/>
                          </a:solidFill>
                          <a:ln w="9525">
                            <a:solidFill>
                              <a:srgbClr val="000000"/>
                            </a:solidFill>
                            <a:miter lim="800000"/>
                            <a:headEnd/>
                            <a:tailEnd/>
                          </a:ln>
                        </wps:spPr>
                        <wps:txbx>
                          <w:txbxContent>
                            <w:p w14:paraId="59EFBB8D" w14:textId="77777777" w:rsidR="00D14876" w:rsidRPr="00527366" w:rsidRDefault="00D14876" w:rsidP="00640AEE">
                              <w:pPr>
                                <w:ind w:firstLine="0"/>
                                <w:jc w:val="center"/>
                                <w:rPr>
                                  <w:rFonts w:hAnsi="Times New Roman"/>
                                  <w:sz w:val="21"/>
                                  <w:szCs w:val="21"/>
                                </w:rPr>
                              </w:pPr>
                              <w:r w:rsidRPr="00527366">
                                <w:rPr>
                                  <w:rFonts w:hAnsi="Times New Roman"/>
                                  <w:sz w:val="21"/>
                                  <w:szCs w:val="21"/>
                                </w:rPr>
                                <w:t>HTML</w:t>
                              </w:r>
                              <w:r w:rsidRPr="00527366">
                                <w:rPr>
                                  <w:sz w:val="21"/>
                                  <w:szCs w:val="21"/>
                                </w:rPr>
                                <w:t>解释器</w:t>
                              </w:r>
                            </w:p>
                          </w:txbxContent>
                        </wps:txbx>
                        <wps:bodyPr rot="0" vert="horz" wrap="square" lIns="91440" tIns="45720" rIns="91440" bIns="45720" anchor="t" anchorCtr="0" upright="1">
                          <a:noAutofit/>
                        </wps:bodyPr>
                      </wps:wsp>
                      <wps:wsp>
                        <wps:cNvPr id="406" name="Rectangle 83"/>
                        <wps:cNvSpPr>
                          <a:spLocks noChangeArrowheads="1"/>
                        </wps:cNvSpPr>
                        <wps:spPr bwMode="auto">
                          <a:xfrm>
                            <a:off x="4165" y="11160"/>
                            <a:ext cx="1856" cy="540"/>
                          </a:xfrm>
                          <a:prstGeom prst="rect">
                            <a:avLst/>
                          </a:prstGeom>
                          <a:solidFill>
                            <a:srgbClr val="FFFFFF"/>
                          </a:solidFill>
                          <a:ln w="9525">
                            <a:solidFill>
                              <a:srgbClr val="000000"/>
                            </a:solidFill>
                            <a:miter lim="800000"/>
                            <a:headEnd/>
                            <a:tailEnd/>
                          </a:ln>
                        </wps:spPr>
                        <wps:txbx>
                          <w:txbxContent>
                            <w:p w14:paraId="23847BDF" w14:textId="77777777" w:rsidR="00D14876" w:rsidRPr="00527366" w:rsidRDefault="00D14876" w:rsidP="00640AEE">
                              <w:pPr>
                                <w:ind w:firstLine="0"/>
                                <w:jc w:val="center"/>
                                <w:rPr>
                                  <w:rFonts w:hAnsi="Times New Roman"/>
                                  <w:bCs w:val="0"/>
                                  <w:snapToGrid w:val="0"/>
                                  <w:color w:val="000000"/>
                                  <w:sz w:val="21"/>
                                  <w:szCs w:val="21"/>
                                </w:rPr>
                              </w:pPr>
                              <w:r w:rsidRPr="00527366">
                                <w:rPr>
                                  <w:rFonts w:hAnsi="Times New Roman"/>
                                  <w:bCs w:val="0"/>
                                  <w:snapToGrid w:val="0"/>
                                  <w:color w:val="000000"/>
                                  <w:sz w:val="21"/>
                                  <w:szCs w:val="21"/>
                                </w:rPr>
                                <w:t>CSS</w:t>
                              </w:r>
                              <w:r w:rsidRPr="00527366">
                                <w:rPr>
                                  <w:bCs w:val="0"/>
                                  <w:snapToGrid w:val="0"/>
                                  <w:color w:val="000000"/>
                                  <w:sz w:val="21"/>
                                  <w:szCs w:val="21"/>
                                </w:rPr>
                                <w:t>解释器</w:t>
                              </w:r>
                            </w:p>
                          </w:txbxContent>
                        </wps:txbx>
                        <wps:bodyPr rot="0" vert="horz" wrap="square" lIns="91440" tIns="45720" rIns="91440" bIns="45720" anchor="t" anchorCtr="0" upright="1">
                          <a:noAutofit/>
                        </wps:bodyPr>
                      </wps:wsp>
                      <wps:wsp>
                        <wps:cNvPr id="407" name="Rectangle 84"/>
                        <wps:cNvSpPr>
                          <a:spLocks noChangeArrowheads="1"/>
                        </wps:cNvSpPr>
                        <wps:spPr bwMode="auto">
                          <a:xfrm>
                            <a:off x="6325" y="11160"/>
                            <a:ext cx="1856" cy="540"/>
                          </a:xfrm>
                          <a:prstGeom prst="rect">
                            <a:avLst/>
                          </a:prstGeom>
                          <a:solidFill>
                            <a:srgbClr val="FFFFFF"/>
                          </a:solidFill>
                          <a:ln w="9525">
                            <a:solidFill>
                              <a:srgbClr val="000000"/>
                            </a:solidFill>
                            <a:miter lim="800000"/>
                            <a:headEnd/>
                            <a:tailEnd/>
                          </a:ln>
                        </wps:spPr>
                        <wps:txbx>
                          <w:txbxContent>
                            <w:p w14:paraId="4C640C59" w14:textId="77777777" w:rsidR="00D14876" w:rsidRPr="00527366" w:rsidRDefault="00D14876" w:rsidP="00640AEE">
                              <w:pPr>
                                <w:ind w:firstLine="0"/>
                                <w:jc w:val="center"/>
                                <w:rPr>
                                  <w:rFonts w:hAnsi="Times New Roman"/>
                                  <w:bCs w:val="0"/>
                                  <w:snapToGrid w:val="0"/>
                                  <w:color w:val="000000"/>
                                  <w:sz w:val="21"/>
                                  <w:szCs w:val="21"/>
                                </w:rPr>
                              </w:pPr>
                              <w:r w:rsidRPr="00527366">
                                <w:rPr>
                                  <w:bCs w:val="0"/>
                                  <w:snapToGrid w:val="0"/>
                                  <w:color w:val="000000"/>
                                  <w:sz w:val="21"/>
                                  <w:szCs w:val="21"/>
                                </w:rPr>
                                <w:t>布局</w:t>
                              </w:r>
                            </w:p>
                            <w:p w14:paraId="353A7D43" w14:textId="77777777" w:rsidR="00D14876" w:rsidRDefault="00D14876" w:rsidP="00640AEE">
                              <w:pPr>
                                <w:ind w:firstLine="0"/>
                                <w:jc w:val="center"/>
                              </w:pPr>
                            </w:p>
                          </w:txbxContent>
                        </wps:txbx>
                        <wps:bodyPr rot="0" vert="horz" wrap="square" lIns="91440" tIns="45720" rIns="91440" bIns="45720" anchor="t" anchorCtr="0" upright="1">
                          <a:noAutofit/>
                        </wps:bodyPr>
                      </wps:wsp>
                      <wps:wsp>
                        <wps:cNvPr id="408" name="Rectangle 85"/>
                        <wps:cNvSpPr>
                          <a:spLocks noChangeArrowheads="1"/>
                        </wps:cNvSpPr>
                        <wps:spPr bwMode="auto">
                          <a:xfrm>
                            <a:off x="8485" y="11160"/>
                            <a:ext cx="1856" cy="540"/>
                          </a:xfrm>
                          <a:prstGeom prst="rect">
                            <a:avLst/>
                          </a:prstGeom>
                          <a:solidFill>
                            <a:srgbClr val="FFFFFF"/>
                          </a:solidFill>
                          <a:ln w="9525">
                            <a:solidFill>
                              <a:srgbClr val="000000"/>
                            </a:solidFill>
                            <a:miter lim="800000"/>
                            <a:headEnd/>
                            <a:tailEnd/>
                          </a:ln>
                        </wps:spPr>
                        <wps:txbx>
                          <w:txbxContent>
                            <w:p w14:paraId="1260C72F" w14:textId="77777777" w:rsidR="00D14876" w:rsidRPr="00527366" w:rsidRDefault="00D14876" w:rsidP="00640AEE">
                              <w:pPr>
                                <w:ind w:firstLine="0"/>
                                <w:rPr>
                                  <w:rFonts w:hAnsi="Times New Roman"/>
                                  <w:bCs w:val="0"/>
                                  <w:snapToGrid w:val="0"/>
                                  <w:color w:val="000000"/>
                                  <w:sz w:val="21"/>
                                  <w:szCs w:val="21"/>
                                </w:rPr>
                              </w:pPr>
                              <w:r w:rsidRPr="00527366">
                                <w:rPr>
                                  <w:rFonts w:hAnsi="Times New Roman"/>
                                  <w:bCs w:val="0"/>
                                  <w:snapToGrid w:val="0"/>
                                  <w:color w:val="000000"/>
                                  <w:sz w:val="21"/>
                                  <w:szCs w:val="21"/>
                                </w:rPr>
                                <w:t>JavaScript</w:t>
                              </w:r>
                              <w:r w:rsidRPr="00527366">
                                <w:rPr>
                                  <w:bCs w:val="0"/>
                                  <w:snapToGrid w:val="0"/>
                                  <w:color w:val="000000"/>
                                  <w:sz w:val="21"/>
                                  <w:szCs w:val="21"/>
                                </w:rPr>
                                <w:t>引擎</w:t>
                              </w:r>
                            </w:p>
                            <w:p w14:paraId="25C6001C" w14:textId="77777777" w:rsidR="00D14876" w:rsidRDefault="00D14876" w:rsidP="00640AEE"/>
                          </w:txbxContent>
                        </wps:txbx>
                        <wps:bodyPr rot="0" vert="horz" wrap="square" lIns="91440" tIns="45720" rIns="91440" bIns="45720" anchor="t" anchorCtr="0" upright="1">
                          <a:noAutofit/>
                        </wps:bodyPr>
                      </wps:wsp>
                      <wps:wsp>
                        <wps:cNvPr id="409" name="Rectangle 86"/>
                        <wps:cNvSpPr>
                          <a:spLocks noChangeArrowheads="1"/>
                        </wps:cNvSpPr>
                        <wps:spPr bwMode="auto">
                          <a:xfrm>
                            <a:off x="1881" y="12060"/>
                            <a:ext cx="1376" cy="540"/>
                          </a:xfrm>
                          <a:prstGeom prst="rect">
                            <a:avLst/>
                          </a:prstGeom>
                          <a:solidFill>
                            <a:srgbClr val="FFFFFF"/>
                          </a:solidFill>
                          <a:ln w="9525">
                            <a:solidFill>
                              <a:srgbClr val="000000"/>
                            </a:solidFill>
                            <a:miter lim="800000"/>
                            <a:headEnd/>
                            <a:tailEnd/>
                          </a:ln>
                        </wps:spPr>
                        <wps:txbx>
                          <w:txbxContent>
                            <w:p w14:paraId="4DEA075B" w14:textId="77777777" w:rsidR="00D14876" w:rsidRPr="00527366" w:rsidRDefault="00D14876" w:rsidP="00640AEE">
                              <w:pPr>
                                <w:ind w:firstLine="0"/>
                                <w:jc w:val="center"/>
                                <w:rPr>
                                  <w:rFonts w:hAnsi="Times New Roman"/>
                                  <w:sz w:val="21"/>
                                  <w:szCs w:val="21"/>
                                </w:rPr>
                              </w:pPr>
                              <w:r w:rsidRPr="00527366">
                                <w:rPr>
                                  <w:sz w:val="21"/>
                                  <w:szCs w:val="21"/>
                                </w:rPr>
                                <w:t>网络</w:t>
                              </w:r>
                            </w:p>
                            <w:p w14:paraId="262919CF" w14:textId="77777777" w:rsidR="00D14876" w:rsidRPr="00527366" w:rsidRDefault="00D14876" w:rsidP="00640AEE">
                              <w:pPr>
                                <w:rPr>
                                  <w:rFonts w:hAnsi="Times New Roman"/>
                                </w:rPr>
                              </w:pPr>
                            </w:p>
                          </w:txbxContent>
                        </wps:txbx>
                        <wps:bodyPr rot="0" vert="horz" wrap="square" lIns="91440" tIns="45720" rIns="91440" bIns="45720" anchor="t" anchorCtr="0" upright="1">
                          <a:noAutofit/>
                        </wps:bodyPr>
                      </wps:wsp>
                      <wps:wsp>
                        <wps:cNvPr id="410" name="Rectangle 87"/>
                        <wps:cNvSpPr>
                          <a:spLocks noChangeArrowheads="1"/>
                        </wps:cNvSpPr>
                        <wps:spPr bwMode="auto">
                          <a:xfrm>
                            <a:off x="3745" y="12060"/>
                            <a:ext cx="1376" cy="540"/>
                          </a:xfrm>
                          <a:prstGeom prst="rect">
                            <a:avLst/>
                          </a:prstGeom>
                          <a:solidFill>
                            <a:srgbClr val="FFFFFF"/>
                          </a:solidFill>
                          <a:ln w="9525">
                            <a:solidFill>
                              <a:srgbClr val="000000"/>
                            </a:solidFill>
                            <a:miter lim="800000"/>
                            <a:headEnd/>
                            <a:tailEnd/>
                          </a:ln>
                        </wps:spPr>
                        <wps:txbx>
                          <w:txbxContent>
                            <w:p w14:paraId="6D376A53" w14:textId="77777777" w:rsidR="00D14876" w:rsidRPr="00527366" w:rsidRDefault="00D14876" w:rsidP="00640AEE">
                              <w:pPr>
                                <w:ind w:firstLine="0"/>
                                <w:jc w:val="center"/>
                                <w:rPr>
                                  <w:rFonts w:hAnsi="Times New Roman"/>
                                  <w:sz w:val="21"/>
                                  <w:szCs w:val="21"/>
                                </w:rPr>
                              </w:pPr>
                              <w:r w:rsidRPr="00527366">
                                <w:rPr>
                                  <w:sz w:val="21"/>
                                  <w:szCs w:val="21"/>
                                </w:rPr>
                                <w:t>存储</w:t>
                              </w:r>
                            </w:p>
                            <w:p w14:paraId="01F6F38F" w14:textId="77777777" w:rsidR="00D14876" w:rsidRDefault="00D14876" w:rsidP="00640AEE"/>
                          </w:txbxContent>
                        </wps:txbx>
                        <wps:bodyPr rot="0" vert="horz" wrap="square" lIns="91440" tIns="45720" rIns="91440" bIns="45720" anchor="t" anchorCtr="0" upright="1">
                          <a:noAutofit/>
                        </wps:bodyPr>
                      </wps:wsp>
                      <wps:wsp>
                        <wps:cNvPr id="411" name="Rectangle 88"/>
                        <wps:cNvSpPr>
                          <a:spLocks noChangeArrowheads="1"/>
                        </wps:cNvSpPr>
                        <wps:spPr bwMode="auto">
                          <a:xfrm>
                            <a:off x="5545" y="12060"/>
                            <a:ext cx="1461" cy="540"/>
                          </a:xfrm>
                          <a:prstGeom prst="rect">
                            <a:avLst/>
                          </a:prstGeom>
                          <a:solidFill>
                            <a:srgbClr val="FFFFFF"/>
                          </a:solidFill>
                          <a:ln w="9525">
                            <a:solidFill>
                              <a:srgbClr val="000000"/>
                            </a:solidFill>
                            <a:miter lim="800000"/>
                            <a:headEnd/>
                            <a:tailEnd/>
                          </a:ln>
                        </wps:spPr>
                        <wps:txbx>
                          <w:txbxContent>
                            <w:p w14:paraId="2EF48373" w14:textId="77777777" w:rsidR="00D14876" w:rsidRPr="00527366" w:rsidRDefault="00D14876" w:rsidP="00640AEE">
                              <w:pPr>
                                <w:ind w:firstLine="0"/>
                                <w:jc w:val="center"/>
                                <w:rPr>
                                  <w:rFonts w:hAnsi="Times New Roman"/>
                                  <w:sz w:val="21"/>
                                  <w:szCs w:val="21"/>
                                </w:rPr>
                              </w:pPr>
                              <w:r w:rsidRPr="00527366">
                                <w:rPr>
                                  <w:rFonts w:hAnsi="Times New Roman"/>
                                  <w:sz w:val="21"/>
                                  <w:szCs w:val="21"/>
                                </w:rPr>
                                <w:t>2D/3D</w:t>
                              </w:r>
                              <w:r w:rsidRPr="00527366">
                                <w:rPr>
                                  <w:sz w:val="21"/>
                                  <w:szCs w:val="21"/>
                                </w:rPr>
                                <w:t>图形</w:t>
                              </w:r>
                            </w:p>
                            <w:p w14:paraId="75639396" w14:textId="77777777" w:rsidR="00D14876" w:rsidRDefault="00D14876" w:rsidP="00640AEE"/>
                          </w:txbxContent>
                        </wps:txbx>
                        <wps:bodyPr rot="0" vert="horz" wrap="square" lIns="91440" tIns="45720" rIns="91440" bIns="45720" anchor="t" anchorCtr="0" upright="1">
                          <a:noAutofit/>
                        </wps:bodyPr>
                      </wps:wsp>
                      <wps:wsp>
                        <wps:cNvPr id="412" name="Rectangle 89"/>
                        <wps:cNvSpPr>
                          <a:spLocks noChangeArrowheads="1"/>
                        </wps:cNvSpPr>
                        <wps:spPr bwMode="auto">
                          <a:xfrm>
                            <a:off x="7345" y="12060"/>
                            <a:ext cx="1376" cy="540"/>
                          </a:xfrm>
                          <a:prstGeom prst="rect">
                            <a:avLst/>
                          </a:prstGeom>
                          <a:solidFill>
                            <a:srgbClr val="FFFFFF"/>
                          </a:solidFill>
                          <a:ln w="9525">
                            <a:solidFill>
                              <a:srgbClr val="000000"/>
                            </a:solidFill>
                            <a:miter lim="800000"/>
                            <a:headEnd/>
                            <a:tailEnd/>
                          </a:ln>
                        </wps:spPr>
                        <wps:txbx>
                          <w:txbxContent>
                            <w:p w14:paraId="178B9373" w14:textId="77777777" w:rsidR="00D14876" w:rsidRPr="00527366" w:rsidRDefault="00D14876" w:rsidP="00640AEE">
                              <w:pPr>
                                <w:ind w:firstLine="0"/>
                                <w:jc w:val="center"/>
                                <w:rPr>
                                  <w:rFonts w:hAnsi="Times New Roman"/>
                                  <w:sz w:val="21"/>
                                  <w:szCs w:val="21"/>
                                </w:rPr>
                              </w:pPr>
                              <w:r w:rsidRPr="00527366">
                                <w:rPr>
                                  <w:sz w:val="21"/>
                                  <w:szCs w:val="21"/>
                                </w:rPr>
                                <w:t>音视频</w:t>
                              </w:r>
                            </w:p>
                            <w:p w14:paraId="60A466F6" w14:textId="77777777" w:rsidR="00D14876" w:rsidRDefault="00D14876" w:rsidP="00640AEE"/>
                          </w:txbxContent>
                        </wps:txbx>
                        <wps:bodyPr rot="0" vert="horz" wrap="square" lIns="91440" tIns="45720" rIns="91440" bIns="45720" anchor="t" anchorCtr="0" upright="1">
                          <a:noAutofit/>
                        </wps:bodyPr>
                      </wps:wsp>
                      <wps:wsp>
                        <wps:cNvPr id="413" name="Rectangle 90"/>
                        <wps:cNvSpPr>
                          <a:spLocks noChangeArrowheads="1"/>
                        </wps:cNvSpPr>
                        <wps:spPr bwMode="auto">
                          <a:xfrm>
                            <a:off x="9145" y="12060"/>
                            <a:ext cx="1376" cy="540"/>
                          </a:xfrm>
                          <a:prstGeom prst="rect">
                            <a:avLst/>
                          </a:prstGeom>
                          <a:solidFill>
                            <a:srgbClr val="FFFFFF"/>
                          </a:solidFill>
                          <a:ln w="9525">
                            <a:solidFill>
                              <a:srgbClr val="000000"/>
                            </a:solidFill>
                            <a:miter lim="800000"/>
                            <a:headEnd/>
                            <a:tailEnd/>
                          </a:ln>
                        </wps:spPr>
                        <wps:txbx>
                          <w:txbxContent>
                            <w:p w14:paraId="395F8087" w14:textId="77777777" w:rsidR="00D14876" w:rsidRPr="00527366" w:rsidRDefault="00D14876" w:rsidP="00640AEE">
                              <w:pPr>
                                <w:ind w:firstLine="0"/>
                                <w:jc w:val="center"/>
                                <w:rPr>
                                  <w:rFonts w:hAnsi="Times New Roman"/>
                                  <w:sz w:val="21"/>
                                  <w:szCs w:val="21"/>
                                </w:rPr>
                              </w:pPr>
                              <w:r w:rsidRPr="00527366">
                                <w:rPr>
                                  <w:sz w:val="21"/>
                                  <w:szCs w:val="21"/>
                                </w:rPr>
                                <w:t>图片解码器</w:t>
                              </w:r>
                            </w:p>
                            <w:p w14:paraId="1FD29017" w14:textId="77777777" w:rsidR="00D14876" w:rsidRDefault="00D14876" w:rsidP="00640AEE"/>
                          </w:txbxContent>
                        </wps:txbx>
                        <wps:bodyPr rot="0" vert="horz" wrap="square" lIns="91440" tIns="45720" rIns="91440" bIns="45720" anchor="t" anchorCtr="0" upright="1">
                          <a:noAutofit/>
                        </wps:bodyPr>
                      </wps:wsp>
                      <wps:wsp>
                        <wps:cNvPr id="414" name="Rectangle 91"/>
                        <wps:cNvSpPr>
                          <a:spLocks noChangeArrowheads="1"/>
                        </wps:cNvSpPr>
                        <wps:spPr bwMode="auto">
                          <a:xfrm>
                            <a:off x="1889" y="12780"/>
                            <a:ext cx="8632" cy="540"/>
                          </a:xfrm>
                          <a:prstGeom prst="rect">
                            <a:avLst/>
                          </a:prstGeom>
                          <a:solidFill>
                            <a:srgbClr val="FFFFFF"/>
                          </a:solidFill>
                          <a:ln w="9525">
                            <a:solidFill>
                              <a:srgbClr val="000000"/>
                            </a:solidFill>
                            <a:miter lim="800000"/>
                            <a:headEnd/>
                            <a:tailEnd/>
                          </a:ln>
                        </wps:spPr>
                        <wps:txbx>
                          <w:txbxContent>
                            <w:p w14:paraId="3719D351" w14:textId="77777777" w:rsidR="00D14876" w:rsidRPr="00527366" w:rsidRDefault="00D14876" w:rsidP="00640AEE">
                              <w:pPr>
                                <w:ind w:firstLine="0"/>
                                <w:jc w:val="center"/>
                                <w:rPr>
                                  <w:rFonts w:ascii="宋体"/>
                                  <w:sz w:val="21"/>
                                  <w:szCs w:val="21"/>
                                </w:rPr>
                              </w:pPr>
                              <w:r w:rsidRPr="00527366">
                                <w:rPr>
                                  <w:rFonts w:ascii="宋体" w:hint="eastAsia"/>
                                  <w:sz w:val="21"/>
                                  <w:szCs w:val="21"/>
                                </w:rPr>
                                <w:t>操作系统支持</w:t>
                              </w:r>
                            </w:p>
                            <w:p w14:paraId="74CCA71C" w14:textId="77777777" w:rsidR="00D14876" w:rsidRDefault="00D14876" w:rsidP="00640AEE"/>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 131" o:spid="_x0000_s1032" style="position:absolute;left:0;text-align:left;margin-left:9pt;margin-top:16.4pt;width:6in;height:132.9pt;z-index:251660288" coordorigin="1881,10662" coordsize="8640,265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">
                <v:rect id="Rectangle 81" o:spid="_x0000_s1033" style="position:absolute;left:1889;top:10662;width:8632;height:11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CPv1wgAA&#10;ANwAAAAPAAAAZHJzL2Rvd25yZXYueG1sRI/NagIxFIX3Qt8h3EI3UhNlGGRqlFIquBKqQreX5HZm&#10;aHIzJFHHt2+EgsvD+fk4q83onbhQTH1gDfOZAkFsgu251XA6bl+XIFJGtugCk4YbJdisnyYrbGy4&#10;8hddDrkVZYRTgxq6nIdGymQ68phmYSAu3k+IHnORsZU24rWMeycXStXSY8+F0OFAHx2Z38PZF4j5&#10;PCu3c/st377rXFcmTnmp9cvz+P4GItOYH+H/9s5qqFQF9zPlCMj1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MI+/XCAAAA3AAAAA8AAAAAAAAAAAAAAAAAlwIAAGRycy9kb3du&#10;cmV2LnhtbFBLBQYAAAAABAAEAPUAAACGAwAAAAA=&#10;" filled="f">
                  <v:stroke dashstyle="dash"/>
                  <v:textbox>
                    <w:txbxContent>
                      <w:p w14:paraId="4DC6BD1F" w14:textId="77777777" w:rsidR="00D14876" w:rsidRPr="00527366" w:rsidRDefault="00D14876" w:rsidP="00640AEE">
                        <w:pPr>
                          <w:jc w:val="center"/>
                          <w:rPr>
                            <w:rFonts w:ascii="宋体"/>
                            <w:bCs w:val="0"/>
                            <w:snapToGrid w:val="0"/>
                            <w:color w:val="000000"/>
                            <w:sz w:val="21"/>
                            <w:szCs w:val="21"/>
                          </w:rPr>
                        </w:pPr>
                        <w:r w:rsidRPr="00527366">
                          <w:rPr>
                            <w:rFonts w:ascii="宋体" w:hint="eastAsia"/>
                            <w:bCs w:val="0"/>
                            <w:snapToGrid w:val="0"/>
                            <w:color w:val="000000"/>
                            <w:sz w:val="21"/>
                            <w:szCs w:val="21"/>
                          </w:rPr>
                          <w:t>渲染引擎</w:t>
                        </w:r>
                      </w:p>
                    </w:txbxContent>
                  </v:textbox>
                </v:rect>
                <v:rect id="Rectangle 82" o:spid="_x0000_s1034" style="position:absolute;left:2061;top:11160;width:1856;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tn+OxQAA&#10;ANwAAAAPAAAAZHJzL2Rvd25yZXYueG1sRI/NbsIwEITvSLyDtUi9gQ39URtiEKKiao8QLr0t8ZIE&#10;4nUUm5D26TFSpR5HM/ONJl32thYdtb5yrGE6USCIc2cqLjTss834FYQPyAZrx6ThhzwsF8NBiolx&#10;V95StwuFiBD2CWooQ2gSKX1ekkU/cQ1x9I6utRiibAtpWrxGuK3lTKkXabHiuFBiQ+uS8vPuYjUc&#10;qtkef7fZh7Jvm8fw1Weny/e71g+jfjUHEagP/+G/9qfR8KSe4X4mHgG5u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u2f47FAAAA3AAAAA8AAAAAAAAAAAAAAAAAlwIAAGRycy9k&#10;b3ducmV2LnhtbFBLBQYAAAAABAAEAPUAAACJAwAAAAA=&#10;">
                  <v:textbox>
                    <w:txbxContent>
                      <w:p w14:paraId="59EFBB8D" w14:textId="77777777" w:rsidR="00D14876" w:rsidRPr="00527366" w:rsidRDefault="00D14876" w:rsidP="00640AEE">
                        <w:pPr>
                          <w:ind w:firstLine="0"/>
                          <w:jc w:val="center"/>
                          <w:rPr>
                            <w:rFonts w:hAnsi="Times New Roman"/>
                            <w:sz w:val="21"/>
                            <w:szCs w:val="21"/>
                          </w:rPr>
                        </w:pPr>
                        <w:r w:rsidRPr="00527366">
                          <w:rPr>
                            <w:rFonts w:hAnsi="Times New Roman"/>
                            <w:sz w:val="21"/>
                            <w:szCs w:val="21"/>
                          </w:rPr>
                          <w:t>HTML</w:t>
                        </w:r>
                        <w:r w:rsidRPr="00527366">
                          <w:rPr>
                            <w:sz w:val="21"/>
                            <w:szCs w:val="21"/>
                          </w:rPr>
                          <w:t>解释器</w:t>
                        </w:r>
                      </w:p>
                    </w:txbxContent>
                  </v:textbox>
                </v:rect>
                <v:rect id="Rectangle 83" o:spid="_x0000_s1035" style="position:absolute;left:4165;top:11160;width:1856;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OH5xQAA&#10;ANwAAAAPAAAAZHJzL2Rvd25yZXYueG1sRI9Ba8JAFITvBf/D8gRvdbe2SI1uQmlR7FHjxdsz+0xi&#10;s29DdtXYX98VhB6HmfmGWWS9bcSFOl871vAyViCIC2dqLjXs8uXzOwgfkA02jknDjTxk6eBpgYlx&#10;V97QZRtKESHsE9RQhdAmUvqiIot+7Fri6B1dZzFE2ZXSdHiNcNvIiVJTabHmuFBhS58VFT/bs9Vw&#10;qCc7/N3kK2Vny9fw3een8/5L69Gw/5iDCNSH//CjvTYa3tQU7mfiEZD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tk4fnFAAAA3AAAAA8AAAAAAAAAAAAAAAAAlwIAAGRycy9k&#10;b3ducmV2LnhtbFBLBQYAAAAABAAEAPUAAACJAwAAAAA=&#10;">
                  <v:textbox>
                    <w:txbxContent>
                      <w:p w14:paraId="23847BDF" w14:textId="77777777" w:rsidR="00D14876" w:rsidRPr="00527366" w:rsidRDefault="00D14876" w:rsidP="00640AEE">
                        <w:pPr>
                          <w:ind w:firstLine="0"/>
                          <w:jc w:val="center"/>
                          <w:rPr>
                            <w:rFonts w:hAnsi="Times New Roman"/>
                            <w:bCs w:val="0"/>
                            <w:snapToGrid w:val="0"/>
                            <w:color w:val="000000"/>
                            <w:sz w:val="21"/>
                            <w:szCs w:val="21"/>
                          </w:rPr>
                        </w:pPr>
                        <w:r w:rsidRPr="00527366">
                          <w:rPr>
                            <w:rFonts w:hAnsi="Times New Roman"/>
                            <w:bCs w:val="0"/>
                            <w:snapToGrid w:val="0"/>
                            <w:color w:val="000000"/>
                            <w:sz w:val="21"/>
                            <w:szCs w:val="21"/>
                          </w:rPr>
                          <w:t>CSS</w:t>
                        </w:r>
                        <w:r w:rsidRPr="00527366">
                          <w:rPr>
                            <w:bCs w:val="0"/>
                            <w:snapToGrid w:val="0"/>
                            <w:color w:val="000000"/>
                            <w:sz w:val="21"/>
                            <w:szCs w:val="21"/>
                          </w:rPr>
                          <w:t>解释器</w:t>
                        </w:r>
                      </w:p>
                    </w:txbxContent>
                  </v:textbox>
                </v:rect>
                <v:rect id="Rectangle 84" o:spid="_x0000_s1036" style="position:absolute;left:6325;top:11160;width:1856;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KERixQAA&#10;ANwAAAAPAAAAZHJzL2Rvd25yZXYueG1sRI/NbsIwEITvSLyDtUi9gQ2t+hNiEKKiao8QLr0t8ZIE&#10;4nUUm5D26TFSpR5HM/ONJl32thYdtb5yrGE6USCIc2cqLjTss834FYQPyAZrx6ThhzwsF8NBiolx&#10;V95StwuFiBD2CWooQ2gSKX1ekkU/cQ1x9I6utRiibAtpWrxGuK3lTKlnabHiuFBiQ+uS8vPuYjUc&#10;qtkef7fZh7Jvm8fw1Weny/e71g+jfjUHEagP/+G/9qfR8KRe4H4mHgG5u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oRGLFAAAA3AAAAA8AAAAAAAAAAAAAAAAAlwIAAGRycy9k&#10;b3ducmV2LnhtbFBLBQYAAAAABAAEAPUAAACJAwAAAAA=&#10;">
                  <v:textbox>
                    <w:txbxContent>
                      <w:p w14:paraId="4C640C59" w14:textId="77777777" w:rsidR="00D14876" w:rsidRPr="00527366" w:rsidRDefault="00D14876" w:rsidP="00640AEE">
                        <w:pPr>
                          <w:ind w:firstLine="0"/>
                          <w:jc w:val="center"/>
                          <w:rPr>
                            <w:rFonts w:hAnsi="Times New Roman"/>
                            <w:bCs w:val="0"/>
                            <w:snapToGrid w:val="0"/>
                            <w:color w:val="000000"/>
                            <w:sz w:val="21"/>
                            <w:szCs w:val="21"/>
                          </w:rPr>
                        </w:pPr>
                        <w:r w:rsidRPr="00527366">
                          <w:rPr>
                            <w:bCs w:val="0"/>
                            <w:snapToGrid w:val="0"/>
                            <w:color w:val="000000"/>
                            <w:sz w:val="21"/>
                            <w:szCs w:val="21"/>
                          </w:rPr>
                          <w:t>布局</w:t>
                        </w:r>
                      </w:p>
                      <w:p w14:paraId="353A7D43" w14:textId="77777777" w:rsidR="00D14876" w:rsidRDefault="00D14876" w:rsidP="00640AEE">
                        <w:pPr>
                          <w:ind w:firstLine="0"/>
                          <w:jc w:val="center"/>
                        </w:pPr>
                      </w:p>
                    </w:txbxContent>
                  </v:textbox>
                </v:rect>
                <v:rect id="Rectangle 85" o:spid="_x0000_s1037" style="position:absolute;left:8485;top:11160;width:1856;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9AQwQAA&#10;ANwAAAAPAAAAZHJzL2Rvd25yZXYueG1sRE+7bsIwFN0r8Q/WRWIrNg9VkGIQAoFghLCw3ca3SUp8&#10;HcUGAl+Ph0qMR+c9W7S2EjdqfOlYw6CvQBBnzpScazilm88JCB+QDVaOScODPCzmnY8ZJsbd+UC3&#10;Y8hFDGGfoIYihDqR0mcFWfR9VxNH7tc1FkOETS5Ng/cYbis5VOpLWiw5NhRY06qg7HK8Wg0/5fCE&#10;z0O6VXa6GYV9m/5dz2ute912+Q0iUBve4n/3zmgYq7g2nolHQM5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bfQEMEAAADcAAAADwAAAAAAAAAAAAAAAACXAgAAZHJzL2Rvd25y&#10;ZXYueG1sUEsFBgAAAAAEAAQA9QAAAIUDAAAAAA==&#10;">
                  <v:textbox>
                    <w:txbxContent>
                      <w:p w14:paraId="1260C72F" w14:textId="77777777" w:rsidR="00D14876" w:rsidRPr="00527366" w:rsidRDefault="00D14876" w:rsidP="00640AEE">
                        <w:pPr>
                          <w:ind w:firstLine="0"/>
                          <w:rPr>
                            <w:rFonts w:hAnsi="Times New Roman"/>
                            <w:bCs w:val="0"/>
                            <w:snapToGrid w:val="0"/>
                            <w:color w:val="000000"/>
                            <w:sz w:val="21"/>
                            <w:szCs w:val="21"/>
                          </w:rPr>
                        </w:pPr>
                        <w:r w:rsidRPr="00527366">
                          <w:rPr>
                            <w:rFonts w:hAnsi="Times New Roman"/>
                            <w:bCs w:val="0"/>
                            <w:snapToGrid w:val="0"/>
                            <w:color w:val="000000"/>
                            <w:sz w:val="21"/>
                            <w:szCs w:val="21"/>
                          </w:rPr>
                          <w:t>JavaScript</w:t>
                        </w:r>
                        <w:r w:rsidRPr="00527366">
                          <w:rPr>
                            <w:bCs w:val="0"/>
                            <w:snapToGrid w:val="0"/>
                            <w:color w:val="000000"/>
                            <w:sz w:val="21"/>
                            <w:szCs w:val="21"/>
                          </w:rPr>
                          <w:t>引擎</w:t>
                        </w:r>
                      </w:p>
                      <w:p w14:paraId="25C6001C" w14:textId="77777777" w:rsidR="00D14876" w:rsidRDefault="00D14876" w:rsidP="00640AEE"/>
                    </w:txbxContent>
                  </v:textbox>
                </v:rect>
                <v:rect id="Rectangle 86" o:spid="_x0000_s1038" style="position:absolute;left:1881;top:12060;width:1376;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3WLxAAA&#10;ANwAAAAPAAAAZHJzL2Rvd25yZXYueG1sRI9BawIxFITvQv9DeAVvmlRFdDVKaVH0qOult9fNc3fb&#10;zcuyibr6640geBxm5htmvmxtJc7U+NKxho++AkGcOVNyruGQrnoTED4gG6wck4YreVgu3jpzTIy7&#10;8I7O+5CLCGGfoIYihDqR0mcFWfR9VxNH7+gaiyHKJpemwUuE20oOlBpLiyXHhQJr+ioo+9+frIbf&#10;cnDA2y5dKztdDcO2Tf9OP99ad9/bzxmIQG14hZ/tjdEwUlN4nIlHQC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vt1i8QAAADcAAAADwAAAAAAAAAAAAAAAACXAgAAZHJzL2Rv&#10;d25yZXYueG1sUEsFBgAAAAAEAAQA9QAAAIgDAAAAAA==&#10;">
                  <v:textbox>
                    <w:txbxContent>
                      <w:p w14:paraId="4DEA075B" w14:textId="77777777" w:rsidR="00D14876" w:rsidRPr="00527366" w:rsidRDefault="00D14876" w:rsidP="00640AEE">
                        <w:pPr>
                          <w:ind w:firstLine="0"/>
                          <w:jc w:val="center"/>
                          <w:rPr>
                            <w:rFonts w:hAnsi="Times New Roman"/>
                            <w:sz w:val="21"/>
                            <w:szCs w:val="21"/>
                          </w:rPr>
                        </w:pPr>
                        <w:r w:rsidRPr="00527366">
                          <w:rPr>
                            <w:sz w:val="21"/>
                            <w:szCs w:val="21"/>
                          </w:rPr>
                          <w:t>网络</w:t>
                        </w:r>
                      </w:p>
                      <w:p w14:paraId="262919CF" w14:textId="77777777" w:rsidR="00D14876" w:rsidRPr="00527366" w:rsidRDefault="00D14876" w:rsidP="00640AEE">
                        <w:pPr>
                          <w:rPr>
                            <w:rFonts w:hAnsi="Times New Roman"/>
                          </w:rPr>
                        </w:pPr>
                      </w:p>
                    </w:txbxContent>
                  </v:textbox>
                </v:rect>
                <v:rect id="Rectangle 87" o:spid="_x0000_s1039" style="position:absolute;left:3745;top:12060;width:1376;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GErLwgAA&#10;ANwAAAAPAAAAZHJzL2Rvd25yZXYueG1sRE9Nb4JAEL2b+B82Y9KbLtLGtMhijA1Ne1S89DZlR6Bl&#10;Zwm7IO2v7x5MPL6873Q3mVaM1LvGsoL1KgJBXFrdcKXgXOTLZxDOI2tsLZOCX3Kwy+azFBNtr3yk&#10;8eQrEULYJaig9r5LpHRlTQbdynbEgbvY3qAPsK+k7vEawk0r4yjaSIMNh4YaOzrUVP6cBqPgq4nP&#10;+Hcs3iLzkj/6j6n4Hj5flXpYTPstCE+Tv4tv7net4Gkd5ocz4QjI7B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4YSsvCAAAA3AAAAA8AAAAAAAAAAAAAAAAAlwIAAGRycy9kb3du&#10;cmV2LnhtbFBLBQYAAAAABAAEAPUAAACGAwAAAAA=&#10;">
                  <v:textbox>
                    <w:txbxContent>
                      <w:p w14:paraId="6D376A53" w14:textId="77777777" w:rsidR="00D14876" w:rsidRPr="00527366" w:rsidRDefault="00D14876" w:rsidP="00640AEE">
                        <w:pPr>
                          <w:ind w:firstLine="0"/>
                          <w:jc w:val="center"/>
                          <w:rPr>
                            <w:rFonts w:hAnsi="Times New Roman"/>
                            <w:sz w:val="21"/>
                            <w:szCs w:val="21"/>
                          </w:rPr>
                        </w:pPr>
                        <w:r w:rsidRPr="00527366">
                          <w:rPr>
                            <w:sz w:val="21"/>
                            <w:szCs w:val="21"/>
                          </w:rPr>
                          <w:t>存储</w:t>
                        </w:r>
                      </w:p>
                      <w:p w14:paraId="01F6F38F" w14:textId="77777777" w:rsidR="00D14876" w:rsidRDefault="00D14876" w:rsidP="00640AEE"/>
                    </w:txbxContent>
                  </v:textbox>
                </v:rect>
                <v:rect id="Rectangle 88" o:spid="_x0000_s1040" style="position:absolute;left:5545;top:12060;width:146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VO9QxQAA&#10;ANwAAAAPAAAAZHJzL2Rvd25yZXYueG1sRI9Ba8JAFITvBf/D8gRvzSaxSE1dg7RY2qMmF2+v2dck&#10;Nfs2ZFdN/fVuQehxmJlvmFU+mk6caXCtZQVJFIMgrqxuuVZQFtvHZxDOI2vsLJOCX3KQrycPK8y0&#10;vfCOzntfiwBhl6GCxvs+k9JVDRl0ke2Jg/dtB4M+yKGWesBLgJtOpnG8kAZbDgsN9vTaUHXcn4yC&#10;rzYt8bor3mOz3M7951j8nA5vSs2m4+YFhKfR/4fv7Q+t4ClJ4O9MOAJyf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FU71DFAAAA3AAAAA8AAAAAAAAAAAAAAAAAlwIAAGRycy9k&#10;b3ducmV2LnhtbFBLBQYAAAAABAAEAPUAAACJAwAAAAA=&#10;">
                  <v:textbox>
                    <w:txbxContent>
                      <w:p w14:paraId="2EF48373" w14:textId="77777777" w:rsidR="00D14876" w:rsidRPr="00527366" w:rsidRDefault="00D14876" w:rsidP="00640AEE">
                        <w:pPr>
                          <w:ind w:firstLine="0"/>
                          <w:jc w:val="center"/>
                          <w:rPr>
                            <w:rFonts w:hAnsi="Times New Roman"/>
                            <w:sz w:val="21"/>
                            <w:szCs w:val="21"/>
                          </w:rPr>
                        </w:pPr>
                        <w:r w:rsidRPr="00527366">
                          <w:rPr>
                            <w:rFonts w:hAnsi="Times New Roman"/>
                            <w:sz w:val="21"/>
                            <w:szCs w:val="21"/>
                          </w:rPr>
                          <w:t>2D/3D</w:t>
                        </w:r>
                        <w:r w:rsidRPr="00527366">
                          <w:rPr>
                            <w:sz w:val="21"/>
                            <w:szCs w:val="21"/>
                          </w:rPr>
                          <w:t>图形</w:t>
                        </w:r>
                      </w:p>
                      <w:p w14:paraId="75639396" w14:textId="77777777" w:rsidR="00D14876" w:rsidRDefault="00D14876" w:rsidP="00640AEE"/>
                    </w:txbxContent>
                  </v:textbox>
                </v:rect>
                <v:rect id="Rectangle 89" o:spid="_x0000_s1041" style="position:absolute;left:7345;top:12060;width:1376;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hnEnxQAA&#10;ANwAAAAPAAAAZHJzL2Rvd25yZXYueG1sRI9Ba8JAFITvgv9heYXedGMqpU1dRZSIPSbx0ttr9jVJ&#10;m30bshuN/nq3UOhxmJlvmNVmNK04U+8aywoW8wgEcWl1w5WCU5HOXkA4j6yxtUwKruRgs55OVpho&#10;e+GMzrmvRICwS1BB7X2XSOnKmgy6ue2Ig/dle4M+yL6SusdLgJtWxlH0LA02HBZq7GhXU/mTD0bB&#10;ZxOf8JYVh8i8pk/+fSy+h4+9Uo8P4/YNhKfR/4f/2ketYLmI4fdMOAJyf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GGcSfFAAAA3AAAAA8AAAAAAAAAAAAAAAAAlwIAAGRycy9k&#10;b3ducmV2LnhtbFBLBQYAAAAABAAEAPUAAACJAwAAAAA=&#10;">
                  <v:textbox>
                    <w:txbxContent>
                      <w:p w14:paraId="178B9373" w14:textId="77777777" w:rsidR="00D14876" w:rsidRPr="00527366" w:rsidRDefault="00D14876" w:rsidP="00640AEE">
                        <w:pPr>
                          <w:ind w:firstLine="0"/>
                          <w:jc w:val="center"/>
                          <w:rPr>
                            <w:rFonts w:hAnsi="Times New Roman"/>
                            <w:sz w:val="21"/>
                            <w:szCs w:val="21"/>
                          </w:rPr>
                        </w:pPr>
                        <w:r w:rsidRPr="00527366">
                          <w:rPr>
                            <w:sz w:val="21"/>
                            <w:szCs w:val="21"/>
                          </w:rPr>
                          <w:t>音视频</w:t>
                        </w:r>
                      </w:p>
                      <w:p w14:paraId="60A466F6" w14:textId="77777777" w:rsidR="00D14876" w:rsidRDefault="00D14876" w:rsidP="00640AEE"/>
                    </w:txbxContent>
                  </v:textbox>
                </v:rect>
                <v:rect id="Rectangle 90" o:spid="_x0000_s1042" style="position:absolute;left:9145;top:12060;width:1376;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ytS8xgAA&#10;ANwAAAAPAAAAZHJzL2Rvd25yZXYueG1sRI/NasMwEITvhbyD2EBvjZwfSuNECSHFJT3G9qW3jbWx&#10;3VorYym226evCoUch5n5htnuR9OInjpXW1Ywn0UgiAuray4V5Fny9ALCeWSNjWVS8E0O9rvJwxZj&#10;bQc+U5/6UgQIuxgVVN63sZSuqMigm9mWOHhX2xn0QXal1B0OAW4auYiiZ2mw5rBQYUvHioqv9GYU&#10;XOpFjj/n7C0y62Tp38fs8/bxqtTjdDxsQHga/T383z5pBav5Ev7OhCMgd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ytS8xgAAANwAAAAPAAAAAAAAAAAAAAAAAJcCAABkcnMv&#10;ZG93bnJldi54bWxQSwUGAAAAAAQABAD1AAAAigMAAAAA&#10;">
                  <v:textbox>
                    <w:txbxContent>
                      <w:p w14:paraId="395F8087" w14:textId="77777777" w:rsidR="00D14876" w:rsidRPr="00527366" w:rsidRDefault="00D14876" w:rsidP="00640AEE">
                        <w:pPr>
                          <w:ind w:firstLine="0"/>
                          <w:jc w:val="center"/>
                          <w:rPr>
                            <w:rFonts w:hAnsi="Times New Roman"/>
                            <w:sz w:val="21"/>
                            <w:szCs w:val="21"/>
                          </w:rPr>
                        </w:pPr>
                        <w:r w:rsidRPr="00527366">
                          <w:rPr>
                            <w:sz w:val="21"/>
                            <w:szCs w:val="21"/>
                          </w:rPr>
                          <w:t>图片解码器</w:t>
                        </w:r>
                      </w:p>
                      <w:p w14:paraId="1FD29017" w14:textId="77777777" w:rsidR="00D14876" w:rsidRDefault="00D14876" w:rsidP="00640AEE"/>
                    </w:txbxContent>
                  </v:textbox>
                </v:rect>
                <v:rect id="Rectangle 91" o:spid="_x0000_s1043" style="position:absolute;left:1889;top:12780;width:8632;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I0zIxAAA&#10;ANwAAAAPAAAAZHJzL2Rvd25yZXYueG1sRI9Pi8IwFMTvgt8hPMGbpv5B3K5RRFF2j9pevL1t3rbV&#10;5qU0Ubt+erMgeBxm5jfMYtWaStyocaVlBaNhBII4s7rkXEGa7AZzEM4ja6wsk4I/crBadjsLjLW9&#10;84FuR5+LAGEXo4LC+zqW0mUFGXRDWxMH79c2Bn2QTS51g/cAN5UcR9FMGiw5LBRY06ag7HK8GgU/&#10;5TjFxyHZR+ZjN/HfbXK+nrZK9Xvt+hOEp9a/w6/2l1YwHU3h/0w4AnL5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SNMyMQAAADcAAAADwAAAAAAAAAAAAAAAACXAgAAZHJzL2Rv&#10;d25yZXYueG1sUEsFBgAAAAAEAAQA9QAAAIgDAAAAAA==&#10;">
                  <v:textbox>
                    <w:txbxContent>
                      <w:p w14:paraId="3719D351" w14:textId="77777777" w:rsidR="00D14876" w:rsidRPr="00527366" w:rsidRDefault="00D14876" w:rsidP="00640AEE">
                        <w:pPr>
                          <w:ind w:firstLine="0"/>
                          <w:jc w:val="center"/>
                          <w:rPr>
                            <w:rFonts w:ascii="宋体"/>
                            <w:sz w:val="21"/>
                            <w:szCs w:val="21"/>
                          </w:rPr>
                        </w:pPr>
                        <w:r w:rsidRPr="00527366">
                          <w:rPr>
                            <w:rFonts w:ascii="宋体" w:hint="eastAsia"/>
                            <w:sz w:val="21"/>
                            <w:szCs w:val="21"/>
                          </w:rPr>
                          <w:t>操作系统支持</w:t>
                        </w:r>
                      </w:p>
                      <w:p w14:paraId="74CCA71C" w14:textId="77777777" w:rsidR="00D14876" w:rsidRDefault="00D14876" w:rsidP="00640AEE"/>
                    </w:txbxContent>
                  </v:textbox>
                </v:rect>
              </v:group>
            </w:pict>
          </mc:Fallback>
        </mc:AlternateContent>
      </w:r>
    </w:p>
    <w:p w14:paraId="7162F6F0" w14:textId="77777777" w:rsidR="00640AEE" w:rsidRDefault="00640AEE" w:rsidP="00640AEE"/>
    <w:p w14:paraId="7CA83AC9" w14:textId="77777777" w:rsidR="00640AEE" w:rsidRDefault="00640AEE" w:rsidP="00640AEE"/>
    <w:p w14:paraId="5CE43CE9" w14:textId="77777777" w:rsidR="00640AEE" w:rsidRDefault="00640AEE" w:rsidP="00640AEE"/>
    <w:p w14:paraId="3B019548" w14:textId="77777777" w:rsidR="00640AEE" w:rsidRDefault="00640AEE" w:rsidP="00640AEE"/>
    <w:p w14:paraId="46C8AE71" w14:textId="77777777" w:rsidR="00640AEE" w:rsidRDefault="00640AEE" w:rsidP="00640AEE"/>
    <w:p w14:paraId="1BD9033D" w14:textId="77777777"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图2-3 渲染引擎模块及其依赖的模块</w:t>
      </w:r>
    </w:p>
    <w:p w14:paraId="6F5DFAFF" w14:textId="77777777" w:rsidR="00640AEE" w:rsidRPr="00464265"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3</w:t>
      </w:r>
      <w:r w:rsidRPr="00464265">
        <w:rPr>
          <w:rFonts w:hAnsi="Times New Roman"/>
          <w:bCs w:val="0"/>
          <w:sz w:val="21"/>
          <w:szCs w:val="21"/>
        </w:rPr>
        <w:t xml:space="preserve"> </w:t>
      </w:r>
      <w:r w:rsidRPr="00AF6ACC">
        <w:rPr>
          <w:rFonts w:hAnsi="Times New Roman"/>
          <w:bCs w:val="0"/>
          <w:sz w:val="21"/>
          <w:szCs w:val="21"/>
        </w:rPr>
        <w:t>Rendering engine module</w:t>
      </w:r>
      <w:r>
        <w:rPr>
          <w:rFonts w:hAnsi="Times New Roman" w:hint="eastAsia"/>
          <w:bCs w:val="0"/>
          <w:sz w:val="21"/>
          <w:szCs w:val="21"/>
        </w:rPr>
        <w:t>s</w:t>
      </w:r>
      <w:r w:rsidRPr="00AF6ACC">
        <w:rPr>
          <w:rFonts w:hAnsi="Times New Roman"/>
          <w:bCs w:val="0"/>
          <w:sz w:val="21"/>
          <w:szCs w:val="21"/>
        </w:rPr>
        <w:t xml:space="preserve"> and its dependent module</w:t>
      </w:r>
      <w:r>
        <w:rPr>
          <w:rFonts w:hAnsi="Times New Roman" w:hint="eastAsia"/>
          <w:bCs w:val="0"/>
          <w:sz w:val="21"/>
          <w:szCs w:val="21"/>
        </w:rPr>
        <w:t>s</w:t>
      </w:r>
    </w:p>
    <w:p w14:paraId="0372FF8D" w14:textId="77777777" w:rsidR="00640AEE" w:rsidRDefault="00640AEE" w:rsidP="00640AEE">
      <w:r>
        <w:t>从图中大致可以，看出一个渲染引擎主要包括</w:t>
      </w:r>
      <w:r>
        <w:t>HTML</w:t>
      </w:r>
      <w:r>
        <w:rPr>
          <w:rFonts w:hint="eastAsia"/>
        </w:rPr>
        <w:t>解释器</w:t>
      </w:r>
      <w:r>
        <w:t>、</w:t>
      </w:r>
      <w:r>
        <w:rPr>
          <w:rFonts w:hint="eastAsia"/>
        </w:rPr>
        <w:t>CSS</w:t>
      </w:r>
      <w:r>
        <w:t>解释器、</w:t>
      </w:r>
      <w:r>
        <w:rPr>
          <w:rFonts w:hint="eastAsia"/>
        </w:rPr>
        <w:t>布局</w:t>
      </w:r>
      <w:r>
        <w:t>和</w:t>
      </w:r>
      <w:r>
        <w:t>JavaScript</w:t>
      </w:r>
      <w:r>
        <w:t>引擎等，</w:t>
      </w:r>
      <w:r>
        <w:rPr>
          <w:rFonts w:hint="eastAsia"/>
        </w:rPr>
        <w:t>其他</w:t>
      </w:r>
      <w:r>
        <w:t>还有绘图模块、</w:t>
      </w:r>
      <w:r>
        <w:rPr>
          <w:rFonts w:hint="eastAsia"/>
        </w:rPr>
        <w:t>网络</w:t>
      </w:r>
      <w:r>
        <w:t>等并</w:t>
      </w:r>
      <w:r>
        <w:rPr>
          <w:rFonts w:hint="eastAsia"/>
        </w:rPr>
        <w:t>没有</w:t>
      </w:r>
      <w:r>
        <w:t>在图中直接表示出来，</w:t>
      </w:r>
      <w:r>
        <w:rPr>
          <w:rFonts w:hint="eastAsia"/>
        </w:rPr>
        <w:t>下面</w:t>
      </w:r>
      <w:r>
        <w:t>依次来描述他们。</w:t>
      </w:r>
    </w:p>
    <w:p w14:paraId="6DC281E3" w14:textId="77777777" w:rsidR="00640AEE" w:rsidRDefault="00640AEE" w:rsidP="00640AEE">
      <w:pPr>
        <w:pStyle w:val="af2"/>
        <w:numPr>
          <w:ilvl w:val="0"/>
          <w:numId w:val="16"/>
        </w:numPr>
        <w:ind w:firstLineChars="0"/>
      </w:pPr>
      <w:r>
        <w:rPr>
          <w:rFonts w:hint="eastAsia"/>
        </w:rPr>
        <w:t>HTML</w:t>
      </w:r>
      <w:r>
        <w:t>解释器：</w:t>
      </w:r>
      <w:r>
        <w:rPr>
          <w:rFonts w:hint="eastAsia"/>
        </w:rPr>
        <w:t>解释</w:t>
      </w:r>
      <w:r>
        <w:t>HTML</w:t>
      </w:r>
      <w:r>
        <w:t>文本的解释器，主要作用就是</w:t>
      </w:r>
      <w:r>
        <w:rPr>
          <w:rFonts w:hint="eastAsia"/>
        </w:rPr>
        <w:t>将</w:t>
      </w:r>
      <w:r>
        <w:t>HTML</w:t>
      </w:r>
      <w:r>
        <w:t>文本解释成</w:t>
      </w:r>
      <w:r>
        <w:t>DOM</w:t>
      </w:r>
      <w:r>
        <w:t>（</w:t>
      </w:r>
      <w:r w:rsidRPr="00BC047D">
        <w:t>Document Object Model</w:t>
      </w:r>
      <w:r>
        <w:t>，文档对象模型）树，</w:t>
      </w:r>
      <w:r>
        <w:rPr>
          <w:rFonts w:hint="eastAsia"/>
        </w:rPr>
        <w:t>DOM</w:t>
      </w:r>
      <w:r>
        <w:rPr>
          <w:rFonts w:hint="eastAsia"/>
        </w:rPr>
        <w:t>是</w:t>
      </w:r>
      <w:r>
        <w:t>一种文档的表示方法。</w:t>
      </w:r>
    </w:p>
    <w:p w14:paraId="59FDCE1C" w14:textId="77777777" w:rsidR="00640AEE" w:rsidRDefault="00640AEE" w:rsidP="00640AEE">
      <w:pPr>
        <w:pStyle w:val="af2"/>
        <w:numPr>
          <w:ilvl w:val="0"/>
          <w:numId w:val="16"/>
        </w:numPr>
        <w:ind w:firstLineChars="0"/>
      </w:pPr>
      <w:r>
        <w:t>CSS</w:t>
      </w:r>
      <w:r>
        <w:t>解释器：</w:t>
      </w:r>
      <w:r>
        <w:rPr>
          <w:rFonts w:hint="eastAsia"/>
        </w:rPr>
        <w:t>级联式样表</w:t>
      </w:r>
      <w:r>
        <w:t>的解释器，</w:t>
      </w:r>
      <w:r>
        <w:rPr>
          <w:rFonts w:hint="eastAsia"/>
        </w:rPr>
        <w:t>它</w:t>
      </w:r>
      <w:r>
        <w:t>的作用</w:t>
      </w:r>
      <w:r>
        <w:rPr>
          <w:rFonts w:hint="eastAsia"/>
        </w:rPr>
        <w:t>是</w:t>
      </w:r>
      <w:r>
        <w:t>为</w:t>
      </w:r>
      <w:r>
        <w:t>DOM</w:t>
      </w:r>
      <w:r>
        <w:t>中各个元素对象计算</w:t>
      </w:r>
      <w:r>
        <w:rPr>
          <w:rFonts w:hint="eastAsia"/>
        </w:rPr>
        <w:t>出式样</w:t>
      </w:r>
      <w:r>
        <w:t>信息，</w:t>
      </w:r>
      <w:r>
        <w:rPr>
          <w:rFonts w:hint="eastAsia"/>
        </w:rPr>
        <w:t>从而</w:t>
      </w:r>
      <w:r>
        <w:t>为计算最后网页的布局提供基础设施。</w:t>
      </w:r>
    </w:p>
    <w:p w14:paraId="78D8F0B2" w14:textId="77777777" w:rsidR="00640AEE" w:rsidRDefault="00640AEE" w:rsidP="00640AEE">
      <w:pPr>
        <w:pStyle w:val="af2"/>
        <w:numPr>
          <w:ilvl w:val="0"/>
          <w:numId w:val="16"/>
        </w:numPr>
        <w:ind w:firstLineChars="0"/>
      </w:pPr>
      <w:r>
        <w:rPr>
          <w:rFonts w:hint="eastAsia"/>
        </w:rPr>
        <w:t>布局</w:t>
      </w:r>
      <w:r>
        <w:t>：</w:t>
      </w:r>
      <w:r>
        <w:rPr>
          <w:rFonts w:hint="eastAsia"/>
        </w:rPr>
        <w:t>在</w:t>
      </w:r>
      <w:r>
        <w:t>DOM</w:t>
      </w:r>
      <w:r>
        <w:t>创建之后，</w:t>
      </w:r>
      <w:r>
        <w:rPr>
          <w:rFonts w:hint="eastAsia"/>
        </w:rPr>
        <w:t>WebKit</w:t>
      </w:r>
      <w:r>
        <w:t>需要将其中的元素对象同样式</w:t>
      </w:r>
      <w:r>
        <w:rPr>
          <w:rFonts w:hint="eastAsia"/>
        </w:rPr>
        <w:t>信息</w:t>
      </w:r>
      <w:r>
        <w:t>结合起</w:t>
      </w:r>
      <w:r>
        <w:rPr>
          <w:rFonts w:hint="eastAsia"/>
        </w:rPr>
        <w:t>来</w:t>
      </w:r>
      <w:r>
        <w:t>，</w:t>
      </w:r>
      <w:r>
        <w:rPr>
          <w:rFonts w:hint="eastAsia"/>
        </w:rPr>
        <w:t>计算</w:t>
      </w:r>
      <w:r>
        <w:t>他们的大小位置等布局信息，</w:t>
      </w:r>
      <w:r>
        <w:rPr>
          <w:rFonts w:hint="eastAsia"/>
        </w:rPr>
        <w:t>形成</w:t>
      </w:r>
      <w:r>
        <w:t>一个能够表示这所有信息的内部表示模型。</w:t>
      </w:r>
    </w:p>
    <w:p w14:paraId="3596C56A" w14:textId="77777777" w:rsidR="00640AEE" w:rsidRDefault="00640AEE" w:rsidP="00640AEE">
      <w:pPr>
        <w:pStyle w:val="af2"/>
        <w:numPr>
          <w:ilvl w:val="0"/>
          <w:numId w:val="16"/>
        </w:numPr>
        <w:ind w:firstLineChars="0"/>
      </w:pPr>
      <w:r>
        <w:rPr>
          <w:rFonts w:hint="eastAsia"/>
        </w:rPr>
        <w:t>JavaScript</w:t>
      </w:r>
      <w:r>
        <w:t>引擎：使用</w:t>
      </w:r>
      <w:r>
        <w:t>JavaScript</w:t>
      </w:r>
      <w:r>
        <w:t>代码可以修改网页的内容，</w:t>
      </w:r>
      <w:r>
        <w:rPr>
          <w:rFonts w:hint="eastAsia"/>
        </w:rPr>
        <w:t>也能</w:t>
      </w:r>
      <w:r>
        <w:t>修改</w:t>
      </w:r>
      <w:r>
        <w:t>CSS</w:t>
      </w:r>
      <w:r>
        <w:t>的信息，</w:t>
      </w:r>
      <w:r>
        <w:rPr>
          <w:rFonts w:hint="eastAsia"/>
        </w:rPr>
        <w:t>JavaScript</w:t>
      </w:r>
      <w:r>
        <w:t>引擎能够解释</w:t>
      </w:r>
      <w:r>
        <w:t>JavaScript</w:t>
      </w:r>
      <w:r>
        <w:t>代码并通过</w:t>
      </w:r>
      <w:r>
        <w:t>DOM</w:t>
      </w:r>
      <w:r>
        <w:rPr>
          <w:rFonts w:hint="eastAsia"/>
        </w:rPr>
        <w:t>接口</w:t>
      </w:r>
      <w:r>
        <w:t>和</w:t>
      </w:r>
      <w:r>
        <w:t>CSSOM</w:t>
      </w:r>
      <w:r>
        <w:t>（</w:t>
      </w:r>
      <w:r w:rsidRPr="00122E8B">
        <w:t>CSS Object Model</w:t>
      </w:r>
      <w:r>
        <w:t xml:space="preserve"> </w:t>
      </w:r>
      <w:r>
        <w:t>，</w:t>
      </w:r>
      <w:r w:rsidRPr="00122E8B">
        <w:t>CSS</w:t>
      </w:r>
      <w:r w:rsidRPr="00122E8B">
        <w:t>对象模型</w:t>
      </w:r>
      <w:r>
        <w:t>）</w:t>
      </w:r>
      <w:r>
        <w:rPr>
          <w:rFonts w:hint="eastAsia"/>
        </w:rPr>
        <w:t>接口来</w:t>
      </w:r>
      <w:r>
        <w:t>修改网页内容和式样信息，</w:t>
      </w:r>
      <w:r>
        <w:rPr>
          <w:rFonts w:hint="eastAsia"/>
        </w:rPr>
        <w:t>从而</w:t>
      </w:r>
      <w:r>
        <w:t>改变渲染的结果。</w:t>
      </w:r>
    </w:p>
    <w:p w14:paraId="74204AF2" w14:textId="77777777" w:rsidR="00640AEE" w:rsidRDefault="00640AEE" w:rsidP="00640AEE">
      <w:pPr>
        <w:pStyle w:val="af2"/>
        <w:numPr>
          <w:ilvl w:val="0"/>
          <w:numId w:val="16"/>
        </w:numPr>
        <w:ind w:firstLineChars="0"/>
      </w:pPr>
      <w:r>
        <w:rPr>
          <w:rFonts w:hint="eastAsia"/>
        </w:rPr>
        <w:t>绘图</w:t>
      </w:r>
      <w:r>
        <w:t>：</w:t>
      </w:r>
      <w:r>
        <w:rPr>
          <w:rFonts w:hint="eastAsia"/>
        </w:rPr>
        <w:t>使用</w:t>
      </w:r>
      <w:r>
        <w:t>图形库将布局计算后的各个网页的节点绘制成图像结果。</w:t>
      </w:r>
    </w:p>
    <w:p w14:paraId="15E82525" w14:textId="77777777" w:rsidR="00640AEE" w:rsidRDefault="00640AEE" w:rsidP="00640AEE">
      <w:r>
        <w:t>这些模块依赖很多其他的基础模块，</w:t>
      </w:r>
      <w:r>
        <w:rPr>
          <w:rFonts w:hint="eastAsia"/>
        </w:rPr>
        <w:t>这其中包括</w:t>
      </w:r>
      <w:r>
        <w:t>网络、</w:t>
      </w:r>
      <w:r>
        <w:rPr>
          <w:rFonts w:hint="eastAsia"/>
        </w:rPr>
        <w:t>存储</w:t>
      </w:r>
      <w:r>
        <w:t>、</w:t>
      </w:r>
      <w:r>
        <w:t>2</w:t>
      </w:r>
      <w:r>
        <w:rPr>
          <w:rFonts w:hint="eastAsia"/>
        </w:rPr>
        <w:t>D</w:t>
      </w:r>
      <w:r>
        <w:t>/3D</w:t>
      </w:r>
      <w:r>
        <w:t>图形、音频视频和图片解码等。</w:t>
      </w:r>
      <w:r>
        <w:rPr>
          <w:rFonts w:hint="eastAsia"/>
        </w:rPr>
        <w:t>实际上</w:t>
      </w:r>
      <w:r>
        <w:t>，</w:t>
      </w:r>
      <w:r>
        <w:rPr>
          <w:rFonts w:hint="eastAsia"/>
        </w:rPr>
        <w:t>渲染引擎中</w:t>
      </w:r>
      <w:r>
        <w:t>还应该包括如何</w:t>
      </w:r>
      <w:r>
        <w:rPr>
          <w:rFonts w:hint="eastAsia"/>
        </w:rPr>
        <w:t>使用</w:t>
      </w:r>
      <w:r>
        <w:t>这些</w:t>
      </w:r>
      <w:r>
        <w:rPr>
          <w:rFonts w:hint="eastAsia"/>
        </w:rPr>
        <w:t>依赖模块</w:t>
      </w:r>
      <w:r>
        <w:t>部分。</w:t>
      </w:r>
      <w:r>
        <w:rPr>
          <w:rFonts w:hint="eastAsia"/>
        </w:rPr>
        <w:t>例如</w:t>
      </w:r>
      <w:r>
        <w:t>，</w:t>
      </w:r>
      <w:r>
        <w:rPr>
          <w:rFonts w:hint="eastAsia"/>
        </w:rPr>
        <w:t>利用</w:t>
      </w:r>
      <w:r>
        <w:t>2</w:t>
      </w:r>
      <w:r>
        <w:rPr>
          <w:rFonts w:hint="eastAsia"/>
        </w:rPr>
        <w:t>D</w:t>
      </w:r>
      <w:r>
        <w:t>/3D</w:t>
      </w:r>
      <w:r>
        <w:rPr>
          <w:rFonts w:hint="eastAsia"/>
        </w:rPr>
        <w:t>图形库</w:t>
      </w:r>
      <w:r>
        <w:t>来实现高性能的网页绘制和网页的</w:t>
      </w:r>
      <w:r>
        <w:t>3</w:t>
      </w:r>
      <w:r>
        <w:rPr>
          <w:rFonts w:hint="eastAsia"/>
        </w:rPr>
        <w:t>D</w:t>
      </w:r>
      <w:r>
        <w:t>渲染，</w:t>
      </w:r>
      <w:r>
        <w:rPr>
          <w:rFonts w:hint="eastAsia"/>
        </w:rPr>
        <w:t>这个实现</w:t>
      </w:r>
      <w:r>
        <w:t>非常</w:t>
      </w:r>
      <w:r>
        <w:rPr>
          <w:rFonts w:hint="eastAsia"/>
        </w:rPr>
        <w:t>的</w:t>
      </w:r>
      <w:r>
        <w:t>复杂。</w:t>
      </w:r>
      <w:r>
        <w:rPr>
          <w:rFonts w:hint="eastAsia"/>
        </w:rPr>
        <w:t>最后</w:t>
      </w:r>
      <w:r>
        <w:t>，</w:t>
      </w:r>
      <w:r>
        <w:rPr>
          <w:rFonts w:hint="eastAsia"/>
        </w:rPr>
        <w:t>当然</w:t>
      </w:r>
      <w:r>
        <w:t>在最下层当然少不了操作系统的支持，</w:t>
      </w:r>
      <w:r>
        <w:rPr>
          <w:rFonts w:hint="eastAsia"/>
        </w:rPr>
        <w:t>例如</w:t>
      </w:r>
      <w:r>
        <w:t>线程支持</w:t>
      </w:r>
      <w:r>
        <w:rPr>
          <w:rFonts w:hint="eastAsia"/>
        </w:rPr>
        <w:t>、文件</w:t>
      </w:r>
      <w:r>
        <w:t>支持等。</w:t>
      </w:r>
    </w:p>
    <w:p w14:paraId="05E5C068" w14:textId="77777777" w:rsidR="00640AEE" w:rsidRDefault="00640AEE" w:rsidP="00640AEE">
      <w:r>
        <w:lastRenderedPageBreak/>
        <w:t>在了解</w:t>
      </w:r>
      <w:r>
        <w:rPr>
          <w:rFonts w:hint="eastAsia"/>
        </w:rPr>
        <w:t>这些</w:t>
      </w:r>
      <w:r>
        <w:t>模块之后，</w:t>
      </w:r>
      <w:r>
        <w:rPr>
          <w:rFonts w:hint="eastAsia"/>
        </w:rPr>
        <w:t>下面</w:t>
      </w:r>
      <w:r>
        <w:t>先整体介绍一下这些模块</w:t>
      </w:r>
      <w:r>
        <w:rPr>
          <w:rFonts w:hint="eastAsia"/>
        </w:rPr>
        <w:t>是</w:t>
      </w:r>
      <w:r>
        <w:t>如何一起工作以完成网页渲染的。</w:t>
      </w:r>
      <w:r>
        <w:rPr>
          <w:rFonts w:hint="eastAsia"/>
        </w:rPr>
        <w:t>一般</w:t>
      </w:r>
      <w:r>
        <w:t>的，</w:t>
      </w:r>
      <w:r>
        <w:rPr>
          <w:rFonts w:hint="eastAsia"/>
        </w:rPr>
        <w:t>一个</w:t>
      </w:r>
      <w:r>
        <w:t>典型的渲染过程如图</w:t>
      </w:r>
      <w:r>
        <w:t>2-4</w:t>
      </w:r>
      <w:r>
        <w:rPr>
          <w:rFonts w:hint="eastAsia"/>
        </w:rPr>
        <w:t>所示</w:t>
      </w:r>
      <w:r>
        <w:t>，</w:t>
      </w:r>
      <w:r>
        <w:rPr>
          <w:rFonts w:hint="eastAsia"/>
        </w:rPr>
        <w:t>这是</w:t>
      </w:r>
      <w:r>
        <w:t>渲染引擎的核心过程，</w:t>
      </w:r>
      <w:r>
        <w:rPr>
          <w:rFonts w:hint="eastAsia"/>
        </w:rPr>
        <w:t>一切</w:t>
      </w:r>
      <w:r>
        <w:t>都是围绕着它来的。</w:t>
      </w:r>
    </w:p>
    <w:p w14:paraId="5A12FF97" w14:textId="77777777" w:rsidR="00640AEE" w:rsidRDefault="00640AEE" w:rsidP="00640AEE">
      <w:r>
        <w:rPr>
          <w:rFonts w:hint="eastAsia"/>
        </w:rPr>
        <w:t>下面从</w:t>
      </w:r>
      <w:r>
        <w:t>左至右</w:t>
      </w:r>
      <w:r>
        <w:rPr>
          <w:rFonts w:hint="eastAsia"/>
        </w:rPr>
        <w:t>逐次</w:t>
      </w:r>
      <w:r>
        <w:t>解释图</w:t>
      </w:r>
      <w:r>
        <w:t>2-4</w:t>
      </w:r>
      <w:r>
        <w:rPr>
          <w:rFonts w:hint="eastAsia"/>
        </w:rPr>
        <w:t>的</w:t>
      </w:r>
      <w:r>
        <w:t>这一过程，</w:t>
      </w:r>
      <w:r>
        <w:rPr>
          <w:rFonts w:hint="eastAsia"/>
        </w:rPr>
        <w:t>先后</w:t>
      </w:r>
      <w:r>
        <w:t>关系由图中的</w:t>
      </w:r>
      <w:r>
        <w:rPr>
          <w:rFonts w:hint="eastAsia"/>
        </w:rPr>
        <w:t>实线</w:t>
      </w:r>
      <w:r>
        <w:t>箭头</w:t>
      </w:r>
      <w:r>
        <w:rPr>
          <w:rFonts w:hint="eastAsia"/>
        </w:rPr>
        <w:t>表示。</w:t>
      </w:r>
      <w:r>
        <w:t>从左上角开始，</w:t>
      </w:r>
      <w:r>
        <w:rPr>
          <w:rFonts w:hint="eastAsia"/>
        </w:rPr>
        <w:t>首先</w:t>
      </w:r>
      <w:r>
        <w:t>是网页内容输入到</w:t>
      </w:r>
      <w:r>
        <w:t>HTML</w:t>
      </w:r>
      <w:r>
        <w:rPr>
          <w:rFonts w:hint="eastAsia"/>
        </w:rPr>
        <w:t>解释器</w:t>
      </w:r>
      <w:r>
        <w:t>，</w:t>
      </w:r>
      <w:r>
        <w:rPr>
          <w:rFonts w:hint="eastAsia"/>
        </w:rPr>
        <w:t>HTML</w:t>
      </w:r>
      <w:r>
        <w:t>解释器在解析它后构建成一</w:t>
      </w:r>
      <w:r>
        <w:rPr>
          <w:rFonts w:hint="eastAsia"/>
        </w:rPr>
        <w:t>棵</w:t>
      </w:r>
      <w:r>
        <w:t>DOM</w:t>
      </w:r>
      <w:r>
        <w:rPr>
          <w:rFonts w:hint="eastAsia"/>
        </w:rPr>
        <w:t>树</w:t>
      </w:r>
      <w:r>
        <w:t>，</w:t>
      </w:r>
      <w:r>
        <w:rPr>
          <w:rFonts w:hint="eastAsia"/>
        </w:rPr>
        <w:t>这</w:t>
      </w:r>
      <w:r>
        <w:t>期间如果遇到</w:t>
      </w:r>
      <w:r>
        <w:t>JavaScript</w:t>
      </w:r>
      <w:r>
        <w:t>代码则交给</w:t>
      </w:r>
      <w:r>
        <w:t>JavaScript</w:t>
      </w:r>
      <w:r>
        <w:t>引擎去处理；</w:t>
      </w:r>
      <w:r>
        <w:rPr>
          <w:rFonts w:hint="eastAsia"/>
        </w:rPr>
        <w:t>如果</w:t>
      </w:r>
      <w:r>
        <w:t>网页中包含</w:t>
      </w:r>
      <w:r>
        <w:t>CSS</w:t>
      </w:r>
      <w:r>
        <w:t>，</w:t>
      </w:r>
      <w:r>
        <w:rPr>
          <w:rFonts w:hint="eastAsia"/>
        </w:rPr>
        <w:t>这</w:t>
      </w:r>
      <w:r>
        <w:t>交给</w:t>
      </w:r>
      <w:r>
        <w:t>CSS</w:t>
      </w:r>
      <w:r>
        <w:t>解释器去解释。</w:t>
      </w:r>
      <w:r>
        <w:rPr>
          <w:rFonts w:hint="eastAsia"/>
        </w:rPr>
        <w:t>当</w:t>
      </w:r>
      <w:r>
        <w:t>DOM</w:t>
      </w:r>
      <w:r>
        <w:rPr>
          <w:rFonts w:hint="eastAsia"/>
        </w:rPr>
        <w:t>建立</w:t>
      </w:r>
      <w:r>
        <w:t>的时候，</w:t>
      </w:r>
      <w:r>
        <w:rPr>
          <w:rFonts w:hint="eastAsia"/>
        </w:rPr>
        <w:t>渲染</w:t>
      </w:r>
      <w:r>
        <w:t>引擎接收来自</w:t>
      </w:r>
      <w:r>
        <w:t>CSS</w:t>
      </w:r>
      <w:r>
        <w:t>解释器的</w:t>
      </w:r>
      <w:r>
        <w:rPr>
          <w:rFonts w:hint="eastAsia"/>
        </w:rPr>
        <w:t>样式</w:t>
      </w:r>
      <w:r>
        <w:t>信息，</w:t>
      </w:r>
      <w:r>
        <w:rPr>
          <w:rFonts w:hint="eastAsia"/>
        </w:rPr>
        <w:t>构建</w:t>
      </w:r>
      <w:r>
        <w:t>一个新的内部绘图模型。</w:t>
      </w:r>
      <w:r>
        <w:rPr>
          <w:rFonts w:hint="eastAsia"/>
        </w:rPr>
        <w:t>该</w:t>
      </w:r>
      <w:r>
        <w:t>模型由布局模块计算模型内部各个元素的位置和大小信息，</w:t>
      </w:r>
      <w:r>
        <w:rPr>
          <w:rFonts w:hint="eastAsia"/>
        </w:rPr>
        <w:t>最后</w:t>
      </w:r>
      <w:r>
        <w:t>由绘图模块完成</w:t>
      </w:r>
      <w:r>
        <w:rPr>
          <w:rFonts w:hint="eastAsia"/>
        </w:rPr>
        <w:t>从</w:t>
      </w:r>
      <w:r>
        <w:t>该模型到图像的绘制。</w:t>
      </w:r>
    </w:p>
    <w:p w14:paraId="25E42B55" w14:textId="77777777" w:rsidR="00640AEE" w:rsidRDefault="006A7DB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mc:AlternateContent>
          <mc:Choice Requires="wpg">
            <w:drawing>
              <wp:anchor distT="0" distB="0" distL="114300" distR="114300" simplePos="0" relativeHeight="251661312" behindDoc="0" locked="0" layoutInCell="1" allowOverlap="1" wp14:anchorId="343EACF3" wp14:editId="637DA511">
                <wp:simplePos x="0" y="0"/>
                <wp:positionH relativeFrom="column">
                  <wp:align>center</wp:align>
                </wp:positionH>
                <wp:positionV relativeFrom="paragraph">
                  <wp:posOffset>152400</wp:posOffset>
                </wp:positionV>
                <wp:extent cx="5417185" cy="2889885"/>
                <wp:effectExtent l="3810" t="0" r="0" b="0"/>
                <wp:wrapTopAndBottom/>
                <wp:docPr id="373" name="组 1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417185" cy="2889885"/>
                          <a:chOff x="1971" y="1680"/>
                          <a:chExt cx="8531" cy="4551"/>
                        </a:xfrm>
                      </wpg:grpSpPr>
                      <wps:wsp>
                        <wps:cNvPr id="374" name="AutoShape 93"/>
                        <wps:cNvSpPr>
                          <a:spLocks noChangeAspect="1" noChangeArrowheads="1" noTextEdit="1"/>
                        </wps:cNvSpPr>
                        <wps:spPr bwMode="auto">
                          <a:xfrm>
                            <a:off x="1971" y="1680"/>
                            <a:ext cx="8531" cy="4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 name="Rectangle 94"/>
                        <wps:cNvSpPr>
                          <a:spLocks noChangeArrowheads="1"/>
                        </wps:cNvSpPr>
                        <wps:spPr bwMode="auto">
                          <a:xfrm>
                            <a:off x="4595" y="3270"/>
                            <a:ext cx="874" cy="512"/>
                          </a:xfrm>
                          <a:prstGeom prst="rect">
                            <a:avLst/>
                          </a:prstGeom>
                          <a:solidFill>
                            <a:srgbClr val="FFFFFF"/>
                          </a:solidFill>
                          <a:ln w="6350">
                            <a:solidFill>
                              <a:srgbClr val="000000"/>
                            </a:solidFill>
                            <a:miter lim="800000"/>
                            <a:headEnd/>
                            <a:tailEnd/>
                          </a:ln>
                        </wps:spPr>
                        <wps:txbx>
                          <w:txbxContent>
                            <w:p w14:paraId="60F7721C" w14:textId="77777777" w:rsidR="00D14876" w:rsidRPr="00E60BA6" w:rsidRDefault="00D14876" w:rsidP="00640AEE">
                              <w:pPr>
                                <w:ind w:firstLine="0"/>
                                <w:jc w:val="center"/>
                                <w:rPr>
                                  <w:sz w:val="21"/>
                                  <w:szCs w:val="21"/>
                                </w:rPr>
                              </w:pPr>
                              <w:r w:rsidRPr="00E60BA6">
                                <w:rPr>
                                  <w:rFonts w:hint="eastAsia"/>
                                  <w:sz w:val="21"/>
                                  <w:szCs w:val="21"/>
                                </w:rPr>
                                <w:t>DOM</w:t>
                              </w:r>
                            </w:p>
                          </w:txbxContent>
                        </wps:txbx>
                        <wps:bodyPr rot="0" vert="horz" wrap="square" lIns="91440" tIns="45720" rIns="91440" bIns="45720" anchor="t" anchorCtr="0" upright="1">
                          <a:noAutofit/>
                        </wps:bodyPr>
                      </wps:wsp>
                      <wps:wsp>
                        <wps:cNvPr id="376" name="AutoShape 95"/>
                        <wps:cNvSpPr>
                          <a:spLocks noChangeArrowheads="1"/>
                        </wps:cNvSpPr>
                        <wps:spPr bwMode="auto">
                          <a:xfrm>
                            <a:off x="2204" y="2104"/>
                            <a:ext cx="1218" cy="567"/>
                          </a:xfrm>
                          <a:prstGeom prst="flowChartDocument">
                            <a:avLst/>
                          </a:prstGeom>
                          <a:solidFill>
                            <a:srgbClr val="FFFFFF"/>
                          </a:solidFill>
                          <a:ln w="6350">
                            <a:solidFill>
                              <a:srgbClr val="000000"/>
                            </a:solidFill>
                            <a:miter lim="800000"/>
                            <a:headEnd/>
                            <a:tailEnd/>
                          </a:ln>
                        </wps:spPr>
                        <wps:txbx>
                          <w:txbxContent>
                            <w:p w14:paraId="57DDBE3C" w14:textId="77777777" w:rsidR="00D14876" w:rsidRPr="00183B7F" w:rsidRDefault="00D14876" w:rsidP="00640AEE">
                              <w:pPr>
                                <w:ind w:firstLine="0"/>
                                <w:rPr>
                                  <w:rFonts w:ascii="宋体"/>
                                  <w:sz w:val="21"/>
                                  <w:szCs w:val="21"/>
                                </w:rPr>
                              </w:pPr>
                              <w:r w:rsidRPr="00183B7F">
                                <w:rPr>
                                  <w:rFonts w:ascii="宋体" w:hint="eastAsia"/>
                                  <w:sz w:val="21"/>
                                  <w:szCs w:val="21"/>
                                </w:rPr>
                                <w:t>网页内容</w:t>
                              </w:r>
                            </w:p>
                          </w:txbxContent>
                        </wps:txbx>
                        <wps:bodyPr rot="0" vert="horz" wrap="square" lIns="91440" tIns="45720" rIns="91440" bIns="45720" anchor="t" anchorCtr="0" upright="1">
                          <a:noAutofit/>
                        </wps:bodyPr>
                      </wps:wsp>
                      <wps:wsp>
                        <wps:cNvPr id="377" name="Rectangle 96"/>
                        <wps:cNvSpPr>
                          <a:spLocks noChangeArrowheads="1"/>
                        </wps:cNvSpPr>
                        <wps:spPr bwMode="auto">
                          <a:xfrm>
                            <a:off x="4511" y="2104"/>
                            <a:ext cx="955" cy="764"/>
                          </a:xfrm>
                          <a:prstGeom prst="rect">
                            <a:avLst/>
                          </a:prstGeom>
                          <a:solidFill>
                            <a:srgbClr val="FFFFFF"/>
                          </a:solidFill>
                          <a:ln w="6350">
                            <a:solidFill>
                              <a:srgbClr val="000000"/>
                            </a:solidFill>
                            <a:miter lim="800000"/>
                            <a:headEnd/>
                            <a:tailEnd/>
                          </a:ln>
                        </wps:spPr>
                        <wps:txbx>
                          <w:txbxContent>
                            <w:p w14:paraId="25AED8C2" w14:textId="77777777" w:rsidR="00D14876" w:rsidRPr="00CD251D" w:rsidRDefault="00D14876" w:rsidP="00640AEE">
                              <w:pPr>
                                <w:ind w:firstLine="0"/>
                                <w:jc w:val="center"/>
                                <w:rPr>
                                  <w:rFonts w:ascii="宋体"/>
                                  <w:sz w:val="21"/>
                                  <w:szCs w:val="21"/>
                                </w:rPr>
                              </w:pPr>
                              <w:r w:rsidRPr="00CD251D">
                                <w:rPr>
                                  <w:rFonts w:hAnsi="Times New Roman"/>
                                  <w:sz w:val="21"/>
                                  <w:szCs w:val="21"/>
                                </w:rPr>
                                <w:t>CSS</w:t>
                              </w:r>
                              <w:r w:rsidRPr="00CD251D">
                                <w:rPr>
                                  <w:rFonts w:ascii="宋体" w:hint="eastAsia"/>
                                  <w:sz w:val="21"/>
                                  <w:szCs w:val="21"/>
                                </w:rPr>
                                <w:t>解释器</w:t>
                              </w:r>
                            </w:p>
                          </w:txbxContent>
                        </wps:txbx>
                        <wps:bodyPr rot="0" vert="horz" wrap="square" lIns="91440" tIns="45720" rIns="91440" bIns="45720" anchor="t" anchorCtr="0" upright="1">
                          <a:noAutofit/>
                        </wps:bodyPr>
                      </wps:wsp>
                      <wps:wsp>
                        <wps:cNvPr id="378" name="Rectangle 97"/>
                        <wps:cNvSpPr>
                          <a:spLocks noChangeArrowheads="1"/>
                        </wps:cNvSpPr>
                        <wps:spPr bwMode="auto">
                          <a:xfrm>
                            <a:off x="3172" y="3087"/>
                            <a:ext cx="1108" cy="860"/>
                          </a:xfrm>
                          <a:prstGeom prst="rect">
                            <a:avLst/>
                          </a:prstGeom>
                          <a:solidFill>
                            <a:srgbClr val="FFFFFF"/>
                          </a:solidFill>
                          <a:ln w="6350">
                            <a:solidFill>
                              <a:srgbClr val="000000"/>
                            </a:solidFill>
                            <a:miter lim="800000"/>
                            <a:headEnd/>
                            <a:tailEnd/>
                          </a:ln>
                        </wps:spPr>
                        <wps:txbx>
                          <w:txbxContent>
                            <w:p w14:paraId="02C86F62" w14:textId="77777777" w:rsidR="00D14876" w:rsidRPr="00E60BA6" w:rsidRDefault="00D14876" w:rsidP="00640AEE">
                              <w:pPr>
                                <w:ind w:firstLine="0"/>
                                <w:jc w:val="center"/>
                                <w:rPr>
                                  <w:sz w:val="21"/>
                                  <w:szCs w:val="21"/>
                                </w:rPr>
                              </w:pPr>
                              <w:r w:rsidRPr="00E60BA6">
                                <w:rPr>
                                  <w:rFonts w:hint="eastAsia"/>
                                  <w:sz w:val="21"/>
                                  <w:szCs w:val="21"/>
                                </w:rPr>
                                <w:t>HTML</w:t>
                              </w:r>
                              <w:r w:rsidRPr="00E60BA6">
                                <w:rPr>
                                  <w:rFonts w:hint="eastAsia"/>
                                  <w:sz w:val="21"/>
                                  <w:szCs w:val="21"/>
                                </w:rPr>
                                <w:t>解释器</w:t>
                              </w:r>
                            </w:p>
                          </w:txbxContent>
                        </wps:txbx>
                        <wps:bodyPr rot="0" vert="horz" wrap="square" lIns="91440" tIns="45720" rIns="91440" bIns="45720" anchor="t" anchorCtr="0" upright="1">
                          <a:noAutofit/>
                        </wps:bodyPr>
                      </wps:wsp>
                      <wps:wsp>
                        <wps:cNvPr id="379" name="Rectangle 98"/>
                        <wps:cNvSpPr>
                          <a:spLocks noChangeArrowheads="1"/>
                        </wps:cNvSpPr>
                        <wps:spPr bwMode="auto">
                          <a:xfrm>
                            <a:off x="4364" y="4182"/>
                            <a:ext cx="1331" cy="762"/>
                          </a:xfrm>
                          <a:prstGeom prst="rect">
                            <a:avLst/>
                          </a:prstGeom>
                          <a:solidFill>
                            <a:srgbClr val="FFFFFF"/>
                          </a:solidFill>
                          <a:ln w="6350">
                            <a:solidFill>
                              <a:srgbClr val="000000"/>
                            </a:solidFill>
                            <a:miter lim="800000"/>
                            <a:headEnd/>
                            <a:tailEnd/>
                          </a:ln>
                        </wps:spPr>
                        <wps:txbx>
                          <w:txbxContent>
                            <w:p w14:paraId="7DCABD2A" w14:textId="77777777" w:rsidR="00D14876" w:rsidRPr="00E60BA6" w:rsidRDefault="00D14876" w:rsidP="00640AEE">
                              <w:pPr>
                                <w:ind w:firstLine="0"/>
                                <w:jc w:val="center"/>
                                <w:rPr>
                                  <w:sz w:val="21"/>
                                  <w:szCs w:val="21"/>
                                </w:rPr>
                              </w:pPr>
                              <w:r>
                                <w:rPr>
                                  <w:rFonts w:hint="eastAsia"/>
                                  <w:sz w:val="21"/>
                                  <w:szCs w:val="21"/>
                                </w:rPr>
                                <w:t>JavaScript</w:t>
                              </w:r>
                              <w:r>
                                <w:rPr>
                                  <w:rFonts w:hint="eastAsia"/>
                                  <w:sz w:val="21"/>
                                  <w:szCs w:val="21"/>
                                </w:rPr>
                                <w:t>引擎</w:t>
                              </w:r>
                            </w:p>
                          </w:txbxContent>
                        </wps:txbx>
                        <wps:bodyPr rot="0" vert="horz" wrap="square" lIns="91440" tIns="45720" rIns="91440" bIns="45720" anchor="t" anchorCtr="0" upright="1">
                          <a:noAutofit/>
                        </wps:bodyPr>
                      </wps:wsp>
                      <wps:wsp>
                        <wps:cNvPr id="380" name="Rectangle 99"/>
                        <wps:cNvSpPr>
                          <a:spLocks noChangeArrowheads="1"/>
                        </wps:cNvSpPr>
                        <wps:spPr bwMode="auto">
                          <a:xfrm>
                            <a:off x="5709" y="3226"/>
                            <a:ext cx="1217" cy="513"/>
                          </a:xfrm>
                          <a:prstGeom prst="rect">
                            <a:avLst/>
                          </a:prstGeom>
                          <a:solidFill>
                            <a:srgbClr val="FFFFFF"/>
                          </a:solidFill>
                          <a:ln w="6350">
                            <a:solidFill>
                              <a:srgbClr val="000000"/>
                            </a:solidFill>
                            <a:miter lim="800000"/>
                            <a:headEnd/>
                            <a:tailEnd/>
                          </a:ln>
                        </wps:spPr>
                        <wps:txbx>
                          <w:txbxContent>
                            <w:p w14:paraId="3F8D6C22" w14:textId="77777777" w:rsidR="00D14876" w:rsidRPr="00E60BA6" w:rsidRDefault="00D14876" w:rsidP="00640AEE">
                              <w:pPr>
                                <w:ind w:firstLine="0"/>
                                <w:jc w:val="center"/>
                                <w:rPr>
                                  <w:sz w:val="21"/>
                                  <w:szCs w:val="21"/>
                                </w:rPr>
                              </w:pPr>
                              <w:r>
                                <w:rPr>
                                  <w:rFonts w:hint="eastAsia"/>
                                  <w:sz w:val="21"/>
                                  <w:szCs w:val="21"/>
                                </w:rPr>
                                <w:t>内部表示</w:t>
                              </w:r>
                            </w:p>
                          </w:txbxContent>
                        </wps:txbx>
                        <wps:bodyPr rot="0" vert="horz" wrap="square" lIns="91440" tIns="45720" rIns="91440" bIns="45720" anchor="t" anchorCtr="0" upright="1">
                          <a:noAutofit/>
                        </wps:bodyPr>
                      </wps:wsp>
                      <wps:wsp>
                        <wps:cNvPr id="381" name="Rectangle 100"/>
                        <wps:cNvSpPr>
                          <a:spLocks noChangeArrowheads="1"/>
                        </wps:cNvSpPr>
                        <wps:spPr bwMode="auto">
                          <a:xfrm>
                            <a:off x="7231" y="3226"/>
                            <a:ext cx="1492" cy="513"/>
                          </a:xfrm>
                          <a:prstGeom prst="rect">
                            <a:avLst/>
                          </a:prstGeom>
                          <a:solidFill>
                            <a:srgbClr val="FFFFFF"/>
                          </a:solidFill>
                          <a:ln w="6350">
                            <a:solidFill>
                              <a:srgbClr val="000000"/>
                            </a:solidFill>
                            <a:miter lim="800000"/>
                            <a:headEnd/>
                            <a:tailEnd/>
                          </a:ln>
                        </wps:spPr>
                        <wps:txbx>
                          <w:txbxContent>
                            <w:p w14:paraId="7DF477D7" w14:textId="77777777" w:rsidR="00D14876" w:rsidRPr="00E60BA6" w:rsidRDefault="00D14876" w:rsidP="00640AEE">
                              <w:pPr>
                                <w:ind w:firstLine="0"/>
                                <w:jc w:val="center"/>
                                <w:rPr>
                                  <w:sz w:val="21"/>
                                  <w:szCs w:val="21"/>
                                </w:rPr>
                              </w:pPr>
                              <w:r>
                                <w:rPr>
                                  <w:rFonts w:hint="eastAsia"/>
                                  <w:sz w:val="21"/>
                                  <w:szCs w:val="21"/>
                                </w:rPr>
                                <w:t>布局和绘图</w:t>
                              </w:r>
                            </w:p>
                          </w:txbxContent>
                        </wps:txbx>
                        <wps:bodyPr rot="0" vert="horz" wrap="square" lIns="91440" tIns="45720" rIns="91440" bIns="45720" anchor="t" anchorCtr="0" upright="1">
                          <a:noAutofit/>
                        </wps:bodyPr>
                      </wps:wsp>
                      <wps:wsp>
                        <wps:cNvPr id="382" name="Rectangle 101"/>
                        <wps:cNvSpPr>
                          <a:spLocks noChangeArrowheads="1"/>
                        </wps:cNvSpPr>
                        <wps:spPr bwMode="auto">
                          <a:xfrm>
                            <a:off x="9030" y="3226"/>
                            <a:ext cx="874" cy="514"/>
                          </a:xfrm>
                          <a:prstGeom prst="rect">
                            <a:avLst/>
                          </a:prstGeom>
                          <a:solidFill>
                            <a:srgbClr val="FFFFFF"/>
                          </a:solidFill>
                          <a:ln w="6350">
                            <a:solidFill>
                              <a:srgbClr val="000000"/>
                            </a:solidFill>
                            <a:miter lim="800000"/>
                            <a:headEnd/>
                            <a:tailEnd/>
                          </a:ln>
                        </wps:spPr>
                        <wps:txbx>
                          <w:txbxContent>
                            <w:p w14:paraId="589FE685" w14:textId="77777777" w:rsidR="00D14876" w:rsidRPr="00E60BA6" w:rsidRDefault="00D14876" w:rsidP="00640AEE">
                              <w:pPr>
                                <w:ind w:firstLine="0"/>
                                <w:jc w:val="center"/>
                                <w:rPr>
                                  <w:sz w:val="21"/>
                                  <w:szCs w:val="21"/>
                                </w:rPr>
                              </w:pPr>
                              <w:r>
                                <w:rPr>
                                  <w:rFonts w:hint="eastAsia"/>
                                  <w:sz w:val="21"/>
                                  <w:szCs w:val="21"/>
                                </w:rPr>
                                <w:t>图像</w:t>
                              </w:r>
                            </w:p>
                          </w:txbxContent>
                        </wps:txbx>
                        <wps:bodyPr rot="0" vert="horz" wrap="square" lIns="91440" tIns="45720" rIns="91440" bIns="45720" anchor="t" anchorCtr="0" upright="1">
                          <a:noAutofit/>
                        </wps:bodyPr>
                      </wps:wsp>
                      <wps:wsp>
                        <wps:cNvPr id="383" name="Rectangle 102"/>
                        <wps:cNvSpPr>
                          <a:spLocks noChangeArrowheads="1"/>
                        </wps:cNvSpPr>
                        <wps:spPr bwMode="auto">
                          <a:xfrm>
                            <a:off x="2548" y="5428"/>
                            <a:ext cx="874" cy="513"/>
                          </a:xfrm>
                          <a:prstGeom prst="rect">
                            <a:avLst/>
                          </a:prstGeom>
                          <a:solidFill>
                            <a:srgbClr val="FFFFFF"/>
                          </a:solidFill>
                          <a:ln w="6350">
                            <a:solidFill>
                              <a:srgbClr val="000000"/>
                            </a:solidFill>
                            <a:miter lim="800000"/>
                            <a:headEnd/>
                            <a:tailEnd/>
                          </a:ln>
                        </wps:spPr>
                        <wps:txbx>
                          <w:txbxContent>
                            <w:p w14:paraId="11441FDA" w14:textId="77777777" w:rsidR="00D14876" w:rsidRPr="00E60BA6" w:rsidRDefault="00D14876" w:rsidP="00640AEE">
                              <w:pPr>
                                <w:ind w:firstLine="0"/>
                                <w:jc w:val="center"/>
                                <w:rPr>
                                  <w:sz w:val="21"/>
                                  <w:szCs w:val="21"/>
                                </w:rPr>
                              </w:pPr>
                              <w:r>
                                <w:rPr>
                                  <w:rFonts w:hint="eastAsia"/>
                                  <w:sz w:val="21"/>
                                  <w:szCs w:val="21"/>
                                </w:rPr>
                                <w:t>网络</w:t>
                              </w:r>
                            </w:p>
                          </w:txbxContent>
                        </wps:txbx>
                        <wps:bodyPr rot="0" vert="horz" wrap="square" lIns="91440" tIns="45720" rIns="91440" bIns="45720" anchor="t" anchorCtr="0" upright="1">
                          <a:noAutofit/>
                        </wps:bodyPr>
                      </wps:wsp>
                      <wps:wsp>
                        <wps:cNvPr id="384" name="Rectangle 103"/>
                        <wps:cNvSpPr>
                          <a:spLocks noChangeArrowheads="1"/>
                        </wps:cNvSpPr>
                        <wps:spPr bwMode="auto">
                          <a:xfrm>
                            <a:off x="3838" y="5428"/>
                            <a:ext cx="875" cy="513"/>
                          </a:xfrm>
                          <a:prstGeom prst="rect">
                            <a:avLst/>
                          </a:prstGeom>
                          <a:solidFill>
                            <a:srgbClr val="FFFFFF"/>
                          </a:solidFill>
                          <a:ln w="6350">
                            <a:solidFill>
                              <a:srgbClr val="000000"/>
                            </a:solidFill>
                            <a:miter lim="800000"/>
                            <a:headEnd/>
                            <a:tailEnd/>
                          </a:ln>
                        </wps:spPr>
                        <wps:txbx>
                          <w:txbxContent>
                            <w:p w14:paraId="3153F0E4" w14:textId="77777777" w:rsidR="00D14876" w:rsidRPr="00E60BA6" w:rsidRDefault="00D14876" w:rsidP="00640AEE">
                              <w:pPr>
                                <w:ind w:firstLine="0"/>
                                <w:jc w:val="center"/>
                                <w:rPr>
                                  <w:sz w:val="21"/>
                                  <w:szCs w:val="21"/>
                                </w:rPr>
                              </w:pPr>
                              <w:r>
                                <w:rPr>
                                  <w:rFonts w:hint="eastAsia"/>
                                  <w:sz w:val="21"/>
                                  <w:szCs w:val="21"/>
                                </w:rPr>
                                <w:t>存储</w:t>
                              </w:r>
                            </w:p>
                          </w:txbxContent>
                        </wps:txbx>
                        <wps:bodyPr rot="0" vert="horz" wrap="square" lIns="91440" tIns="45720" rIns="91440" bIns="45720" anchor="t" anchorCtr="0" upright="1">
                          <a:noAutofit/>
                        </wps:bodyPr>
                      </wps:wsp>
                      <wps:wsp>
                        <wps:cNvPr id="385" name="Rectangle 104"/>
                        <wps:cNvSpPr>
                          <a:spLocks noChangeArrowheads="1"/>
                        </wps:cNvSpPr>
                        <wps:spPr bwMode="auto">
                          <a:xfrm>
                            <a:off x="5181" y="5428"/>
                            <a:ext cx="1479" cy="513"/>
                          </a:xfrm>
                          <a:prstGeom prst="rect">
                            <a:avLst/>
                          </a:prstGeom>
                          <a:solidFill>
                            <a:srgbClr val="FFFFFF"/>
                          </a:solidFill>
                          <a:ln w="6350">
                            <a:solidFill>
                              <a:srgbClr val="000000"/>
                            </a:solidFill>
                            <a:miter lim="800000"/>
                            <a:headEnd/>
                            <a:tailEnd/>
                          </a:ln>
                        </wps:spPr>
                        <wps:txbx>
                          <w:txbxContent>
                            <w:p w14:paraId="35B9FA86" w14:textId="77777777" w:rsidR="00D14876" w:rsidRPr="00E60BA6" w:rsidRDefault="00D14876" w:rsidP="00640AEE">
                              <w:pPr>
                                <w:ind w:firstLine="0"/>
                                <w:jc w:val="center"/>
                                <w:rPr>
                                  <w:sz w:val="21"/>
                                  <w:szCs w:val="21"/>
                                </w:rPr>
                              </w:pPr>
                              <w:r>
                                <w:rPr>
                                  <w:rFonts w:hint="eastAsia"/>
                                  <w:sz w:val="21"/>
                                  <w:szCs w:val="21"/>
                                </w:rPr>
                                <w:t>2D/3D</w:t>
                              </w:r>
                              <w:r>
                                <w:rPr>
                                  <w:rFonts w:hint="eastAsia"/>
                                  <w:sz w:val="21"/>
                                  <w:szCs w:val="21"/>
                                </w:rPr>
                                <w:t>图形</w:t>
                              </w:r>
                            </w:p>
                          </w:txbxContent>
                        </wps:txbx>
                        <wps:bodyPr rot="0" vert="horz" wrap="square" lIns="91440" tIns="45720" rIns="91440" bIns="45720" anchor="t" anchorCtr="0" upright="1">
                          <a:noAutofit/>
                        </wps:bodyPr>
                      </wps:wsp>
                      <wps:wsp>
                        <wps:cNvPr id="386" name="Rectangle 105"/>
                        <wps:cNvSpPr>
                          <a:spLocks noChangeArrowheads="1"/>
                        </wps:cNvSpPr>
                        <wps:spPr bwMode="auto">
                          <a:xfrm>
                            <a:off x="6995" y="5428"/>
                            <a:ext cx="1520" cy="513"/>
                          </a:xfrm>
                          <a:prstGeom prst="rect">
                            <a:avLst/>
                          </a:prstGeom>
                          <a:solidFill>
                            <a:srgbClr val="FFFFFF"/>
                          </a:solidFill>
                          <a:ln w="6350">
                            <a:solidFill>
                              <a:srgbClr val="000000"/>
                            </a:solidFill>
                            <a:miter lim="800000"/>
                            <a:headEnd/>
                            <a:tailEnd/>
                          </a:ln>
                        </wps:spPr>
                        <wps:txbx>
                          <w:txbxContent>
                            <w:p w14:paraId="5922A118" w14:textId="77777777" w:rsidR="00D14876" w:rsidRPr="00E60BA6" w:rsidRDefault="00D14876" w:rsidP="00640AEE">
                              <w:pPr>
                                <w:ind w:firstLine="0"/>
                                <w:jc w:val="center"/>
                                <w:rPr>
                                  <w:sz w:val="21"/>
                                  <w:szCs w:val="21"/>
                                </w:rPr>
                              </w:pPr>
                              <w:r>
                                <w:rPr>
                                  <w:rFonts w:hint="eastAsia"/>
                                  <w:sz w:val="21"/>
                                  <w:szCs w:val="21"/>
                                </w:rPr>
                                <w:t>音频和视频</w:t>
                              </w:r>
                            </w:p>
                          </w:txbxContent>
                        </wps:txbx>
                        <wps:bodyPr rot="0" vert="horz" wrap="square" lIns="91440" tIns="45720" rIns="91440" bIns="45720" anchor="t" anchorCtr="0" upright="1">
                          <a:noAutofit/>
                        </wps:bodyPr>
                      </wps:wsp>
                      <wps:wsp>
                        <wps:cNvPr id="387" name="Rectangle 106"/>
                        <wps:cNvSpPr>
                          <a:spLocks noChangeArrowheads="1"/>
                        </wps:cNvSpPr>
                        <wps:spPr bwMode="auto">
                          <a:xfrm>
                            <a:off x="8654" y="5428"/>
                            <a:ext cx="1412" cy="513"/>
                          </a:xfrm>
                          <a:prstGeom prst="rect">
                            <a:avLst/>
                          </a:prstGeom>
                          <a:solidFill>
                            <a:srgbClr val="FFFFFF"/>
                          </a:solidFill>
                          <a:ln w="6350">
                            <a:solidFill>
                              <a:srgbClr val="000000"/>
                            </a:solidFill>
                            <a:miter lim="800000"/>
                            <a:headEnd/>
                            <a:tailEnd/>
                          </a:ln>
                        </wps:spPr>
                        <wps:txbx>
                          <w:txbxContent>
                            <w:p w14:paraId="0FE3B24B" w14:textId="77777777" w:rsidR="00D14876" w:rsidRPr="00E60BA6" w:rsidRDefault="00D14876" w:rsidP="00640AEE">
                              <w:pPr>
                                <w:ind w:firstLine="0"/>
                                <w:jc w:val="center"/>
                                <w:rPr>
                                  <w:sz w:val="21"/>
                                  <w:szCs w:val="21"/>
                                </w:rPr>
                              </w:pPr>
                              <w:r>
                                <w:rPr>
                                  <w:rFonts w:hint="eastAsia"/>
                                  <w:sz w:val="21"/>
                                  <w:szCs w:val="21"/>
                                </w:rPr>
                                <w:t>图片解码器</w:t>
                              </w:r>
                            </w:p>
                          </w:txbxContent>
                        </wps:txbx>
                        <wps:bodyPr rot="0" vert="horz" wrap="square" lIns="91440" tIns="45720" rIns="91440" bIns="45720" anchor="t" anchorCtr="0" upright="1">
                          <a:noAutofit/>
                        </wps:bodyPr>
                      </wps:wsp>
                      <wps:wsp>
                        <wps:cNvPr id="388" name="AutoShape 107"/>
                        <wps:cNvCnPr>
                          <a:cxnSpLocks noChangeShapeType="1"/>
                        </wps:cNvCnPr>
                        <wps:spPr bwMode="auto">
                          <a:xfrm rot="16200000" flipH="1">
                            <a:off x="2554" y="2899"/>
                            <a:ext cx="877" cy="359"/>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9" name="AutoShape 108"/>
                        <wps:cNvCnPr>
                          <a:cxnSpLocks noChangeShapeType="1"/>
                        </wps:cNvCnPr>
                        <wps:spPr bwMode="auto">
                          <a:xfrm>
                            <a:off x="4280" y="3517"/>
                            <a:ext cx="315" cy="9"/>
                          </a:xfrm>
                          <a:prstGeom prst="bentConnector3">
                            <a:avLst>
                              <a:gd name="adj1" fmla="val 49843"/>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0" name="AutoShape 109"/>
                        <wps:cNvCnPr>
                          <a:cxnSpLocks noChangeShapeType="1"/>
                        </wps:cNvCnPr>
                        <wps:spPr bwMode="auto">
                          <a:xfrm rot="-5400000">
                            <a:off x="3818" y="2394"/>
                            <a:ext cx="601" cy="785"/>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1" name="AutoShape 110"/>
                        <wps:cNvCnPr>
                          <a:cxnSpLocks noChangeShapeType="1"/>
                        </wps:cNvCnPr>
                        <wps:spPr bwMode="auto">
                          <a:xfrm>
                            <a:off x="5466" y="2486"/>
                            <a:ext cx="852" cy="740"/>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2" name="AutoShape 111"/>
                        <wps:cNvCnPr>
                          <a:cxnSpLocks noChangeShapeType="1"/>
                        </wps:cNvCnPr>
                        <wps:spPr bwMode="auto">
                          <a:xfrm flipV="1">
                            <a:off x="5469" y="3483"/>
                            <a:ext cx="240" cy="43"/>
                          </a:xfrm>
                          <a:prstGeom prst="bentConnector3">
                            <a:avLst>
                              <a:gd name="adj1" fmla="val 50000"/>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3" name="AutoShape 112"/>
                        <wps:cNvCnPr>
                          <a:cxnSpLocks noChangeShapeType="1"/>
                        </wps:cNvCnPr>
                        <wps:spPr bwMode="auto">
                          <a:xfrm rot="5400000">
                            <a:off x="4831" y="3981"/>
                            <a:ext cx="400" cy="2"/>
                          </a:xfrm>
                          <a:prstGeom prst="bentConnector3">
                            <a:avLst>
                              <a:gd name="adj1" fmla="val 50000"/>
                            </a:avLst>
                          </a:prstGeom>
                          <a:noFill/>
                          <a:ln w="6350">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94" name="AutoShape 113"/>
                        <wps:cNvCnPr>
                          <a:cxnSpLocks noChangeShapeType="1"/>
                        </wps:cNvCnPr>
                        <wps:spPr bwMode="auto">
                          <a:xfrm rot="16200000" flipH="1">
                            <a:off x="3737" y="3936"/>
                            <a:ext cx="616" cy="638"/>
                          </a:xfrm>
                          <a:prstGeom prst="bentConnector2">
                            <a:avLst/>
                          </a:prstGeom>
                          <a:noFill/>
                          <a:ln w="6350">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95" name="AutoShape 114"/>
                        <wps:cNvCnPr>
                          <a:cxnSpLocks noChangeShapeType="1"/>
                        </wps:cNvCnPr>
                        <wps:spPr bwMode="auto">
                          <a:xfrm flipV="1">
                            <a:off x="5695" y="3739"/>
                            <a:ext cx="623" cy="824"/>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6" name="AutoShape 115"/>
                        <wps:cNvCnPr>
                          <a:cxnSpLocks noChangeShapeType="1"/>
                        </wps:cNvCnPr>
                        <wps:spPr bwMode="auto">
                          <a:xfrm>
                            <a:off x="6926" y="3483"/>
                            <a:ext cx="305" cy="1"/>
                          </a:xfrm>
                          <a:prstGeom prst="straightConnector1">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97" name="AutoShape 116"/>
                        <wps:cNvCnPr>
                          <a:cxnSpLocks noChangeShapeType="1"/>
                        </wps:cNvCnPr>
                        <wps:spPr bwMode="auto">
                          <a:xfrm>
                            <a:off x="8723" y="3483"/>
                            <a:ext cx="307" cy="1"/>
                          </a:xfrm>
                          <a:prstGeom prst="straightConnector1">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98" name="AutoShape 117"/>
                        <wps:cNvCnPr>
                          <a:cxnSpLocks noChangeShapeType="1"/>
                        </wps:cNvCnPr>
                        <wps:spPr bwMode="auto">
                          <a:xfrm rot="16200000" flipH="1">
                            <a:off x="2108" y="3260"/>
                            <a:ext cx="2701" cy="1635"/>
                          </a:xfrm>
                          <a:prstGeom prst="bentConnector3">
                            <a:avLst>
                              <a:gd name="adj1" fmla="val 76634"/>
                            </a:avLst>
                          </a:prstGeom>
                          <a:noFill/>
                          <a:ln w="6350">
                            <a:solidFill>
                              <a:srgbClr val="000000"/>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399" name="AutoShape 118"/>
                        <wps:cNvCnPr>
                          <a:cxnSpLocks noChangeShapeType="1"/>
                        </wps:cNvCnPr>
                        <wps:spPr bwMode="auto">
                          <a:xfrm rot="16200000" flipH="1">
                            <a:off x="1365" y="3808"/>
                            <a:ext cx="2732" cy="508"/>
                          </a:xfrm>
                          <a:prstGeom prst="bentConnector3">
                            <a:avLst>
                              <a:gd name="adj1" fmla="val 85977"/>
                            </a:avLst>
                          </a:prstGeom>
                          <a:noFill/>
                          <a:ln w="6350">
                            <a:solidFill>
                              <a:srgbClr val="000000"/>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400" name="AutoShape 119"/>
                        <wps:cNvCnPr>
                          <a:cxnSpLocks noChangeShapeType="1"/>
                        </wps:cNvCnPr>
                        <wps:spPr bwMode="auto">
                          <a:xfrm rot="5400000">
                            <a:off x="7021" y="4473"/>
                            <a:ext cx="1689" cy="222"/>
                          </a:xfrm>
                          <a:prstGeom prst="bentConnector3">
                            <a:avLst>
                              <a:gd name="adj1" fmla="val 49972"/>
                            </a:avLst>
                          </a:prstGeom>
                          <a:noFill/>
                          <a:ln w="6350">
                            <a:solidFill>
                              <a:srgbClr val="000000"/>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401" name="AutoShape 120"/>
                        <wps:cNvCnPr>
                          <a:cxnSpLocks noChangeShapeType="1"/>
                        </wps:cNvCnPr>
                        <wps:spPr bwMode="auto">
                          <a:xfrm rot="5400000">
                            <a:off x="5873" y="3787"/>
                            <a:ext cx="1689" cy="1594"/>
                          </a:xfrm>
                          <a:prstGeom prst="bentConnector3">
                            <a:avLst>
                              <a:gd name="adj1" fmla="val 68796"/>
                            </a:avLst>
                          </a:prstGeom>
                          <a:noFill/>
                          <a:ln w="6350">
                            <a:solidFill>
                              <a:srgbClr val="000000"/>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402" name="AutoShape 121"/>
                        <wps:cNvCnPr>
                          <a:cxnSpLocks noChangeShapeType="1"/>
                        </wps:cNvCnPr>
                        <wps:spPr bwMode="auto">
                          <a:xfrm rot="16200000" flipH="1">
                            <a:off x="8080" y="4148"/>
                            <a:ext cx="1646" cy="914"/>
                          </a:xfrm>
                          <a:prstGeom prst="bentConnector3">
                            <a:avLst>
                              <a:gd name="adj1" fmla="val 50000"/>
                            </a:avLst>
                          </a:prstGeom>
                          <a:noFill/>
                          <a:ln w="6350">
                            <a:solidFill>
                              <a:srgbClr val="000000"/>
                            </a:solidFill>
                            <a:prstDash val="lgDash"/>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 101" o:spid="_x0000_s1044" style="position:absolute;left:0;text-align:left;margin-left:0;margin-top:12pt;width:426.55pt;height:227.55pt;z-index:251661312;mso-position-horizontal:center" coordorigin="1971,1680" coordsize="8531,455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">
                <o:lock v:ext="edit" aspectratio="t"/>
                <v:rect id="AutoShape 93" o:spid="_x0000_s1045" style="position:absolute;left:1971;top:1680;width:8531;height:455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i4CNxQAA&#10;ANwAAAAPAAAAZHJzL2Rvd25yZXYueG1sRI9Ba8JAFITvQv/D8gpepG6q0pbUVYpQDCKIsfX8yL4m&#10;odm3Mbsm8d+7guBxmJlvmPmyN5VoqXGlZQWv4wgEcWZ1ybmCn8P3ywcI55E1VpZJwYUcLBdPgznG&#10;2na8pzb1uQgQdjEqKLyvYyldVpBBN7Y1cfD+bGPQB9nkUjfYBbip5CSK3qTBksNCgTWtCsr+07NR&#10;0GW79njYruVudEwsn5LTKv3dKDV87r8+QXjq/SN8bydawfR9Brcz4QjIx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SLgI3FAAAA3AAAAA8AAAAAAAAAAAAAAAAAlwIAAGRycy9k&#10;b3ducmV2LnhtbFBLBQYAAAAABAAEAPUAAACJAwAAAAA=&#10;" filled="f" stroked="f">
                  <o:lock v:ext="edit" aspectratio="t" text="t"/>
                </v:rect>
                <v:rect id="Rectangle 94" o:spid="_x0000_s1046" style="position:absolute;left:4595;top:3270;width:874;height:5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MRQRwwAA&#10;ANwAAAAPAAAAZHJzL2Rvd25yZXYueG1sRI9Bi8IwFITvgv8hPMGbpirq0jWKiguCp9UFr2+bZ1tt&#10;XkoSteuvNwuCx2FmvmFmi8ZU4kbOl5YVDPoJCOLM6pJzBT+Hr94HCB+QNVaWScEfeVjM260Zptre&#10;+Ztu+5CLCGGfooIihDqV0mcFGfR9WxNH72SdwRCly6V2eI9wU8lhkkykwZLjQoE1rQvKLvurUWDP&#10;q82xXB7X9c7JkXk8ZPjNTkp1O83yE0SgJrzDr/ZWKxhNx/B/Jh4BOX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MRQRwwAAANwAAAAPAAAAAAAAAAAAAAAAAJcCAABkcnMvZG93&#10;bnJldi54bWxQSwUGAAAAAAQABAD1AAAAhwMAAAAA&#10;" strokeweight=".5pt">
                  <v:textbox>
                    <w:txbxContent>
                      <w:p w14:paraId="60F7721C" w14:textId="77777777" w:rsidR="00D14876" w:rsidRPr="00E60BA6" w:rsidRDefault="00D14876" w:rsidP="00640AEE">
                        <w:pPr>
                          <w:ind w:firstLine="0"/>
                          <w:jc w:val="center"/>
                          <w:rPr>
                            <w:sz w:val="21"/>
                            <w:szCs w:val="21"/>
                          </w:rPr>
                        </w:pPr>
                        <w:r w:rsidRPr="00E60BA6">
                          <w:rPr>
                            <w:rFonts w:hint="eastAsia"/>
                            <w:sz w:val="21"/>
                            <w:szCs w:val="21"/>
                          </w:rPr>
                          <w:t>DOM</w:t>
                        </w:r>
                      </w:p>
                    </w:txbxContent>
                  </v:textbox>
                </v:rect>
                <v:shapetype id="_x0000_t114" coordsize="21600,21600" o:spt="114" path="m0,20172c945,20572,1887,20800,2795,21085,3587,21312,4342,21370,5060,21597,7097,21597,7627,21370,8155,21312,8722,21197,9325,20970,9855,20800,10345,20572,10800,20400,11327,20060,11817,19887,12347,19660,12875,19375,13442,19147,13970,18862,14575,18635,15177,18462,15782,18122,16537,17950,17255,17837,17935,17552,18765,17437,19635,17437,20577,17322,21597,17322l21597,,,0xe">
                  <v:stroke joinstyle="miter"/>
                  <v:path o:connecttype="custom" o:connectlocs="10800,0;0,10800;10800,20400;21600,10800" textboxrect="0,0,21600,17322"/>
                </v:shapetype>
                <v:shape id="AutoShape 95" o:spid="_x0000_s1047" type="#_x0000_t114" style="position:absolute;left:2204;top:2104;width:1218;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9dkkxQAA&#10;ANwAAAAPAAAAZHJzL2Rvd25yZXYueG1sRI9fa8JAEMTfC/0Oxxb6Vi+2GCX1lFIQfBL8V+rbNrcm&#10;wexemjs17af3BMHHYWZ+w4ynHdfqRK2vnBjo9xJQJLmzlRQGNuvZywiUDygWaydk4I88TCePD2PM&#10;rDvLkk6rUKgIEZ+hgTKEJtPa5yUx+p5rSKK3dy1jiLIttG3xHOFc69ckSTVjJXGhxIY+S8oPqyMb&#10;oB3y189+sf2WlOvBYPm7/efUmOen7uMdVKAu3MO39twaeBumcD0Tj4CeX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D12STFAAAA3AAAAA8AAAAAAAAAAAAAAAAAlwIAAGRycy9k&#10;b3ducmV2LnhtbFBLBQYAAAAABAAEAPUAAACJAwAAAAA=&#10;" strokeweight=".5pt">
                  <v:textbox>
                    <w:txbxContent>
                      <w:p w14:paraId="57DDBE3C" w14:textId="77777777" w:rsidR="00D14876" w:rsidRPr="00183B7F" w:rsidRDefault="00D14876" w:rsidP="00640AEE">
                        <w:pPr>
                          <w:ind w:firstLine="0"/>
                          <w:rPr>
                            <w:rFonts w:ascii="宋体"/>
                            <w:sz w:val="21"/>
                            <w:szCs w:val="21"/>
                          </w:rPr>
                        </w:pPr>
                        <w:r w:rsidRPr="00183B7F">
                          <w:rPr>
                            <w:rFonts w:ascii="宋体" w:hint="eastAsia"/>
                            <w:sz w:val="21"/>
                            <w:szCs w:val="21"/>
                          </w:rPr>
                          <w:t>网页内容</w:t>
                        </w:r>
                      </w:p>
                    </w:txbxContent>
                  </v:textbox>
                </v:shape>
                <v:rect id="Rectangle 96" o:spid="_x0000_s1048" style="position:absolute;left:4511;top:2104;width:955;height:7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ry/9wwAA&#10;ANwAAAAPAAAAZHJzL2Rvd25yZXYueG1sRI9Bi8IwFITvC/6H8ARvNlVhlWoUFQVhT6uC12fzbKvN&#10;S0midv31mwVhj8PMfMPMFq2pxYOcrywrGCQpCOLc6ooLBcfDtj8B4QOyxtoyKfghD4t552OGmbZP&#10;/qbHPhQiQthnqKAMocmk9HlJBn1iG+LoXawzGKJ0hdQOnxFuajlM009psOK4UGJD65Ly2/5uFNjr&#10;anOqlqd18+XkyLxeMpzzi1K9brucggjUhv/wu73TCkbjMfydiUdAz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ry/9wwAAANwAAAAPAAAAAAAAAAAAAAAAAJcCAABkcnMvZG93&#10;bnJldi54bWxQSwUGAAAAAAQABAD1AAAAhwMAAAAA&#10;" strokeweight=".5pt">
                  <v:textbox>
                    <w:txbxContent>
                      <w:p w14:paraId="25AED8C2" w14:textId="77777777" w:rsidR="00D14876" w:rsidRPr="00CD251D" w:rsidRDefault="00D14876" w:rsidP="00640AEE">
                        <w:pPr>
                          <w:ind w:firstLine="0"/>
                          <w:jc w:val="center"/>
                          <w:rPr>
                            <w:rFonts w:ascii="宋体"/>
                            <w:sz w:val="21"/>
                            <w:szCs w:val="21"/>
                          </w:rPr>
                        </w:pPr>
                        <w:r w:rsidRPr="00CD251D">
                          <w:rPr>
                            <w:rFonts w:hAnsi="Times New Roman"/>
                            <w:sz w:val="21"/>
                            <w:szCs w:val="21"/>
                          </w:rPr>
                          <w:t>CSS</w:t>
                        </w:r>
                        <w:r w:rsidRPr="00CD251D">
                          <w:rPr>
                            <w:rFonts w:ascii="宋体" w:hint="eastAsia"/>
                            <w:sz w:val="21"/>
                            <w:szCs w:val="21"/>
                          </w:rPr>
                          <w:t>解释器</w:t>
                        </w:r>
                      </w:p>
                    </w:txbxContent>
                  </v:textbox>
                </v:rect>
                <v:rect id="Rectangle 97" o:spid="_x0000_s1049" style="position:absolute;left:3172;top:3087;width:1108;height:8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MLuPwQAA&#10;ANwAAAAPAAAAZHJzL2Rvd25yZXYueG1sRE/LisIwFN0P+A/hCu7G1BFGqaZFZQRhVj7A7bW5ttXm&#10;piRRO379ZCG4PJz3PO9MI+7kfG1ZwWiYgCAurK65VHDYrz+nIHxA1thYJgV/5CHPeh9zTLV98Jbu&#10;u1CKGMI+RQVVCG0qpS8qMuiHtiWO3Nk6gyFCV0rt8BHDTSO/kuRbGqw5NlTY0qqi4rq7GQX2svw5&#10;1ovjqv11cmyeTxlOxVmpQb9bzEAE6sJb/HJvtILxJK6NZ+IRkN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9TC7j8EAAADcAAAADwAAAAAAAAAAAAAAAACXAgAAZHJzL2Rvd25y&#10;ZXYueG1sUEsFBgAAAAAEAAQA9QAAAIUDAAAAAA==&#10;" strokeweight=".5pt">
                  <v:textbox>
                    <w:txbxContent>
                      <w:p w14:paraId="02C86F62" w14:textId="77777777" w:rsidR="00D14876" w:rsidRPr="00E60BA6" w:rsidRDefault="00D14876" w:rsidP="00640AEE">
                        <w:pPr>
                          <w:ind w:firstLine="0"/>
                          <w:jc w:val="center"/>
                          <w:rPr>
                            <w:sz w:val="21"/>
                            <w:szCs w:val="21"/>
                          </w:rPr>
                        </w:pPr>
                        <w:r w:rsidRPr="00E60BA6">
                          <w:rPr>
                            <w:rFonts w:hint="eastAsia"/>
                            <w:sz w:val="21"/>
                            <w:szCs w:val="21"/>
                          </w:rPr>
                          <w:t>HTML</w:t>
                        </w:r>
                        <w:r w:rsidRPr="00E60BA6">
                          <w:rPr>
                            <w:rFonts w:hint="eastAsia"/>
                            <w:sz w:val="21"/>
                            <w:szCs w:val="21"/>
                          </w:rPr>
                          <w:t>解释器</w:t>
                        </w:r>
                      </w:p>
                    </w:txbxContent>
                  </v:textbox>
                </v:rect>
                <v:rect id="Rectangle 98" o:spid="_x0000_s1050" style="position:absolute;left:4364;top:4182;width:1331;height:7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fB4UwwAA&#10;ANwAAAAPAAAAZHJzL2Rvd25yZXYueG1sRI9Bi8IwFITvgv8hPMGbpiqo2zWKiguCp9UFr2+bZ1tt&#10;XkoSteuvNwuCx2FmvmFmi8ZU4kbOl5YVDPoJCOLM6pJzBT+Hr94UhA/IGivLpOCPPCzm7dYMU23v&#10;/E23fchFhLBPUUERQp1K6bOCDPq+rYmjd7LOYIjS5VI7vEe4qeQwScbSYMlxocCa1gVll/3VKLDn&#10;1eZYLo/reufkyDweMvxmJ6W6nWb5CSJQE97hV3urFYwmH/B/Jh4BOX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fB4UwwAAANwAAAAPAAAAAAAAAAAAAAAAAJcCAABkcnMvZG93&#10;bnJldi54bWxQSwUGAAAAAAQABAD1AAAAhwMAAAAA&#10;" strokeweight=".5pt">
                  <v:textbox>
                    <w:txbxContent>
                      <w:p w14:paraId="7DCABD2A" w14:textId="77777777" w:rsidR="00D14876" w:rsidRPr="00E60BA6" w:rsidRDefault="00D14876" w:rsidP="00640AEE">
                        <w:pPr>
                          <w:ind w:firstLine="0"/>
                          <w:jc w:val="center"/>
                          <w:rPr>
                            <w:sz w:val="21"/>
                            <w:szCs w:val="21"/>
                          </w:rPr>
                        </w:pPr>
                        <w:r>
                          <w:rPr>
                            <w:rFonts w:hint="eastAsia"/>
                            <w:sz w:val="21"/>
                            <w:szCs w:val="21"/>
                          </w:rPr>
                          <w:t>JavaScript</w:t>
                        </w:r>
                        <w:r>
                          <w:rPr>
                            <w:rFonts w:hint="eastAsia"/>
                            <w:sz w:val="21"/>
                            <w:szCs w:val="21"/>
                          </w:rPr>
                          <w:t>引擎</w:t>
                        </w:r>
                      </w:p>
                    </w:txbxContent>
                  </v:textbox>
                </v:rect>
                <v:rect id="Rectangle 99" o:spid="_x0000_s1051" style="position:absolute;left:5709;top:3226;width:1217;height:5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8euwAAA&#10;ANwAAAAPAAAAZHJzL2Rvd25yZXYueG1sRE/LisIwFN0L/kO4gjtNVRikmoqKgjCrcYRur83tQ5ub&#10;kkTt+PWTxcAsD+e93vSmFU9yvrGsYDZNQBAXVjdcKbh8HydLED4ga2wtk4If8rDJhoM1ptq++Iue&#10;51CJGMI+RQV1CF0qpS9qMuintiOOXGmdwRChq6R2+IrhppXzJPmQBhuODTV2tK+puJ8fRoG97Q55&#10;s8333aeTC/N+y3AtSqXGo367AhGoD//iP/dJK1gs4/x4Jh4Bmf0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k8euwAAAANwAAAAPAAAAAAAAAAAAAAAAAJcCAABkcnMvZG93bnJl&#10;di54bWxQSwUGAAAAAAQABAD1AAAAhAMAAAAA&#10;" strokeweight=".5pt">
                  <v:textbox>
                    <w:txbxContent>
                      <w:p w14:paraId="3F8D6C22" w14:textId="77777777" w:rsidR="00D14876" w:rsidRPr="00E60BA6" w:rsidRDefault="00D14876" w:rsidP="00640AEE">
                        <w:pPr>
                          <w:ind w:firstLine="0"/>
                          <w:jc w:val="center"/>
                          <w:rPr>
                            <w:sz w:val="21"/>
                            <w:szCs w:val="21"/>
                          </w:rPr>
                        </w:pPr>
                        <w:r>
                          <w:rPr>
                            <w:rFonts w:hint="eastAsia"/>
                            <w:sz w:val="21"/>
                            <w:szCs w:val="21"/>
                          </w:rPr>
                          <w:t>内部表示</w:t>
                        </w:r>
                      </w:p>
                    </w:txbxContent>
                  </v:textbox>
                </v:rect>
                <v:rect id="Rectangle 100" o:spid="_x0000_s1052" style="position:absolute;left:7231;top:3226;width:1492;height:5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32I1xQAA&#10;ANwAAAAPAAAAZHJzL2Rvd25yZXYueG1sRI/NasMwEITvhbyD2EBvjZwESnCthMSkUOipTiDXrbX+&#10;aa2VkRTH9dNXhUKOw8x8w2S70XRiIOdbywqWiwQEcWl1y7WC8+n1aQPCB2SNnWVS8EMedtvZQ4ap&#10;tjf+oKEItYgQ9ikqaELoUyl92ZBBv7A9cfQq6wyGKF0ttcNbhJtOrpLkWRpsOS402FPeUPldXI0C&#10;+3U4Xtr9Je/fnVybaZLhs6yUepyP+xcQgcZwD/+337SC9WYJf2fiEZD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HfYjXFAAAA3AAAAA8AAAAAAAAAAAAAAAAAlwIAAGRycy9k&#10;b3ducmV2LnhtbFBLBQYAAAAABAAEAPUAAACJAwAAAAA=&#10;" strokeweight=".5pt">
                  <v:textbox>
                    <w:txbxContent>
                      <w:p w14:paraId="7DF477D7" w14:textId="77777777" w:rsidR="00D14876" w:rsidRPr="00E60BA6" w:rsidRDefault="00D14876" w:rsidP="00640AEE">
                        <w:pPr>
                          <w:ind w:firstLine="0"/>
                          <w:jc w:val="center"/>
                          <w:rPr>
                            <w:sz w:val="21"/>
                            <w:szCs w:val="21"/>
                          </w:rPr>
                        </w:pPr>
                        <w:r>
                          <w:rPr>
                            <w:rFonts w:hint="eastAsia"/>
                            <w:sz w:val="21"/>
                            <w:szCs w:val="21"/>
                          </w:rPr>
                          <w:t>布局和绘图</w:t>
                        </w:r>
                      </w:p>
                    </w:txbxContent>
                  </v:textbox>
                </v:rect>
                <v:rect id="Rectangle 101" o:spid="_x0000_s1053" style="position:absolute;left:9030;top:3226;width:874;height:5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DfxCxQAA&#10;ANwAAAAPAAAAZHJzL2Rvd25yZXYueG1sRI/NasMwEITvhb6D2EJvjdwYSnCshDQ0EMipbiDXjbX+&#10;SayVkdTY9dNHhUKPw8x8w+Tr0XTiRs63lhW8zhIQxKXVLdcKjl+7lwUIH5A1dpZJwQ95WK8eH3LM&#10;tB34k25FqEWEsM9QQRNCn0npy4YM+pntiaNXWWcwROlqqR0OEW46OU+SN2mw5bjQYE/bhspr8W0U&#10;2Mv7x6ndnLb9wcnUTJMM57JS6vlp3CxBBBrDf/ivvdcK0sUcfs/EIyB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EN/ELFAAAA3AAAAA8AAAAAAAAAAAAAAAAAlwIAAGRycy9k&#10;b3ducmV2LnhtbFBLBQYAAAAABAAEAPUAAACJAwAAAAA=&#10;" strokeweight=".5pt">
                  <v:textbox>
                    <w:txbxContent>
                      <w:p w14:paraId="589FE685" w14:textId="77777777" w:rsidR="00D14876" w:rsidRPr="00E60BA6" w:rsidRDefault="00D14876" w:rsidP="00640AEE">
                        <w:pPr>
                          <w:ind w:firstLine="0"/>
                          <w:jc w:val="center"/>
                          <w:rPr>
                            <w:sz w:val="21"/>
                            <w:szCs w:val="21"/>
                          </w:rPr>
                        </w:pPr>
                        <w:r>
                          <w:rPr>
                            <w:rFonts w:hint="eastAsia"/>
                            <w:sz w:val="21"/>
                            <w:szCs w:val="21"/>
                          </w:rPr>
                          <w:t>图像</w:t>
                        </w:r>
                      </w:p>
                    </w:txbxContent>
                  </v:textbox>
                </v:rect>
                <v:rect id="Rectangle 102" o:spid="_x0000_s1054" style="position:absolute;left:2548;top:5428;width:874;height:5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QVnZwwAA&#10;ANwAAAAPAAAAZHJzL2Rvd25yZXYueG1sRI9Pi8IwFMTvgt8hPMGbpm5BpGsUVxQET/4Br8/m2Xa3&#10;eSlJVquf3giCx2FmfsNM562pxZWcrywrGA0TEMS51RUXCo6H9WACwgdkjbVlUnAnD/NZtzPFTNsb&#10;7+i6D4WIEPYZKihDaDIpfV6SQT+0DXH0LtYZDFG6QmqHtwg3tfxKkrE0WHFcKLGhZUn53/7fKLC/&#10;P6tTtTgtm62TqXk8ZDjnF6X6vXbxDSJQGz7hd3ujFaSTFF5n4hGQs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QVnZwwAAANwAAAAPAAAAAAAAAAAAAAAAAJcCAABkcnMvZG93&#10;bnJldi54bWxQSwUGAAAAAAQABAD1AAAAhwMAAAAA&#10;" strokeweight=".5pt">
                  <v:textbox>
                    <w:txbxContent>
                      <w:p w14:paraId="11441FDA" w14:textId="77777777" w:rsidR="00D14876" w:rsidRPr="00E60BA6" w:rsidRDefault="00D14876" w:rsidP="00640AEE">
                        <w:pPr>
                          <w:ind w:firstLine="0"/>
                          <w:jc w:val="center"/>
                          <w:rPr>
                            <w:sz w:val="21"/>
                            <w:szCs w:val="21"/>
                          </w:rPr>
                        </w:pPr>
                        <w:r>
                          <w:rPr>
                            <w:rFonts w:hint="eastAsia"/>
                            <w:sz w:val="21"/>
                            <w:szCs w:val="21"/>
                          </w:rPr>
                          <w:t>网络</w:t>
                        </w:r>
                      </w:p>
                    </w:txbxContent>
                  </v:textbox>
                </v:rect>
                <v:rect id="Rectangle 103" o:spid="_x0000_s1055" style="position:absolute;left:3838;top:5428;width:875;height:5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qMGtwgAA&#10;ANwAAAAPAAAAZHJzL2Rvd25yZXYueG1sRI9Bi8IwFITvgv8hvAVvmu4qItUoKisInnQXvD6bZ1tt&#10;XkoStfrrjSB4HGbmG2Yya0wlruR8aVnBdy8BQZxZXXKu4P9v1R2B8AFZY2WZFNzJw2zabk0w1fbG&#10;W7ruQi4ihH2KCooQ6lRKnxVk0PdsTRy9o3UGQ5Qul9rhLcJNJX+SZCgNlhwXCqxpWVB23l2MAnta&#10;/O7L+X5Zb5zsm8dDhkN2VKrz1czHIAI14RN+t9daQX80gNeZeATk9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Gowa3CAAAA3AAAAA8AAAAAAAAAAAAAAAAAlwIAAGRycy9kb3du&#10;cmV2LnhtbFBLBQYAAAAABAAEAPUAAACGAwAAAAA=&#10;" strokeweight=".5pt">
                  <v:textbox>
                    <w:txbxContent>
                      <w:p w14:paraId="3153F0E4" w14:textId="77777777" w:rsidR="00D14876" w:rsidRPr="00E60BA6" w:rsidRDefault="00D14876" w:rsidP="00640AEE">
                        <w:pPr>
                          <w:ind w:firstLine="0"/>
                          <w:jc w:val="center"/>
                          <w:rPr>
                            <w:sz w:val="21"/>
                            <w:szCs w:val="21"/>
                          </w:rPr>
                        </w:pPr>
                        <w:r>
                          <w:rPr>
                            <w:rFonts w:hint="eastAsia"/>
                            <w:sz w:val="21"/>
                            <w:szCs w:val="21"/>
                          </w:rPr>
                          <w:t>存储</w:t>
                        </w:r>
                      </w:p>
                    </w:txbxContent>
                  </v:textbox>
                </v:rect>
                <v:rect id="Rectangle 104" o:spid="_x0000_s1056" style="position:absolute;left:5181;top:5428;width:1479;height:5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5GQ2wgAA&#10;ANwAAAAPAAAAZHJzL2Rvd25yZXYueG1sRI9Bi8IwFITvgv8hvAVvmu6KItUoKisInnQXvD6bZ1tt&#10;XkoStfrrjSB4HGbmG2Yya0wlruR8aVnBdy8BQZxZXXKu4P9v1R2B8AFZY2WZFNzJw2zabk0w1fbG&#10;W7ruQi4ihH2KCooQ6lRKnxVk0PdsTRy9o3UGQ5Qul9rhLcJNJX+SZCgNlhwXCqxpWVB23l2MAnta&#10;/O7L+X5Zb5zsm8dDhkN2VKrz1czHIAI14RN+t9daQX80gNeZeATk9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7kZDbCAAAA3AAAAA8AAAAAAAAAAAAAAAAAlwIAAGRycy9kb3du&#10;cmV2LnhtbFBLBQYAAAAABAAEAPUAAACGAwAAAAA=&#10;" strokeweight=".5pt">
                  <v:textbox>
                    <w:txbxContent>
                      <w:p w14:paraId="35B9FA86" w14:textId="77777777" w:rsidR="00D14876" w:rsidRPr="00E60BA6" w:rsidRDefault="00D14876" w:rsidP="00640AEE">
                        <w:pPr>
                          <w:ind w:firstLine="0"/>
                          <w:jc w:val="center"/>
                          <w:rPr>
                            <w:sz w:val="21"/>
                            <w:szCs w:val="21"/>
                          </w:rPr>
                        </w:pPr>
                        <w:r>
                          <w:rPr>
                            <w:rFonts w:hint="eastAsia"/>
                            <w:sz w:val="21"/>
                            <w:szCs w:val="21"/>
                          </w:rPr>
                          <w:t>2D/3D</w:t>
                        </w:r>
                        <w:r>
                          <w:rPr>
                            <w:rFonts w:hint="eastAsia"/>
                            <w:sz w:val="21"/>
                            <w:szCs w:val="21"/>
                          </w:rPr>
                          <w:t>图形</w:t>
                        </w:r>
                      </w:p>
                    </w:txbxContent>
                  </v:textbox>
                </v:rect>
                <v:rect id="Rectangle 105" o:spid="_x0000_s1057" style="position:absolute;left:6995;top:5428;width:1520;height:5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vpBxAAA&#10;ANwAAAAPAAAAZHJzL2Rvd25yZXYueG1sRI9Ba8JAFITvhf6H5RW81U0bCBJdxUoFwZOp4PWZfSZp&#10;s2/D7qoxv94VhB6HmfmGmS1604oLOd9YVvAxTkAQl1Y3XCnY/6zfJyB8QNbYWiYFN/KwmL++zDDX&#10;9so7uhShEhHCPkcFdQhdLqUvazLox7Yjjt7JOoMhSldJ7fAa4aaVn0mSSYMNx4UaO1rVVP4VZ6PA&#10;/n59H5rlYdVtnUzNMMhwLE9Kjd765RREoD78h5/tjVaQTjJ4nIlHQM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jb6QcQAAADcAAAADwAAAAAAAAAAAAAAAACXAgAAZHJzL2Rv&#10;d25yZXYueG1sUEsFBgAAAAAEAAQA9QAAAIgDAAAAAA==&#10;" strokeweight=".5pt">
                  <v:textbox>
                    <w:txbxContent>
                      <w:p w14:paraId="5922A118" w14:textId="77777777" w:rsidR="00D14876" w:rsidRPr="00E60BA6" w:rsidRDefault="00D14876" w:rsidP="00640AEE">
                        <w:pPr>
                          <w:ind w:firstLine="0"/>
                          <w:jc w:val="center"/>
                          <w:rPr>
                            <w:sz w:val="21"/>
                            <w:szCs w:val="21"/>
                          </w:rPr>
                        </w:pPr>
                        <w:r>
                          <w:rPr>
                            <w:rFonts w:hint="eastAsia"/>
                            <w:sz w:val="21"/>
                            <w:szCs w:val="21"/>
                          </w:rPr>
                          <w:t>音频和视频</w:t>
                        </w:r>
                      </w:p>
                    </w:txbxContent>
                  </v:textbox>
                </v:rect>
                <v:rect id="Rectangle 106" o:spid="_x0000_s1058" style="position:absolute;left:8654;top:5428;width:1412;height:5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l/awgAA&#10;ANwAAAAPAAAAZHJzL2Rvd25yZXYueG1sRI9Bi8IwFITvgv8hvAVvmu4KKtUoKisInnQXvD6bZ1tt&#10;XkoStfrrjSB4HGbmG2Yya0wlruR8aVnBdy8BQZxZXXKu4P9v1R2B8AFZY2WZFNzJw2zabk0w1fbG&#10;W7ruQi4ihH2KCooQ6lRKnxVk0PdsTRy9o3UGQ5Qul9rhLcJNJX+SZCANlhwXCqxpWVB23l2MAnta&#10;/O7L+X5Zb5zsm8dDhkN2VKrz1czHIAI14RN+t9daQX80hNeZeATk9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F6X9rCAAAA3AAAAA8AAAAAAAAAAAAAAAAAlwIAAGRycy9kb3du&#10;cmV2LnhtbFBLBQYAAAAABAAEAPUAAACGAwAAAAA=&#10;" strokeweight=".5pt">
                  <v:textbox>
                    <w:txbxContent>
                      <w:p w14:paraId="0FE3B24B" w14:textId="77777777" w:rsidR="00D14876" w:rsidRPr="00E60BA6" w:rsidRDefault="00D14876" w:rsidP="00640AEE">
                        <w:pPr>
                          <w:ind w:firstLine="0"/>
                          <w:jc w:val="center"/>
                          <w:rPr>
                            <w:sz w:val="21"/>
                            <w:szCs w:val="21"/>
                          </w:rPr>
                        </w:pPr>
                        <w:r>
                          <w:rPr>
                            <w:rFonts w:hint="eastAsia"/>
                            <w:sz w:val="21"/>
                            <w:szCs w:val="21"/>
                          </w:rPr>
                          <w:t>图片解码器</w:t>
                        </w:r>
                      </w:p>
                    </w:txbxContent>
                  </v:textbox>
                </v:rect>
                <v:shapetype id="_x0000_t33" coordsize="21600,21600" o:spt="33" o:oned="t" path="m0,0l21600,,21600,21600e" filled="f">
                  <v:stroke joinstyle="miter"/>
                  <v:path arrowok="t" fillok="f" o:connecttype="none"/>
                  <o:lock v:ext="edit" shapetype="t"/>
                </v:shapetype>
                <v:shape id="AutoShape 107" o:spid="_x0000_s1059" type="#_x0000_t33" style="position:absolute;left:2554;top:2899;width:877;height:359;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QETSsMAAADcAAAADwAAAGRycy9kb3ducmV2LnhtbERP3WrCMBS+F/YO4Qx2I5rOMSnVKNuY&#10;4PTC3wc4NMemrDnpmqi1T28uBl5+fP/TeWsrcaHGl44VvA4TEMS50yUXCo6HxSAF4QOyxsoxKbiR&#10;h/nsqTfFTLsr7+iyD4WIIewzVGBCqDMpfW7Ioh+6mjhyJ9dYDBE2hdQNXmO4reQoScbSYsmxwWBN&#10;X4by3/3ZKvg5pN33ePP3Gcxq3b3L7fk26vpKvTy3HxMQgdrwEP+7l1rBWxrXxjPxCMjZ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EBE0rDAAAA3AAAAA8AAAAAAAAAAAAA&#10;AAAAoQIAAGRycy9kb3ducmV2LnhtbFBLBQYAAAAABAAEAPkAAACRAwAAAAA=&#10;" strokeweight=".5pt">
                  <v:stroke endarrow="block"/>
                </v:shap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AutoShape 108" o:spid="_x0000_s1060" type="#_x0000_t34" style="position:absolute;left:4280;top:3517;width:315;height:9;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ETt8IAAADcAAAADwAAAGRycy9kb3ducmV2LnhtbESPQYvCMBSE7wv+h/AEb2uquyu1GkUE&#10;wYMXrXh+Ns+22LzUJKv135sFYY/DzHzDzJedacSdnK8tKxgNExDEhdU1lwqO+eYzBeEDssbGMil4&#10;koflovcxx0zbB+/pfgiliBD2GSqoQmgzKX1RkUE/tC1x9C7WGQxRulJqh48IN40cJ8lEGqw5LlTY&#10;0rqi4nr4NQq+z7tVTkl30+6Hx4ybnTnVqVKDfreagQjUhf/wu73VCr7SKfydiUdALl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gETt8IAAADcAAAADwAAAAAAAAAAAAAA&#10;AAChAgAAZHJzL2Rvd25yZXYueG1sUEsFBgAAAAAEAAQA+QAAAJADAAAAAA==&#10;" adj="10766" strokeweight=".5pt">
                  <v:stroke endarrow="block"/>
                </v:shape>
                <v:shape id="AutoShape 109" o:spid="_x0000_s1061" type="#_x0000_t33" style="position:absolute;left:3818;top:2394;width:601;height:785;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JEql8EAAADcAAAADwAAAGRycy9kb3ducmV2LnhtbERPXWvCMBR9F/Yfwh34pmmVFdcZiwwE&#10;QaRM3fuluWvqmpvSxFr/vXkY7PFwvtfFaFsxUO8bxwrSeQKCuHK64VrB5bybrUD4gKyxdUwKHuSh&#10;2LxM1phrd+cvGk6hFjGEfY4KTAhdLqWvDFn0c9cRR+7H9RZDhH0tdY/3GG5buUiSTFpsODYY7OjT&#10;UPV7ulkFfmDL38dyv81Kszu8pefx2lyVmr6O2w8QgcbwL/5z77WC5XucH8/EIyA3T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AkSqXwQAAANwAAAAPAAAAAAAAAAAAAAAA&#10;AKECAABkcnMvZG93bnJldi54bWxQSwUGAAAAAAQABAD5AAAAjwMAAAAA&#10;" strokeweight=".5pt">
                  <v:stroke endarrow="block"/>
                </v:shape>
                <v:shape id="AutoShape 110" o:spid="_x0000_s1062" type="#_x0000_t33" style="position:absolute;left:5466;top:2486;width:852;height:74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sRaSMYAAADcAAAADwAAAGRycy9kb3ducmV2LnhtbESPT2vCQBDF7wW/wzKCl6IbLRWN2YgU&#10;LT00h/rnPmTHJJidDdltXL99t1Do8fHm/d68bBtMKwbqXWNZwXyWgCAurW64UnA+HaYrEM4ja2wt&#10;k4IHOdjmo6cMU23v/EXD0VciQtilqKD2vkuldGVNBt3MdsTRu9reoI+yr6Tu8R7hppWLJFlKgw3H&#10;hho7equpvB2/TXxj/7rURREOqy55Ly5DOD9/LvZKTcZhtwHhKfj/47/0h1bwsp7D75hIAJn/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LEWkjGAAAA3AAAAA8AAAAAAAAA&#10;AAAAAAAAoQIAAGRycy9kb3ducmV2LnhtbFBLBQYAAAAABAAEAPkAAACUAwAAAAA=&#10;" strokeweight=".5pt">
                  <v:stroke endarrow="block"/>
                </v:shape>
                <v:shape id="AutoShape 111" o:spid="_x0000_s1063" type="#_x0000_t34" style="position:absolute;left:5469;top:3483;width:240;height:43;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GRyhMYAAADcAAAADwAAAGRycy9kb3ducmV2LnhtbESPQWvCQBSE7wX/w/KE3urGKFVjNtJW&#10;BKm9VD14fGRfk9Ts25BdTeyv7xYKHoeZ+YZJV72pxZVaV1lWMB5FIIhzqysuFBwPm6c5COeRNdaW&#10;ScGNHKyywUOKibYdf9J17wsRIOwSVFB63yRSurwkg25kG+LgfdnWoA+yLaRusQtwU8s4ip6lwYrD&#10;QokNvZWUn/cXo+Cns5OP+Htm+X03JX+a6cP6daHU47B/WYLw1Pt7+L+91Qomixj+zoQjILN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hkcoTGAAAA3AAAAA8AAAAAAAAA&#10;AAAAAAAAoQIAAGRycy9kb3ducmV2LnhtbFBLBQYAAAAABAAEAPkAAACUAwAAAAA=&#10;" strokeweight=".5pt">
                  <v:stroke endarrow="block"/>
                </v:shape>
                <v:shape id="AutoShape 112" o:spid="_x0000_s1064" type="#_x0000_t34" style="position:absolute;left:4831;top:3981;width:400;height:2;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PRHMUAAADcAAAADwAAAGRycy9kb3ducmV2LnhtbESPQWvCQBSE70L/w/KE3upGhVijqxSl&#10;tHgQqqJ4e2Sf2WD2bciuMf77bqHgcZiZb5j5srOVaKnxpWMFw0ECgjh3uuRCwWH/+fYOwgdkjZVj&#10;UvAgD8vFS2+OmXZ3/qF2FwoRIewzVGBCqDMpfW7Ioh+4mjh6F9dYDFE2hdQN3iPcVnKUJKm0WHJc&#10;MFjTylB+3d2sgm159MWpNTpdr78uj9s55c1ko9Rrv/uYgQjUhWf4v/2tFYynY/g7E4+AXP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TPRHMUAAADcAAAADwAAAAAAAAAA&#10;AAAAAAChAgAAZHJzL2Rvd25yZXYueG1sUEsFBgAAAAAEAAQA+QAAAJMDAAAAAA==&#10;" strokeweight=".5pt">
                  <v:stroke startarrow="block" endarrow="block"/>
                </v:shape>
                <v:shape id="AutoShape 113" o:spid="_x0000_s1065" type="#_x0000_t33" style="position:absolute;left:3737;top:3936;width:616;height:638;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qlW2cUAAADcAAAADwAAAGRycy9kb3ducmV2LnhtbESPQU8CMRSE7yT8h+aReJMWUMCVQhA1&#10;8eoCB2+P7XO7Yfu6bAus/96amHCczMw3mcWqc7W4UBsqzxpGQwWCuPCm4lLDbvt+PwcRIrLB2jNp&#10;+KEAq2W/t8DM+Ct/0iWPpUgQDhlqsDE2mZShsOQwDH1DnLxv3zqMSbalNC1eE9zVcqzUVDqsOC1Y&#10;bGhjqTjmZ6dBvZzUflI8Hl7VZvb2dTiPcmtqre8G3foZRKQu3sL/7Q+jYfL0AH9n0hGQy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qlW2cUAAADcAAAADwAAAAAAAAAA&#10;AAAAAAChAgAAZHJzL2Rvd25yZXYueG1sUEsFBgAAAAAEAAQA+QAAAJMDAAAAAA==&#10;" strokeweight=".5pt">
                  <v:stroke startarrow="block" endarrow="block"/>
                </v:shape>
                <v:shape id="AutoShape 114" o:spid="_x0000_s1066" type="#_x0000_t33" style="position:absolute;left:5695;top:3739;width:623;height:824;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Jz/fMUAAADcAAAADwAAAGRycy9kb3ducmV2LnhtbESPQWsCMRCF74X+hzAFbzXbitKuRikF&#10;wQoi2l68DZtxs+tmsibpuv57IxR6fLx535s3W/S2ER35UDlW8DLMQBAXTldcKvj5Xj6/gQgRWWPj&#10;mBRcKcBi/vgww1y7C++o28dSJAiHHBWYGNtcylAYshiGriVO3tF5izFJX0rt8ZLgtpGvWTaRFitO&#10;DQZb+jRUnPa/Nr2RecPb7mvDdSHr+tCdR71dKzV46j+mICL18f/4L73SCkbvY7iPSQSQ8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Jz/fMUAAADcAAAADwAAAAAAAAAA&#10;AAAAAAChAgAAZHJzL2Rvd25yZXYueG1sUEsFBgAAAAAEAAQA+QAAAJMDAAAAAA==&#10;" strokeweight=".5pt">
                  <v:stroke endarrow="block"/>
                </v:shape>
                <v:shapetype id="_x0000_t32" coordsize="21600,21600" o:spt="32" o:oned="t" path="m0,0l21600,21600e" filled="f">
                  <v:path arrowok="t" fillok="f" o:connecttype="none"/>
                  <o:lock v:ext="edit" shapetype="t"/>
                </v:shapetype>
                <v:shape id="AutoShape 115" o:spid="_x0000_s1067" type="#_x0000_t32" style="position:absolute;left:6926;top:3483;width:305;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wcP+MUAAADcAAAADwAAAGRycy9kb3ducmV2LnhtbESP3WoCMRSE74W+QzgFb0SzWlh0axQR&#10;CoJi8Qd7e9icbpZuTpYk1fXtG6Hg5TAz3zDzZWcbcSUfascKxqMMBHHpdM2VgvPpYzgFESKyxsYx&#10;KbhTgOXipTfHQrsbH+h6jJVIEA4FKjAxtoWUoTRkMYxcS5y8b+ctxiR9JbXHW4LbRk6yLJcWa04L&#10;BltaGyp/jr9Wwc4Mwudlu8nb/bpc1X6881+nqVL91271DiJSF5/h//ZGK3ib5fA4k46AXP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wcP+MUAAADcAAAADwAAAAAAAAAA&#10;AAAAAAChAgAAZHJzL2Rvd25yZXYueG1sUEsFBgAAAAAEAAQA+QAAAJMDAAAAAA==&#10;" strokeweight=".5pt">
                  <v:stroke startarrow="block" endarrow="block"/>
                </v:shape>
                <v:shape id="AutoShape 116" o:spid="_x0000_s1068" type="#_x0000_t32" style="position:absolute;left:8723;top:3483;width:307;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EuqY8UAAADcAAAADwAAAGRycy9kb3ducmV2LnhtbESPQWsCMRSE74X+h/AKvYhmbcHqahQR&#10;CkJFqYpeH5vnZnHzsiSprv/eCEKPw8x8w0xmra3FhXyoHCvo9zIQxIXTFZcK9rvv7hBEiMgaa8ek&#10;4EYBZtPXlwnm2l35ly7bWIoE4ZCjAhNjk0sZCkMWQ881xMk7OW8xJulLqT1eE9zW8iPLBtJixWnB&#10;YEMLQ8V5+2cVrEwnbA4/y0GzXhTzyvdX/rgbKvX+1s7HICK18T/8bC+1gs/RFzzOpCMgp3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EuqY8UAAADcAAAADwAAAAAAAAAA&#10;AAAAAAChAgAAZHJzL2Rvd25yZXYueG1sUEsFBgAAAAAEAAQA+QAAAJMDAAAAAA==&#10;" strokeweight=".5pt">
                  <v:stroke startarrow="block" endarrow="block"/>
                </v:shape>
                <v:shape id="AutoShape 117" o:spid="_x0000_s1069" type="#_x0000_t34" style="position:absolute;left:2108;top:3260;width:2701;height:163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6TNQ8IAAADcAAAADwAAAGRycy9kb3ducmV2LnhtbERP3WrCMBS+H/gO4Qi7GZpOsXadUYqj&#10;MPTK6gMcmrOmrDkpTVa7t18uBl5+fP+7w2Q7MdLgW8cKXpcJCOLa6ZYbBbdruchA+ICssXNMCn7J&#10;w2E/e9phrt2dLzRWoRExhH2OCkwIfS6lrw1Z9EvXE0fuyw0WQ4RDI/WA9xhuO7lKklRabDk2GOzp&#10;aKj+rn6sgk3h1s3pbM9lZrZpeXr54G12Vep5PhXvIAJN4SH+d39qBeu3uDaeiUdA7v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6TNQ8IAAADcAAAADwAAAAAAAAAAAAAA&#10;AAChAgAAZHJzL2Rvd25yZXYueG1sUEsFBgAAAAAEAAQA+QAAAJADAAAAAA==&#10;" adj="16553" strokeweight=".5pt">
                  <v:stroke dashstyle="longDash" endarrow="block"/>
                </v:shape>
                <v:shape id="AutoShape 118" o:spid="_x0000_s1070" type="#_x0000_t34" style="position:absolute;left:1365;top:3808;width:2732;height:508;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WSWacYAAADcAAAADwAAAGRycy9kb3ducmV2LnhtbESPT2vCQBTE7wW/w/KEXqTutoVaU1cR&#10;QbEUD8Y/50f2NQlm36bZNYnfvlsQehxm5jfMbNHbSrTU+NKxhuexAkGcOVNyruF4WD+9g/AB2WDl&#10;mDTcyMNiPniYYWJcx3tq05CLCGGfoIYihDqR0mcFWfRjVxNH79s1FkOUTS5Ng12E20q+KPUmLZYc&#10;FwqsaVVQdkmvVkP/Mzp1543NWnv9UpOb+qTdqdb6cdgvP0AE6sN/+N7eGg2v0yn8nYlHQM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1klmnGAAAA3AAAAA8AAAAAAAAA&#10;AAAAAAAAoQIAAGRycy9kb3ducmV2LnhtbFBLBQYAAAAABAAEAPkAAACUAwAAAAA=&#10;" adj="18571" strokeweight=".5pt">
                  <v:stroke dashstyle="longDash" endarrow="block"/>
                </v:shape>
                <v:shape id="AutoShape 119" o:spid="_x0000_s1071" type="#_x0000_t34" style="position:absolute;left:7021;top:4473;width:1689;height:222;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ZrPL8IAAADcAAAADwAAAGRycy9kb3ducmV2LnhtbERPy4rCMBTdC/MP4Q7MTtNxVKQaRQcG&#10;BUWoiuDu0tw+mOamNFGrX28WgsvDeU/nranElRpXWlbw3YtAEKdWl5wrOB7+umMQziNrrCyTgjs5&#10;mM8+OlOMtb1xQte9z0UIYRejgsL7OpbSpQUZdD1bEwcus41BH2CTS93gLYSbSvajaCQNlhwaCqzp&#10;t6D0f38xCs7leFethz9bvVkmPts++km2Oin19dkuJiA8tf4tfrnXWsEgCvPDmXAE5OwJ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ZrPL8IAAADcAAAADwAAAAAAAAAAAAAA&#10;AAChAgAAZHJzL2Rvd25yZXYueG1sUEsFBgAAAAAEAAQA+QAAAJADAAAAAA==&#10;" adj="10794" strokeweight=".5pt">
                  <v:stroke dashstyle="longDash" endarrow="block"/>
                </v:shape>
                <v:shape id="AutoShape 120" o:spid="_x0000_s1072" type="#_x0000_t34" style="position:absolute;left:5873;top:3787;width:1689;height:1594;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0D4TcAAAADcAAAADwAAAGRycy9kb3ducmV2LnhtbESPzQrCMBCE74LvEFbwpqmiItUoIoie&#10;xF/E29KsbbHZlCZqfXsjCB6HmfmGmc5rU4gnVS63rKDXjUAQJ1bnnCo4HVedMQjnkTUWlknBmxzM&#10;Z83GFGNtX7yn58GnIkDYxagg876MpXRJRgZd15bEwbvZyqAPskqlrvAV4KaQ/SgaSYM5h4UMS1pm&#10;lNwPD6NgsR7ztn99DKW5nL0pcXddD1Kl2q16MQHhqfb/8K+90QoGUQ++Z8IRkLM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dA+E3AAAAA3AAAAA8AAAAAAAAAAAAAAAAA&#10;oQIAAGRycy9kb3ducmV2LnhtbFBLBQYAAAAABAAEAPkAAACOAwAAAAA=&#10;" adj="14860" strokeweight=".5pt">
                  <v:stroke dashstyle="longDash" endarrow="block"/>
                </v:shape>
                <v:shape id="AutoShape 121" o:spid="_x0000_s1073" type="#_x0000_t34" style="position:absolute;left:8080;top:4148;width:1646;height:914;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u2UgMMAAADcAAAADwAAAGRycy9kb3ducmV2LnhtbESPwWrDMBBE74X8g9hAb41kU0rtRgkh&#10;odBDKTTJByzW1jaxVsLaOO7fV4VCj8PMvGHW29kPaqIx9YEtFCsDirgJrufWwvn0+vAMKgmywyEw&#10;WfimBNvN4m6NtQs3/qTpKK3KEE41WuhEYq11ajrymFYhEmfvK4weJcux1W7EW4b7QZfGPGmPPeeF&#10;DiPtO2oux6u3gKfCVHI9TLGN704+UnUui8ra++W8ewElNMt/+K/95iw8mhJ+z+QjoD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rtlIDDAAAA3AAAAA8AAAAAAAAAAAAA&#10;AAAAoQIAAGRycy9kb3ducmV2LnhtbFBLBQYAAAAABAAEAPkAAACRAwAAAAA=&#10;" strokeweight=".5pt">
                  <v:stroke dashstyle="longDash" endarrow="block"/>
                </v:shape>
                <w10:wrap type="topAndBottom"/>
              </v:group>
            </w:pict>
          </mc:Fallback>
        </mc:AlternateContent>
      </w:r>
      <w:r w:rsidR="00640AEE">
        <w:rPr>
          <w:rFonts w:ascii="楷体_GB2312" w:eastAsia="楷体_GB2312" w:hAnsi="华文楷体" w:hint="eastAsia"/>
          <w:bCs w:val="0"/>
          <w:snapToGrid w:val="0"/>
          <w:color w:val="000000"/>
          <w:sz w:val="21"/>
          <w:szCs w:val="21"/>
        </w:rPr>
        <w:t>图2-4 渲染引擎的一般渲染过程及各阶段依赖的其他模块</w:t>
      </w:r>
    </w:p>
    <w:p w14:paraId="3D5F2FCD" w14:textId="77777777"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BB52EC">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 xml:space="preserve">The process of Rendering and </w:t>
      </w:r>
      <w:r w:rsidRPr="00AF6ACC">
        <w:rPr>
          <w:rFonts w:hAnsi="Times New Roman"/>
          <w:bCs w:val="0"/>
          <w:sz w:val="21"/>
          <w:szCs w:val="21"/>
        </w:rPr>
        <w:t>dependent module</w:t>
      </w:r>
      <w:r>
        <w:rPr>
          <w:rFonts w:hAnsi="Times New Roman" w:hint="eastAsia"/>
          <w:bCs w:val="0"/>
          <w:sz w:val="21"/>
          <w:szCs w:val="21"/>
        </w:rPr>
        <w:t>s</w:t>
      </w:r>
    </w:p>
    <w:p w14:paraId="07B98FBC" w14:textId="77777777" w:rsidR="00640AEE" w:rsidRPr="005740E8" w:rsidRDefault="00640AEE" w:rsidP="00640AEE">
      <w:pPr>
        <w:spacing w:line="240" w:lineRule="auto"/>
        <w:ind w:firstLineChars="200" w:firstLine="420"/>
        <w:jc w:val="center"/>
        <w:rPr>
          <w:rFonts w:hAnsi="Times New Roman"/>
          <w:bCs w:val="0"/>
          <w:sz w:val="21"/>
          <w:szCs w:val="21"/>
        </w:rPr>
      </w:pPr>
    </w:p>
    <w:p w14:paraId="74CBE4FA" w14:textId="77777777" w:rsidR="00640AEE" w:rsidRDefault="00640AEE" w:rsidP="00640AEE">
      <w:r>
        <w:rPr>
          <w:rFonts w:hint="eastAsia"/>
        </w:rPr>
        <w:t>最后</w:t>
      </w:r>
      <w:r>
        <w:t>解释图</w:t>
      </w:r>
      <w:r>
        <w:t>2-4</w:t>
      </w:r>
      <w:r>
        <w:rPr>
          <w:rFonts w:hint="eastAsia"/>
        </w:rPr>
        <w:t>中</w:t>
      </w:r>
      <w:r>
        <w:t>虚线箭头的指向</w:t>
      </w:r>
      <w:r>
        <w:rPr>
          <w:rFonts w:hint="eastAsia"/>
        </w:rPr>
        <w:t>含义</w:t>
      </w:r>
      <w:r>
        <w:t>。</w:t>
      </w:r>
      <w:r>
        <w:rPr>
          <w:rFonts w:hint="eastAsia"/>
        </w:rPr>
        <w:t>它们</w:t>
      </w:r>
      <w:r>
        <w:t>表示在渲染过程中，</w:t>
      </w:r>
      <w:r>
        <w:rPr>
          <w:rFonts w:hint="eastAsia"/>
        </w:rPr>
        <w:t>每个</w:t>
      </w:r>
      <w:r>
        <w:t>阶段</w:t>
      </w:r>
      <w:r>
        <w:rPr>
          <w:rFonts w:hint="eastAsia"/>
        </w:rPr>
        <w:t>可能</w:t>
      </w:r>
      <w:r>
        <w:t>使用到的其他模块。</w:t>
      </w:r>
      <w:r>
        <w:rPr>
          <w:rFonts w:hint="eastAsia"/>
        </w:rPr>
        <w:t>在</w:t>
      </w:r>
      <w:r>
        <w:t>网页内容的下载中，</w:t>
      </w:r>
      <w:r>
        <w:rPr>
          <w:rFonts w:hint="eastAsia"/>
        </w:rPr>
        <w:t>需要</w:t>
      </w:r>
      <w:r>
        <w:t>使用</w:t>
      </w:r>
      <w:r>
        <w:rPr>
          <w:rFonts w:hint="eastAsia"/>
        </w:rPr>
        <w:t>到</w:t>
      </w:r>
      <w:r>
        <w:t>网络和存储，</w:t>
      </w:r>
      <w:r>
        <w:rPr>
          <w:rFonts w:hint="eastAsia"/>
        </w:rPr>
        <w:t>这点</w:t>
      </w:r>
      <w:r>
        <w:t>显而易见。</w:t>
      </w:r>
      <w:r>
        <w:rPr>
          <w:rFonts w:hint="eastAsia"/>
        </w:rPr>
        <w:t>但计算</w:t>
      </w:r>
      <w:r>
        <w:t>布局和绘图的时候，</w:t>
      </w:r>
      <w:r>
        <w:rPr>
          <w:rFonts w:hint="eastAsia"/>
        </w:rPr>
        <w:t>需要</w:t>
      </w:r>
      <w:r>
        <w:t>使用</w:t>
      </w:r>
      <w:r>
        <w:t>2</w:t>
      </w:r>
      <w:r>
        <w:rPr>
          <w:rFonts w:hint="eastAsia"/>
        </w:rPr>
        <w:t>D</w:t>
      </w:r>
      <w:r>
        <w:t>/3D</w:t>
      </w:r>
      <w:r>
        <w:rPr>
          <w:rFonts w:hint="eastAsia"/>
        </w:rPr>
        <w:t>的</w:t>
      </w:r>
      <w:r>
        <w:t>图形模块，</w:t>
      </w:r>
      <w:r>
        <w:rPr>
          <w:rFonts w:hint="eastAsia"/>
        </w:rPr>
        <w:t>同时因为</w:t>
      </w:r>
      <w:r>
        <w:t>要生成最后的</w:t>
      </w:r>
      <w:r>
        <w:rPr>
          <w:rFonts w:hint="eastAsia"/>
        </w:rPr>
        <w:t>可视化</w:t>
      </w:r>
      <w:r>
        <w:t>结果，</w:t>
      </w:r>
      <w:r>
        <w:rPr>
          <w:rFonts w:hint="eastAsia"/>
        </w:rPr>
        <w:t>这时</w:t>
      </w:r>
      <w:r>
        <w:t>需要开始解码音频、</w:t>
      </w:r>
      <w:r>
        <w:rPr>
          <w:rFonts w:hint="eastAsia"/>
        </w:rPr>
        <w:t>视频</w:t>
      </w:r>
      <w:r>
        <w:t>和图片，</w:t>
      </w:r>
      <w:r>
        <w:rPr>
          <w:rFonts w:hint="eastAsia"/>
        </w:rPr>
        <w:t>同</w:t>
      </w:r>
      <w:r>
        <w:t>其他内容一起绘制到最后的图像中。</w:t>
      </w:r>
    </w:p>
    <w:p w14:paraId="4D1C482D" w14:textId="77777777" w:rsidR="00640AEE" w:rsidRDefault="00640AEE" w:rsidP="00640AEE">
      <w:r>
        <w:rPr>
          <w:rFonts w:hint="eastAsia"/>
        </w:rPr>
        <w:t>在渲染</w:t>
      </w:r>
      <w:r>
        <w:t>完成之后，</w:t>
      </w:r>
      <w:r>
        <w:rPr>
          <w:rFonts w:hint="eastAsia"/>
        </w:rPr>
        <w:t>用户</w:t>
      </w:r>
      <w:r>
        <w:t>可能需要跟渲染的结果进行交互，</w:t>
      </w:r>
      <w:r>
        <w:rPr>
          <w:rFonts w:hint="eastAsia"/>
        </w:rPr>
        <w:t>或者</w:t>
      </w:r>
      <w:r>
        <w:t>网页自身有动画操作，</w:t>
      </w:r>
      <w:r>
        <w:rPr>
          <w:rFonts w:hint="eastAsia"/>
        </w:rPr>
        <w:t>一般而言</w:t>
      </w:r>
      <w:r>
        <w:t>，</w:t>
      </w:r>
      <w:r>
        <w:rPr>
          <w:rFonts w:hint="eastAsia"/>
        </w:rPr>
        <w:t>这需要</w:t>
      </w:r>
      <w:r>
        <w:t>持续</w:t>
      </w:r>
      <w:r>
        <w:rPr>
          <w:rFonts w:hint="eastAsia"/>
        </w:rPr>
        <w:t>的</w:t>
      </w:r>
      <w:r>
        <w:t>重复渲染过程。</w:t>
      </w:r>
    </w:p>
    <w:p w14:paraId="5109BBD7" w14:textId="77777777" w:rsidR="00640AEE" w:rsidRDefault="00640AEE" w:rsidP="00640AEE">
      <w:r>
        <w:rPr>
          <w:rFonts w:hint="eastAsia"/>
        </w:rPr>
        <w:lastRenderedPageBreak/>
        <w:t>以</w:t>
      </w:r>
      <w:r>
        <w:t>浏览器内核</w:t>
      </w:r>
      <w:r>
        <w:t>WebKit</w:t>
      </w:r>
      <w:r>
        <w:t>为例，</w:t>
      </w:r>
      <w:r>
        <w:rPr>
          <w:rFonts w:hint="eastAsia"/>
        </w:rPr>
        <w:t>根据</w:t>
      </w:r>
      <w:r>
        <w:t>数据的流向，</w:t>
      </w:r>
      <w:r>
        <w:rPr>
          <w:rFonts w:hint="eastAsia"/>
        </w:rPr>
        <w:t>可以</w:t>
      </w:r>
      <w:r>
        <w:t>将渲染</w:t>
      </w:r>
      <w:r>
        <w:rPr>
          <w:rFonts w:hint="eastAsia"/>
        </w:rPr>
        <w:t>分</w:t>
      </w:r>
      <w:r>
        <w:t>为三个阶段，</w:t>
      </w:r>
      <w:r>
        <w:rPr>
          <w:rFonts w:hint="eastAsia"/>
        </w:rPr>
        <w:t>第一个</w:t>
      </w:r>
      <w:r>
        <w:t>阶段是从网页的</w:t>
      </w:r>
      <w:r>
        <w:t>URL</w:t>
      </w:r>
      <w:r>
        <w:t>到构建</w:t>
      </w:r>
      <w:r>
        <w:rPr>
          <w:rFonts w:hint="eastAsia"/>
        </w:rPr>
        <w:t>完</w:t>
      </w:r>
      <w:r>
        <w:t>DOM</w:t>
      </w:r>
      <w:r>
        <w:rPr>
          <w:rFonts w:hint="eastAsia"/>
        </w:rPr>
        <w:t>树</w:t>
      </w:r>
      <w:r>
        <w:t>，</w:t>
      </w:r>
      <w:r>
        <w:rPr>
          <w:rFonts w:hint="eastAsia"/>
        </w:rPr>
        <w:t>第二个阶段</w:t>
      </w:r>
      <w:r>
        <w:t>是从</w:t>
      </w:r>
      <w:r>
        <w:t>DOM</w:t>
      </w:r>
      <w:r>
        <w:rPr>
          <w:rFonts w:hint="eastAsia"/>
        </w:rPr>
        <w:t>树</w:t>
      </w:r>
      <w:r>
        <w:t>到构建完成</w:t>
      </w:r>
      <w:r>
        <w:t>WebKit</w:t>
      </w:r>
      <w:r>
        <w:t>的绘图上下文，</w:t>
      </w:r>
      <w:r>
        <w:rPr>
          <w:rFonts w:hint="eastAsia"/>
        </w:rPr>
        <w:t>第三个</w:t>
      </w:r>
      <w:r>
        <w:t>阶段是从绘图上下文到生成最终的图像。为了藐视这个过程，</w:t>
      </w:r>
      <w:r>
        <w:rPr>
          <w:rFonts w:hint="eastAsia"/>
        </w:rPr>
        <w:t>下面会将</w:t>
      </w:r>
      <w:r>
        <w:t>WebK</w:t>
      </w:r>
      <w:r>
        <w:rPr>
          <w:rFonts w:hint="eastAsia"/>
        </w:rPr>
        <w:t>it</w:t>
      </w:r>
      <w:r>
        <w:rPr>
          <w:rFonts w:hint="eastAsia"/>
        </w:rPr>
        <w:t>中</w:t>
      </w:r>
      <w:r>
        <w:t>的一些细节展示给</w:t>
      </w:r>
      <w:r>
        <w:rPr>
          <w:rFonts w:hint="eastAsia"/>
        </w:rPr>
        <w:t>大家</w:t>
      </w:r>
      <w:r>
        <w:t>。</w:t>
      </w:r>
      <w:r>
        <w:rPr>
          <w:rFonts w:hint="eastAsia"/>
        </w:rPr>
        <w:t>图</w:t>
      </w:r>
      <w:r>
        <w:t>2-5</w:t>
      </w:r>
      <w:r>
        <w:rPr>
          <w:rFonts w:hint="eastAsia"/>
        </w:rPr>
        <w:t>描述</w:t>
      </w:r>
      <w:r>
        <w:t>的是从网页</w:t>
      </w:r>
      <w:r>
        <w:t>URL</w:t>
      </w:r>
      <w:r>
        <w:t>到构建完</w:t>
      </w:r>
      <w:r>
        <w:t>DOM</w:t>
      </w:r>
      <w:r>
        <w:rPr>
          <w:rFonts w:hint="eastAsia"/>
        </w:rPr>
        <w:t>树</w:t>
      </w:r>
      <w:r>
        <w:t>这个过程，</w:t>
      </w:r>
      <w:r>
        <w:rPr>
          <w:rFonts w:hint="eastAsia"/>
        </w:rPr>
        <w:t>数字</w:t>
      </w:r>
      <w:r>
        <w:t>表示的是基本</w:t>
      </w:r>
      <w:r>
        <w:rPr>
          <w:rFonts w:hint="eastAsia"/>
        </w:rPr>
        <w:t>顺序</w:t>
      </w:r>
      <w:r>
        <w:t>，</w:t>
      </w:r>
      <w:r>
        <w:rPr>
          <w:rFonts w:hint="eastAsia"/>
        </w:rPr>
        <w:t>当然</w:t>
      </w:r>
      <w:r>
        <w:t>也不是</w:t>
      </w:r>
      <w:r>
        <w:rPr>
          <w:rFonts w:hint="eastAsia"/>
        </w:rPr>
        <w:t>严格一致</w:t>
      </w:r>
      <w:r>
        <w:t>，因为整个过程可能重复并且可能交叉。</w:t>
      </w:r>
      <w:r>
        <w:t xml:space="preserve"> </w:t>
      </w:r>
    </w:p>
    <w:p w14:paraId="7D780A9B" w14:textId="77777777" w:rsidR="00C0316C" w:rsidRDefault="00C0316C" w:rsidP="00C0316C">
      <w:pPr>
        <w:ind w:firstLine="0"/>
      </w:pPr>
      <w:r>
        <w:rPr>
          <w:rFonts w:hint="eastAsia"/>
        </w:rPr>
        <w:tab/>
      </w:r>
      <w:r>
        <w:rPr>
          <w:rFonts w:hint="eastAsia"/>
        </w:rPr>
        <w:t>具体</w:t>
      </w:r>
      <w:r>
        <w:t>的过程</w:t>
      </w:r>
      <w:r>
        <w:rPr>
          <w:rFonts w:hint="eastAsia"/>
        </w:rPr>
        <w:t>如下</w:t>
      </w:r>
      <w:r>
        <w:t>。</w:t>
      </w:r>
    </w:p>
    <w:p w14:paraId="013BE4E8" w14:textId="77777777" w:rsidR="00C0316C" w:rsidRDefault="00C0316C" w:rsidP="00C0316C">
      <w:pPr>
        <w:pStyle w:val="af2"/>
        <w:numPr>
          <w:ilvl w:val="0"/>
          <w:numId w:val="17"/>
        </w:numPr>
        <w:ind w:firstLineChars="0"/>
      </w:pPr>
      <w:r>
        <w:rPr>
          <w:rFonts w:hint="eastAsia"/>
        </w:rPr>
        <w:t>当用户在地址栏</w:t>
      </w:r>
      <w:r>
        <w:t>输入</w:t>
      </w:r>
      <w:r>
        <w:t>URL</w:t>
      </w:r>
      <w:r>
        <w:t>的时候，</w:t>
      </w:r>
      <w:r>
        <w:rPr>
          <w:rFonts w:hint="eastAsia"/>
        </w:rPr>
        <w:t>WebKit</w:t>
      </w:r>
      <w:r>
        <w:t>调用资源加载器加载</w:t>
      </w:r>
      <w:r>
        <w:rPr>
          <w:rFonts w:hint="eastAsia"/>
        </w:rPr>
        <w:t>该</w:t>
      </w:r>
      <w:r>
        <w:t>URL</w:t>
      </w:r>
      <w:r>
        <w:t>对应的网页。</w:t>
      </w:r>
    </w:p>
    <w:p w14:paraId="71C950D9" w14:textId="77777777" w:rsidR="00C0316C" w:rsidRDefault="00C0316C" w:rsidP="00C0316C">
      <w:pPr>
        <w:pStyle w:val="af2"/>
        <w:numPr>
          <w:ilvl w:val="0"/>
          <w:numId w:val="17"/>
        </w:numPr>
        <w:ind w:firstLineChars="0"/>
      </w:pPr>
      <w:r>
        <w:rPr>
          <w:rFonts w:hint="eastAsia"/>
        </w:rPr>
        <w:t>加载器</w:t>
      </w:r>
      <w:r>
        <w:t>依赖网络</w:t>
      </w:r>
      <w:r>
        <w:rPr>
          <w:rFonts w:hint="eastAsia"/>
        </w:rPr>
        <w:t>模块</w:t>
      </w:r>
      <w:r>
        <w:t>建立连接，</w:t>
      </w:r>
      <w:r>
        <w:rPr>
          <w:rFonts w:hint="eastAsia"/>
        </w:rPr>
        <w:t>发送</w:t>
      </w:r>
      <w:r>
        <w:t>请求并接收答复。</w:t>
      </w:r>
    </w:p>
    <w:p w14:paraId="532F9A5B" w14:textId="77777777" w:rsidR="00C0316C" w:rsidRDefault="00C0316C" w:rsidP="00C0316C">
      <w:pPr>
        <w:pStyle w:val="af2"/>
        <w:numPr>
          <w:ilvl w:val="0"/>
          <w:numId w:val="17"/>
        </w:numPr>
        <w:ind w:firstLineChars="0"/>
      </w:pPr>
      <w:r>
        <w:rPr>
          <w:rFonts w:hint="eastAsia"/>
        </w:rPr>
        <w:t>WebKit</w:t>
      </w:r>
      <w:r>
        <w:t>接收到各种网页或者资源的数据，</w:t>
      </w:r>
      <w:r>
        <w:rPr>
          <w:rFonts w:hint="eastAsia"/>
        </w:rPr>
        <w:t>其中</w:t>
      </w:r>
      <w:r>
        <w:t>某些资源可能是同步或</w:t>
      </w:r>
      <w:r>
        <w:rPr>
          <w:rFonts w:hint="eastAsia"/>
        </w:rPr>
        <w:t>异步</w:t>
      </w:r>
      <w:r>
        <w:t>获取的。</w:t>
      </w:r>
    </w:p>
    <w:p w14:paraId="64416E4C" w14:textId="77777777" w:rsidR="00640AEE" w:rsidRDefault="006A7DB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mc:AlternateContent>
          <mc:Choice Requires="wpg">
            <w:drawing>
              <wp:anchor distT="0" distB="0" distL="114300" distR="114300" simplePos="0" relativeHeight="251662336" behindDoc="0" locked="0" layoutInCell="1" allowOverlap="1" wp14:anchorId="66325F41" wp14:editId="357D37E6">
                <wp:simplePos x="0" y="0"/>
                <wp:positionH relativeFrom="column">
                  <wp:align>center</wp:align>
                </wp:positionH>
                <wp:positionV relativeFrom="paragraph">
                  <wp:posOffset>212725</wp:posOffset>
                </wp:positionV>
                <wp:extent cx="4678680" cy="2831465"/>
                <wp:effectExtent l="3175" t="0" r="4445" b="635"/>
                <wp:wrapTopAndBottom/>
                <wp:docPr id="346" name="组 7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678680" cy="2831465"/>
                          <a:chOff x="3134" y="1772"/>
                          <a:chExt cx="7368" cy="4459"/>
                        </a:xfrm>
                      </wpg:grpSpPr>
                      <wps:wsp>
                        <wps:cNvPr id="347" name="AutoShape 123"/>
                        <wps:cNvSpPr>
                          <a:spLocks noChangeAspect="1" noChangeArrowheads="1" noTextEdit="1"/>
                        </wps:cNvSpPr>
                        <wps:spPr bwMode="auto">
                          <a:xfrm>
                            <a:off x="3134" y="1772"/>
                            <a:ext cx="7368" cy="4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124"/>
                        <wps:cNvSpPr>
                          <a:spLocks noChangeArrowheads="1"/>
                        </wps:cNvSpPr>
                        <wps:spPr bwMode="auto">
                          <a:xfrm>
                            <a:off x="5604" y="2285"/>
                            <a:ext cx="955" cy="764"/>
                          </a:xfrm>
                          <a:prstGeom prst="rect">
                            <a:avLst/>
                          </a:prstGeom>
                          <a:solidFill>
                            <a:srgbClr val="FFFFFF"/>
                          </a:solidFill>
                          <a:ln w="6350">
                            <a:solidFill>
                              <a:srgbClr val="000000"/>
                            </a:solidFill>
                            <a:miter lim="800000"/>
                            <a:headEnd/>
                            <a:tailEnd/>
                          </a:ln>
                        </wps:spPr>
                        <wps:txbx>
                          <w:txbxContent>
                            <w:p w14:paraId="636EF415" w14:textId="77777777" w:rsidR="00D14876" w:rsidRPr="00CD251D" w:rsidRDefault="00D14876" w:rsidP="00640AEE">
                              <w:pPr>
                                <w:ind w:firstLine="0"/>
                                <w:jc w:val="center"/>
                                <w:rPr>
                                  <w:rFonts w:ascii="宋体"/>
                                  <w:sz w:val="21"/>
                                  <w:szCs w:val="21"/>
                                </w:rPr>
                              </w:pPr>
                              <w:r>
                                <w:rPr>
                                  <w:rFonts w:hAnsi="Times New Roman" w:hint="eastAsia"/>
                                  <w:sz w:val="21"/>
                                  <w:szCs w:val="21"/>
                                </w:rPr>
                                <w:t>资源加载器</w:t>
                              </w:r>
                            </w:p>
                          </w:txbxContent>
                        </wps:txbx>
                        <wps:bodyPr rot="0" vert="horz" wrap="square" lIns="91440" tIns="45720" rIns="91440" bIns="45720" anchor="t" anchorCtr="0" upright="1">
                          <a:noAutofit/>
                        </wps:bodyPr>
                      </wps:wsp>
                      <wps:wsp>
                        <wps:cNvPr id="349" name="AutoShape 125"/>
                        <wps:cNvSpPr>
                          <a:spLocks noChangeArrowheads="1"/>
                        </wps:cNvSpPr>
                        <wps:spPr bwMode="auto">
                          <a:xfrm>
                            <a:off x="8558" y="1897"/>
                            <a:ext cx="1385" cy="540"/>
                          </a:xfrm>
                          <a:prstGeom prst="flowChartDocument">
                            <a:avLst/>
                          </a:prstGeom>
                          <a:solidFill>
                            <a:srgbClr val="FFFFFF"/>
                          </a:solidFill>
                          <a:ln w="6350">
                            <a:solidFill>
                              <a:srgbClr val="000000"/>
                            </a:solidFill>
                            <a:miter lim="800000"/>
                            <a:headEnd/>
                            <a:tailEnd/>
                          </a:ln>
                        </wps:spPr>
                        <wps:txbx>
                          <w:txbxContent>
                            <w:p w14:paraId="5BF81700" w14:textId="77777777" w:rsidR="00D14876" w:rsidRPr="00140912" w:rsidRDefault="00D14876" w:rsidP="00640AEE">
                              <w:pPr>
                                <w:ind w:firstLine="0"/>
                                <w:jc w:val="center"/>
                                <w:rPr>
                                  <w:rFonts w:hAnsi="Times New Roman"/>
                                  <w:sz w:val="21"/>
                                  <w:szCs w:val="21"/>
                                </w:rPr>
                              </w:pPr>
                              <w:r w:rsidRPr="00140912">
                                <w:rPr>
                                  <w:rFonts w:hAnsi="Times New Roman"/>
                                  <w:sz w:val="21"/>
                                  <w:szCs w:val="21"/>
                                </w:rPr>
                                <w:t>URL</w:t>
                              </w:r>
                            </w:p>
                          </w:txbxContent>
                        </wps:txbx>
                        <wps:bodyPr rot="0" vert="horz" wrap="square" lIns="91440" tIns="45720" rIns="91440" bIns="45720" anchor="t" anchorCtr="0" upright="1">
                          <a:noAutofit/>
                        </wps:bodyPr>
                      </wps:wsp>
                      <wps:wsp>
                        <wps:cNvPr id="350" name="AutoShape 126"/>
                        <wps:cNvSpPr>
                          <a:spLocks noChangeArrowheads="1"/>
                        </wps:cNvSpPr>
                        <wps:spPr bwMode="auto">
                          <a:xfrm>
                            <a:off x="8517" y="3268"/>
                            <a:ext cx="1468" cy="884"/>
                          </a:xfrm>
                          <a:prstGeom prst="flowChartDocument">
                            <a:avLst/>
                          </a:prstGeom>
                          <a:solidFill>
                            <a:srgbClr val="FFFFFF"/>
                          </a:solidFill>
                          <a:ln w="6350">
                            <a:solidFill>
                              <a:srgbClr val="000000"/>
                            </a:solidFill>
                            <a:miter lim="800000"/>
                            <a:headEnd/>
                            <a:tailEnd/>
                          </a:ln>
                        </wps:spPr>
                        <wps:txbx>
                          <w:txbxContent>
                            <w:p w14:paraId="6111D3E9" w14:textId="77777777" w:rsidR="00D14876" w:rsidRPr="00140912" w:rsidRDefault="00D14876"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wps:txbx>
                        <wps:bodyPr rot="0" vert="horz" wrap="square" lIns="91440" tIns="45720" rIns="91440" bIns="45720" anchor="t" anchorCtr="0" upright="1">
                          <a:noAutofit/>
                        </wps:bodyPr>
                      </wps:wsp>
                      <wps:wsp>
                        <wps:cNvPr id="351" name="AutoShape 127"/>
                        <wps:cNvSpPr>
                          <a:spLocks noChangeArrowheads="1"/>
                        </wps:cNvSpPr>
                        <wps:spPr bwMode="auto">
                          <a:xfrm>
                            <a:off x="8558" y="5123"/>
                            <a:ext cx="1468" cy="554"/>
                          </a:xfrm>
                          <a:prstGeom prst="flowChartDocument">
                            <a:avLst/>
                          </a:prstGeom>
                          <a:solidFill>
                            <a:srgbClr val="FFFFFF"/>
                          </a:solidFill>
                          <a:ln w="6350">
                            <a:solidFill>
                              <a:srgbClr val="000000"/>
                            </a:solidFill>
                            <a:miter lim="800000"/>
                            <a:headEnd/>
                            <a:tailEnd/>
                          </a:ln>
                        </wps:spPr>
                        <wps:txbx>
                          <w:txbxContent>
                            <w:p w14:paraId="623CE45A" w14:textId="77777777" w:rsidR="00D14876" w:rsidRPr="00140912" w:rsidRDefault="00D14876"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52" name="Rectangle 128"/>
                        <wps:cNvSpPr>
                          <a:spLocks noChangeArrowheads="1"/>
                        </wps:cNvSpPr>
                        <wps:spPr bwMode="auto">
                          <a:xfrm>
                            <a:off x="3352" y="2437"/>
                            <a:ext cx="1316" cy="454"/>
                          </a:xfrm>
                          <a:prstGeom prst="rect">
                            <a:avLst/>
                          </a:prstGeom>
                          <a:solidFill>
                            <a:srgbClr val="FFFFFF"/>
                          </a:solidFill>
                          <a:ln w="6350">
                            <a:solidFill>
                              <a:srgbClr val="000000"/>
                            </a:solidFill>
                            <a:miter lim="800000"/>
                            <a:headEnd/>
                            <a:tailEnd/>
                          </a:ln>
                        </wps:spPr>
                        <wps:txbx>
                          <w:txbxContent>
                            <w:p w14:paraId="102C0957" w14:textId="77777777" w:rsidR="00D14876" w:rsidRPr="00CD251D" w:rsidRDefault="00D14876" w:rsidP="00640AEE">
                              <w:pPr>
                                <w:ind w:firstLine="0"/>
                                <w:jc w:val="center"/>
                                <w:rPr>
                                  <w:rFonts w:ascii="宋体"/>
                                  <w:sz w:val="21"/>
                                  <w:szCs w:val="21"/>
                                </w:rPr>
                              </w:pPr>
                              <w:r>
                                <w:rPr>
                                  <w:rFonts w:hAnsi="Times New Roman" w:hint="eastAsia"/>
                                  <w:sz w:val="21"/>
                                  <w:szCs w:val="21"/>
                                </w:rPr>
                                <w:t>网络模块</w:t>
                              </w:r>
                            </w:p>
                          </w:txbxContent>
                        </wps:txbx>
                        <wps:bodyPr rot="0" vert="horz" wrap="square" lIns="91440" tIns="45720" rIns="91440" bIns="45720" anchor="t" anchorCtr="0" upright="1">
                          <a:noAutofit/>
                        </wps:bodyPr>
                      </wps:wsp>
                      <wps:wsp>
                        <wps:cNvPr id="353" name="Rectangle 129"/>
                        <wps:cNvSpPr>
                          <a:spLocks noChangeArrowheads="1"/>
                        </wps:cNvSpPr>
                        <wps:spPr bwMode="auto">
                          <a:xfrm>
                            <a:off x="5604" y="4320"/>
                            <a:ext cx="955" cy="764"/>
                          </a:xfrm>
                          <a:prstGeom prst="rect">
                            <a:avLst/>
                          </a:prstGeom>
                          <a:solidFill>
                            <a:srgbClr val="FFFFFF"/>
                          </a:solidFill>
                          <a:ln w="6350">
                            <a:solidFill>
                              <a:srgbClr val="000000"/>
                            </a:solidFill>
                            <a:miter lim="800000"/>
                            <a:headEnd/>
                            <a:tailEnd/>
                          </a:ln>
                        </wps:spPr>
                        <wps:txbx>
                          <w:txbxContent>
                            <w:p w14:paraId="3164F4AA" w14:textId="77777777" w:rsidR="00D14876" w:rsidRPr="00CD251D" w:rsidRDefault="00D14876"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wps:txbx>
                        <wps:bodyPr rot="0" vert="horz" wrap="square" lIns="91440" tIns="45720" rIns="91440" bIns="45720" anchor="t" anchorCtr="0" upright="1">
                          <a:noAutofit/>
                        </wps:bodyPr>
                      </wps:wsp>
                      <wps:wsp>
                        <wps:cNvPr id="354" name="Rectangle 130"/>
                        <wps:cNvSpPr>
                          <a:spLocks noChangeArrowheads="1"/>
                        </wps:cNvSpPr>
                        <wps:spPr bwMode="auto">
                          <a:xfrm>
                            <a:off x="3352" y="5013"/>
                            <a:ext cx="1316" cy="776"/>
                          </a:xfrm>
                          <a:prstGeom prst="rect">
                            <a:avLst/>
                          </a:prstGeom>
                          <a:solidFill>
                            <a:srgbClr val="FFFFFF"/>
                          </a:solidFill>
                          <a:ln w="6350">
                            <a:solidFill>
                              <a:srgbClr val="000000"/>
                            </a:solidFill>
                            <a:miter lim="800000"/>
                            <a:headEnd/>
                            <a:tailEnd/>
                          </a:ln>
                        </wps:spPr>
                        <wps:txbx>
                          <w:txbxContent>
                            <w:p w14:paraId="038788BE" w14:textId="77777777" w:rsidR="00D14876" w:rsidRPr="00CD251D" w:rsidRDefault="00D14876"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wps:txbx>
                        <wps:bodyPr rot="0" vert="horz" wrap="square" lIns="91440" tIns="45720" rIns="91440" bIns="45720" anchor="t" anchorCtr="0" upright="1">
                          <a:noAutofit/>
                        </wps:bodyPr>
                      </wps:wsp>
                      <wps:wsp>
                        <wps:cNvPr id="355" name="AutoShape 131"/>
                        <wps:cNvCnPr>
                          <a:cxnSpLocks noChangeShapeType="1"/>
                        </wps:cNvCnPr>
                        <wps:spPr bwMode="auto">
                          <a:xfrm>
                            <a:off x="9251" y="2407"/>
                            <a:ext cx="1" cy="861"/>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AutoShape 132"/>
                        <wps:cNvCnPr>
                          <a:cxnSpLocks noChangeShapeType="1"/>
                        </wps:cNvCnPr>
                        <wps:spPr bwMode="auto">
                          <a:xfrm>
                            <a:off x="9251" y="4103"/>
                            <a:ext cx="41" cy="102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AutoShape 133"/>
                        <wps:cNvCnPr>
                          <a:cxnSpLocks noChangeShapeType="1"/>
                        </wps:cNvCnPr>
                        <wps:spPr bwMode="auto">
                          <a:xfrm flipH="1">
                            <a:off x="6559" y="2167"/>
                            <a:ext cx="1999" cy="50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58" name="AutoShape 134"/>
                        <wps:cNvCnPr>
                          <a:cxnSpLocks noChangeShapeType="1"/>
                        </wps:cNvCnPr>
                        <wps:spPr bwMode="auto">
                          <a:xfrm>
                            <a:off x="4668" y="2664"/>
                            <a:ext cx="936" cy="3"/>
                          </a:xfrm>
                          <a:prstGeom prst="bentConnector3">
                            <a:avLst>
                              <a:gd name="adj1" fmla="val 50000"/>
                            </a:avLst>
                          </a:prstGeom>
                          <a:noFill/>
                          <a:ln w="6350">
                            <a:solidFill>
                              <a:srgbClr val="000000"/>
                            </a:solidFill>
                            <a:prstDash val="lgDash"/>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59" name="AutoShape 135"/>
                        <wps:cNvCnPr>
                          <a:cxnSpLocks noChangeShapeType="1"/>
                        </wps:cNvCnPr>
                        <wps:spPr bwMode="auto">
                          <a:xfrm>
                            <a:off x="6082" y="3049"/>
                            <a:ext cx="2435" cy="66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0" name="AutoShape 136"/>
                        <wps:cNvCnPr>
                          <a:cxnSpLocks noChangeShapeType="1"/>
                        </wps:cNvCnPr>
                        <wps:spPr bwMode="auto">
                          <a:xfrm flipH="1">
                            <a:off x="6082" y="3710"/>
                            <a:ext cx="2435" cy="61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1" name="AutoShape 137"/>
                        <wps:cNvCnPr>
                          <a:cxnSpLocks noChangeShapeType="1"/>
                        </wps:cNvCnPr>
                        <wps:spPr bwMode="auto">
                          <a:xfrm flipV="1">
                            <a:off x="6082" y="3049"/>
                            <a:ext cx="1" cy="127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2" name="AutoShape 138"/>
                        <wps:cNvCnPr>
                          <a:cxnSpLocks noChangeShapeType="1"/>
                        </wps:cNvCnPr>
                        <wps:spPr bwMode="auto">
                          <a:xfrm flipV="1">
                            <a:off x="4010" y="4702"/>
                            <a:ext cx="1594" cy="311"/>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63" name="AutoShape 139"/>
                        <wps:cNvCnPr>
                          <a:cxnSpLocks noChangeShapeType="1"/>
                        </wps:cNvCnPr>
                        <wps:spPr bwMode="auto">
                          <a:xfrm>
                            <a:off x="6559" y="4702"/>
                            <a:ext cx="1999" cy="69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4" name="AutoShape 140"/>
                        <wps:cNvCnPr>
                          <a:cxnSpLocks noChangeShapeType="1"/>
                        </wps:cNvCnPr>
                        <wps:spPr bwMode="auto">
                          <a:xfrm flipV="1">
                            <a:off x="4668" y="5400"/>
                            <a:ext cx="3890" cy="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5" name="Text Box 141"/>
                        <wps:cNvSpPr txBox="1">
                          <a:spLocks noChangeArrowheads="1"/>
                        </wps:cNvSpPr>
                        <wps:spPr bwMode="auto">
                          <a:xfrm>
                            <a:off x="7533" y="205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28B82E0" w14:textId="77777777" w:rsidR="00D14876" w:rsidRPr="00975332" w:rsidRDefault="00D14876"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66" name="Text Box 142"/>
                        <wps:cNvSpPr txBox="1">
                          <a:spLocks noChangeArrowheads="1"/>
                        </wps:cNvSpPr>
                        <wps:spPr bwMode="auto">
                          <a:xfrm>
                            <a:off x="4990" y="23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984F98" w14:textId="77777777" w:rsidR="00D14876" w:rsidRPr="00975332" w:rsidRDefault="00D14876"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67" name="Text Box 143"/>
                        <wps:cNvSpPr txBox="1">
                          <a:spLocks noChangeArrowheads="1"/>
                        </wps:cNvSpPr>
                        <wps:spPr bwMode="auto">
                          <a:xfrm>
                            <a:off x="7455" y="304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F855D7" w14:textId="77777777" w:rsidR="00D14876" w:rsidRPr="00975332" w:rsidRDefault="00D14876"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68" name="Text Box 144"/>
                        <wps:cNvSpPr txBox="1">
                          <a:spLocks noChangeArrowheads="1"/>
                        </wps:cNvSpPr>
                        <wps:spPr bwMode="auto">
                          <a:xfrm>
                            <a:off x="7137" y="37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C65498" w14:textId="77777777" w:rsidR="00D14876" w:rsidRPr="00975332" w:rsidRDefault="00D14876" w:rsidP="00640AEE">
                              <w:pPr>
                                <w:ind w:firstLine="0"/>
                                <w:rPr>
                                  <w:sz w:val="21"/>
                                  <w:szCs w:val="21"/>
                                </w:rPr>
                              </w:pPr>
                              <w:r>
                                <w:rPr>
                                  <w:rFonts w:hint="eastAsia"/>
                                  <w:sz w:val="21"/>
                                  <w:szCs w:val="21"/>
                                </w:rPr>
                                <w:t>4</w:t>
                              </w:r>
                            </w:p>
                          </w:txbxContent>
                        </wps:txbx>
                        <wps:bodyPr rot="0" vert="horz" wrap="square" lIns="91440" tIns="45720" rIns="91440" bIns="45720" anchor="t" anchorCtr="0" upright="1">
                          <a:noAutofit/>
                        </wps:bodyPr>
                      </wps:wsp>
                      <wps:wsp>
                        <wps:cNvPr id="369" name="Text Box 145"/>
                        <wps:cNvSpPr txBox="1">
                          <a:spLocks noChangeArrowheads="1"/>
                        </wps:cNvSpPr>
                        <wps:spPr bwMode="auto">
                          <a:xfrm>
                            <a:off x="7377" y="4656"/>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BD0AB8F" w14:textId="77777777" w:rsidR="00D14876" w:rsidRPr="00975332" w:rsidRDefault="00D14876" w:rsidP="00640AEE">
                              <w:pPr>
                                <w:ind w:firstLine="0"/>
                                <w:rPr>
                                  <w:sz w:val="21"/>
                                  <w:szCs w:val="21"/>
                                </w:rPr>
                              </w:pPr>
                              <w:r>
                                <w:rPr>
                                  <w:rFonts w:hint="eastAsia"/>
                                  <w:sz w:val="21"/>
                                  <w:szCs w:val="21"/>
                                </w:rPr>
                                <w:t>5</w:t>
                              </w:r>
                            </w:p>
                          </w:txbxContent>
                        </wps:txbx>
                        <wps:bodyPr rot="0" vert="horz" wrap="square" lIns="91440" tIns="45720" rIns="91440" bIns="45720" anchor="t" anchorCtr="0" upright="1">
                          <a:noAutofit/>
                        </wps:bodyPr>
                      </wps:wsp>
                      <wps:wsp>
                        <wps:cNvPr id="370" name="Text Box 146"/>
                        <wps:cNvSpPr txBox="1">
                          <a:spLocks noChangeArrowheads="1"/>
                        </wps:cNvSpPr>
                        <wps:spPr bwMode="auto">
                          <a:xfrm>
                            <a:off x="4765" y="442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06AE09" w14:textId="77777777" w:rsidR="00D14876" w:rsidRPr="00975332" w:rsidRDefault="00D14876" w:rsidP="00640AEE">
                              <w:pPr>
                                <w:ind w:firstLine="0"/>
                                <w:rPr>
                                  <w:sz w:val="21"/>
                                  <w:szCs w:val="21"/>
                                </w:rPr>
                              </w:pPr>
                              <w:r>
                                <w:rPr>
                                  <w:rFonts w:hint="eastAsia"/>
                                  <w:sz w:val="21"/>
                                  <w:szCs w:val="21"/>
                                </w:rPr>
                                <w:t>6</w:t>
                              </w:r>
                            </w:p>
                          </w:txbxContent>
                        </wps:txbx>
                        <wps:bodyPr rot="0" vert="horz" wrap="square" lIns="91440" tIns="45720" rIns="91440" bIns="45720" anchor="t" anchorCtr="0" upright="1">
                          <a:noAutofit/>
                        </wps:bodyPr>
                      </wps:wsp>
                      <wps:wsp>
                        <wps:cNvPr id="371" name="Text Box 147"/>
                        <wps:cNvSpPr txBox="1">
                          <a:spLocks noChangeArrowheads="1"/>
                        </wps:cNvSpPr>
                        <wps:spPr bwMode="auto">
                          <a:xfrm>
                            <a:off x="6241" y="5123"/>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D8EDD1" w14:textId="77777777" w:rsidR="00D14876" w:rsidRPr="00975332" w:rsidRDefault="00D14876" w:rsidP="00640AEE">
                              <w:pPr>
                                <w:ind w:firstLine="0"/>
                                <w:rPr>
                                  <w:sz w:val="21"/>
                                  <w:szCs w:val="21"/>
                                </w:rPr>
                              </w:pPr>
                              <w:r>
                                <w:rPr>
                                  <w:rFonts w:hint="eastAsia"/>
                                  <w:sz w:val="21"/>
                                  <w:szCs w:val="21"/>
                                </w:rPr>
                                <w:t>7</w:t>
                              </w:r>
                            </w:p>
                          </w:txbxContent>
                        </wps:txbx>
                        <wps:bodyPr rot="0" vert="horz" wrap="square" lIns="91440" tIns="45720" rIns="91440" bIns="45720" anchor="t" anchorCtr="0" upright="1">
                          <a:noAutofit/>
                        </wps:bodyPr>
                      </wps:wsp>
                      <wps:wsp>
                        <wps:cNvPr id="372" name="Text Box 148"/>
                        <wps:cNvSpPr txBox="1">
                          <a:spLocks noChangeArrowheads="1"/>
                        </wps:cNvSpPr>
                        <wps:spPr bwMode="auto">
                          <a:xfrm>
                            <a:off x="5765" y="350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839A387" w14:textId="77777777" w:rsidR="00D14876" w:rsidRPr="00975332" w:rsidRDefault="00D14876" w:rsidP="00640AEE">
                              <w:pPr>
                                <w:ind w:firstLine="0"/>
                                <w:rPr>
                                  <w:sz w:val="21"/>
                                  <w:szCs w:val="21"/>
                                </w:rPr>
                              </w:pPr>
                              <w:r>
                                <w:rPr>
                                  <w:rFonts w:hint="eastAsia"/>
                                  <w:sz w:val="21"/>
                                  <w:szCs w:val="21"/>
                                </w:rPr>
                                <w:t>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 74" o:spid="_x0000_s1074" style="position:absolute;left:0;text-align:left;margin-left:0;margin-top:16.75pt;width:368.4pt;height:222.95pt;z-index:251662336;mso-position-horizontal:center" coordorigin="3134,1772" coordsize="7368,445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">
                <o:lock v:ext="edit" aspectratio="t"/>
                <v:rect id="AutoShape 123" o:spid="_x0000_s1075" style="position:absolute;left:3134;top:1772;width:7368;height:44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NdRHxQAA&#10;ANwAAAAPAAAAZHJzL2Rvd25yZXYueG1sRI9Ba8JAFITvQv/D8gpepG6q0pbUVYpQDCKIsfX8yL4m&#10;odm3Mbsm8d+7guBxmJlvmPmyN5VoqXGlZQWv4wgEcWZ1ybmCn8P3ywcI55E1VpZJwYUcLBdPgznG&#10;2na8pzb1uQgQdjEqKLyvYyldVpBBN7Y1cfD+bGPQB9nkUjfYBbip5CSK3qTBksNCgTWtCsr+07NR&#10;0GW79njYruVudEwsn5LTKv3dKDV87r8+QXjq/SN8bydawXT2Drcz4QjIx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o11EfFAAAA3AAAAA8AAAAAAAAAAAAAAAAAlwIAAGRycy9k&#10;b3ducmV2LnhtbFBLBQYAAAAABAAEAPUAAACJAwAAAAA=&#10;" filled="f" stroked="f">
                  <o:lock v:ext="edit" aspectratio="t" text="t"/>
                </v:rect>
                <v:rect id="Rectangle 124" o:spid="_x0000_s1076" style="position:absolute;left:5604;top:2285;width:955;height:7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XHEywQAA&#10;ANwAAAAPAAAAZHJzL2Rvd25yZXYueG1sRE/LisIwFN0P+A/hCu7G1HEQqaZFZQRhVj7A7bW5ttXm&#10;piRRO379ZCG4PJz3PO9MI+7kfG1ZwWiYgCAurK65VHDYrz+nIHxA1thYJgV/5CHPeh9zTLV98Jbu&#10;u1CKGMI+RQVVCG0qpS8qMuiHtiWO3Nk6gyFCV0rt8BHDTSO/kmQiDdYcGypsaVVRcd3djAJ7Wf4c&#10;68Vx1f46OTbPpwyn4qzUoN8tZiACdeEtfrk3WsH4O66NZ+IRkN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1xxMsEAAADcAAAADwAAAAAAAAAAAAAAAACXAgAAZHJzL2Rvd25y&#10;ZXYueG1sUEsFBgAAAAAEAAQA9QAAAIUDAAAAAA==&#10;" strokeweight=".5pt">
                  <v:textbox>
                    <w:txbxContent>
                      <w:p w14:paraId="636EF415" w14:textId="77777777" w:rsidR="00D14876" w:rsidRPr="00CD251D" w:rsidRDefault="00D14876" w:rsidP="00640AEE">
                        <w:pPr>
                          <w:ind w:firstLine="0"/>
                          <w:jc w:val="center"/>
                          <w:rPr>
                            <w:rFonts w:ascii="宋体"/>
                            <w:sz w:val="21"/>
                            <w:szCs w:val="21"/>
                          </w:rPr>
                        </w:pPr>
                        <w:r>
                          <w:rPr>
                            <w:rFonts w:hAnsi="Times New Roman" w:hint="eastAsia"/>
                            <w:sz w:val="21"/>
                            <w:szCs w:val="21"/>
                          </w:rPr>
                          <w:t>资源加载器</w:t>
                        </w:r>
                      </w:p>
                    </w:txbxContent>
                  </v:textbox>
                </v:rect>
                <v:shape id="AutoShape 125" o:spid="_x0000_s1077" type="#_x0000_t114" style="position:absolute;left:8558;top:1897;width:1385;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ofrxgAA&#10;ANwAAAAPAAAAZHJzL2Rvd25yZXYueG1sRI9fa8JAEMTfC36HY4W+1Yv/Qo2eIgWhTwVtLfVtza1J&#10;MLuX5q4a++l7hUIfh5n5DbNYdVyrC7W+cmJgOEhAkeTOVlIYeHvdPDyC8gHFYu2EDNzIw2rZu1tg&#10;Zt1VtnTZhUJFiPgMDZQhNJnWPi+J0Q9cQxK9k2sZQ5RtoW2L1wjnWo+SJNWMlcSFEht6Kik/777Y&#10;AB2Q34+nl/2HpFxPp9vP/Tenxtz3u/UcVKAu/If/2s/WwHgyg98z8Qjo5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BofrxgAAANwAAAAPAAAAAAAAAAAAAAAAAJcCAABkcnMv&#10;ZG93bnJldi54bWxQSwUGAAAAAAQABAD1AAAAigMAAAAA&#10;" strokeweight=".5pt">
                  <v:textbox>
                    <w:txbxContent>
                      <w:p w14:paraId="5BF81700" w14:textId="77777777" w:rsidR="00D14876" w:rsidRPr="00140912" w:rsidRDefault="00D14876" w:rsidP="00640AEE">
                        <w:pPr>
                          <w:ind w:firstLine="0"/>
                          <w:jc w:val="center"/>
                          <w:rPr>
                            <w:rFonts w:hAnsi="Times New Roman"/>
                            <w:sz w:val="21"/>
                            <w:szCs w:val="21"/>
                          </w:rPr>
                        </w:pPr>
                        <w:r w:rsidRPr="00140912">
                          <w:rPr>
                            <w:rFonts w:hAnsi="Times New Roman"/>
                            <w:sz w:val="21"/>
                            <w:szCs w:val="21"/>
                          </w:rPr>
                          <w:t>URL</w:t>
                        </w:r>
                      </w:p>
                    </w:txbxContent>
                  </v:textbox>
                </v:shape>
                <v:shape id="AutoShape 126" o:spid="_x0000_s1078" type="#_x0000_t114" style="position:absolute;left:8517;top:3268;width:1468;height:8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5birwQAA&#10;ANwAAAAPAAAAZHJzL2Rvd25yZXYueG1sRE9Na8JAEL0X/A/LFHqrm1oSJLqKCAVPgraK3sbsmAQz&#10;s2l21bS/vnsoeHy87+m850bdqPO1EwNvwwQUSeFsLaWBr8+P1zEoH1AsNk7IwA95mM8GT1PMrbvL&#10;hm7bUKoYIj5HA1UIba61Lypi9EPXkkTu7DrGEGFXatvhPYZzo0dJkmnGWmJDhS0tKyou2ysboCPy&#10;/nRe7w6ScZOmm+/dL2fGvDz3iwmoQH14iP/dK2vgPY3z45l4BPTs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q+W4q8EAAADcAAAADwAAAAAAAAAAAAAAAACXAgAAZHJzL2Rvd25y&#10;ZXYueG1sUEsFBgAAAAAEAAQA9QAAAIUDAAAAAA==&#10;" strokeweight=".5pt">
                  <v:textbox>
                    <w:txbxContent>
                      <w:p w14:paraId="6111D3E9" w14:textId="77777777" w:rsidR="00D14876" w:rsidRPr="00140912" w:rsidRDefault="00D14876"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v:textbox>
                </v:shape>
                <v:shape id="AutoShape 127" o:spid="_x0000_s1079" type="#_x0000_t114" style="position:absolute;left:8558;top:5123;width:1468;height:5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qR0wxQAA&#10;ANwAAAAPAAAAZHJzL2Rvd25yZXYueG1sRI9Ba8JAFITvBf/D8gRvdaMlQVJXKQWhp4Japb29Zp9J&#10;aN7bNLvV6K93hYLHYWa+YebLnht1pM7XTgxMxgkoksLZWkoDH9vV4wyUDygWGydk4EwelovBwxxz&#10;606ypuMmlCpCxOdooAqhzbX2RUWMfuxakugdXMcYouxKbTs8RTg3epokmWasJS5U2NJrRcXP5o8N&#10;0Bfy/vvwvvuUjJs0Xf/uLpwZMxr2L8+gAvXhHv5vv1kDT+kEbmfiEdCLK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SpHTDFAAAA3AAAAA8AAAAAAAAAAAAAAAAAlwIAAGRycy9k&#10;b3ducmV2LnhtbFBLBQYAAAAABAAEAPUAAACJAwAAAAA=&#10;" strokeweight=".5pt">
                  <v:textbox>
                    <w:txbxContent>
                      <w:p w14:paraId="623CE45A" w14:textId="77777777" w:rsidR="00D14876" w:rsidRPr="00140912" w:rsidRDefault="00D14876"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128" o:spid="_x0000_s1080" style="position:absolute;left:3352;top:2437;width:1316;height:4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bdAFxQAA&#10;ANwAAAAPAAAAZHJzL2Rvd25yZXYueG1sRI9Pa8JAFMTvgt9heYXezKaKUlI3IUoLBU9qwetr9uVP&#10;m30bdrea+undQsHjMDO/YdbFaHpxJuc7ywqekhQEcWV1x42Cj+Pb7BmED8gae8uk4Jc8FPl0ssZM&#10;2wvv6XwIjYgQ9hkqaEMYMil91ZJBn9iBOHq1dQZDlK6R2uElwk0v52m6kgY7jgstDrRtqfo+/BgF&#10;9mvzeurK03bYObkw16sMn1Wt1OPDWL6ACDSGe/i//a4VLJZz+DsTj4DM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9t0AXFAAAA3AAAAA8AAAAAAAAAAAAAAAAAlwIAAGRycy9k&#10;b3ducmV2LnhtbFBLBQYAAAAABAAEAPUAAACJAwAAAAA=&#10;" strokeweight=".5pt">
                  <v:textbox>
                    <w:txbxContent>
                      <w:p w14:paraId="102C0957" w14:textId="77777777" w:rsidR="00D14876" w:rsidRPr="00CD251D" w:rsidRDefault="00D14876" w:rsidP="00640AEE">
                        <w:pPr>
                          <w:ind w:firstLine="0"/>
                          <w:jc w:val="center"/>
                          <w:rPr>
                            <w:rFonts w:ascii="宋体"/>
                            <w:sz w:val="21"/>
                            <w:szCs w:val="21"/>
                          </w:rPr>
                        </w:pPr>
                        <w:r>
                          <w:rPr>
                            <w:rFonts w:hAnsi="Times New Roman" w:hint="eastAsia"/>
                            <w:sz w:val="21"/>
                            <w:szCs w:val="21"/>
                          </w:rPr>
                          <w:t>网络模块</w:t>
                        </w:r>
                      </w:p>
                    </w:txbxContent>
                  </v:textbox>
                </v:rect>
                <v:rect id="Rectangle 129" o:spid="_x0000_s1081" style="position:absolute;left:5604;top:4320;width:955;height:7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IXWexQAA&#10;ANwAAAAPAAAAZHJzL2Rvd25yZXYueG1sRI9Ba8JAFITvQv/D8gq9NZsaWiR1FZUWhJ4ahVyf2WeS&#10;Nvs27G415td3BcHjMDPfMPPlYDpxIudbywpekhQEcWV1y7WC/e7zeQbCB2SNnWVScCEPy8XDZI65&#10;tmf+plMRahEh7HNU0ITQ51L6qiGDPrE9cfSO1hkMUbpaaofnCDednKbpmzTYclxosKdNQ9Vv8WcU&#10;2J/1R9muyk3/5WRmxlGGQ3VU6ulxWL2DCDSEe/jW3moF2WsG1zPxCMjF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AhdZ7FAAAA3AAAAA8AAAAAAAAAAAAAAAAAlwIAAGRycy9k&#10;b3ducmV2LnhtbFBLBQYAAAAABAAEAPUAAACJAwAAAAA=&#10;" strokeweight=".5pt">
                  <v:textbox>
                    <w:txbxContent>
                      <w:p w14:paraId="3164F4AA" w14:textId="77777777" w:rsidR="00D14876" w:rsidRPr="00CD251D" w:rsidRDefault="00D14876"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v:textbox>
                </v:rect>
                <v:rect id="Rectangle 130" o:spid="_x0000_s1082" style="position:absolute;left:3352;top:5013;width:1316;height:7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O3qwwAA&#10;ANwAAAAPAAAAZHJzL2Rvd25yZXYueG1sRI9Pi8IwFMTvgt8hPMGbpv5l6RpFxQXB0+qC17fNs602&#10;LyWJ2vXTmwXB4zAzv2Fmi8ZU4kbOl5YVDPoJCOLM6pJzBT+Hr94HCB+QNVaWScEfeVjM260Zptre&#10;+Ztu+5CLCGGfooIihDqV0mcFGfR9WxNH72SdwRCly6V2eI9wU8lhkkylwZLjQoE1rQvKLvurUWDP&#10;q82xXB7X9c7JkXk8ZPjNTkp1O83yE0SgJrzDr/ZWKxhNxvB/Jh4BOX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O3qwwAAANwAAAAPAAAAAAAAAAAAAAAAAJcCAABkcnMvZG93&#10;bnJldi54bWxQSwUGAAAAAAQABAD1AAAAhwMAAAAA&#10;" strokeweight=".5pt">
                  <v:textbox>
                    <w:txbxContent>
                      <w:p w14:paraId="038788BE" w14:textId="77777777" w:rsidR="00D14876" w:rsidRPr="00CD251D" w:rsidRDefault="00D14876"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shape id="AutoShape 131" o:spid="_x0000_s1083" type="#_x0000_t32" style="position:absolute;left:9251;top:2407;width:1;height:86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tU9H8YAAADcAAAADwAAAGRycy9kb3ducmV2LnhtbESPT2sCMRTE70K/Q3iF3mpWi6WsRrEF&#10;8U/x4FY9PzbP3cXNy5pEXf30TaHgcZiZ3zCjSWtqcSHnK8sKet0EBHFudcWFgu3P7PUDhA/IGmvL&#10;pOBGHibjp84IU22vvKFLFgoRIexTVFCG0KRS+rwkg75rG+LoHawzGKJ0hdQOrxFuatlPkndpsOK4&#10;UGJDXyXlx+xsFKy+m6p/mq/dsg60z/R99znv7ZR6eW6nQxCB2vAI/7cXWsHbYAB/Z+IRkON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LVPR/GAAAA3AAAAA8AAAAAAAAA&#10;AAAAAAAAoQIAAGRycy9kb3ducmV2LnhtbFBLBQYAAAAABAAEAPkAAACUAwAAAAA=&#10;" strokeweight=".5pt">
                  <v:stroke endarrow="block"/>
                </v:shape>
                <v:shape id="AutoShape 132" o:spid="_x0000_s1084" type="#_x0000_t32" style="position:absolute;left:9251;top:4103;width:41;height:10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gejaMYAAADcAAAADwAAAGRycy9kb3ducmV2LnhtbESPQWvCQBSE74L/YXlCb81GiyKpq6hQ&#10;rJUeGqvnR/aZBLNv092tpv31XaHgcZiZb5jZojONuJDztWUFwyQFQVxYXXOp4HP/8jgF4QOyxsYy&#10;KfghD4t5vzfDTNsrf9AlD6WIEPYZKqhCaDMpfVGRQZ/Yljh6J+sMhihdKbXDa4SbRo7SdCIN1hwX&#10;KmxpXVFxzr+NgrddW4++Nu9u2wQ65vr3sNoMD0o9DLrlM4hAXbiH/9uvWsHTeAK3M/EIyPk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IHo2jGAAAA3AAAAA8AAAAAAAAA&#10;AAAAAAAAoQIAAGRycy9kb3ducmV2LnhtbFBLBQYAAAAABAAEAPkAAACUAwAAAAA=&#10;" strokeweight=".5pt">
                  <v:stroke endarrow="block"/>
                </v:shape>
                <v:shape id="AutoShape 133" o:spid="_x0000_s1085" type="#_x0000_t32" style="position:absolute;left:6559;top:2167;width:1999;height:50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2nicQAAADcAAAADwAAAGRycy9kb3ducmV2LnhtbESPW2sCMRSE34X+h3AE3zTrpVVWoxRR&#10;8NULFd8Om+NmdXOybqJu/fVNodDHYWa+YWaLxpbiQbUvHCvo9xIQxJnTBecKDvt1dwLCB2SNpWNS&#10;8E0eFvO31gxT7Z68pccu5CJC2KeowIRQpVL6zJBF33MVcfTOrrYYoqxzqWt8Rrgt5SBJPqTFguOC&#10;wYqWhrLr7m4VrPfIr6/V9XQ7JFs6j1YvPpqLUp128zkFEagJ/+G/9kYrGL6P4fdMPAJy/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HbaeJxAAAANwAAAAPAAAAAAAAAAAA&#10;AAAAAKECAABkcnMvZG93bnJldi54bWxQSwUGAAAAAAQABAD5AAAAkgMAAAAA&#10;" strokeweight=".5pt">
                  <v:stroke dashstyle="longDash" endarrow="block"/>
                </v:shape>
                <v:shape id="AutoShape 134" o:spid="_x0000_s1086" type="#_x0000_t34" style="position:absolute;left:4668;top:2664;width:936;height:3;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3wKcQAAADcAAAADwAAAGRycy9kb3ducmV2LnhtbERPy2rCQBTdF/yH4QrdNRMrLRIzihZa&#10;WkIXPsDtNXNNgpk7YWYak359Z1FweTjvfD2YVvTkfGNZwSxJQRCXVjdcKTge3p8WIHxA1thaJgUj&#10;eVivJg85ZtreeEf9PlQihrDPUEEdQpdJ6cuaDPrEdsSRu1hnMEToKqkd3mK4aeVzmr5Kgw3Hhho7&#10;equpvO5/jIJiV4yyCeXH4tdtr+l3fzpfvuZKPU6HzRJEoCHcxf/uT61g/hLXxjPxCMjV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4HfApxAAAANwAAAAPAAAAAAAAAAAA&#10;AAAAAKECAABkcnMvZG93bnJldi54bWxQSwUGAAAAAAQABAD5AAAAkgMAAAAA&#10;" strokeweight=".5pt">
                  <v:stroke dashstyle="longDash" startarrow="block" endarrow="block"/>
                </v:shape>
                <v:shape id="AutoShape 135" o:spid="_x0000_s1087" type="#_x0000_t32" style="position:absolute;left:6082;top:3049;width:2435;height:66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VtyRcIAAADcAAAADwAAAGRycy9kb3ducmV2LnhtbESPQYvCMBSE74L/ITzBm6Z2V3etRpEF&#10;UfRk18Xro3m2xealNFG7/94IgsdhZr5h5svWVOJGjSstKxgNIxDEmdUl5wqOv+vBNwjnkTVWlknB&#10;PzlYLrqdOSba3vlAt9TnIkDYJaig8L5OpHRZQQbd0NbEwTvbxqAPssmlbvAe4KaScRRNpMGSw0KB&#10;Nf0UlF3Sq1FAXHG7vxz/5E5/yd3pk+Ms3ijV77WrGQhPrX+HX+2tVvAxnsLzTDgCcvE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VtyRcIAAADcAAAADwAAAAAAAAAAAAAA&#10;AAChAgAAZHJzL2Rvd25yZXYueG1sUEsFBgAAAAAEAAQA+QAAAJADAAAAAA==&#10;" strokeweight=".5pt">
                  <v:stroke dashstyle="longDash" endarrow="block"/>
                </v:shape>
                <v:shape id="AutoShape 136" o:spid="_x0000_s1088" type="#_x0000_t32" style="position:absolute;left:6082;top:3710;width:2435;height:61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uj1QMIAAADcAAAADwAAAGRycy9kb3ducmV2LnhtbERPz2vCMBS+D/wfwhO8zXRuyOiayhAL&#10;u2plY7dH82w6m5faxFr71y+HwY4f3+9sM9pWDNT7xrGCp2UCgrhyuuFawbEsHl9B+ICssXVMCu7k&#10;YZPPHjJMtbvxnoZDqEUMYZ+iAhNCl0rpK0MW/dJ1xJE7ud5iiLCvpe7xFsNtK1dJspYWG44NBjva&#10;GqrOh6tVUJTI0+fu/H05Jns6vewm/jI/Si3m4/sbiEBj+Bf/uT+0gud1nB/PxCMg8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uj1QMIAAADcAAAADwAAAAAAAAAAAAAA&#10;AAChAgAAZHJzL2Rvd25yZXYueG1sUEsFBgAAAAAEAAQA+QAAAJADAAAAAA==&#10;" strokeweight=".5pt">
                  <v:stroke dashstyle="longDash" endarrow="block"/>
                </v:shape>
                <v:shape id="AutoShape 137" o:spid="_x0000_s1089" type="#_x0000_t32" style="position:absolute;left:6082;top:3049;width:1;height:127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RQ28QAAADcAAAADwAAAGRycy9kb3ducmV2LnhtbESPQWvCQBSE7wX/w/IKvenGVkRSVykS&#10;wWuitHh7ZJ/Z1OzbNLua6K/vFoQeh5n5hlmuB9uIK3W+dqxgOklAEJdO11wpOOy34wUIH5A1No5J&#10;wY08rFejpyWm2vWc07UIlYgQ9ikqMCG0qZS+NGTRT1xLHL2T6yyGKLtK6g77CLeNfE2SubRYc1ww&#10;2NLGUHkuLlbBdo98/8zOx59DktNplt35y3wr9fI8fLyDCDSE//CjvdMK3uZT+DsTj4Bc/Q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ppFDbxAAAANwAAAAPAAAAAAAAAAAA&#10;AAAAAKECAABkcnMvZG93bnJldi54bWxQSwUGAAAAAAQABAD5AAAAkgMAAAAA&#10;" strokeweight=".5pt">
                  <v:stroke dashstyle="longDash" endarrow="block"/>
                </v:shape>
                <v:shape id="AutoShape 138" o:spid="_x0000_s1090" type="#_x0000_t32" style="position:absolute;left:4010;top:4702;width:1594;height:31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AS1JcIAAADcAAAADwAAAGRycy9kb3ducmV2LnhtbESPQYvCMBSE78L+h/AWvGm6iuJWo8jC&#10;il4Eq+z5kTzbsM1LaaLWf28EweMwM98wi1XnanGlNljPCr6GGQhi7Y3lUsHp+DuYgQgR2WDtmRTc&#10;KcBq+dFbYG78jQ90LWIpEoRDjgqqGJtcyqArchiGviFO3tm3DmOSbSlNi7cEd7UcZdlUOrScFips&#10;6Kci/V9cnILaZt/H0sq/YrOeXPbaNTstJ0r1P7v1HESkLr7Dr/bWKBhPR/A8k46AXD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AS1JcIAAADcAAAADwAAAAAAAAAAAAAA&#10;AAChAgAAZHJzL2Rvd25yZXYueG1sUEsFBgAAAAAEAAQA+QAAAJADAAAAAA==&#10;" strokeweight=".5pt">
                  <v:stroke dashstyle="longDash" startarrow="block" endarrow="block"/>
                </v:shape>
                <v:shape id="AutoShape 139" o:spid="_x0000_s1091" type="#_x0000_t32" style="position:absolute;left:6559;top:4702;width:1999;height:69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t+PEsIAAADcAAAADwAAAGRycy9kb3ducmV2LnhtbESPQYvCMBSE78L+h/AW9qbpVnGlNsoi&#10;iIuerC5eH82zLW1eShO1/nsjCB6HmfmGSZe9acSVOldZVvA9ikAQ51ZXXCg4HtbDGQjnkTU2lknB&#10;nRwsFx+DFBNtb7yna+YLESDsElRQet8mUrq8JINuZFvi4J1tZ9AH2RVSd3gLcNPIOIqm0mDFYaHE&#10;llYl5XV2MQqIG+539fFfbvWP3J4mHOfxRqmvz/53DsJT79/hV/tPKxhPx/A8E46AXDw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t+PEsIAAADcAAAADwAAAAAAAAAAAAAA&#10;AAChAgAAZHJzL2Rvd25yZXYueG1sUEsFBgAAAAAEAAQA+QAAAJADAAAAAA==&#10;" strokeweight=".5pt">
                  <v:stroke dashstyle="longDash" endarrow="block"/>
                </v:shape>
                <v:shape id="AutoShape 140" o:spid="_x0000_s1092" type="#_x0000_t32" style="position:absolute;left:4668;top:5400;width:3890;height: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PzQ8MAAADcAAAADwAAAGRycy9kb3ducmV2LnhtbESPT4vCMBTE7wt+h/AEb2vqKiLVKCIK&#10;Xv2D4u3RPJtq81KbrFY/vREW9jjMzG+YyayxpbhT7QvHCnrdBARx5nTBuYL9bvU9AuEDssbSMSl4&#10;kofZtPU1wVS7B2/ovg25iBD2KSowIVSplD4zZNF3XUUcvbOrLYYo61zqGh8Rbkv5kyRDabHguGCw&#10;ooWh7Lr9tQpWO+TXYXk93fbJhs6D5YuP5qJUp93MxyACNeE//NdeawX94QA+Z+IRkNM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nT80PDAAAA3AAAAA8AAAAAAAAAAAAA&#10;AAAAoQIAAGRycy9kb3ducmV2LnhtbFBLBQYAAAAABAAEAPkAAACRAwAAAAA=&#10;" strokeweight=".5pt">
                  <v:stroke dashstyle="longDash" endarrow="block"/>
                </v:shape>
                <v:shape id="Text Box 141" o:spid="_x0000_s1093" type="#_x0000_t202" style="position:absolute;left:7533;top:2059;width:318;height:3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CLaxwAA&#10;ANwAAAAPAAAAZHJzL2Rvd25yZXYueG1sRI9Ba8JAFITvQv/D8gq96UZLJKSuIgFpEXtI6qW31+wz&#10;CWbfptmtif76bqHgcZiZb5jVZjStuFDvGssK5rMIBHFpdcOVguPHbpqAcB5ZY2uZFFzJwWb9MFlh&#10;qu3AOV0KX4kAYZeigtr7LpXSlTUZdDPbEQfvZHuDPsi+krrHIcBNKxdRtJQGGw4LNXaU1VSeix+j&#10;YJ/t3jH/Wpjk1mavh9O2+z5+xko9PY7bFxCeRn8P/7fftILnZQx/Z8IRkOt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Cfgi2scAAADcAAAADwAAAAAAAAAAAAAAAACXAgAAZHJz&#10;L2Rvd25yZXYueG1sUEsFBgAAAAAEAAQA9QAAAIsDAAAAAA==&#10;" filled="f" stroked="f" strokeweight=".5pt">
                  <v:textbox>
                    <w:txbxContent>
                      <w:p w14:paraId="628B82E0" w14:textId="77777777" w:rsidR="00D14876" w:rsidRPr="00975332" w:rsidRDefault="00D14876" w:rsidP="00640AEE">
                        <w:pPr>
                          <w:ind w:firstLine="0"/>
                          <w:rPr>
                            <w:sz w:val="21"/>
                            <w:szCs w:val="21"/>
                          </w:rPr>
                        </w:pPr>
                        <w:r w:rsidRPr="00975332">
                          <w:rPr>
                            <w:rFonts w:hint="eastAsia"/>
                            <w:sz w:val="21"/>
                            <w:szCs w:val="21"/>
                          </w:rPr>
                          <w:t>1</w:t>
                        </w:r>
                      </w:p>
                    </w:txbxContent>
                  </v:textbox>
                </v:shape>
                <v:shape id="Text Box 142" o:spid="_x0000_s1094" type="#_x0000_t202" style="position:absolute;left:4990;top:2310;width:318;height:3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KrytxwAA&#10;ANwAAAAPAAAAZHJzL2Rvd25yZXYueG1sRI9Ba8JAFITvQv/D8gq96aYpDRJdQwgES6kHrZfeXrPP&#10;JJh9m2ZXTfvrXUHocZiZb5hlNppOnGlwrWUFz7MIBHFldcu1gv1nOZ2DcB5ZY2eZFPySg2z1MFli&#10;qu2Ft3Te+VoECLsUFTTe96mUrmrIoJvZnjh4BzsY9EEOtdQDXgLcdDKOokQabDksNNhT0VB13J2M&#10;gvei3OD2Ozbzv65Yfxzy/mf/9arU0+OYL0B4Gv1/+N5+0wpekgRuZ8IRkKsr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Sq8rccAAADcAAAADwAAAAAAAAAAAAAAAACXAgAAZHJz&#10;L2Rvd25yZXYueG1sUEsFBgAAAAAEAAQA9QAAAIsDAAAAAA==&#10;" filled="f" stroked="f" strokeweight=".5pt">
                  <v:textbox>
                    <w:txbxContent>
                      <w:p w14:paraId="40984F98" w14:textId="77777777" w:rsidR="00D14876" w:rsidRPr="00975332" w:rsidRDefault="00D14876" w:rsidP="00640AEE">
                        <w:pPr>
                          <w:ind w:firstLine="0"/>
                          <w:rPr>
                            <w:sz w:val="21"/>
                            <w:szCs w:val="21"/>
                          </w:rPr>
                        </w:pPr>
                        <w:r>
                          <w:rPr>
                            <w:rFonts w:hint="eastAsia"/>
                            <w:sz w:val="21"/>
                            <w:szCs w:val="21"/>
                          </w:rPr>
                          <w:t>2</w:t>
                        </w:r>
                      </w:p>
                    </w:txbxContent>
                  </v:textbox>
                </v:shape>
                <v:shape id="Text Box 143" o:spid="_x0000_s1095" type="#_x0000_t202" style="position:absolute;left:7455;top:3049;width:318;height:3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Zhk2xwAA&#10;ANwAAAAPAAAAZHJzL2Rvd25yZXYueG1sRI9Ba8JAFITvBf/D8oTe6kZLNURXkYBYSnvQ5tLbM/tM&#10;gtm3MbtN0v76bkHwOMzMN8xqM5hadNS6yrKC6SQCQZxbXXGhIPvcPcUgnEfWWFsmBT/kYLMePaww&#10;0bbnA3VHX4gAYZeggtL7JpHS5SUZdBPbEAfvbFuDPsi2kLrFPsBNLWdRNJcGKw4LJTaUlpRfjt9G&#10;wVu6+8DDaWbi3zrdv5+3zTX7elHqcTxslyA8Df4evrVftYLn+QL+z4QjINd/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lmYZNscAAADcAAAADwAAAAAAAAAAAAAAAACXAgAAZHJz&#10;L2Rvd25yZXYueG1sUEsFBgAAAAAEAAQA9QAAAIsDAAAAAA==&#10;" filled="f" stroked="f" strokeweight=".5pt">
                  <v:textbox>
                    <w:txbxContent>
                      <w:p w14:paraId="58F855D7" w14:textId="77777777" w:rsidR="00D14876" w:rsidRPr="00975332" w:rsidRDefault="00D14876" w:rsidP="00640AEE">
                        <w:pPr>
                          <w:ind w:firstLine="0"/>
                          <w:rPr>
                            <w:sz w:val="21"/>
                            <w:szCs w:val="21"/>
                          </w:rPr>
                        </w:pPr>
                        <w:r>
                          <w:rPr>
                            <w:rFonts w:hint="eastAsia"/>
                            <w:sz w:val="21"/>
                            <w:szCs w:val="21"/>
                          </w:rPr>
                          <w:t>3</w:t>
                        </w:r>
                      </w:p>
                    </w:txbxContent>
                  </v:textbox>
                </v:shape>
                <v:shape id="Text Box 144" o:spid="_x0000_s1096" type="#_x0000_t202" style="position:absolute;left:7137;top:3710;width:318;height:3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Y1ExAAA&#10;ANwAAAAPAAAAZHJzL2Rvd25yZXYueG1sRE/JasMwEL0X8g9iAr01clIaghPZGENoKe0hyyW3iTVe&#10;iDVyLdV2+/XVoZDj4+27dDKtGKh3jWUFy0UEgriwuuFKwfm0f9qAcB5ZY2uZFPyQgzSZPeww1nbk&#10;Aw1HX4kQwi5GBbX3XSylK2oy6Ba2Iw5caXuDPsC+krrHMYSbVq6iaC0NNhwaauwor6m4Hb+Ngvd8&#10;/4mH68psftv89aPMuq/z5UWpx/mUbUF4mvxd/O9+0wqe12FtOBOOgE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mNRMQAAADcAAAADwAAAAAAAAAAAAAAAACXAgAAZHJzL2Rv&#10;d25yZXYueG1sUEsFBgAAAAAEAAQA9QAAAIgDAAAAAA==&#10;" filled="f" stroked="f" strokeweight=".5pt">
                  <v:textbox>
                    <w:txbxContent>
                      <w:p w14:paraId="48C65498" w14:textId="77777777" w:rsidR="00D14876" w:rsidRPr="00975332" w:rsidRDefault="00D14876" w:rsidP="00640AEE">
                        <w:pPr>
                          <w:ind w:firstLine="0"/>
                          <w:rPr>
                            <w:sz w:val="21"/>
                            <w:szCs w:val="21"/>
                          </w:rPr>
                        </w:pPr>
                        <w:r>
                          <w:rPr>
                            <w:rFonts w:hint="eastAsia"/>
                            <w:sz w:val="21"/>
                            <w:szCs w:val="21"/>
                          </w:rPr>
                          <w:t>4</w:t>
                        </w:r>
                      </w:p>
                    </w:txbxContent>
                  </v:textbox>
                </v:shape>
                <v:shape id="Text Box 145" o:spid="_x0000_s1097" type="#_x0000_t202" style="position:absolute;left:7377;top:4656;width:318;height:3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" filled="f" stroked="f" strokeweight=".5pt">
                  <v:textbox>
                    <w:txbxContent>
                      <w:p w14:paraId="7BD0AB8F" w14:textId="77777777" w:rsidR="00D14876" w:rsidRPr="00975332" w:rsidRDefault="00D14876" w:rsidP="00640AEE">
                        <w:pPr>
                          <w:ind w:firstLine="0"/>
                          <w:rPr>
                            <w:sz w:val="21"/>
                            <w:szCs w:val="21"/>
                          </w:rPr>
                        </w:pPr>
                        <w:r>
                          <w:rPr>
                            <w:rFonts w:hint="eastAsia"/>
                            <w:sz w:val="21"/>
                            <w:szCs w:val="21"/>
                          </w:rPr>
                          <w:t>5</w:t>
                        </w:r>
                      </w:p>
                    </w:txbxContent>
                  </v:textbox>
                </v:shape>
                <v:shape id="Text Box 146" o:spid="_x0000_s1098" type="#_x0000_t202" style="position:absolute;left:4765;top:4428;width:318;height:3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VhefwgAA&#10;ANwAAAAPAAAAZHJzL2Rvd25yZXYueG1sRE/LisIwFN0P+A/hCu7GVMVRqlGkIIo4Cx8bd9fm2hab&#10;m9pErX79ZDHg8nDe03ljSvGg2hWWFfS6EQji1OqCMwXHw/J7DMJ5ZI2lZVLwIgfzWetrirG2T97R&#10;Y+8zEULYxagg976KpXRpTgZd11bEgbvY2qAPsM6krvEZwk0p+1H0Iw0WHBpyrCjJKb3u70bBJln+&#10;4u7cN+N3may2l0V1O56GSnXazWICwlPjP+J/91orGIzC/HAmHAE5+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xWF5/CAAAA3AAAAA8AAAAAAAAAAAAAAAAAlwIAAGRycy9kb3du&#10;cmV2LnhtbFBLBQYAAAAABAAEAPUAAACGAwAAAAA=&#10;" filled="f" stroked="f" strokeweight=".5pt">
                  <v:textbox>
                    <w:txbxContent>
                      <w:p w14:paraId="6C06AE09" w14:textId="77777777" w:rsidR="00D14876" w:rsidRPr="00975332" w:rsidRDefault="00D14876" w:rsidP="00640AEE">
                        <w:pPr>
                          <w:ind w:firstLine="0"/>
                          <w:rPr>
                            <w:sz w:val="21"/>
                            <w:szCs w:val="21"/>
                          </w:rPr>
                        </w:pPr>
                        <w:r>
                          <w:rPr>
                            <w:rFonts w:hint="eastAsia"/>
                            <w:sz w:val="21"/>
                            <w:szCs w:val="21"/>
                          </w:rPr>
                          <w:t>6</w:t>
                        </w:r>
                      </w:p>
                    </w:txbxContent>
                  </v:textbox>
                </v:shape>
                <v:shape id="Text Box 147" o:spid="_x0000_s1099" type="#_x0000_t202" style="position:absolute;left:6241;top:5123;width:318;height:3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GrIExgAA&#10;ANwAAAAPAAAAZHJzL2Rvd25yZXYueG1sRI9Pi8IwFMTvC36H8ARva6qLq1SjSEFWxD345+Lt2Tzb&#10;YvNSm6jVT79ZEDwOM/MbZjJrTCluVLvCsoJeNwJBnFpdcKZgv1t8jkA4j6yxtEwKHuRgNm19TDDW&#10;9s4bum19JgKEXYwKcu+rWEqX5mTQdW1FHLyTrQ36IOtM6hrvAW5K2Y+ib2mw4LCQY0VJTul5ezUK&#10;VsniFzfHvhk9y+RnfZpXl/1hoFSn3czHIDw1/h1+tZdawdewB/9nwhGQ0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GrIExgAAANwAAAAPAAAAAAAAAAAAAAAAAJcCAABkcnMv&#10;ZG93bnJldi54bWxQSwUGAAAAAAQABAD1AAAAigMAAAAA&#10;" filled="f" stroked="f" strokeweight=".5pt">
                  <v:textbox>
                    <w:txbxContent>
                      <w:p w14:paraId="1ED8EDD1" w14:textId="77777777" w:rsidR="00D14876" w:rsidRPr="00975332" w:rsidRDefault="00D14876" w:rsidP="00640AEE">
                        <w:pPr>
                          <w:ind w:firstLine="0"/>
                          <w:rPr>
                            <w:sz w:val="21"/>
                            <w:szCs w:val="21"/>
                          </w:rPr>
                        </w:pPr>
                        <w:r>
                          <w:rPr>
                            <w:rFonts w:hint="eastAsia"/>
                            <w:sz w:val="21"/>
                            <w:szCs w:val="21"/>
                          </w:rPr>
                          <w:t>7</w:t>
                        </w:r>
                      </w:p>
                    </w:txbxContent>
                  </v:textbox>
                </v:shape>
                <v:shape id="Text Box 148" o:spid="_x0000_s1100" type="#_x0000_t202" style="position:absolute;left:5765;top:3500;width:318;height:3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yCxzxwAA&#10;ANwAAAAPAAAAZHJzL2Rvd25yZXYueG1sRI/Na8JAFMTvQv+H5RV6001TWiVmFQlIRdqDHxdvz+zL&#10;B2bfptmtpv3rXUHwOMzMb5h03ptGnKlztWUFr6MIBHFudc2lgv1uOZyAcB5ZY2OZFPyRg/nsaZBi&#10;ou2FN3Te+lIECLsEFVTet4mULq/IoBvZljh4he0M+iC7UuoOLwFuGhlH0Yc0WHNYqLClrKL8tP01&#10;CtbZ8hs3x9hM/pvs86tYtD/7w7tSL8/9YgrCU+8f4Xt7pRW8jWO4nQlHQM6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A8gsc8cAAADcAAAADwAAAAAAAAAAAAAAAACXAgAAZHJz&#10;L2Rvd25yZXYueG1sUEsFBgAAAAAEAAQA9QAAAIsDAAAAAA==&#10;" filled="f" stroked="f" strokeweight=".5pt">
                  <v:textbox>
                    <w:txbxContent>
                      <w:p w14:paraId="3839A387" w14:textId="77777777" w:rsidR="00D14876" w:rsidRPr="00975332" w:rsidRDefault="00D14876" w:rsidP="00640AEE">
                        <w:pPr>
                          <w:ind w:firstLine="0"/>
                          <w:rPr>
                            <w:sz w:val="21"/>
                            <w:szCs w:val="21"/>
                          </w:rPr>
                        </w:pPr>
                        <w:r>
                          <w:rPr>
                            <w:rFonts w:hint="eastAsia"/>
                            <w:sz w:val="21"/>
                            <w:szCs w:val="21"/>
                          </w:rPr>
                          <w:t>8</w:t>
                        </w:r>
                      </w:p>
                    </w:txbxContent>
                  </v:textbox>
                </v:shape>
                <w10:wrap type="topAndBottom"/>
              </v:group>
            </w:pict>
          </mc:Fallback>
        </mc:AlternateContent>
      </w:r>
      <w:r w:rsidR="005560B8">
        <w:rPr>
          <w:rFonts w:ascii="楷体_GB2312" w:eastAsia="楷体_GB2312" w:hAnsi="华文楷体"/>
          <w:bCs w:val="0"/>
          <w:snapToGrid w:val="0"/>
          <w:color w:val="000000"/>
          <w:sz w:val="21"/>
          <w:szCs w:val="21"/>
        </w:rPr>
        <w:t xml:space="preserve"> </w:t>
      </w:r>
    </w:p>
    <w:p w14:paraId="3D314043" w14:textId="77777777" w:rsidR="005560B8" w:rsidRDefault="005560B8" w:rsidP="00640AEE">
      <w:pPr>
        <w:spacing w:line="240" w:lineRule="auto"/>
        <w:ind w:firstLineChars="200" w:firstLine="420"/>
        <w:jc w:val="center"/>
        <w:rPr>
          <w:rFonts w:hAnsi="Times New Roman"/>
          <w:bCs w:val="0"/>
          <w:sz w:val="21"/>
          <w:szCs w:val="21"/>
        </w:rPr>
      </w:pPr>
      <w:r>
        <w:rPr>
          <w:rFonts w:ascii="楷体_GB2312" w:eastAsia="楷体_GB2312" w:hAnsi="华文楷体" w:hint="eastAsia"/>
          <w:bCs w:val="0"/>
          <w:snapToGrid w:val="0"/>
          <w:color w:val="000000"/>
          <w:sz w:val="21"/>
          <w:szCs w:val="21"/>
        </w:rPr>
        <w:t>图2-5 从网页URL到DOM树</w:t>
      </w:r>
    </w:p>
    <w:p w14:paraId="257B1E56" w14:textId="77777777"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5</w:t>
      </w:r>
      <w:r w:rsidRPr="00464265">
        <w:rPr>
          <w:rFonts w:hAnsi="Times New Roman"/>
          <w:bCs w:val="0"/>
          <w:sz w:val="21"/>
          <w:szCs w:val="21"/>
        </w:rPr>
        <w:t xml:space="preserve"> </w:t>
      </w:r>
      <w:r>
        <w:rPr>
          <w:rFonts w:hAnsi="Times New Roman" w:hint="eastAsia"/>
          <w:bCs w:val="0"/>
          <w:sz w:val="21"/>
          <w:szCs w:val="21"/>
        </w:rPr>
        <w:t>The process of generating DOM tree</w:t>
      </w:r>
    </w:p>
    <w:p w14:paraId="7F479477" w14:textId="77777777" w:rsidR="00640AEE" w:rsidRDefault="00640AEE" w:rsidP="00640AEE">
      <w:pPr>
        <w:ind w:firstLine="0"/>
      </w:pPr>
      <w:r>
        <w:rPr>
          <w:rFonts w:hint="eastAsia"/>
        </w:rPr>
        <w:tab/>
      </w:r>
    </w:p>
    <w:p w14:paraId="7817A784" w14:textId="77777777" w:rsidR="00640AEE" w:rsidRDefault="00640AEE" w:rsidP="00640AEE">
      <w:pPr>
        <w:pStyle w:val="af2"/>
        <w:numPr>
          <w:ilvl w:val="0"/>
          <w:numId w:val="17"/>
        </w:numPr>
        <w:ind w:firstLineChars="0"/>
      </w:pPr>
      <w:r>
        <w:t>网页被交给</w:t>
      </w:r>
      <w:r>
        <w:t>HTML</w:t>
      </w:r>
      <w:r>
        <w:t>解释器转变成一系列的词语（</w:t>
      </w:r>
      <w:r>
        <w:t>Token</w:t>
      </w:r>
      <w:r>
        <w:t>）</w:t>
      </w:r>
    </w:p>
    <w:p w14:paraId="3E8270C2" w14:textId="77777777" w:rsidR="00640AEE" w:rsidRDefault="00640AEE" w:rsidP="00640AEE">
      <w:pPr>
        <w:pStyle w:val="af2"/>
        <w:numPr>
          <w:ilvl w:val="0"/>
          <w:numId w:val="17"/>
        </w:numPr>
        <w:ind w:firstLineChars="0"/>
      </w:pPr>
      <w:r>
        <w:rPr>
          <w:rFonts w:hint="eastAsia"/>
        </w:rPr>
        <w:lastRenderedPageBreak/>
        <w:t>解释器</w:t>
      </w:r>
      <w:r>
        <w:t>根据词语构建节点（</w:t>
      </w:r>
      <w:r>
        <w:t>Node</w:t>
      </w:r>
      <w:r>
        <w:t>），</w:t>
      </w:r>
      <w:r>
        <w:rPr>
          <w:rFonts w:hint="eastAsia"/>
        </w:rPr>
        <w:t>形成</w:t>
      </w:r>
      <w:r>
        <w:t>DOM</w:t>
      </w:r>
      <w:r>
        <w:rPr>
          <w:rFonts w:hint="eastAsia"/>
        </w:rPr>
        <w:t>树</w:t>
      </w:r>
      <w:r>
        <w:t>。</w:t>
      </w:r>
    </w:p>
    <w:p w14:paraId="2D2C9B6B" w14:textId="77777777" w:rsidR="00640AEE" w:rsidRDefault="00640AEE" w:rsidP="00640AEE">
      <w:pPr>
        <w:pStyle w:val="af2"/>
        <w:numPr>
          <w:ilvl w:val="0"/>
          <w:numId w:val="17"/>
        </w:numPr>
        <w:ind w:firstLineChars="0"/>
      </w:pPr>
      <w:r>
        <w:rPr>
          <w:rFonts w:hint="eastAsia"/>
        </w:rPr>
        <w:t>如果</w:t>
      </w:r>
      <w:r>
        <w:t>节点是</w:t>
      </w:r>
      <w:r>
        <w:t>JavaScript</w:t>
      </w:r>
      <w:r>
        <w:t>代码的话，</w:t>
      </w:r>
      <w:r>
        <w:rPr>
          <w:rFonts w:hint="eastAsia"/>
        </w:rPr>
        <w:t>调用</w:t>
      </w:r>
      <w:r>
        <w:t>JavaScript</w:t>
      </w:r>
      <w:r>
        <w:t>引擎解释并运行。</w:t>
      </w:r>
    </w:p>
    <w:p w14:paraId="235322A7" w14:textId="77777777" w:rsidR="00640AEE" w:rsidRDefault="00640AEE" w:rsidP="00640AEE">
      <w:pPr>
        <w:pStyle w:val="af2"/>
        <w:numPr>
          <w:ilvl w:val="0"/>
          <w:numId w:val="17"/>
        </w:numPr>
        <w:ind w:firstLineChars="0"/>
      </w:pPr>
      <w:r>
        <w:t>JavaScript</w:t>
      </w:r>
      <w:r>
        <w:t>代码</w:t>
      </w:r>
      <w:r>
        <w:rPr>
          <w:rFonts w:hint="eastAsia"/>
        </w:rPr>
        <w:t>可能会修改</w:t>
      </w:r>
      <w:r>
        <w:t>DOM</w:t>
      </w:r>
      <w:r>
        <w:rPr>
          <w:rFonts w:hint="eastAsia"/>
        </w:rPr>
        <w:t>树</w:t>
      </w:r>
      <w:r>
        <w:t>的结构。</w:t>
      </w:r>
    </w:p>
    <w:p w14:paraId="47651EC9" w14:textId="77777777" w:rsidR="00640AEE" w:rsidRDefault="00640AEE" w:rsidP="00640AEE">
      <w:pPr>
        <w:pStyle w:val="af2"/>
        <w:numPr>
          <w:ilvl w:val="0"/>
          <w:numId w:val="17"/>
        </w:numPr>
        <w:ind w:firstLineChars="0"/>
      </w:pPr>
      <w:r>
        <w:rPr>
          <w:rFonts w:hint="eastAsia"/>
        </w:rPr>
        <w:t>如果</w:t>
      </w:r>
      <w:r>
        <w:t>节点需要依赖其他资源，</w:t>
      </w:r>
      <w:r>
        <w:rPr>
          <w:rFonts w:hint="eastAsia"/>
        </w:rPr>
        <w:t>例如</w:t>
      </w:r>
      <w:r>
        <w:t>图片、</w:t>
      </w:r>
      <w:r>
        <w:rPr>
          <w:rFonts w:hint="eastAsia"/>
        </w:rPr>
        <w:t>CSS</w:t>
      </w:r>
      <w:r>
        <w:t>、</w:t>
      </w:r>
      <w:r>
        <w:rPr>
          <w:rFonts w:hint="eastAsia"/>
        </w:rPr>
        <w:t>视频</w:t>
      </w:r>
      <w:r>
        <w:t>等，</w:t>
      </w:r>
      <w:r>
        <w:rPr>
          <w:rFonts w:hint="eastAsia"/>
        </w:rPr>
        <w:t>调用</w:t>
      </w:r>
      <w:r>
        <w:t>资源加载器来加载</w:t>
      </w:r>
      <w:r>
        <w:rPr>
          <w:rFonts w:hint="eastAsia"/>
        </w:rPr>
        <w:t>它们</w:t>
      </w:r>
      <w:r>
        <w:t>，</w:t>
      </w:r>
      <w:r>
        <w:rPr>
          <w:rFonts w:hint="eastAsia"/>
        </w:rPr>
        <w:t>但是</w:t>
      </w:r>
      <w:r>
        <w:t>它们是异步</w:t>
      </w:r>
      <w:r>
        <w:rPr>
          <w:rFonts w:hint="eastAsia"/>
        </w:rPr>
        <w:t>的</w:t>
      </w:r>
      <w:r>
        <w:t>，</w:t>
      </w:r>
      <w:r>
        <w:rPr>
          <w:rFonts w:hint="eastAsia"/>
        </w:rPr>
        <w:t>不会阻碍</w:t>
      </w:r>
      <w:r>
        <w:t>当前</w:t>
      </w:r>
      <w:r>
        <w:t>DOM</w:t>
      </w:r>
      <w:r>
        <w:t>树的继续创建；</w:t>
      </w:r>
      <w:r>
        <w:rPr>
          <w:rFonts w:hint="eastAsia"/>
        </w:rPr>
        <w:t>如果</w:t>
      </w:r>
      <w:r>
        <w:t>是加载</w:t>
      </w:r>
      <w:r>
        <w:rPr>
          <w:rFonts w:hint="eastAsia"/>
        </w:rPr>
        <w:t>JavaScript</w:t>
      </w:r>
      <w:r>
        <w:t>资源</w:t>
      </w:r>
      <w:r>
        <w:t>URL</w:t>
      </w:r>
      <w:r>
        <w:t>（没有标记异步方式），</w:t>
      </w:r>
      <w:r>
        <w:rPr>
          <w:rFonts w:hint="eastAsia"/>
        </w:rPr>
        <w:t>则需要</w:t>
      </w:r>
      <w:r>
        <w:t>暂停当前</w:t>
      </w:r>
      <w:r>
        <w:t>DOM</w:t>
      </w:r>
      <w:r>
        <w:t>树的创建，</w:t>
      </w:r>
      <w:r>
        <w:rPr>
          <w:rFonts w:hint="eastAsia"/>
        </w:rPr>
        <w:t>直到</w:t>
      </w:r>
      <w:r>
        <w:t>JavaScript</w:t>
      </w:r>
      <w:r>
        <w:rPr>
          <w:rFonts w:hint="eastAsia"/>
        </w:rPr>
        <w:t>的</w:t>
      </w:r>
      <w:r>
        <w:t>资源加载并被</w:t>
      </w:r>
      <w:r>
        <w:t>JavaScript</w:t>
      </w:r>
      <w:r>
        <w:t>引擎执行后才继续</w:t>
      </w:r>
      <w:r>
        <w:t>DOM</w:t>
      </w:r>
      <w:r>
        <w:t>树的创建。</w:t>
      </w:r>
    </w:p>
    <w:p w14:paraId="0D5ACEC1" w14:textId="77777777" w:rsidR="00640AEE" w:rsidRDefault="00640AEE" w:rsidP="00640AEE">
      <w:r>
        <w:t>在上述的过程中，</w:t>
      </w:r>
      <w:r>
        <w:rPr>
          <w:rFonts w:hint="eastAsia"/>
        </w:rPr>
        <w:t>网页</w:t>
      </w:r>
      <w:r>
        <w:t>在加载和</w:t>
      </w:r>
      <w:r>
        <w:rPr>
          <w:rFonts w:hint="eastAsia"/>
        </w:rPr>
        <w:t>渲染</w:t>
      </w:r>
      <w:r>
        <w:t>过程中会发出“</w:t>
      </w:r>
      <w:r>
        <w:t>DOMContent</w:t>
      </w:r>
      <w:r>
        <w:t>”</w:t>
      </w:r>
      <w:r>
        <w:rPr>
          <w:rFonts w:hint="eastAsia"/>
        </w:rPr>
        <w:t>事件</w:t>
      </w:r>
      <w:r>
        <w:t>和</w:t>
      </w:r>
      <w:r>
        <w:t>DO</w:t>
      </w:r>
      <w:r>
        <w:rPr>
          <w:rFonts w:hint="eastAsia"/>
        </w:rPr>
        <w:t>M</w:t>
      </w:r>
      <w:r>
        <w:rPr>
          <w:rFonts w:hint="eastAsia"/>
        </w:rPr>
        <w:t>的</w:t>
      </w:r>
      <w:r>
        <w:t>“</w:t>
      </w:r>
      <w:r>
        <w:t>onload</w:t>
      </w:r>
      <w:r>
        <w:t>”</w:t>
      </w:r>
      <w:r>
        <w:rPr>
          <w:rFonts w:hint="eastAsia"/>
        </w:rPr>
        <w:t>事件</w:t>
      </w:r>
      <w:r>
        <w:t>，</w:t>
      </w:r>
      <w:r>
        <w:rPr>
          <w:rFonts w:hint="eastAsia"/>
        </w:rPr>
        <w:t>分别</w:t>
      </w:r>
      <w:r>
        <w:t>在</w:t>
      </w:r>
      <w:r>
        <w:t>DOM</w:t>
      </w:r>
      <w:r>
        <w:rPr>
          <w:rFonts w:hint="eastAsia"/>
        </w:rPr>
        <w:t>树</w:t>
      </w:r>
      <w:r>
        <w:t>构建完成后</w:t>
      </w:r>
      <w:r>
        <w:rPr>
          <w:rFonts w:hint="eastAsia"/>
        </w:rPr>
        <w:t>以及</w:t>
      </w:r>
      <w:r>
        <w:t>DOM</w:t>
      </w:r>
      <w:r>
        <w:t>树建</w:t>
      </w:r>
      <w:r>
        <w:rPr>
          <w:rFonts w:hint="eastAsia"/>
        </w:rPr>
        <w:t>完</w:t>
      </w:r>
      <w:r>
        <w:t>并且网页</w:t>
      </w:r>
      <w:r>
        <w:rPr>
          <w:rFonts w:hint="eastAsia"/>
        </w:rPr>
        <w:t>所</w:t>
      </w:r>
      <w:r>
        <w:t>依赖的</w:t>
      </w:r>
      <w:r>
        <w:rPr>
          <w:rFonts w:hint="eastAsia"/>
        </w:rPr>
        <w:t>资源</w:t>
      </w:r>
      <w:r>
        <w:t>都加载完之后发生，</w:t>
      </w:r>
      <w:r>
        <w:rPr>
          <w:rFonts w:hint="eastAsia"/>
        </w:rPr>
        <w:t>因为</w:t>
      </w:r>
      <w:r>
        <w:t>某些资源的加载并不会</w:t>
      </w:r>
      <w:r>
        <w:rPr>
          <w:rFonts w:hint="eastAsia"/>
        </w:rPr>
        <w:t>阻碍</w:t>
      </w:r>
      <w:r>
        <w:t>DOM</w:t>
      </w:r>
      <w:r>
        <w:t>树的构建，</w:t>
      </w:r>
      <w:r>
        <w:rPr>
          <w:rFonts w:hint="eastAsia"/>
        </w:rPr>
        <w:t>所以</w:t>
      </w:r>
      <w:r>
        <w:t>这两个</w:t>
      </w:r>
      <w:r>
        <w:rPr>
          <w:rFonts w:hint="eastAsia"/>
        </w:rPr>
        <w:t>事件</w:t>
      </w:r>
      <w:r>
        <w:t>多数时候不是同时</w:t>
      </w:r>
      <w:r>
        <w:rPr>
          <w:rFonts w:hint="eastAsia"/>
        </w:rPr>
        <w:t>发生</w:t>
      </w:r>
      <w:r>
        <w:t>的。</w:t>
      </w:r>
    </w:p>
    <w:p w14:paraId="6FBA6B65" w14:textId="77777777" w:rsidR="00640AEE" w:rsidRDefault="00640AEE" w:rsidP="00640AEE">
      <w:r>
        <w:rPr>
          <w:rFonts w:hint="eastAsia"/>
        </w:rPr>
        <w:t>接下来</w:t>
      </w:r>
      <w:r>
        <w:t>就是</w:t>
      </w:r>
      <w:r>
        <w:t>WebKit</w:t>
      </w:r>
      <w:r>
        <w:t>利用</w:t>
      </w:r>
      <w:r>
        <w:t>CSS</w:t>
      </w:r>
      <w:r>
        <w:t>和</w:t>
      </w:r>
      <w:r>
        <w:t>DOM</w:t>
      </w:r>
      <w:r>
        <w:t>树构建</w:t>
      </w:r>
      <w:r>
        <w:t>RenderObject</w:t>
      </w:r>
      <w:r>
        <w:t>树直到绘图上下文，</w:t>
      </w:r>
      <w:r>
        <w:rPr>
          <w:rFonts w:hint="eastAsia"/>
        </w:rPr>
        <w:t>如图</w:t>
      </w:r>
      <w:r>
        <w:t>2-6</w:t>
      </w:r>
      <w:r>
        <w:rPr>
          <w:rFonts w:hint="eastAsia"/>
        </w:rPr>
        <w:t>所示</w:t>
      </w:r>
      <w:r>
        <w:t>的过程。</w:t>
      </w:r>
    </w:p>
    <w:p w14:paraId="5DB7051D" w14:textId="77777777" w:rsidR="00640AEE" w:rsidRDefault="006A7DB2" w:rsidP="00640AEE">
      <w:pPr>
        <w:ind w:firstLine="0"/>
        <w:jc w:val="center"/>
      </w:pPr>
      <w:r>
        <w:rPr>
          <w:noProof/>
        </w:rPr>
        <mc:AlternateContent>
          <mc:Choice Requires="wpg">
            <w:drawing>
              <wp:inline distT="0" distB="0" distL="0" distR="0" wp14:anchorId="1FD652FD" wp14:editId="7C3A84FB">
                <wp:extent cx="4785995" cy="3108325"/>
                <wp:effectExtent l="0" t="2540" r="0" b="3810"/>
                <wp:docPr id="328" name="组 5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785995" cy="3108325"/>
                          <a:chOff x="2467" y="4174"/>
                          <a:chExt cx="7537" cy="4895"/>
                        </a:xfrm>
                      </wpg:grpSpPr>
                      <wps:wsp>
                        <wps:cNvPr id="329" name="AutoShape 57"/>
                        <wps:cNvSpPr>
                          <a:spLocks noChangeAspect="1" noChangeArrowheads="1" noTextEdit="1"/>
                        </wps:cNvSpPr>
                        <wps:spPr bwMode="auto">
                          <a:xfrm>
                            <a:off x="2467" y="4174"/>
                            <a:ext cx="7537" cy="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AutoShape 58"/>
                        <wps:cNvSpPr>
                          <a:spLocks noChangeArrowheads="1"/>
                        </wps:cNvSpPr>
                        <wps:spPr bwMode="auto">
                          <a:xfrm>
                            <a:off x="6886" y="4735"/>
                            <a:ext cx="1966" cy="540"/>
                          </a:xfrm>
                          <a:prstGeom prst="flowChartDocument">
                            <a:avLst/>
                          </a:prstGeom>
                          <a:solidFill>
                            <a:srgbClr val="FFFFFF"/>
                          </a:solidFill>
                          <a:ln w="6350">
                            <a:solidFill>
                              <a:srgbClr val="000000"/>
                            </a:solidFill>
                            <a:miter lim="800000"/>
                            <a:headEnd/>
                            <a:tailEnd/>
                          </a:ln>
                        </wps:spPr>
                        <wps:txbx>
                          <w:txbxContent>
                            <w:p w14:paraId="2B958A61" w14:textId="77777777" w:rsidR="00D14876" w:rsidRPr="00140912" w:rsidRDefault="00D14876"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31" name="Rectangle 59"/>
                        <wps:cNvSpPr>
                          <a:spLocks noChangeArrowheads="1"/>
                        </wps:cNvSpPr>
                        <wps:spPr bwMode="auto">
                          <a:xfrm>
                            <a:off x="3968" y="5940"/>
                            <a:ext cx="955" cy="763"/>
                          </a:xfrm>
                          <a:prstGeom prst="rect">
                            <a:avLst/>
                          </a:prstGeom>
                          <a:solidFill>
                            <a:srgbClr val="FFFFFF"/>
                          </a:solidFill>
                          <a:ln w="6350">
                            <a:solidFill>
                              <a:srgbClr val="000000"/>
                            </a:solidFill>
                            <a:miter lim="800000"/>
                            <a:headEnd/>
                            <a:tailEnd/>
                          </a:ln>
                        </wps:spPr>
                        <wps:txbx>
                          <w:txbxContent>
                            <w:p w14:paraId="15209A11" w14:textId="77777777" w:rsidR="00D14876" w:rsidRPr="00CD251D" w:rsidRDefault="00D14876"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wps:txbx>
                        <wps:bodyPr rot="0" vert="horz" wrap="square" lIns="91440" tIns="45720" rIns="91440" bIns="45720" anchor="t" anchorCtr="0" upright="1">
                          <a:noAutofit/>
                        </wps:bodyPr>
                      </wps:wsp>
                      <wps:wsp>
                        <wps:cNvPr id="332" name="AutoShape 60"/>
                        <wps:cNvSpPr>
                          <a:spLocks noChangeArrowheads="1"/>
                        </wps:cNvSpPr>
                        <wps:spPr bwMode="auto">
                          <a:xfrm>
                            <a:off x="3758" y="4704"/>
                            <a:ext cx="1385" cy="540"/>
                          </a:xfrm>
                          <a:prstGeom prst="flowChartDocument">
                            <a:avLst/>
                          </a:prstGeom>
                          <a:solidFill>
                            <a:srgbClr val="FFFFFF"/>
                          </a:solidFill>
                          <a:ln w="6350">
                            <a:solidFill>
                              <a:srgbClr val="000000"/>
                            </a:solidFill>
                            <a:miter lim="800000"/>
                            <a:headEnd/>
                            <a:tailEnd/>
                          </a:ln>
                        </wps:spPr>
                        <wps:txbx>
                          <w:txbxContent>
                            <w:p w14:paraId="44D57CFD" w14:textId="77777777" w:rsidR="00D14876" w:rsidRPr="00140912" w:rsidRDefault="00D14876" w:rsidP="00640AEE">
                              <w:pPr>
                                <w:ind w:firstLine="0"/>
                                <w:jc w:val="center"/>
                                <w:rPr>
                                  <w:rFonts w:hAnsi="Times New Roman"/>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333" name="AutoShape 61"/>
                        <wps:cNvSpPr>
                          <a:spLocks noChangeArrowheads="1"/>
                        </wps:cNvSpPr>
                        <wps:spPr bwMode="auto">
                          <a:xfrm>
                            <a:off x="6886" y="6014"/>
                            <a:ext cx="1966" cy="540"/>
                          </a:xfrm>
                          <a:prstGeom prst="flowChartDocument">
                            <a:avLst/>
                          </a:prstGeom>
                          <a:solidFill>
                            <a:srgbClr val="FFFFFF"/>
                          </a:solidFill>
                          <a:ln w="6350">
                            <a:solidFill>
                              <a:srgbClr val="000000"/>
                            </a:solidFill>
                            <a:miter lim="800000"/>
                            <a:headEnd/>
                            <a:tailEnd/>
                          </a:ln>
                        </wps:spPr>
                        <wps:txbx>
                          <w:txbxContent>
                            <w:p w14:paraId="346E6B20" w14:textId="77777777" w:rsidR="00D14876" w:rsidRPr="00140912" w:rsidRDefault="00D14876"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wps:txbx>
                        <wps:bodyPr rot="0" vert="horz" wrap="square" lIns="91440" tIns="45720" rIns="91440" bIns="45720" anchor="t" anchorCtr="0" upright="1">
                          <a:noAutofit/>
                        </wps:bodyPr>
                      </wps:wsp>
                      <wps:wsp>
                        <wps:cNvPr id="334" name="AutoShape 62"/>
                        <wps:cNvSpPr>
                          <a:spLocks noChangeArrowheads="1"/>
                        </wps:cNvSpPr>
                        <wps:spPr bwMode="auto">
                          <a:xfrm>
                            <a:off x="6886" y="7214"/>
                            <a:ext cx="1966" cy="540"/>
                          </a:xfrm>
                          <a:prstGeom prst="flowChartDocument">
                            <a:avLst/>
                          </a:prstGeom>
                          <a:solidFill>
                            <a:srgbClr val="FFFFFF"/>
                          </a:solidFill>
                          <a:ln w="6350">
                            <a:solidFill>
                              <a:srgbClr val="000000"/>
                            </a:solidFill>
                            <a:miter lim="800000"/>
                            <a:headEnd/>
                            <a:tailEnd/>
                          </a:ln>
                        </wps:spPr>
                        <wps:txbx>
                          <w:txbxContent>
                            <w:p w14:paraId="13AB1B6C" w14:textId="77777777" w:rsidR="00D14876" w:rsidRPr="00140912" w:rsidRDefault="00D14876"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wps:txbx>
                        <wps:bodyPr rot="0" vert="horz" wrap="square" lIns="91440" tIns="45720" rIns="91440" bIns="45720" anchor="t" anchorCtr="0" upright="1">
                          <a:noAutofit/>
                        </wps:bodyPr>
                      </wps:wsp>
                      <wps:wsp>
                        <wps:cNvPr id="335" name="AutoShape 63"/>
                        <wps:cNvSpPr>
                          <a:spLocks noChangeArrowheads="1"/>
                        </wps:cNvSpPr>
                        <wps:spPr bwMode="auto">
                          <a:xfrm>
                            <a:off x="6886" y="8391"/>
                            <a:ext cx="1966" cy="540"/>
                          </a:xfrm>
                          <a:prstGeom prst="flowChartDocument">
                            <a:avLst/>
                          </a:prstGeom>
                          <a:solidFill>
                            <a:srgbClr val="FFFFFF"/>
                          </a:solidFill>
                          <a:ln w="6350">
                            <a:solidFill>
                              <a:srgbClr val="000000"/>
                            </a:solidFill>
                            <a:miter lim="800000"/>
                            <a:headEnd/>
                            <a:tailEnd/>
                          </a:ln>
                        </wps:spPr>
                        <wps:txbx>
                          <w:txbxContent>
                            <w:p w14:paraId="29E0891D" w14:textId="77777777" w:rsidR="00D14876" w:rsidRPr="00140912" w:rsidRDefault="00D14876"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36" name="Rectangle 64"/>
                        <wps:cNvSpPr>
                          <a:spLocks noChangeArrowheads="1"/>
                        </wps:cNvSpPr>
                        <wps:spPr bwMode="auto">
                          <a:xfrm>
                            <a:off x="3968" y="7443"/>
                            <a:ext cx="955" cy="762"/>
                          </a:xfrm>
                          <a:prstGeom prst="rect">
                            <a:avLst/>
                          </a:prstGeom>
                          <a:solidFill>
                            <a:srgbClr val="FFFFFF"/>
                          </a:solidFill>
                          <a:ln w="6350">
                            <a:solidFill>
                              <a:srgbClr val="000000"/>
                            </a:solidFill>
                            <a:miter lim="800000"/>
                            <a:headEnd/>
                            <a:tailEnd/>
                          </a:ln>
                        </wps:spPr>
                        <wps:txbx>
                          <w:txbxContent>
                            <w:p w14:paraId="5B36EF8C" w14:textId="77777777" w:rsidR="00D14876" w:rsidRPr="00CD251D" w:rsidRDefault="00D14876" w:rsidP="00640AEE">
                              <w:pPr>
                                <w:ind w:firstLine="0"/>
                                <w:jc w:val="center"/>
                                <w:rPr>
                                  <w:rFonts w:ascii="宋体"/>
                                  <w:sz w:val="21"/>
                                  <w:szCs w:val="21"/>
                                </w:rPr>
                              </w:pPr>
                              <w:r>
                                <w:rPr>
                                  <w:rFonts w:hAnsi="Times New Roman" w:hint="eastAsia"/>
                                  <w:sz w:val="21"/>
                                  <w:szCs w:val="21"/>
                                </w:rPr>
                                <w:t>布局计算</w:t>
                              </w:r>
                            </w:p>
                          </w:txbxContent>
                        </wps:txbx>
                        <wps:bodyPr rot="0" vert="horz" wrap="square" lIns="91440" tIns="45720" rIns="91440" bIns="45720" anchor="t" anchorCtr="0" upright="1">
                          <a:noAutofit/>
                        </wps:bodyPr>
                      </wps:wsp>
                      <wps:wsp>
                        <wps:cNvPr id="337" name="AutoShape 65"/>
                        <wps:cNvCnPr>
                          <a:cxnSpLocks noChangeShapeType="1"/>
                        </wps:cNvCnPr>
                        <wps:spPr bwMode="auto">
                          <a:xfrm>
                            <a:off x="7869" y="5245"/>
                            <a:ext cx="1" cy="76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 name="AutoShape 66"/>
                        <wps:cNvCnPr>
                          <a:cxnSpLocks noChangeShapeType="1"/>
                        </wps:cNvCnPr>
                        <wps:spPr bwMode="auto">
                          <a:xfrm>
                            <a:off x="7869" y="6524"/>
                            <a:ext cx="1" cy="69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9" name="AutoShape 67"/>
                        <wps:cNvCnPr>
                          <a:cxnSpLocks noChangeShapeType="1"/>
                        </wps:cNvCnPr>
                        <wps:spPr bwMode="auto">
                          <a:xfrm>
                            <a:off x="7869" y="7724"/>
                            <a:ext cx="1" cy="667"/>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0" name="AutoShape 68"/>
                        <wps:cNvCnPr>
                          <a:cxnSpLocks noChangeShapeType="1"/>
                        </wps:cNvCnPr>
                        <wps:spPr bwMode="auto">
                          <a:xfrm flipV="1">
                            <a:off x="4923" y="6284"/>
                            <a:ext cx="1963" cy="3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1" name="AutoShape 69"/>
                        <wps:cNvCnPr>
                          <a:cxnSpLocks noChangeShapeType="1"/>
                        </wps:cNvCnPr>
                        <wps:spPr bwMode="auto">
                          <a:xfrm flipV="1">
                            <a:off x="4923" y="6284"/>
                            <a:ext cx="1963" cy="1540"/>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42" name="AutoShape 70"/>
                        <wps:cNvCnPr>
                          <a:cxnSpLocks noChangeShapeType="1"/>
                        </wps:cNvCnPr>
                        <wps:spPr bwMode="auto">
                          <a:xfrm flipH="1">
                            <a:off x="4446" y="5214"/>
                            <a:ext cx="5" cy="726"/>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3" name="Text Box 71"/>
                        <wps:cNvSpPr txBox="1">
                          <a:spLocks noChangeArrowheads="1"/>
                        </wps:cNvSpPr>
                        <wps:spPr bwMode="auto">
                          <a:xfrm>
                            <a:off x="4446" y="535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6D1079" w14:textId="77777777" w:rsidR="00D14876" w:rsidRPr="00975332" w:rsidRDefault="00D14876"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44" name="Text Box 72"/>
                        <wps:cNvSpPr txBox="1">
                          <a:spLocks noChangeArrowheads="1"/>
                        </wps:cNvSpPr>
                        <wps:spPr bwMode="auto">
                          <a:xfrm>
                            <a:off x="5625" y="5965"/>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C378F4" w14:textId="77777777" w:rsidR="00D14876" w:rsidRPr="00975332" w:rsidRDefault="00D14876"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45" name="Text Box 73"/>
                        <wps:cNvSpPr txBox="1">
                          <a:spLocks noChangeArrowheads="1"/>
                        </wps:cNvSpPr>
                        <wps:spPr bwMode="auto">
                          <a:xfrm>
                            <a:off x="5943" y="6992"/>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9F9822C" w14:textId="77777777" w:rsidR="00D14876" w:rsidRPr="00975332" w:rsidRDefault="00D14876"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g:wgp>
                  </a:graphicData>
                </a:graphic>
              </wp:inline>
            </w:drawing>
          </mc:Choice>
          <mc:Fallback>
            <w:pict>
              <v:group id="组 56" o:spid="_x0000_s1101" style="width:376.85pt;height:244.75pt;mso-position-horizontal-relative:char;mso-position-vertical-relative:line" coordorigin="2467,4174" coordsize="7537,48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">
                <o:lock v:ext="edit" aspectratio="t"/>
                <v:rect id="AutoShape 57" o:spid="_x0000_s1102" style="position:absolute;left:2467;top:4174;width:7537;height:48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OQAOxQAA&#10;ANwAAAAPAAAAZHJzL2Rvd25yZXYueG1sRI9Ba8JAFITvBf/D8gpeim5UKDa6ighiKIIYq+dH9pmE&#10;Zt/G7DaJ/94tFHocZuYbZrnuTSVaalxpWcFkHIEgzqwuOVfwdd6N5iCcR9ZYWSYFD3KwXg1elhhr&#10;2/GJ2tTnIkDYxaig8L6OpXRZQQbd2NbEwbvZxqAPssmlbrALcFPJaRS9S4Mlh4UCa9oWlH2nP0ZB&#10;lx3b6/mwl8e3a2L5nty36eVTqeFrv1mA8NT7//BfO9EKZtMP+D0TjoBcP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5AA7FAAAA3AAAAA8AAAAAAAAAAAAAAAAAlwIAAGRycy9k&#10;b3ducmV2LnhtbFBLBQYAAAAABAAEAPUAAACJAwAAAAA=&#10;" filled="f" stroked="f">
                  <o:lock v:ext="edit" aspectratio="t" text="t"/>
                </v:rect>
                <v:shape id="AutoShape 58" o:spid="_x0000_s1103" type="#_x0000_t114" style="position:absolute;left:6886;top:4735;width:1966;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Ol0LwQAA&#10;ANwAAAAPAAAAZHJzL2Rvd25yZXYueG1sRE9La8JAEL4L/odlhN50Y8UgqauIUOip4KvY2zQ7JqGZ&#10;2ZjdavTXuwehx4/vPV92XKsLtb5yYmA8SkCR5M5WUhjY796HM1A+oFisnZCBG3lYLvq9OWbWXWVD&#10;l20oVAwRn6GBMoQm09rnJTH6kWtIIndyLWOIsC20bfEaw7nWr0mSasZKYkOJDa1Lyn+3f2yAvpG/&#10;fk6fh6OkXE+nm/PhzqkxL4Nu9QYqUBf+xU/3hzUwmcT58Uw8Anr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jpdC8EAAADcAAAADwAAAAAAAAAAAAAAAACXAgAAZHJzL2Rvd25y&#10;ZXYueG1sUEsFBgAAAAAEAAQA9QAAAIUDAAAAAA==&#10;" strokeweight=".5pt">
                  <v:textbox>
                    <w:txbxContent>
                      <w:p w14:paraId="2B958A61" w14:textId="77777777" w:rsidR="00D14876" w:rsidRPr="00140912" w:rsidRDefault="00D14876"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59" o:spid="_x0000_s1104" style="position:absolute;left:3968;top:5940;width:955;height:7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YKvSwwAA&#10;ANwAAAAPAAAAZHJzL2Rvd25yZXYueG1sRI9Bi8IwFITvgv8hPMGbplqQpWsUVxQET7pCr8/m2Xa3&#10;eSlJ1OqvN8LCHoeZ+YaZLzvTiBs5X1tWMBknIIgLq2suFZy+t6MPED4ga2wsk4IHeVgu+r05Ztre&#10;+UC3YyhFhLDPUEEVQptJ6YuKDPqxbYmjd7HOYIjSlVI7vEe4aeQ0SWbSYM1xocKW1hUVv8erUWB/&#10;vjZ5vcrX7d7J1DyfMpyLi1LDQbf6BBGoC//hv/ZOK0jTCbzPxCMgF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YKvSwwAAANwAAAAPAAAAAAAAAAAAAAAAAJcCAABkcnMvZG93&#10;bnJldi54bWxQSwUGAAAAAAQABAD1AAAAhwMAAAAA&#10;" strokeweight=".5pt">
                  <v:textbox>
                    <w:txbxContent>
                      <w:p w14:paraId="15209A11" w14:textId="77777777" w:rsidR="00D14876" w:rsidRPr="00CD251D" w:rsidRDefault="00D14876"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v:textbox>
                </v:rect>
                <v:shape id="AutoShape 60" o:spid="_x0000_s1105" type="#_x0000_t114" style="position:absolute;left:3758;top:4704;width:1385;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pGbnxAAA&#10;ANwAAAAPAAAAZHJzL2Rvd25yZXYueG1sRI9Ba8JAFITvgv9heUJvuqliKNFVilDoSVCrtLfX7DMJ&#10;5r2N2VXT/vquUPA4zMw3zHzZca2u1PrKiYHnUQKKJHe2ksLAx+5t+ALKBxSLtRMy8EMelot+b46Z&#10;dTfZ0HUbChUh4jM0UIbQZFr7vCRGP3INSfSOrmUMUbaFti3eIpxrPU6SVDNWEhdKbGhVUn7aXtgA&#10;fSEfvo/r/aekXE+nm/P+l1Njngbd6wxUoC48wv/td2tgMhnD/Uw8Anr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aRm58QAAADcAAAADwAAAAAAAAAAAAAAAACXAgAAZHJzL2Rv&#10;d25yZXYueG1sUEsFBgAAAAAEAAQA9QAAAIgDAAAAAA==&#10;" strokeweight=".5pt">
                  <v:textbox>
                    <w:txbxContent>
                      <w:p w14:paraId="44D57CFD" w14:textId="77777777" w:rsidR="00D14876" w:rsidRPr="00140912" w:rsidRDefault="00D14876" w:rsidP="00640AEE">
                        <w:pPr>
                          <w:ind w:firstLine="0"/>
                          <w:jc w:val="center"/>
                          <w:rPr>
                            <w:rFonts w:hAnsi="Times New Roman"/>
                            <w:sz w:val="21"/>
                            <w:szCs w:val="21"/>
                          </w:rPr>
                        </w:pPr>
                        <w:r>
                          <w:rPr>
                            <w:rFonts w:hAnsi="Times New Roman" w:hint="eastAsia"/>
                            <w:sz w:val="21"/>
                            <w:szCs w:val="21"/>
                          </w:rPr>
                          <w:t>CSS</w:t>
                        </w:r>
                      </w:p>
                    </w:txbxContent>
                  </v:textbox>
                </v:shape>
                <v:shape id="AutoShape 61" o:spid="_x0000_s1106" type="#_x0000_t114" style="position:absolute;left:6886;top:6014;width:1966;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6MN8xQAA&#10;ANwAAAAPAAAAZHJzL2Rvd25yZXYueG1sRI9Ba8JAFITvhf6H5Qne6kaDQVJXKQXBU0Fbpb29Zp9J&#10;aN7bmN1q9Ne7hYLHYWa+YebLnht1os7XTgyMRwkoksLZWkoDH++rpxkoH1AsNk7IwIU8LBePD3PM&#10;rTvLhk7bUKoIEZ+jgSqENtfaFxUx+pFrSaJ3cB1jiLIrte3wHOHc6EmSZJqxlrhQYUuvFRU/2182&#10;QF/I++/D2+5TMm6m081xd+XMmOGgf3kGFagP9/B/e20NpGkKf2fiEdCL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bow3zFAAAA3AAAAA8AAAAAAAAAAAAAAAAAlwIAAGRycy9k&#10;b3ducmV2LnhtbFBLBQYAAAAABAAEAPUAAACJAwAAAAA=&#10;" strokeweight=".5pt">
                  <v:textbox>
                    <w:txbxContent>
                      <w:p w14:paraId="346E6B20" w14:textId="77777777" w:rsidR="00D14876" w:rsidRPr="00140912" w:rsidRDefault="00D14876"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v:textbox>
                </v:shape>
                <v:shape id="AutoShape 62" o:spid="_x0000_s1107" type="#_x0000_t114" style="position:absolute;left:6886;top:7214;width:1966;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AVsIxQAA&#10;ANwAAAAPAAAAZHJzL2Rvd25yZXYueG1sRI9fa8JAEMTfC36HYwXf6qX+CZJ6igiCT4K2lvq2za1J&#10;aHYv5k5N++l7hUIfh5n5DTNfdlyrG7W+cmLgaZiAIsmdraQw8PqyeZyB8gHFYu2EDHyRh+Wi9zDH&#10;zLq77Ol2CIWKEPEZGihDaDKtfV4Sox+6hiR6Z9cyhijbQtsW7xHOtR4lSaoZK4kLJTa0Lin/PFzZ&#10;AJ2Q3z7Ou+O7pFxPp/vL8ZtTYwb9bvUMKlAX/sN/7a01MB5P4PdMPAJ68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kBWwjFAAAA3AAAAA8AAAAAAAAAAAAAAAAAlwIAAGRycy9k&#10;b3ducmV2LnhtbFBLBQYAAAAABAAEAPUAAACJAwAAAAA=&#10;" strokeweight=".5pt">
                  <v:textbox>
                    <w:txbxContent>
                      <w:p w14:paraId="13AB1B6C" w14:textId="77777777" w:rsidR="00D14876" w:rsidRPr="00140912" w:rsidRDefault="00D14876"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v:textbox>
                </v:shape>
                <v:shape id="AutoShape 63" o:spid="_x0000_s1108" type="#_x0000_t114" style="position:absolute;left:6886;top:8391;width:1966;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Tf6TxQAA&#10;ANwAAAAPAAAAZHJzL2Rvd25yZXYueG1sRI9fa8JAEMTfhX6HYwXf9GIloaSeUgpCnwr+K+3bNrcm&#10;odm9mLtq7KfvCYKPw8z8hpkve27UiTpfOzEwnSSgSApnaykN7Lar8RMoH1AsNk7IwIU8LBcPgznm&#10;1p1lTadNKFWEiM/RQBVCm2vti4oY/cS1JNE7uI4xRNmV2nZ4jnBu9GOSZJqxlrhQYUuvFRU/m182&#10;QF/IH9+H9/2nZNyk6fq4/+PMmNGwf3kGFagP9/Ct/WYNzGYpXM/EI6A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ZN/pPFAAAA3AAAAA8AAAAAAAAAAAAAAAAAlwIAAGRycy9k&#10;b3ducmV2LnhtbFBLBQYAAAAABAAEAPUAAACJAwAAAAA=&#10;" strokeweight=".5pt">
                  <v:textbox>
                    <w:txbxContent>
                      <w:p w14:paraId="29E0891D" w14:textId="77777777" w:rsidR="00D14876" w:rsidRPr="00140912" w:rsidRDefault="00D14876" w:rsidP="00640AEE">
                        <w:pPr>
                          <w:ind w:firstLine="0"/>
                          <w:jc w:val="center"/>
                          <w:rPr>
                            <w:rFonts w:hAnsi="Times New Roman"/>
                            <w:sz w:val="21"/>
                            <w:szCs w:val="21"/>
                          </w:rPr>
                        </w:pPr>
                        <w:r>
                          <w:rPr>
                            <w:rFonts w:hAnsi="Times New Roman" w:hint="eastAsia"/>
                            <w:sz w:val="21"/>
                            <w:szCs w:val="21"/>
                          </w:rPr>
                          <w:t>绘图上下文</w:t>
                        </w:r>
                      </w:p>
                    </w:txbxContent>
                  </v:textbox>
                </v:shape>
                <v:rect id="Rectangle 64" o:spid="_x0000_s1109" style="position:absolute;left:3968;top:7443;width:955;height:7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iTOmwwAA&#10;ANwAAAAPAAAAZHJzL2Rvd25yZXYueG1sRI9Pi8IwFMTvC36H8ARva6oFka5RXFEQPPkHvD6bZ9vd&#10;5qUkUauf3giCx2FmfsNMZq2pxZWcrywrGPQTEMS51RUXCg771fcYhA/IGmvLpOBOHmbTztcEM21v&#10;vKXrLhQiQthnqKAMocmk9HlJBn3fNsTRO1tnMETpCqkd3iLc1HKYJCNpsOK4UGJDi5Ly/93FKLB/&#10;v8tjNT8umo2TqXk8ZDjlZ6V63Xb+AyJQGz7hd3utFaTpCF5n4hGQ0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9iTOmwwAAANwAAAAPAAAAAAAAAAAAAAAAAJcCAABkcnMvZG93&#10;bnJldi54bWxQSwUGAAAAAAQABAD1AAAAhwMAAAAA&#10;" strokeweight=".5pt">
                  <v:textbox>
                    <w:txbxContent>
                      <w:p w14:paraId="5B36EF8C" w14:textId="77777777" w:rsidR="00D14876" w:rsidRPr="00CD251D" w:rsidRDefault="00D14876" w:rsidP="00640AEE">
                        <w:pPr>
                          <w:ind w:firstLine="0"/>
                          <w:jc w:val="center"/>
                          <w:rPr>
                            <w:rFonts w:ascii="宋体"/>
                            <w:sz w:val="21"/>
                            <w:szCs w:val="21"/>
                          </w:rPr>
                        </w:pPr>
                        <w:r>
                          <w:rPr>
                            <w:rFonts w:hAnsi="Times New Roman" w:hint="eastAsia"/>
                            <w:sz w:val="21"/>
                            <w:szCs w:val="21"/>
                          </w:rPr>
                          <w:t>布局计算</w:t>
                        </w:r>
                      </w:p>
                    </w:txbxContent>
                  </v:textbox>
                </v:rect>
                <v:shape id="AutoShape 65" o:spid="_x0000_s1110" type="#_x0000_t32" style="position:absolute;left:7869;top:5245;width:1;height:76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JTjU8YAAADcAAAADwAAAGRycy9kb3ducmV2LnhtbESPQWvCQBSE7wX/w/KE3sxGhVZSV1Gh&#10;2FY8GKvnR/aZBLNv092tpv31bkHocZiZb5jpvDONuJDztWUFwyQFQVxYXXOp4HP/OpiA8AFZY2OZ&#10;FPyQh/ms9zDFTNsr7+iSh1JECPsMFVQhtJmUvqjIoE9sSxy9k3UGQ5SulNrhNcJNI0dp+iQN1hwX&#10;KmxpVVFxzr+Ngo9NW4++1lv33gQ65vr3sFwPD0o99rvFC4hAXfgP39tvWsF4/Ax/Z+IRkLMb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CU41PGAAAA3AAAAA8AAAAAAAAA&#10;AAAAAAAAoQIAAGRycy9kb3ducmV2LnhtbFBLBQYAAAAABAAEAPkAAACUAwAAAAA=&#10;" strokeweight=".5pt">
                  <v:stroke endarrow="block"/>
                </v:shape>
                <v:shape id="AutoShape 66" o:spid="_x0000_s1111" type="#_x0000_t32" style="position:absolute;left:7869;top:6524;width:1;height:69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Qt3IcMAAADcAAAADwAAAGRycy9kb3ducmV2LnhtbERPz2vCMBS+C/sfwhvsZlMVRDrTsgni&#10;NvFgN3d+NG9tWfPSJZlW/3pzEDx+fL+XxWA6cSTnW8sKJkkKgriyuuVawdfnerwA4QOyxs4yKTiT&#10;hyJ/GC0x0/bEezqWoRYxhH2GCpoQ+kxKXzVk0Ce2J47cj3UGQ4SultrhKYabTk7TdC4NthwbGuxp&#10;1VD1W/4bBR/bvp3+bXbuvQv0XerL4XUzOSj19Di8PIMINIS7+OZ+0wpms7g2nolHQOZ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ELdyHDAAAA3AAAAA8AAAAAAAAAAAAA&#10;AAAAoQIAAGRycy9kb3ducmV2LnhtbFBLBQYAAAAABAAEAPkAAACRAwAAAAA=&#10;" strokeweight=".5pt">
                  <v:stroke endarrow="block"/>
                </v:shape>
                <v:shape id="AutoShape 67" o:spid="_x0000_s1112" type="#_x0000_t32" style="position:absolute;left:7869;top:7724;width:1;height:66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kfSusYAAADcAAAADwAAAGRycy9kb3ducmV2LnhtbESPQWvCQBSE7wX/w/KE3sxGhVJTV1Gh&#10;2FY8GKvnR/aZBLNv092tpv31bkHocZiZb5jpvDONuJDztWUFwyQFQVxYXXOp4HP/OngG4QOyxsYy&#10;KfghD/NZ72GKmbZX3tElD6WIEPYZKqhCaDMpfVGRQZ/Yljh6J+sMhihdKbXDa4SbRo7S9EkarDku&#10;VNjSqqLinH8bBR+bth59rbfuvQl0zPXvYbkeHpR67HeLFxCBuvAfvrfftILxeAJ/Z+IRkLMb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5H0rrGAAAA3AAAAA8AAAAAAAAA&#10;AAAAAAAAoQIAAGRycy9kb3ducmV2LnhtbFBLBQYAAAAABAAEAPkAAACUAwAAAAA=&#10;" strokeweight=".5pt">
                  <v:stroke endarrow="block"/>
                </v:shape>
                <v:shape id="AutoShape 68" o:spid="_x0000_s1113" type="#_x0000_t32" style="position:absolute;left:4923;top:6284;width:1963;height:3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V2pIMEAAADcAAAADwAAAGRycy9kb3ducmV2LnhtbERPz2vCMBS+D/wfwhN2m+lUhlRjGaLg&#10;tSob3h7Ns6ltXmoTa+dfvxwGO358v1fZYBvRU+crxwreJwkI4sLpiksFp+PubQHCB2SNjWNS8EMe&#10;svXoZYWpdg/OqT+EUsQQ9ikqMCG0qZS+MGTRT1xLHLmL6yyGCLtS6g4fMdw2cpokH9JixbHBYEsb&#10;Q0V9uFsFuyPy82tbn2+nJKfLfPvkb3NV6nU8fC5BBBrCv/jPvdcKZvM4P56JR0Cuf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XakgwQAAANwAAAAPAAAAAAAAAAAAAAAA&#10;AKECAABkcnMvZG93bnJldi54bWxQSwUGAAAAAAQABAD5AAAAjwMAAAAA&#10;" strokeweight=".5pt">
                  <v:stroke dashstyle="longDash" endarrow="block"/>
                </v:shape>
                <v:shape id="AutoShape 69" o:spid="_x0000_s1114" type="#_x0000_t32" style="position:absolute;left:4923;top:6284;width:1963;height:154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2N3MsQAAADcAAAADwAAAGRycy9kb3ducmV2LnhtbESPQWvCQBSE7wX/w/KE3uomtopGNyKF&#10;lvZSMBHPj91nsph9G7Krpv++Wyj0OMzMN8x2N7pO3GgI1rOCfJaBINbeWG4UHOu3pxWIEJENdp5J&#10;wTcF2JWThy0Wxt/5QLcqNiJBOBSooI2xL6QMuiWHYeZ74uSd/eAwJjk00gx4T3DXyXmWLaVDy2mh&#10;xZ5eW9KX6uoUdDZb142Vp+p9v7h+add/arlQ6nE67jcgIo3xP/zX/jAKnl9y+D2TjoAs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3Y3cyxAAAANwAAAAPAAAAAAAAAAAA&#10;AAAAAKECAABkcnMvZG93bnJldi54bWxQSwUGAAAAAAQABAD5AAAAkgMAAAAA&#10;" strokeweight=".5pt">
                  <v:stroke dashstyle="longDash" startarrow="block" endarrow="block"/>
                </v:shape>
                <v:shape id="AutoShape 70" o:spid="_x0000_s1115" type="#_x0000_t32" style="position:absolute;left:4446;top:5214;width:5;height:726;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sOSzMMAAADcAAAADwAAAGRycy9kb3ducmV2LnhtbESPT4vCMBTE78J+h/AW9mZTXZGlGkUW&#10;Ba/+Qdnbo3k21eal20StfnojCB6HmfkNM562thIXanzpWEEvSUEQ506XXCjYbhbdHxA+IGusHJOC&#10;G3mYTj46Y8y0u/KKLutQiAhhn6ECE0KdSelzQxZ94mri6B1cYzFE2RRSN3iNcFvJfpoOpcWS44LB&#10;mn4N5af12SpYbJDvu/np73+brugwmN95b45KfX22sxGIQG14h1/tpVbwPejD80w8AnL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LDkszDAAAA3AAAAA8AAAAAAAAAAAAA&#10;AAAAoQIAAGRycy9kb3ducmV2LnhtbFBLBQYAAAAABAAEAPkAAACRAwAAAAA=&#10;" strokeweight=".5pt">
                  <v:stroke dashstyle="longDash" endarrow="block"/>
                </v:shape>
                <v:shape id="Text Box 71" o:spid="_x0000_s1116" type="#_x0000_t202" style="position:absolute;left:4446;top:5358;width:318;height:3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6ENVxwAA&#10;ANwAAAAPAAAAZHJzL2Rvd25yZXYueG1sRI9Ba8JAFITvQv/D8gq96abGFomuIgGpSHuI9dLbM/tM&#10;QrNv0+w2if31riD0OMzMN8xyPZhadNS6yrKC50kEgji3uuJCwfFzO56DcB5ZY22ZFFzIwXr1MFpi&#10;om3PGXUHX4gAYZeggtL7JpHS5SUZdBPbEAfvbFuDPsi2kLrFPsBNLadR9CoNVhwWSmwoLSn/Pvwa&#10;Bft0+4HZaWrmf3X69n7eND/Hrxelnh6HzQKEp8H/h+/tnVYQz2K4nQlHQK6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ouhDVccAAADcAAAADwAAAAAAAAAAAAAAAACXAgAAZHJz&#10;L2Rvd25yZXYueG1sUEsFBgAAAAAEAAQA9QAAAIsDAAAAAA==&#10;" filled="f" stroked="f" strokeweight=".5pt">
                  <v:textbox>
                    <w:txbxContent>
                      <w:p w14:paraId="796D1079" w14:textId="77777777" w:rsidR="00D14876" w:rsidRPr="00975332" w:rsidRDefault="00D14876" w:rsidP="00640AEE">
                        <w:pPr>
                          <w:ind w:firstLine="0"/>
                          <w:rPr>
                            <w:sz w:val="21"/>
                            <w:szCs w:val="21"/>
                          </w:rPr>
                        </w:pPr>
                        <w:r w:rsidRPr="00975332">
                          <w:rPr>
                            <w:rFonts w:hint="eastAsia"/>
                            <w:sz w:val="21"/>
                            <w:szCs w:val="21"/>
                          </w:rPr>
                          <w:t>1</w:t>
                        </w:r>
                      </w:p>
                    </w:txbxContent>
                  </v:textbox>
                </v:shape>
                <v:shape id="Text Box 72" o:spid="_x0000_s1117" type="#_x0000_t202" style="position:absolute;left:5625;top:5965;width:318;height:3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AdshxwAA&#10;ANwAAAAPAAAAZHJzL2Rvd25yZXYueG1sRI9Ba8JAFITvBf/D8oTe6kZrJURXkYBYSnvQ5tLbM/tM&#10;gtm3MbtN0v76bkHwOMzMN8xqM5hadNS6yrKC6SQCQZxbXXGhIPvcPcUgnEfWWFsmBT/kYLMePaww&#10;0bbnA3VHX4gAYZeggtL7JpHS5SUZdBPbEAfvbFuDPsi2kLrFPsBNLWdRtJAGKw4LJTaUlpRfjt9G&#10;wVu6+8DDaWbi3zrdv5+3zTX7elHqcTxslyA8Df4evrVftYLn+Rz+z4QjINd/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LQHbIccAAADcAAAADwAAAAAAAAAAAAAAAACXAgAAZHJz&#10;L2Rvd25yZXYueG1sUEsFBgAAAAAEAAQA9QAAAIsDAAAAAA==&#10;" filled="f" stroked="f" strokeweight=".5pt">
                  <v:textbox>
                    <w:txbxContent>
                      <w:p w14:paraId="5DC378F4" w14:textId="77777777" w:rsidR="00D14876" w:rsidRPr="00975332" w:rsidRDefault="00D14876" w:rsidP="00640AEE">
                        <w:pPr>
                          <w:ind w:firstLine="0"/>
                          <w:rPr>
                            <w:sz w:val="21"/>
                            <w:szCs w:val="21"/>
                          </w:rPr>
                        </w:pPr>
                        <w:r>
                          <w:rPr>
                            <w:rFonts w:hint="eastAsia"/>
                            <w:sz w:val="21"/>
                            <w:szCs w:val="21"/>
                          </w:rPr>
                          <w:t>2</w:t>
                        </w:r>
                      </w:p>
                    </w:txbxContent>
                  </v:textbox>
                </v:shape>
                <v:shape id="Text Box 73" o:spid="_x0000_s1118" type="#_x0000_t202" style="position:absolute;left:5943;top:6992;width:318;height:3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TX66xwAA&#10;ANwAAAAPAAAAZHJzL2Rvd25yZXYueG1sRI9Ba8JAFITvBf/D8oTe6kZbJURXkYBYSnvQ5tLbM/tM&#10;gtm3MbtN0v76bkHwOMzMN8xqM5hadNS6yrKC6SQCQZxbXXGhIPvcPcUgnEfWWFsmBT/kYLMePaww&#10;0bbnA3VHX4gAYZeggtL7JpHS5SUZdBPbEAfvbFuDPsi2kLrFPsBNLWdRtJAGKw4LJTaUlpRfjt9G&#10;wVu6+8DDaWbi3zrdv5+3zTX7miv1OB62SxCeBn8P39qvWsHzyxz+z4QjINd/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Qk1+uscAAADcAAAADwAAAAAAAAAAAAAAAACXAgAAZHJz&#10;L2Rvd25yZXYueG1sUEsFBgAAAAAEAAQA9QAAAIsDAAAAAA==&#10;" filled="f" stroked="f" strokeweight=".5pt">
                  <v:textbox>
                    <w:txbxContent>
                      <w:p w14:paraId="49F9822C" w14:textId="77777777" w:rsidR="00D14876" w:rsidRPr="00975332" w:rsidRDefault="00D14876" w:rsidP="00640AEE">
                        <w:pPr>
                          <w:ind w:firstLine="0"/>
                          <w:rPr>
                            <w:sz w:val="21"/>
                            <w:szCs w:val="21"/>
                          </w:rPr>
                        </w:pPr>
                        <w:r>
                          <w:rPr>
                            <w:rFonts w:hint="eastAsia"/>
                            <w:sz w:val="21"/>
                            <w:szCs w:val="21"/>
                          </w:rPr>
                          <w:t>3</w:t>
                        </w:r>
                      </w:p>
                    </w:txbxContent>
                  </v:textbox>
                </v:shape>
                <w10:anchorlock/>
              </v:group>
            </w:pict>
          </mc:Fallback>
        </mc:AlternateContent>
      </w:r>
    </w:p>
    <w:p w14:paraId="514C1A74" w14:textId="77777777"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图2-6 从CSS和DOM到绘图上下文</w:t>
      </w:r>
    </w:p>
    <w:p w14:paraId="6F9FA3B6" w14:textId="77777777"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6</w:t>
      </w:r>
      <w:r w:rsidRPr="00464265">
        <w:rPr>
          <w:rFonts w:hAnsi="Times New Roman"/>
          <w:bCs w:val="0"/>
          <w:sz w:val="21"/>
          <w:szCs w:val="21"/>
        </w:rPr>
        <w:t xml:space="preserve"> </w:t>
      </w:r>
      <w:r w:rsidRPr="001E42D2">
        <w:rPr>
          <w:rFonts w:hAnsi="Times New Roman"/>
          <w:bCs w:val="0"/>
          <w:sz w:val="21"/>
          <w:szCs w:val="21"/>
        </w:rPr>
        <w:t xml:space="preserve">From CSS and DOM to </w:t>
      </w:r>
      <w:r>
        <w:rPr>
          <w:rFonts w:hAnsi="Times New Roman" w:hint="eastAsia"/>
          <w:bCs w:val="0"/>
          <w:sz w:val="21"/>
          <w:szCs w:val="21"/>
        </w:rPr>
        <w:t>D</w:t>
      </w:r>
      <w:r w:rsidRPr="001E42D2">
        <w:rPr>
          <w:rFonts w:hAnsi="Times New Roman"/>
          <w:bCs w:val="0"/>
          <w:sz w:val="21"/>
          <w:szCs w:val="21"/>
        </w:rPr>
        <w:t>rawing context</w:t>
      </w:r>
    </w:p>
    <w:p w14:paraId="5A587992" w14:textId="77777777" w:rsidR="00640AEE" w:rsidRPr="00BE5C83" w:rsidRDefault="00640AEE" w:rsidP="00640AEE">
      <w:pPr>
        <w:spacing w:line="240" w:lineRule="auto"/>
        <w:ind w:firstLineChars="200" w:firstLine="420"/>
        <w:jc w:val="center"/>
        <w:rPr>
          <w:rFonts w:hAnsi="Times New Roman"/>
          <w:bCs w:val="0"/>
          <w:sz w:val="21"/>
          <w:szCs w:val="21"/>
        </w:rPr>
      </w:pPr>
    </w:p>
    <w:p w14:paraId="0F3CCB01" w14:textId="77777777" w:rsidR="00640AEE" w:rsidRDefault="00640AEE" w:rsidP="00640AEE">
      <w:pPr>
        <w:ind w:firstLine="480"/>
      </w:pPr>
      <w:r>
        <w:rPr>
          <w:rFonts w:hint="eastAsia"/>
        </w:rPr>
        <w:t>这一阶段</w:t>
      </w:r>
      <w:r>
        <w:t>的具体过程如下。</w:t>
      </w:r>
    </w:p>
    <w:p w14:paraId="2A44AD99" w14:textId="77777777" w:rsidR="00640AEE" w:rsidRDefault="00640AEE" w:rsidP="00640AEE">
      <w:pPr>
        <w:pStyle w:val="af2"/>
        <w:numPr>
          <w:ilvl w:val="0"/>
          <w:numId w:val="18"/>
        </w:numPr>
        <w:ind w:firstLineChars="0"/>
      </w:pPr>
      <w:r>
        <w:rPr>
          <w:rFonts w:hint="eastAsia"/>
        </w:rPr>
        <w:lastRenderedPageBreak/>
        <w:t>CSS</w:t>
      </w:r>
      <w:r>
        <w:t>文件被</w:t>
      </w:r>
      <w:r>
        <w:t>CSS</w:t>
      </w:r>
      <w:r>
        <w:t>解释成内部表示结构。</w:t>
      </w:r>
    </w:p>
    <w:p w14:paraId="27C47DF5" w14:textId="77777777" w:rsidR="00640AEE" w:rsidRDefault="00640AEE" w:rsidP="00640AEE">
      <w:pPr>
        <w:pStyle w:val="af2"/>
        <w:numPr>
          <w:ilvl w:val="0"/>
          <w:numId w:val="18"/>
        </w:numPr>
        <w:ind w:firstLineChars="0"/>
      </w:pPr>
      <w:r>
        <w:rPr>
          <w:rFonts w:hint="eastAsia"/>
        </w:rPr>
        <w:t>CSS</w:t>
      </w:r>
      <w:r>
        <w:rPr>
          <w:rFonts w:hint="eastAsia"/>
        </w:rPr>
        <w:t>解释器工作</w:t>
      </w:r>
      <w:r>
        <w:t>完之后，</w:t>
      </w:r>
      <w:r>
        <w:rPr>
          <w:rFonts w:hint="eastAsia"/>
        </w:rPr>
        <w:t>在</w:t>
      </w:r>
      <w:r>
        <w:t>DO</w:t>
      </w:r>
      <w:r>
        <w:rPr>
          <w:rFonts w:hint="eastAsia"/>
        </w:rPr>
        <w:t>M</w:t>
      </w:r>
      <w:r>
        <w:t>树上附加解释后的</w:t>
      </w:r>
      <w:r>
        <w:rPr>
          <w:rFonts w:hint="eastAsia"/>
        </w:rPr>
        <w:t>样式</w:t>
      </w:r>
      <w:r>
        <w:t>信息，</w:t>
      </w:r>
      <w:r>
        <w:rPr>
          <w:rFonts w:hint="eastAsia"/>
        </w:rPr>
        <w:t>这</w:t>
      </w:r>
      <w:r>
        <w:t>就是</w:t>
      </w:r>
      <w:r>
        <w:t>RenderObject</w:t>
      </w:r>
      <w:r>
        <w:rPr>
          <w:rFonts w:hint="eastAsia"/>
        </w:rPr>
        <w:t>树</w:t>
      </w:r>
      <w:r>
        <w:t>。</w:t>
      </w:r>
    </w:p>
    <w:p w14:paraId="3820DC66" w14:textId="77777777" w:rsidR="00640AEE" w:rsidRDefault="00640AEE" w:rsidP="00640AEE">
      <w:pPr>
        <w:pStyle w:val="af2"/>
        <w:numPr>
          <w:ilvl w:val="0"/>
          <w:numId w:val="18"/>
        </w:numPr>
        <w:ind w:firstLineChars="0"/>
      </w:pPr>
      <w:r>
        <w:t>RenderObject</w:t>
      </w:r>
      <w:r>
        <w:t>节点在创建的</w:t>
      </w:r>
      <w:r>
        <w:rPr>
          <w:rFonts w:hint="eastAsia"/>
        </w:rPr>
        <w:t>同时</w:t>
      </w:r>
      <w:r>
        <w:t>，</w:t>
      </w:r>
      <w:r>
        <w:rPr>
          <w:rFonts w:hint="eastAsia"/>
        </w:rPr>
        <w:t>WebKit</w:t>
      </w:r>
      <w:r>
        <w:t>会根据网页的层次结构创建</w:t>
      </w:r>
      <w:r>
        <w:t>RenderLayer</w:t>
      </w:r>
      <w:r>
        <w:t>树，</w:t>
      </w:r>
      <w:r>
        <w:rPr>
          <w:rFonts w:hint="eastAsia"/>
        </w:rPr>
        <w:t>同时</w:t>
      </w:r>
      <w:r>
        <w:t>构建一个虚拟的绘图上下文。</w:t>
      </w:r>
      <w:r>
        <w:rPr>
          <w:rFonts w:hint="eastAsia"/>
        </w:rPr>
        <w:t>其实</w:t>
      </w:r>
      <w:r>
        <w:t>，</w:t>
      </w:r>
      <w:r>
        <w:rPr>
          <w:rFonts w:hint="eastAsia"/>
        </w:rPr>
        <w:t>这</w:t>
      </w:r>
      <w:r>
        <w:t>中间还有复杂的内部过程，</w:t>
      </w:r>
      <w:r>
        <w:rPr>
          <w:rFonts w:hint="eastAsia"/>
        </w:rPr>
        <w:t>这里</w:t>
      </w:r>
      <w:r>
        <w:t>不再赘述。</w:t>
      </w:r>
    </w:p>
    <w:p w14:paraId="5FB3F7F7" w14:textId="77777777" w:rsidR="00640AEE" w:rsidRDefault="00640AEE" w:rsidP="00640AEE">
      <w:pPr>
        <w:ind w:firstLineChars="200" w:firstLine="480"/>
      </w:pPr>
      <w:r>
        <w:t>RenderObject</w:t>
      </w:r>
      <w:r>
        <w:t>树的</w:t>
      </w:r>
      <w:r>
        <w:rPr>
          <w:rFonts w:hint="eastAsia"/>
        </w:rPr>
        <w:t>建立</w:t>
      </w:r>
      <w:r>
        <w:t>并不表示</w:t>
      </w:r>
      <w:r>
        <w:t>DOM</w:t>
      </w:r>
      <w:r>
        <w:t>树会被销毁，</w:t>
      </w:r>
      <w:r>
        <w:rPr>
          <w:rFonts w:hint="eastAsia"/>
        </w:rPr>
        <w:t>事实上</w:t>
      </w:r>
      <w:r>
        <w:t>，上述图中的四个内部</w:t>
      </w:r>
      <w:r>
        <w:rPr>
          <w:rFonts w:hint="eastAsia"/>
        </w:rPr>
        <w:t>表示结构</w:t>
      </w:r>
      <w:r>
        <w:t>一直存在，</w:t>
      </w:r>
      <w:r>
        <w:rPr>
          <w:rFonts w:hint="eastAsia"/>
        </w:rPr>
        <w:t>直到</w:t>
      </w:r>
      <w:r>
        <w:t>网页被销毁，</w:t>
      </w:r>
      <w:r>
        <w:rPr>
          <w:rFonts w:hint="eastAsia"/>
        </w:rPr>
        <w:t>因为它们</w:t>
      </w:r>
      <w:r>
        <w:t>对于网页的渲染起了</w:t>
      </w:r>
      <w:r>
        <w:rPr>
          <w:rFonts w:hint="eastAsia"/>
        </w:rPr>
        <w:t>非常大</w:t>
      </w:r>
      <w:r>
        <w:t>的作用。</w:t>
      </w:r>
    </w:p>
    <w:p w14:paraId="163CA071" w14:textId="77777777" w:rsidR="00640AEE" w:rsidRDefault="00640AEE" w:rsidP="00640AEE">
      <w:pPr>
        <w:ind w:firstLineChars="200" w:firstLine="480"/>
      </w:pPr>
      <w:r>
        <w:rPr>
          <w:rFonts w:hint="eastAsia"/>
        </w:rPr>
        <w:t>最后</w:t>
      </w:r>
      <w:r>
        <w:t>就是根据绘图上下文来生成最终的图像，</w:t>
      </w:r>
      <w:r>
        <w:rPr>
          <w:rFonts w:hint="eastAsia"/>
        </w:rPr>
        <w:t>这一过程</w:t>
      </w:r>
      <w:r>
        <w:t>主要依赖</w:t>
      </w:r>
      <w:r>
        <w:t>2</w:t>
      </w:r>
      <w:r>
        <w:rPr>
          <w:rFonts w:hint="eastAsia"/>
        </w:rPr>
        <w:t>D</w:t>
      </w:r>
      <w:r>
        <w:t>和</w:t>
      </w:r>
      <w:r>
        <w:t>3</w:t>
      </w:r>
      <w:r>
        <w:rPr>
          <w:rFonts w:hint="eastAsia"/>
        </w:rPr>
        <w:t>D</w:t>
      </w:r>
      <w:r>
        <w:t>图形库，</w:t>
      </w:r>
      <w:r>
        <w:rPr>
          <w:rFonts w:hint="eastAsia"/>
        </w:rPr>
        <w:t>如图</w:t>
      </w:r>
      <w:r>
        <w:t>2-7</w:t>
      </w:r>
      <w:r>
        <w:rPr>
          <w:rFonts w:hint="eastAsia"/>
        </w:rPr>
        <w:t>所示</w:t>
      </w:r>
      <w:r>
        <w:t>。</w:t>
      </w:r>
    </w:p>
    <w:p w14:paraId="2EE3BD22" w14:textId="77777777" w:rsidR="00640AEE" w:rsidRDefault="006A7DB2" w:rsidP="00640AEE">
      <w:pPr>
        <w:ind w:firstLine="0"/>
        <w:jc w:val="center"/>
      </w:pPr>
      <w:r>
        <w:rPr>
          <w:noProof/>
        </w:rPr>
        <mc:AlternateContent>
          <mc:Choice Requires="wpg">
            <w:drawing>
              <wp:inline distT="0" distB="0" distL="0" distR="0" wp14:anchorId="6C0C7F8D" wp14:editId="3686337E">
                <wp:extent cx="4401820" cy="2022475"/>
                <wp:effectExtent l="12065" t="9525" r="5715" b="6350"/>
                <wp:docPr id="313" name="组 4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401820" cy="2022475"/>
                          <a:chOff x="3265" y="2058"/>
                          <a:chExt cx="5502" cy="2528"/>
                        </a:xfrm>
                      </wpg:grpSpPr>
                      <wps:wsp>
                        <wps:cNvPr id="314" name="AutoShape 42"/>
                        <wps:cNvSpPr>
                          <a:spLocks noChangeAspect="1" noChangeArrowheads="1" noTextEdit="1"/>
                        </wps:cNvSpPr>
                        <wps:spPr bwMode="auto">
                          <a:xfrm>
                            <a:off x="3265" y="2058"/>
                            <a:ext cx="5502" cy="2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AutoShape 43"/>
                        <wps:cNvSpPr>
                          <a:spLocks noChangeArrowheads="1"/>
                        </wps:cNvSpPr>
                        <wps:spPr bwMode="auto">
                          <a:xfrm>
                            <a:off x="7207" y="2058"/>
                            <a:ext cx="1560" cy="428"/>
                          </a:xfrm>
                          <a:prstGeom prst="flowChartDocument">
                            <a:avLst/>
                          </a:prstGeom>
                          <a:solidFill>
                            <a:srgbClr val="FFFFFF"/>
                          </a:solidFill>
                          <a:ln w="6350">
                            <a:solidFill>
                              <a:srgbClr val="000000"/>
                            </a:solidFill>
                            <a:miter lim="800000"/>
                            <a:headEnd/>
                            <a:tailEnd/>
                          </a:ln>
                        </wps:spPr>
                        <wps:txbx>
                          <w:txbxContent>
                            <w:p w14:paraId="1B50F5EC" w14:textId="77777777" w:rsidR="00D14876" w:rsidRPr="00140912" w:rsidRDefault="00D14876"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16" name="Rectangle 44"/>
                        <wps:cNvSpPr>
                          <a:spLocks noChangeArrowheads="1"/>
                        </wps:cNvSpPr>
                        <wps:spPr bwMode="auto">
                          <a:xfrm>
                            <a:off x="3265" y="2223"/>
                            <a:ext cx="758" cy="605"/>
                          </a:xfrm>
                          <a:prstGeom prst="rect">
                            <a:avLst/>
                          </a:prstGeom>
                          <a:solidFill>
                            <a:srgbClr val="FFFFFF"/>
                          </a:solidFill>
                          <a:ln w="6350">
                            <a:solidFill>
                              <a:srgbClr val="000000"/>
                            </a:solidFill>
                            <a:miter lim="800000"/>
                            <a:headEnd/>
                            <a:tailEnd/>
                          </a:ln>
                        </wps:spPr>
                        <wps:txbx>
                          <w:txbxContent>
                            <w:p w14:paraId="23317462" w14:textId="77777777" w:rsidR="00D14876" w:rsidRPr="00CD251D" w:rsidRDefault="00D14876"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7" name="AutoShape 45"/>
                        <wps:cNvSpPr>
                          <a:spLocks noChangeArrowheads="1"/>
                        </wps:cNvSpPr>
                        <wps:spPr bwMode="auto">
                          <a:xfrm>
                            <a:off x="7207" y="4158"/>
                            <a:ext cx="1560" cy="428"/>
                          </a:xfrm>
                          <a:prstGeom prst="flowChartDocument">
                            <a:avLst/>
                          </a:prstGeom>
                          <a:solidFill>
                            <a:srgbClr val="FFFFFF"/>
                          </a:solidFill>
                          <a:ln w="6350">
                            <a:solidFill>
                              <a:srgbClr val="000000"/>
                            </a:solidFill>
                            <a:miter lim="800000"/>
                            <a:headEnd/>
                            <a:tailEnd/>
                          </a:ln>
                        </wps:spPr>
                        <wps:txbx>
                          <w:txbxContent>
                            <w:p w14:paraId="36FBA71E" w14:textId="77777777" w:rsidR="00D14876" w:rsidRPr="00140912" w:rsidRDefault="00D14876" w:rsidP="00640AEE">
                              <w:pPr>
                                <w:ind w:firstLine="0"/>
                                <w:jc w:val="center"/>
                                <w:rPr>
                                  <w:rFonts w:hAnsi="Times New Roman"/>
                                  <w:sz w:val="21"/>
                                  <w:szCs w:val="21"/>
                                </w:rPr>
                              </w:pPr>
                              <w:r>
                                <w:rPr>
                                  <w:rFonts w:hAnsi="Times New Roman" w:hint="eastAsia"/>
                                  <w:sz w:val="21"/>
                                  <w:szCs w:val="21"/>
                                </w:rPr>
                                <w:t>最终的图像</w:t>
                              </w:r>
                            </w:p>
                          </w:txbxContent>
                        </wps:txbx>
                        <wps:bodyPr rot="0" vert="horz" wrap="square" lIns="91440" tIns="45720" rIns="91440" bIns="45720" anchor="t" anchorCtr="0" upright="1">
                          <a:noAutofit/>
                        </wps:bodyPr>
                      </wps:wsp>
                      <wps:wsp>
                        <wps:cNvPr id="318" name="Rectangle 46"/>
                        <wps:cNvSpPr>
                          <a:spLocks noChangeArrowheads="1"/>
                        </wps:cNvSpPr>
                        <wps:spPr bwMode="auto">
                          <a:xfrm>
                            <a:off x="3325" y="3806"/>
                            <a:ext cx="757" cy="604"/>
                          </a:xfrm>
                          <a:prstGeom prst="rect">
                            <a:avLst/>
                          </a:prstGeom>
                          <a:solidFill>
                            <a:srgbClr val="FFFFFF"/>
                          </a:solidFill>
                          <a:ln w="6350">
                            <a:solidFill>
                              <a:srgbClr val="000000"/>
                            </a:solidFill>
                            <a:miter lim="800000"/>
                            <a:headEnd/>
                            <a:tailEnd/>
                          </a:ln>
                        </wps:spPr>
                        <wps:txbx>
                          <w:txbxContent>
                            <w:p w14:paraId="10A3EFA4" w14:textId="77777777" w:rsidR="00D14876" w:rsidRPr="00CD251D" w:rsidRDefault="00D14876"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9" name="Rectangle 47"/>
                        <wps:cNvSpPr>
                          <a:spLocks noChangeArrowheads="1"/>
                        </wps:cNvSpPr>
                        <wps:spPr bwMode="auto">
                          <a:xfrm>
                            <a:off x="5357" y="2902"/>
                            <a:ext cx="952" cy="605"/>
                          </a:xfrm>
                          <a:prstGeom prst="rect">
                            <a:avLst/>
                          </a:prstGeom>
                          <a:solidFill>
                            <a:srgbClr val="FFFFFF"/>
                          </a:solidFill>
                          <a:ln w="6350">
                            <a:solidFill>
                              <a:srgbClr val="000000"/>
                            </a:solidFill>
                            <a:miter lim="800000"/>
                            <a:headEnd/>
                            <a:tailEnd/>
                          </a:ln>
                        </wps:spPr>
                        <wps:txbx>
                          <w:txbxContent>
                            <w:p w14:paraId="6878A653" w14:textId="77777777" w:rsidR="00D14876" w:rsidRPr="00CD251D" w:rsidRDefault="00D14876" w:rsidP="00640AEE">
                              <w:pPr>
                                <w:ind w:firstLine="0"/>
                                <w:jc w:val="center"/>
                                <w:rPr>
                                  <w:rFonts w:ascii="宋体"/>
                                  <w:sz w:val="21"/>
                                  <w:szCs w:val="21"/>
                                </w:rPr>
                              </w:pPr>
                              <w:r>
                                <w:rPr>
                                  <w:rFonts w:hAnsi="Times New Roman" w:hint="eastAsia"/>
                                  <w:sz w:val="21"/>
                                  <w:szCs w:val="21"/>
                                </w:rPr>
                                <w:t>绘图具体实现类</w:t>
                              </w:r>
                            </w:p>
                          </w:txbxContent>
                        </wps:txbx>
                        <wps:bodyPr rot="0" vert="horz" wrap="square" lIns="91440" tIns="45720" rIns="91440" bIns="45720" anchor="t" anchorCtr="0" upright="1">
                          <a:noAutofit/>
                        </wps:bodyPr>
                      </wps:wsp>
                      <wps:wsp>
                        <wps:cNvPr id="320" name="AutoShape 48"/>
                        <wps:cNvCnPr>
                          <a:cxnSpLocks noChangeShapeType="1"/>
                        </wps:cNvCnPr>
                        <wps:spPr bwMode="auto">
                          <a:xfrm>
                            <a:off x="7988" y="2462"/>
                            <a:ext cx="1" cy="1696"/>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AutoShape 49"/>
                        <wps:cNvCnPr>
                          <a:cxnSpLocks noChangeShapeType="1"/>
                        </wps:cNvCnPr>
                        <wps:spPr bwMode="auto">
                          <a:xfrm flipH="1">
                            <a:off x="5833" y="2272"/>
                            <a:ext cx="1374" cy="63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2" name="AutoShape 50"/>
                        <wps:cNvCnPr>
                          <a:cxnSpLocks noChangeShapeType="1"/>
                        </wps:cNvCnPr>
                        <wps:spPr bwMode="auto">
                          <a:xfrm>
                            <a:off x="5833" y="3507"/>
                            <a:ext cx="1374" cy="865"/>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3" name="AutoShape 51"/>
                        <wps:cNvCnPr>
                          <a:cxnSpLocks noChangeShapeType="1"/>
                        </wps:cNvCnPr>
                        <wps:spPr bwMode="auto">
                          <a:xfrm>
                            <a:off x="4023" y="2526"/>
                            <a:ext cx="1334" cy="679"/>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4" name="AutoShape 52"/>
                        <wps:cNvCnPr>
                          <a:cxnSpLocks noChangeShapeType="1"/>
                        </wps:cNvCnPr>
                        <wps:spPr bwMode="auto">
                          <a:xfrm flipV="1">
                            <a:off x="4082" y="3205"/>
                            <a:ext cx="1275" cy="903"/>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5" name="Text Box 53"/>
                        <wps:cNvSpPr txBox="1">
                          <a:spLocks noChangeArrowheads="1"/>
                        </wps:cNvSpPr>
                        <wps:spPr bwMode="auto">
                          <a:xfrm>
                            <a:off x="6495" y="3717"/>
                            <a:ext cx="25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E47EDF" w14:textId="77777777" w:rsidR="00D14876" w:rsidRPr="00975332" w:rsidRDefault="00D14876"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26" name="Text Box 54"/>
                        <wps:cNvSpPr txBox="1">
                          <a:spLocks noChangeArrowheads="1"/>
                        </wps:cNvSpPr>
                        <wps:spPr bwMode="auto">
                          <a:xfrm>
                            <a:off x="6433" y="2272"/>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39C4A1" w14:textId="77777777" w:rsidR="00D14876" w:rsidRPr="00975332" w:rsidRDefault="00D14876" w:rsidP="00640AEE">
                              <w:pPr>
                                <w:ind w:firstLine="0"/>
                                <w:rPr>
                                  <w:sz w:val="21"/>
                                  <w:szCs w:val="21"/>
                                </w:rPr>
                              </w:pPr>
                              <w:r>
                                <w:rPr>
                                  <w:rFonts w:hint="eastAsia"/>
                                  <w:sz w:val="21"/>
                                  <w:szCs w:val="21"/>
                                </w:rPr>
                                <w:t>1</w:t>
                              </w:r>
                            </w:p>
                          </w:txbxContent>
                        </wps:txbx>
                        <wps:bodyPr rot="0" vert="horz" wrap="square" lIns="91440" tIns="45720" rIns="91440" bIns="45720" anchor="t" anchorCtr="0" upright="1">
                          <a:noAutofit/>
                        </wps:bodyPr>
                      </wps:wsp>
                      <wps:wsp>
                        <wps:cNvPr id="327" name="Text Box 55"/>
                        <wps:cNvSpPr txBox="1">
                          <a:spLocks noChangeArrowheads="1"/>
                        </wps:cNvSpPr>
                        <wps:spPr bwMode="auto">
                          <a:xfrm>
                            <a:off x="4869" y="3077"/>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BE46A7" w14:textId="77777777" w:rsidR="00D14876" w:rsidRPr="00975332" w:rsidRDefault="00D14876"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g:wgp>
                  </a:graphicData>
                </a:graphic>
              </wp:inline>
            </w:drawing>
          </mc:Choice>
          <mc:Fallback>
            <w:pict>
              <v:group id="组 41" o:spid="_x0000_s1119" style="width:346.6pt;height:159.25pt;mso-position-horizontal-relative:char;mso-position-vertical-relative:line" coordorigin="3265,2058" coordsize="5502,2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">
                <o:lock v:ext="edit" aspectratio="t"/>
                <v:rect id="AutoShape 42" o:spid="_x0000_s1120" style="position:absolute;left:3265;top:2058;width:5502;height:25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VGUtxQAA&#10;ANwAAAAPAAAAZHJzL2Rvd25yZXYueG1sRI9Ba8JAFITvBf/D8gq9iG6sRUp0FRHEUAQxVs+P7DMJ&#10;zb6N2W0S/71bEHocZuYbZrHqTSVaalxpWcFkHIEgzqwuOVfwfdqOPkE4j6yxskwK7uRgtRy8LDDW&#10;tuMjtanPRYCwi1FB4X0dS+myggy6sa2Jg3e1jUEfZJNL3WAX4KaS71E0kwZLDgsF1rQpKPtJf42C&#10;Lju0l9N+Jw/DS2L5ltw26flLqbfXfj0H4an3/+FnO9EKppMP+DsTjoBcP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lUZS3FAAAA3AAAAA8AAAAAAAAAAAAAAAAAlwIAAGRycy9k&#10;b3ducmV2LnhtbFBLBQYAAAAABAAEAPUAAACJAwAAAAA=&#10;" filled="f" stroked="f">
                  <o:lock v:ext="edit" aspectratio="t" text="t"/>
                </v:rect>
                <v:shape id="AutoShape 43" o:spid="_x0000_s1121" type="#_x0000_t114" style="position:absolute;left:7207;top:2058;width:1560;height:4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KLzxQAA&#10;ANwAAAAPAAAAZHJzL2Rvd25yZXYueG1sRI9Ba8JAFITvBf/D8gRvdaMlQVJXKQWhp4Japb29Zp9J&#10;aN7bNLvV6K93hYLHYWa+YebLnht1pM7XTgxMxgkoksLZWkoDH9vV4wyUDygWGydk4EwelovBwxxz&#10;606ypuMmlCpCxOdooAqhzbX2RUWMfuxakugdXMcYouxKbTs8RTg3epokmWasJS5U2NJrRcXP5o8N&#10;0Bfy/vvwvvuUjJs0Xf/uLpwZMxr2L8+gAvXhHv5vv1kDT5MUbmfiEdCLK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34ovPFAAAA3AAAAA8AAAAAAAAAAAAAAAAAlwIAAGRycy9k&#10;b3ducmV2LnhtbFBLBQYAAAAABAAEAPUAAACJAwAAAAA=&#10;" strokeweight=".5pt">
                  <v:textbox>
                    <w:txbxContent>
                      <w:p w14:paraId="1B50F5EC" w14:textId="77777777" w:rsidR="00D14876" w:rsidRPr="00140912" w:rsidRDefault="00D14876" w:rsidP="00640AEE">
                        <w:pPr>
                          <w:ind w:firstLine="0"/>
                          <w:jc w:val="center"/>
                          <w:rPr>
                            <w:rFonts w:hAnsi="Times New Roman"/>
                            <w:sz w:val="21"/>
                            <w:szCs w:val="21"/>
                          </w:rPr>
                        </w:pPr>
                        <w:r>
                          <w:rPr>
                            <w:rFonts w:hAnsi="Times New Roman" w:hint="eastAsia"/>
                            <w:sz w:val="21"/>
                            <w:szCs w:val="21"/>
                          </w:rPr>
                          <w:t>绘图上下文</w:t>
                        </w:r>
                      </w:p>
                    </w:txbxContent>
                  </v:textbox>
                </v:shape>
                <v:rect id="Rectangle 44" o:spid="_x0000_s1122" style="position:absolute;left:3265;top:2223;width:758;height: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PG/GxQAA&#10;ANwAAAAPAAAAZHJzL2Rvd25yZXYueG1sRI/NasMwEITvgbyD2EBviZwGTHCthMSkUOipSSDXrbX+&#10;aa2VkVTH9dNXhUKPw8x8w+T70XRiIOdbywrWqwQEcWl1y7WC6+V5uQXhA7LGzjIp+CYP+918lmOm&#10;7Z3faDiHWkQI+wwVNCH0mZS+bMigX9meOHqVdQZDlK6W2uE9wk0nH5MklQZbjgsN9lQ0VH6ev4wC&#10;+3E83drDrehfndyYaZLhvayUeliMhycQgcbwH/5rv2gFm3UKv2fiEZC7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Y8b8bFAAAA3AAAAA8AAAAAAAAAAAAAAAAAlwIAAGRycy9k&#10;b3ducmV2LnhtbFBLBQYAAAAABAAEAPUAAACJAwAAAAA=&#10;" strokeweight=".5pt">
                  <v:textbox>
                    <w:txbxContent>
                      <w:p w14:paraId="23317462" w14:textId="77777777" w:rsidR="00D14876" w:rsidRPr="00CD251D" w:rsidRDefault="00D14876"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v:textbox>
                </v:rect>
                <v:shape id="AutoShape 45" o:spid="_x0000_s1123" type="#_x0000_t114" style="position:absolute;left:7207;top:4158;width:1560;height:4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ZpkfxQAA&#10;ANwAAAAPAAAAZHJzL2Rvd25yZXYueG1sRI9Ba8JAFITvhf6H5RW81Y2KaUldRQTBk6Ctpd6e2WcS&#10;mvc2ZldN++tdodDjMDPfMJNZx7W6UOsrJwYG/QQUSe5sJYWBj/fl8ysoH1As1k7IwA95mE0fHyaY&#10;WXeVDV22oVARIj5DA2UITaa1z0ti9H3XkETv6FrGEGVbaNviNcK51sMkSTVjJXGhxIYWJeXf2zMb&#10;oD3y5+G43n1JyvV4vDntfjk1pvfUzd9ABerCf/ivvbIGRoMXuJ+JR0BP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JmmR/FAAAA3AAAAA8AAAAAAAAAAAAAAAAAlwIAAGRycy9k&#10;b3ducmV2LnhtbFBLBQYAAAAABAAEAPUAAACJAwAAAAA=&#10;" strokeweight=".5pt">
                  <v:textbox>
                    <w:txbxContent>
                      <w:p w14:paraId="36FBA71E" w14:textId="77777777" w:rsidR="00D14876" w:rsidRPr="00140912" w:rsidRDefault="00D14876" w:rsidP="00640AEE">
                        <w:pPr>
                          <w:ind w:firstLine="0"/>
                          <w:jc w:val="center"/>
                          <w:rPr>
                            <w:rFonts w:hAnsi="Times New Roman"/>
                            <w:sz w:val="21"/>
                            <w:szCs w:val="21"/>
                          </w:rPr>
                        </w:pPr>
                        <w:r>
                          <w:rPr>
                            <w:rFonts w:hAnsi="Times New Roman" w:hint="eastAsia"/>
                            <w:sz w:val="21"/>
                            <w:szCs w:val="21"/>
                          </w:rPr>
                          <w:t>最终的图像</w:t>
                        </w:r>
                      </w:p>
                    </w:txbxContent>
                  </v:textbox>
                </v:shape>
                <v:rect id="Rectangle 46" o:spid="_x0000_s1124" style="position:absolute;left:3325;top:3806;width:757;height:6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714vwAAA&#10;ANwAAAAPAAAAZHJzL2Rvd25yZXYueG1sRE/LisIwFN0L/kO4gjtNHWEYqqmoKAiuxhG6vTa3D21u&#10;SpLR6tebxcAsD+e9XPWmFXdyvrGsYDZNQBAXVjdcKTj/7CdfIHxA1thaJgVP8rDKhoMlpto++Jvu&#10;p1CJGMI+RQV1CF0qpS9qMuintiOOXGmdwRChq6R2+IjhppUfSfIpDTYcG2rsaFtTcTv9GgX2utnl&#10;zTrfdkcn5+b1kuFSlEqNR/16ASJQH/7Ff+6DVjCfxbXxTDwCMns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o714vwAAAANwAAAAPAAAAAAAAAAAAAAAAAJcCAABkcnMvZG93bnJl&#10;di54bWxQSwUGAAAAAAQABAD1AAAAhAMAAAAA&#10;" strokeweight=".5pt">
                  <v:textbox>
                    <w:txbxContent>
                      <w:p w14:paraId="10A3EFA4" w14:textId="77777777" w:rsidR="00D14876" w:rsidRPr="00CD251D" w:rsidRDefault="00D14876"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v:textbox>
                </v:rect>
                <v:rect id="Rectangle 47" o:spid="_x0000_s1125" style="position:absolute;left:5357;top:2902;width:952;height: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o/u0xQAA&#10;ANwAAAAPAAAAZHJzL2Rvd25yZXYueG1sRI9Ba8JAFITvhf6H5RV6azYqSI2uEkMLBU9Vwesz+0yi&#10;2bdhd2vS/PpuodDjMDPfMKvNYFpxJ+cbywomSQqCuLS64UrB8fD+8grCB2SNrWVS8E0eNuvHhxVm&#10;2vb8Sfd9qESEsM9QQR1Cl0npy5oM+sR2xNG7WGcwROkqqR32EW5aOU3TuTTYcFyosaOipvK2/zIK&#10;7HX7dmryU9HtnJyZcZThXF6Uen4a8iWIQEP4D/+1P7SC2WQBv2fiEZDr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ej+7TFAAAA3AAAAA8AAAAAAAAAAAAAAAAAlwIAAGRycy9k&#10;b3ducmV2LnhtbFBLBQYAAAAABAAEAPUAAACJAwAAAAA=&#10;" strokeweight=".5pt">
                  <v:textbox>
                    <w:txbxContent>
                      <w:p w14:paraId="6878A653" w14:textId="77777777" w:rsidR="00D14876" w:rsidRPr="00CD251D" w:rsidRDefault="00D14876" w:rsidP="00640AEE">
                        <w:pPr>
                          <w:ind w:firstLine="0"/>
                          <w:jc w:val="center"/>
                          <w:rPr>
                            <w:rFonts w:ascii="宋体"/>
                            <w:sz w:val="21"/>
                            <w:szCs w:val="21"/>
                          </w:rPr>
                        </w:pPr>
                        <w:r>
                          <w:rPr>
                            <w:rFonts w:hAnsi="Times New Roman" w:hint="eastAsia"/>
                            <w:sz w:val="21"/>
                            <w:szCs w:val="21"/>
                          </w:rPr>
                          <w:t>绘图具体实现类</w:t>
                        </w:r>
                      </w:p>
                    </w:txbxContent>
                  </v:textbox>
                </v:rect>
                <v:shape id="AutoShape 48" o:spid="_x0000_s1126" type="#_x0000_t32" style="position:absolute;left:7988;top:2462;width:1;height:169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qTt+sIAAADcAAAADwAAAGRycy9kb3ducmV2LnhtbERPy2rCQBTdF/yH4Qru6sQIpURHUaFo&#10;K10YH+tL5poEM3fSmVFTv76zKLg8nPd03plG3Mj52rKC0TABQVxYXXOp4LD/eH0H4QOyxsYyKfgl&#10;D/NZ72WKmbZ33tEtD6WIIewzVFCF0GZS+qIig35oW+LIna0zGCJ0pdQO7zHcNDJNkjdpsObYUGFL&#10;q4qKS341Cr62bZ3+rL/dZxPolOvHcbkeHZUa9LvFBESgLjzF/+6NVjBO4/x4Jh4BOfs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2qTt+sIAAADcAAAADwAAAAAAAAAAAAAA&#10;AAChAgAAZHJzL2Rvd25yZXYueG1sUEsFBgAAAAAEAAQA+QAAAJADAAAAAA==&#10;" strokeweight=".5pt">
                  <v:stroke endarrow="block"/>
                </v:shape>
                <v:shape id="AutoShape 49" o:spid="_x0000_s1127" type="#_x0000_t32" style="position:absolute;left:5833;top:2272;width:1374;height:63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87pG8QAAADcAAAADwAAAGRycy9kb3ducmV2LnhtbESPQWvCQBSE7wX/w/KE3upGLUVSVxGJ&#10;4DUqLd4e2Wc2Nfs2zW6T1F/fFYQeh5n5hlmuB1uLjlpfOVYwnSQgiAunKy4VnI67lwUIH5A11o5J&#10;wS95WK9GT0tMtes5p+4QShEh7FNUYEJoUil9Yciin7iGOHoX11oMUbal1C32EW5rOUuSN2mx4rhg&#10;sKGtoeJ6+LEKdkfk20d2PX+fkpwur9mNP82XUs/jYfMOItAQ/sOP9l4rmM+mcD8Tj4Bc/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zukbxAAAANwAAAAPAAAAAAAAAAAA&#10;AAAAAKECAABkcnMvZG93bnJldi54bWxQSwUGAAAAAAQABAD5AAAAkgMAAAAA&#10;" strokeweight=".5pt">
                  <v:stroke dashstyle="longDash" endarrow="block"/>
                </v:shape>
                <v:shape id="AutoShape 50" o:spid="_x0000_s1128" type="#_x0000_t32" style="position:absolute;left:5833;top:3507;width:1374;height:86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mTScEAAADcAAAADwAAAGRycy9kb3ducmV2LnhtbESPQYvCMBSE74L/IbwFb5puFF2qUUSQ&#10;FfdkVfb6aJ5tsXkpTVbrvzcLgsdhZr5hFqvO1uJGra8ca/gcJSCIc2cqLjScjtvhFwgfkA3WjknD&#10;gzyslv3eAlPj7nygWxYKESHsU9RQhtCkUvq8JIt+5Bri6F1cazFE2RbStHiPcFtLlSRTabHiuFBi&#10;Q5uS8mv2ZzUQ19z9XE9nuTczuf+dsMrVt9aDj249BxGoC+/wq70zGsZKwf+ZeATk8gk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j+ZNJwQAAANwAAAAPAAAAAAAAAAAAAAAA&#10;AKECAABkcnMvZG93bnJldi54bWxQSwUGAAAAAAQABAD5AAAAjwMAAAAA&#10;" strokeweight=".5pt">
                  <v:stroke dashstyle="longDash" endarrow="block"/>
                </v:shape>
                <v:shape id="AutoShape 51" o:spid="_x0000_s1129" type="#_x0000_t32" style="position:absolute;left:4023;top:2526;width:1334;height:6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8UAA8YAAADcAAAADwAAAGRycy9kb3ducmV2LnhtbESPQWvCQBSE74X+h+UVvNWNEaXGbKQE&#10;xEIPovXg8Zl9TdJm34bd1aT/vlsoeBxm5hsm34ymEzdyvrWsYDZNQBBXVrdcKzh9bJ9fQPiArLGz&#10;TAp+yMOmeHzIMdN24APdjqEWEcI+QwVNCH0mpa8aMuintieO3qd1BkOUrpba4RDhppNpkiylwZbj&#10;QoM9lQ1V38erUeAuq9m4KrfD186E3Xnxvqd6sVdq8jS+rkEEGsM9/N9+0wrm6Rz+zsQjIIt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fFAAPGAAAA3AAAAA8AAAAAAAAA&#10;AAAAAAAAoQIAAGRycy9kb3ducmV2LnhtbFBLBQYAAAAABAAEAPkAAACUAwAAAAA=&#10;" strokeweight=".5pt">
                  <v:stroke dashstyle="longDash" startarrow="block" endarrow="block"/>
                </v:shape>
                <v:shape id="AutoShape 52" o:spid="_x0000_s1130" type="#_x0000_t32" style="position:absolute;left:4082;top:3205;width:1275;height:903;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sxCsMAAADcAAAADwAAAGRycy9kb3ducmV2LnhtbESPT2sCMRTE7wW/Q3iCt5r1X6lbo4ig&#10;2IvQtXh+JK+7wc3Lsom6fnsjFDwOM/MbZrHqXC2u1AbrWcFomIEg1t5YLhX8HrfvnyBCRDZYeyYF&#10;dwqwWvbeFpgbf+MfuhaxFAnCIUcFVYxNLmXQFTkMQ98QJ+/Ptw5jkm0pTYu3BHe1HGfZh3RoOS1U&#10;2NCmIn0uLk5BbbP5sbTyVOzWs8tBu+Zby5lSg363/gIRqYuv8H97bxRMxlN4nklHQC4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rLMQrDAAAA3AAAAA8AAAAAAAAAAAAA&#10;AAAAoQIAAGRycy9kb3ducmV2LnhtbFBLBQYAAAAABAAEAPkAAACRAwAAAAA=&#10;" strokeweight=".5pt">
                  <v:stroke dashstyle="longDash" startarrow="block" endarrow="block"/>
                </v:shape>
                <v:shape id="Text Box 53" o:spid="_x0000_s1131" type="#_x0000_t202" style="position:absolute;left:6495;top:3717;width:252;height:2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kpsaxwAA&#10;ANwAAAAPAAAAZHJzL2Rvd25yZXYueG1sRI9Ba8JAFITvBf/D8gre6qYRi6SuIQRCRexB68XbM/tM&#10;QrNvY3YbY399t1DocZiZb5hVOppWDNS7xrKC51kEgri0uuFKwfGjeFqCcB5ZY2uZFNzJQbqePKww&#10;0fbGexoOvhIBwi5BBbX3XSKlK2sy6Ga2Iw7exfYGfZB9JXWPtwA3rYyj6EUabDgs1NhRXlP5efgy&#10;CrZ58Y77c2yW323+trtk3fV4Wig1fRyzVxCeRv8f/mtvtIJ5vIDfM+EIyPU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n5KbGscAAADcAAAADwAAAAAAAAAAAAAAAACXAgAAZHJz&#10;L2Rvd25yZXYueG1sUEsFBgAAAAAEAAQA9QAAAIsDAAAAAA==&#10;" filled="f" stroked="f" strokeweight=".5pt">
                  <v:textbox>
                    <w:txbxContent>
                      <w:p w14:paraId="2CE47EDF" w14:textId="77777777" w:rsidR="00D14876" w:rsidRPr="00975332" w:rsidRDefault="00D14876" w:rsidP="00640AEE">
                        <w:pPr>
                          <w:ind w:firstLine="0"/>
                          <w:rPr>
                            <w:sz w:val="21"/>
                            <w:szCs w:val="21"/>
                          </w:rPr>
                        </w:pPr>
                        <w:r>
                          <w:rPr>
                            <w:rFonts w:hint="eastAsia"/>
                            <w:sz w:val="21"/>
                            <w:szCs w:val="21"/>
                          </w:rPr>
                          <w:t>3</w:t>
                        </w:r>
                      </w:p>
                    </w:txbxContent>
                  </v:textbox>
                </v:shape>
                <v:shape id="Text Box 54" o:spid="_x0000_s1132" type="#_x0000_t202" style="position:absolute;left:6433;top:2272;width:252;height:2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QAVtxwAA&#10;ANwAAAAPAAAAZHJzL2Rvd25yZXYueG1sRI/NasMwEITvgb6D2EJuiVyXhuBGMcZgUkJ6yM+lt621&#10;sU2tlWspjtOnrwqFHIeZ+YZZpaNpxUC9aywreJpHIIhLqxuuFJyOxWwJwnlkja1lUnAjB+n6YbLC&#10;RNsr72k4+EoECLsEFdTed4mUrqzJoJvbjjh4Z9sb9EH2ldQ9XgPctDKOooU02HBYqLGjvKby63Ax&#10;CrZ58Y77z9gsf9p8sztn3ffp40Wp6eOYvYLwNPp7+L/9phU8xwv4OxOOgFz/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b0AFbccAAADcAAAADwAAAAAAAAAAAAAAAACXAgAAZHJz&#10;L2Rvd25yZXYueG1sUEsFBgAAAAAEAAQA9QAAAIsDAAAAAA==&#10;" filled="f" stroked="f" strokeweight=".5pt">
                  <v:textbox>
                    <w:txbxContent>
                      <w:p w14:paraId="4839C4A1" w14:textId="77777777" w:rsidR="00D14876" w:rsidRPr="00975332" w:rsidRDefault="00D14876" w:rsidP="00640AEE">
                        <w:pPr>
                          <w:ind w:firstLine="0"/>
                          <w:rPr>
                            <w:sz w:val="21"/>
                            <w:szCs w:val="21"/>
                          </w:rPr>
                        </w:pPr>
                        <w:r>
                          <w:rPr>
                            <w:rFonts w:hint="eastAsia"/>
                            <w:sz w:val="21"/>
                            <w:szCs w:val="21"/>
                          </w:rPr>
                          <w:t>1</w:t>
                        </w:r>
                      </w:p>
                    </w:txbxContent>
                  </v:textbox>
                </v:shape>
                <v:shape id="Text Box 55" o:spid="_x0000_s1133" type="#_x0000_t202" style="position:absolute;left:4869;top:3077;width:252;height:2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DKD2xwAA&#10;ANwAAAAPAAAAZHJzL2Rvd25yZXYueG1sRI/Na8JAFMTvQv+H5RV6001TWiVmFQlIRdqDHxdvz+zL&#10;B2bfptmtpv3rXUHwOMzMb5h03ptGnKlztWUFr6MIBHFudc2lgv1uOZyAcB5ZY2OZFPyRg/nsaZBi&#10;ou2FN3Te+lIECLsEFVTet4mULq/IoBvZljh4he0M+iC7UuoOLwFuGhlH0Yc0WHNYqLClrKL8tP01&#10;CtbZ8hs3x9hM/pvs86tYtD/7w7tSL8/9YgrCU+8f4Xt7pRW8xWO4nQlHQM6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AAyg9scAAADcAAAADwAAAAAAAAAAAAAAAACXAgAAZHJz&#10;L2Rvd25yZXYueG1sUEsFBgAAAAAEAAQA9QAAAIsDAAAAAA==&#10;" filled="f" stroked="f" strokeweight=".5pt">
                  <v:textbox>
                    <w:txbxContent>
                      <w:p w14:paraId="0DBE46A7" w14:textId="77777777" w:rsidR="00D14876" w:rsidRPr="00975332" w:rsidRDefault="00D14876" w:rsidP="00640AEE">
                        <w:pPr>
                          <w:ind w:firstLine="0"/>
                          <w:rPr>
                            <w:sz w:val="21"/>
                            <w:szCs w:val="21"/>
                          </w:rPr>
                        </w:pPr>
                        <w:r>
                          <w:rPr>
                            <w:rFonts w:hint="eastAsia"/>
                            <w:sz w:val="21"/>
                            <w:szCs w:val="21"/>
                          </w:rPr>
                          <w:t>2</w:t>
                        </w:r>
                      </w:p>
                    </w:txbxContent>
                  </v:textbox>
                </v:shape>
                <w10:anchorlock/>
              </v:group>
            </w:pict>
          </mc:Fallback>
        </mc:AlternateContent>
      </w:r>
    </w:p>
    <w:p w14:paraId="71DB9006" w14:textId="77777777"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图2-7 从绘图上下文到最终的图像</w:t>
      </w:r>
    </w:p>
    <w:p w14:paraId="0F312BBF" w14:textId="77777777"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7</w:t>
      </w:r>
      <w:r w:rsidRPr="00464265">
        <w:rPr>
          <w:rFonts w:hAnsi="Times New Roman"/>
          <w:bCs w:val="0"/>
          <w:sz w:val="21"/>
          <w:szCs w:val="21"/>
        </w:rPr>
        <w:t xml:space="preserve"> </w:t>
      </w:r>
      <w:r w:rsidRPr="001E42D2">
        <w:rPr>
          <w:rFonts w:hAnsi="Times New Roman"/>
          <w:bCs w:val="0"/>
          <w:sz w:val="21"/>
          <w:szCs w:val="21"/>
        </w:rPr>
        <w:t xml:space="preserve">From </w:t>
      </w:r>
      <w:r>
        <w:rPr>
          <w:rFonts w:hAnsi="Times New Roman" w:hint="eastAsia"/>
          <w:bCs w:val="0"/>
          <w:sz w:val="21"/>
          <w:szCs w:val="21"/>
        </w:rPr>
        <w:t>D</w:t>
      </w:r>
      <w:r w:rsidRPr="001E42D2">
        <w:rPr>
          <w:rFonts w:hAnsi="Times New Roman"/>
          <w:bCs w:val="0"/>
          <w:sz w:val="21"/>
          <w:szCs w:val="21"/>
        </w:rPr>
        <w:t xml:space="preserve">rawing </w:t>
      </w:r>
      <w:r w:rsidRPr="00062ED2">
        <w:rPr>
          <w:rFonts w:hAnsi="Times New Roman"/>
          <w:bCs w:val="0"/>
          <w:sz w:val="21"/>
          <w:szCs w:val="21"/>
        </w:rPr>
        <w:t>final image</w:t>
      </w:r>
    </w:p>
    <w:p w14:paraId="6C67F1B6" w14:textId="77777777" w:rsidR="00640AEE" w:rsidRDefault="00640AEE" w:rsidP="00640AEE">
      <w:pPr>
        <w:ind w:firstLine="0"/>
      </w:pPr>
    </w:p>
    <w:p w14:paraId="6AB0BD37" w14:textId="77777777" w:rsidR="00640AEE" w:rsidRDefault="00640AEE" w:rsidP="00640AEE">
      <w:pPr>
        <w:ind w:firstLine="0"/>
      </w:pPr>
      <w:r>
        <w:tab/>
      </w:r>
      <w:r>
        <w:t>图中这一阶段对应的具体过程如下。</w:t>
      </w:r>
    </w:p>
    <w:p w14:paraId="1957C89D" w14:textId="77777777" w:rsidR="00640AEE" w:rsidRDefault="00640AEE" w:rsidP="00640AEE">
      <w:pPr>
        <w:pStyle w:val="af2"/>
        <w:numPr>
          <w:ilvl w:val="0"/>
          <w:numId w:val="19"/>
        </w:numPr>
        <w:ind w:firstLineChars="0"/>
      </w:pPr>
      <w:r>
        <w:rPr>
          <w:rFonts w:hint="eastAsia"/>
        </w:rPr>
        <w:t>绘图上下文</w:t>
      </w:r>
      <w:r>
        <w:t>是一个与平台无关的抽象类，它将每个绘图操作桥接到不同的具体实现类，</w:t>
      </w:r>
      <w:r>
        <w:rPr>
          <w:rFonts w:hint="eastAsia"/>
        </w:rPr>
        <w:t>也就是</w:t>
      </w:r>
      <w:r>
        <w:t>绘图具体实现类。</w:t>
      </w:r>
    </w:p>
    <w:p w14:paraId="57B7FC83" w14:textId="77777777" w:rsidR="00640AEE" w:rsidRDefault="00640AEE" w:rsidP="00640AEE">
      <w:pPr>
        <w:pStyle w:val="af2"/>
        <w:numPr>
          <w:ilvl w:val="0"/>
          <w:numId w:val="19"/>
        </w:numPr>
        <w:ind w:firstLineChars="0"/>
      </w:pPr>
      <w:r>
        <w:t>绘图实现类也可能有简单的实现，也</w:t>
      </w:r>
      <w:r>
        <w:rPr>
          <w:rFonts w:hint="eastAsia"/>
        </w:rPr>
        <w:t>有</w:t>
      </w:r>
      <w:r>
        <w:t>可能复杂的</w:t>
      </w:r>
      <w:r>
        <w:rPr>
          <w:rFonts w:hint="eastAsia"/>
        </w:rPr>
        <w:t>实现</w:t>
      </w:r>
      <w:r>
        <w:t>。</w:t>
      </w:r>
      <w:r>
        <w:rPr>
          <w:rFonts w:hint="eastAsia"/>
        </w:rPr>
        <w:t>在</w:t>
      </w:r>
      <w:r>
        <w:t>Chromium</w:t>
      </w:r>
      <w:r>
        <w:t>中，</w:t>
      </w:r>
      <w:r>
        <w:rPr>
          <w:rFonts w:hint="eastAsia"/>
        </w:rPr>
        <w:t>它</w:t>
      </w:r>
      <w:r>
        <w:t>的实现相当复杂，</w:t>
      </w:r>
      <w:r>
        <w:rPr>
          <w:rFonts w:hint="eastAsia"/>
        </w:rPr>
        <w:t>需要</w:t>
      </w:r>
      <w:r>
        <w:t>Chromium</w:t>
      </w:r>
      <w:r>
        <w:t>的合成器来完成复杂的多进程和</w:t>
      </w:r>
      <w:r>
        <w:t>GPU</w:t>
      </w:r>
      <w:r>
        <w:t>加速机制，</w:t>
      </w:r>
      <w:r>
        <w:rPr>
          <w:rFonts w:hint="eastAsia"/>
        </w:rPr>
        <w:t>这</w:t>
      </w:r>
      <w:r>
        <w:t>在后面会</w:t>
      </w:r>
      <w:r>
        <w:rPr>
          <w:rFonts w:hint="eastAsia"/>
        </w:rPr>
        <w:t>涉及</w:t>
      </w:r>
      <w:r>
        <w:t>。</w:t>
      </w:r>
    </w:p>
    <w:p w14:paraId="485F0063" w14:textId="77777777" w:rsidR="00640AEE" w:rsidRDefault="00640AEE" w:rsidP="00640AEE">
      <w:pPr>
        <w:pStyle w:val="af2"/>
        <w:numPr>
          <w:ilvl w:val="0"/>
          <w:numId w:val="19"/>
        </w:numPr>
        <w:ind w:firstLineChars="0"/>
      </w:pPr>
      <w:r>
        <w:lastRenderedPageBreak/>
        <w:t>绘图实现类将</w:t>
      </w:r>
      <w:r>
        <w:t>2</w:t>
      </w:r>
      <w:r>
        <w:rPr>
          <w:rFonts w:hint="eastAsia"/>
        </w:rPr>
        <w:t>D</w:t>
      </w:r>
      <w:r>
        <w:t>图形库或者</w:t>
      </w:r>
      <w:r>
        <w:t>3</w:t>
      </w:r>
      <w:r>
        <w:rPr>
          <w:rFonts w:hint="eastAsia"/>
        </w:rPr>
        <w:t>D</w:t>
      </w:r>
      <w:r>
        <w:t>图形库绘制的结果保存下来，交给浏览器来同浏览器界面一起显示。</w:t>
      </w:r>
    </w:p>
    <w:p w14:paraId="7F9EA4C9" w14:textId="77777777" w:rsidR="00640AEE" w:rsidRDefault="00640AEE" w:rsidP="00640AEE">
      <w:pPr>
        <w:ind w:firstLineChars="200" w:firstLine="480"/>
      </w:pPr>
      <w:r>
        <w:rPr>
          <w:rFonts w:hint="eastAsia"/>
        </w:rPr>
        <w:t>这一过程实际</w:t>
      </w:r>
      <w:r>
        <w:t>上可能不像图中描述的那么简单，</w:t>
      </w:r>
      <w:r>
        <w:rPr>
          <w:rFonts w:hint="eastAsia"/>
        </w:rPr>
        <w:t>现代浏览器</w:t>
      </w:r>
      <w:r>
        <w:t>为了绘图上的高效性和安全性，</w:t>
      </w:r>
      <w:r>
        <w:rPr>
          <w:rFonts w:hint="eastAsia"/>
        </w:rPr>
        <w:t>可能</w:t>
      </w:r>
      <w:r>
        <w:t>会在这一</w:t>
      </w:r>
      <w:r>
        <w:rPr>
          <w:rFonts w:hint="eastAsia"/>
        </w:rPr>
        <w:t>过程中</w:t>
      </w:r>
      <w:r>
        <w:t>引入</w:t>
      </w:r>
      <w:r>
        <w:rPr>
          <w:rFonts w:hint="eastAsia"/>
        </w:rPr>
        <w:t>复杂</w:t>
      </w:r>
      <w:r>
        <w:t>的机制。</w:t>
      </w:r>
      <w:r>
        <w:rPr>
          <w:rFonts w:hint="eastAsia"/>
        </w:rPr>
        <w:t>而且</w:t>
      </w:r>
      <w:r>
        <w:t>，</w:t>
      </w:r>
      <w:r>
        <w:rPr>
          <w:rFonts w:hint="eastAsia"/>
        </w:rPr>
        <w:t>绘图</w:t>
      </w:r>
      <w:r>
        <w:t>也从之前单纯的软件渲染，</w:t>
      </w:r>
      <w:r>
        <w:rPr>
          <w:rFonts w:hint="eastAsia"/>
        </w:rPr>
        <w:t>到</w:t>
      </w:r>
      <w:r>
        <w:t>现在的</w:t>
      </w:r>
      <w:r>
        <w:t>GPU</w:t>
      </w:r>
      <w:r>
        <w:t>硬件渲染、</w:t>
      </w:r>
      <w:r>
        <w:rPr>
          <w:rFonts w:hint="eastAsia"/>
        </w:rPr>
        <w:t>混合渲染</w:t>
      </w:r>
      <w:r>
        <w:t>模型等方式，</w:t>
      </w:r>
      <w:r>
        <w:rPr>
          <w:rFonts w:hint="eastAsia"/>
        </w:rPr>
        <w:t>这些</w:t>
      </w:r>
      <w:r>
        <w:t>同样会以单独的章节加以</w:t>
      </w:r>
      <w:r>
        <w:rPr>
          <w:rFonts w:hint="eastAsia"/>
        </w:rPr>
        <w:t>剖析</w:t>
      </w:r>
      <w:r>
        <w:t>。</w:t>
      </w:r>
    </w:p>
    <w:p w14:paraId="0424B686" w14:textId="77777777" w:rsidR="00640AEE" w:rsidRDefault="00640AEE" w:rsidP="00640AEE">
      <w:pPr>
        <w:ind w:firstLineChars="200" w:firstLine="480"/>
      </w:pPr>
      <w:r>
        <w:rPr>
          <w:rFonts w:hint="eastAsia"/>
        </w:rPr>
        <w:t>上边</w:t>
      </w:r>
      <w:r>
        <w:t>介绍的是一个完整的渲染过程。</w:t>
      </w:r>
      <w:r>
        <w:rPr>
          <w:rFonts w:hint="eastAsia"/>
        </w:rPr>
        <w:t>现代</w:t>
      </w:r>
      <w:r>
        <w:t>网页很多</w:t>
      </w:r>
      <w:r>
        <w:rPr>
          <w:rFonts w:hint="eastAsia"/>
        </w:rPr>
        <w:t>是</w:t>
      </w:r>
      <w:r>
        <w:t>动态网页，</w:t>
      </w:r>
      <w:r>
        <w:rPr>
          <w:rFonts w:hint="eastAsia"/>
        </w:rPr>
        <w:t>这</w:t>
      </w:r>
      <w:r>
        <w:t>意味着在渲染完成之后，</w:t>
      </w:r>
      <w:r>
        <w:rPr>
          <w:rFonts w:hint="eastAsia"/>
        </w:rPr>
        <w:t>由于</w:t>
      </w:r>
      <w:r>
        <w:t>网页的动画或者用户的交互，</w:t>
      </w:r>
      <w:r>
        <w:rPr>
          <w:rFonts w:hint="eastAsia"/>
        </w:rPr>
        <w:t>浏览器</w:t>
      </w:r>
      <w:r>
        <w:t>其实一直在不停地重复执行渲染过程。</w:t>
      </w:r>
    </w:p>
    <w:p w14:paraId="0F7ADDC4" w14:textId="77777777" w:rsidR="00640AEE" w:rsidRPr="001E48BD" w:rsidRDefault="00640AEE" w:rsidP="00640AEE">
      <w:pPr>
        <w:ind w:firstLine="0"/>
      </w:pPr>
    </w:p>
    <w:p w14:paraId="779A6CAF" w14:textId="77777777" w:rsidR="00640AEE" w:rsidRDefault="00640AEE" w:rsidP="00DC5799">
      <w:pPr>
        <w:pStyle w:val="My1"/>
        <w:outlineLvl w:val="2"/>
      </w:pPr>
      <w:bookmarkStart w:id="30" w:name="_Toc466328067"/>
      <w:r>
        <w:rPr>
          <w:rFonts w:hint="eastAsia"/>
        </w:rPr>
        <w:t xml:space="preserve">2.1.4 </w:t>
      </w:r>
      <w:r>
        <w:t>浏览器内核架构及Chromium</w:t>
      </w:r>
      <w:r>
        <w:rPr>
          <w:rFonts w:hint="eastAsia"/>
        </w:rPr>
        <w:t>浏览器</w:t>
      </w:r>
      <w:r>
        <w:t>总体</w:t>
      </w:r>
      <w:r>
        <w:rPr>
          <w:rFonts w:hint="eastAsia"/>
        </w:rPr>
        <w:t>架构</w:t>
      </w:r>
      <w:bookmarkEnd w:id="30"/>
    </w:p>
    <w:p w14:paraId="7A487686" w14:textId="77777777" w:rsidR="00640AEE" w:rsidRDefault="00640AEE" w:rsidP="00640AEE">
      <w:pPr>
        <w:ind w:firstLine="480"/>
      </w:pPr>
      <w:r>
        <w:rPr>
          <w:rFonts w:hint="eastAsia"/>
        </w:rPr>
        <w:t>前面曾</w:t>
      </w:r>
      <w:r>
        <w:t>介绍过</w:t>
      </w:r>
      <w:r w:rsidRPr="00FF5F30">
        <w:rPr>
          <w:rFonts w:hint="eastAsia"/>
        </w:rPr>
        <w:t>目前主流的渲染引擎包括</w:t>
      </w:r>
      <w:r w:rsidRPr="00FF5F30">
        <w:rPr>
          <w:rFonts w:hint="eastAsia"/>
        </w:rPr>
        <w:t>Trident</w:t>
      </w:r>
      <w:r w:rsidRPr="00FF5F30">
        <w:rPr>
          <w:rFonts w:hint="eastAsia"/>
        </w:rPr>
        <w:t>、</w:t>
      </w:r>
      <w:r w:rsidRPr="00FF5F30">
        <w:rPr>
          <w:rFonts w:hint="eastAsia"/>
        </w:rPr>
        <w:t>Gecko</w:t>
      </w:r>
      <w:r w:rsidRPr="00FF5F30">
        <w:rPr>
          <w:rFonts w:hint="eastAsia"/>
        </w:rPr>
        <w:t>和</w:t>
      </w:r>
      <w:r w:rsidRPr="00FF5F30">
        <w:rPr>
          <w:rFonts w:hint="eastAsia"/>
        </w:rPr>
        <w:t>WebKit</w:t>
      </w:r>
      <w:r>
        <w:t>，</w:t>
      </w:r>
      <w:r>
        <w:rPr>
          <w:rFonts w:hint="eastAsia"/>
        </w:rPr>
        <w:t>其中</w:t>
      </w:r>
      <w:r w:rsidRPr="001F58E8">
        <w:t>WebKit</w:t>
      </w:r>
      <w:r w:rsidRPr="001F58E8">
        <w:t>目前作为苹果</w:t>
      </w:r>
      <w:r>
        <w:rPr>
          <w:rFonts w:hint="eastAsia"/>
        </w:rPr>
        <w:t>公司</w:t>
      </w:r>
      <w:r w:rsidRPr="001F58E8">
        <w:t>及谷歌</w:t>
      </w:r>
      <w:r>
        <w:t>等公司浏览器的主要内核，</w:t>
      </w:r>
      <w:r w:rsidRPr="001F58E8">
        <w:t>从</w:t>
      </w:r>
      <w:r w:rsidRPr="001F58E8">
        <w:t>2012</w:t>
      </w:r>
      <w:r w:rsidRPr="001F58E8">
        <w:t>年</w:t>
      </w:r>
      <w:r w:rsidRPr="001F58E8">
        <w:t>11</w:t>
      </w:r>
      <w:r w:rsidRPr="001F58E8">
        <w:t>月开始，市场占有超过</w:t>
      </w:r>
      <w:r w:rsidRPr="001F58E8">
        <w:t>40%</w:t>
      </w:r>
      <w:r w:rsidRPr="001F58E8">
        <w:t>，成为拥有最大市场份额的排版引擎，超越了</w:t>
      </w:r>
      <w:r w:rsidRPr="001F58E8">
        <w:t>IE</w:t>
      </w:r>
      <w:r w:rsidRPr="001F58E8">
        <w:t>所使用的</w:t>
      </w:r>
      <w:r w:rsidRPr="001F58E8">
        <w:t>Trident</w:t>
      </w:r>
      <w:r w:rsidRPr="001F58E8">
        <w:t>内核（数据来自浏览器市场份额调查），具有快速</w:t>
      </w:r>
      <w:r>
        <w:t>、</w:t>
      </w:r>
      <w:r w:rsidRPr="001F58E8">
        <w:t>稳定</w:t>
      </w:r>
      <w:r>
        <w:t>、</w:t>
      </w:r>
      <w:r w:rsidRPr="001F58E8">
        <w:t>安全的特点。</w:t>
      </w:r>
    </w:p>
    <w:p w14:paraId="48F7E3BF" w14:textId="77777777" w:rsidR="00640AEE" w:rsidRDefault="00640AEE" w:rsidP="00640AEE">
      <w:pPr>
        <w:ind w:firstLine="480"/>
      </w:pPr>
      <w:r>
        <w:t>说</w:t>
      </w:r>
      <w:r>
        <w:rPr>
          <w:rFonts w:hint="eastAsia"/>
        </w:rPr>
        <w:t>到</w:t>
      </w:r>
      <w:r>
        <w:t>WebK</w:t>
      </w:r>
      <w:r>
        <w:rPr>
          <w:rFonts w:hint="eastAsia"/>
        </w:rPr>
        <w:t>it</w:t>
      </w:r>
      <w:r>
        <w:t>，</w:t>
      </w:r>
      <w:r>
        <w:rPr>
          <w:rFonts w:hint="eastAsia"/>
        </w:rPr>
        <w:t>还得</w:t>
      </w:r>
      <w:r>
        <w:t>从</w:t>
      </w:r>
      <w:r>
        <w:t>KHTM</w:t>
      </w:r>
      <w:r>
        <w:rPr>
          <w:rFonts w:hint="eastAsia"/>
        </w:rPr>
        <w:t>L</w:t>
      </w:r>
      <w:r>
        <w:t>（</w:t>
      </w:r>
      <w:r w:rsidRPr="00D468BB">
        <w:t>HTML</w:t>
      </w:r>
      <w:r w:rsidRPr="00D468BB">
        <w:t>网页排版引擎之一，由</w:t>
      </w:r>
      <w:r w:rsidRPr="00D468BB">
        <w:t>KDE</w:t>
      </w:r>
      <w:r w:rsidRPr="00D468BB">
        <w:t>所开发。</w:t>
      </w:r>
      <w:r>
        <w:t>）说起。话说在</w:t>
      </w:r>
      <w:r>
        <w:t>1998</w:t>
      </w:r>
      <w:r>
        <w:rPr>
          <w:rFonts w:hint="eastAsia"/>
        </w:rPr>
        <w:t>年</w:t>
      </w:r>
      <w:r>
        <w:t>，</w:t>
      </w:r>
      <w:r>
        <w:rPr>
          <w:rFonts w:hint="eastAsia"/>
        </w:rPr>
        <w:t>苹果公司参与</w:t>
      </w:r>
      <w:r>
        <w:t>了由</w:t>
      </w:r>
      <w:r>
        <w:t>KDE</w:t>
      </w:r>
      <w:r>
        <w:t>开源社区发起的网页渲染</w:t>
      </w:r>
      <w:r>
        <w:rPr>
          <w:rFonts w:hint="eastAsia"/>
        </w:rPr>
        <w:t>引擎</w:t>
      </w:r>
      <w:r>
        <w:t>K</w:t>
      </w:r>
      <w:r>
        <w:rPr>
          <w:rFonts w:hint="eastAsia"/>
        </w:rPr>
        <w:t>HTML</w:t>
      </w:r>
      <w:r>
        <w:t>的</w:t>
      </w:r>
      <w:r>
        <w:rPr>
          <w:rFonts w:hint="eastAsia"/>
        </w:rPr>
        <w:t>开源</w:t>
      </w:r>
      <w:r>
        <w:t>项目开发，</w:t>
      </w:r>
      <w:r>
        <w:rPr>
          <w:rFonts w:hint="eastAsia"/>
        </w:rPr>
        <w:t>它</w:t>
      </w:r>
      <w:r>
        <w:t>同</w:t>
      </w:r>
      <w:r>
        <w:t>KDE</w:t>
      </w:r>
      <w:r>
        <w:rPr>
          <w:rFonts w:hint="eastAsia"/>
        </w:rPr>
        <w:t>开源</w:t>
      </w:r>
      <w:r>
        <w:t>社区一起共同提交代码帮助推动</w:t>
      </w:r>
      <w:r>
        <w:t>KHTML</w:t>
      </w:r>
      <w:r>
        <w:t>的</w:t>
      </w:r>
      <w:r>
        <w:rPr>
          <w:rFonts w:hint="eastAsia"/>
        </w:rPr>
        <w:t>发展</w:t>
      </w:r>
      <w:r>
        <w:t>，</w:t>
      </w:r>
      <w:r>
        <w:rPr>
          <w:rFonts w:hint="eastAsia"/>
        </w:rPr>
        <w:t>一开始</w:t>
      </w:r>
      <w:r>
        <w:t>一切都很美好。</w:t>
      </w:r>
      <w:r>
        <w:rPr>
          <w:rFonts w:hint="eastAsia"/>
        </w:rPr>
        <w:t>但是</w:t>
      </w:r>
      <w:r>
        <w:t>，</w:t>
      </w:r>
      <w:r>
        <w:rPr>
          <w:rFonts w:hint="eastAsia"/>
        </w:rPr>
        <w:t>很快</w:t>
      </w:r>
      <w:r>
        <w:t>苹果公司发现，</w:t>
      </w:r>
      <w:r>
        <w:rPr>
          <w:rFonts w:hint="eastAsia"/>
        </w:rPr>
        <w:t>KHTML</w:t>
      </w:r>
      <w:r>
        <w:t>的开发者不喜欢接受很多苹果工程师提交的代码，</w:t>
      </w:r>
      <w:r>
        <w:rPr>
          <w:rFonts w:hint="eastAsia"/>
        </w:rPr>
        <w:t>因为</w:t>
      </w:r>
      <w:r>
        <w:t>他们提交的代码包很庞大并且这些代码没有合适的文档或者注释来描述他们。</w:t>
      </w:r>
      <w:r>
        <w:rPr>
          <w:rFonts w:hint="eastAsia"/>
        </w:rPr>
        <w:t>两者</w:t>
      </w:r>
      <w:r>
        <w:t>的</w:t>
      </w:r>
      <w:r>
        <w:rPr>
          <w:rFonts w:hint="eastAsia"/>
        </w:rPr>
        <w:t>分歧</w:t>
      </w:r>
      <w:r>
        <w:t>越来越大，</w:t>
      </w:r>
      <w:r>
        <w:rPr>
          <w:rFonts w:hint="eastAsia"/>
        </w:rPr>
        <w:t>最终</w:t>
      </w:r>
      <w:r>
        <w:t>在</w:t>
      </w:r>
      <w:r>
        <w:t>2001</w:t>
      </w:r>
      <w:r>
        <w:rPr>
          <w:rFonts w:hint="eastAsia"/>
        </w:rPr>
        <w:t>年</w:t>
      </w:r>
      <w:r>
        <w:t>，</w:t>
      </w:r>
      <w:r>
        <w:rPr>
          <w:rFonts w:hint="eastAsia"/>
        </w:rPr>
        <w:t>苹果</w:t>
      </w:r>
      <w:r>
        <w:t>宣布从</w:t>
      </w:r>
      <w:r>
        <w:t>KHTML</w:t>
      </w:r>
      <w:r>
        <w:t>的源代码树种复制代码出来，</w:t>
      </w:r>
      <w:r>
        <w:rPr>
          <w:rFonts w:hint="eastAsia"/>
        </w:rPr>
        <w:t>成立</w:t>
      </w:r>
      <w:r>
        <w:t>了一个新的项目，</w:t>
      </w:r>
      <w:r>
        <w:rPr>
          <w:rFonts w:hint="eastAsia"/>
        </w:rPr>
        <w:t>这</w:t>
      </w:r>
      <w:r>
        <w:t>就是大名鼎鼎的</w:t>
      </w:r>
      <w:r>
        <w:t>WebKit</w:t>
      </w:r>
      <w:r>
        <w:t>。</w:t>
      </w:r>
      <w:r>
        <w:rPr>
          <w:rFonts w:hint="eastAsia"/>
        </w:rPr>
        <w:t>不过</w:t>
      </w:r>
      <w:r>
        <w:t>当时它是一个封闭的项目。</w:t>
      </w:r>
      <w:r>
        <w:t>2005</w:t>
      </w:r>
      <w:r>
        <w:rPr>
          <w:rFonts w:hint="eastAsia"/>
        </w:rPr>
        <w:t>年</w:t>
      </w:r>
      <w:r>
        <w:t>，</w:t>
      </w:r>
      <w:r>
        <w:rPr>
          <w:rFonts w:hint="eastAsia"/>
        </w:rPr>
        <w:t>苹果</w:t>
      </w:r>
      <w:r>
        <w:t>决定将</w:t>
      </w:r>
      <w:r>
        <w:t>WebKit</w:t>
      </w:r>
      <w:r>
        <w:t>项目开源，</w:t>
      </w:r>
      <w:r>
        <w:rPr>
          <w:rFonts w:hint="eastAsia"/>
        </w:rPr>
        <w:t>这</w:t>
      </w:r>
      <w:r>
        <w:t>一举动极大</w:t>
      </w:r>
      <w:r>
        <w:rPr>
          <w:rFonts w:hint="eastAsia"/>
        </w:rPr>
        <w:t>地</w:t>
      </w:r>
      <w:r>
        <w:t>推动了该项目的发展。</w:t>
      </w:r>
      <w:r>
        <w:rPr>
          <w:rFonts w:hint="eastAsia"/>
        </w:rPr>
        <w:t>从此</w:t>
      </w:r>
      <w:r>
        <w:t>，</w:t>
      </w:r>
      <w:r>
        <w:rPr>
          <w:rFonts w:hint="eastAsia"/>
        </w:rPr>
        <w:t>WebKit</w:t>
      </w:r>
      <w:r>
        <w:rPr>
          <w:rFonts w:hint="eastAsia"/>
        </w:rPr>
        <w:t>走上</w:t>
      </w:r>
      <w:r>
        <w:t>了</w:t>
      </w:r>
      <w:r>
        <w:rPr>
          <w:rFonts w:hint="eastAsia"/>
        </w:rPr>
        <w:t>高速</w:t>
      </w:r>
      <w:r>
        <w:t>发展的道路，</w:t>
      </w:r>
      <w:r>
        <w:rPr>
          <w:rFonts w:hint="eastAsia"/>
        </w:rPr>
        <w:t>在</w:t>
      </w:r>
      <w:r>
        <w:t>短短的几年时间里，</w:t>
      </w:r>
      <w:r>
        <w:rPr>
          <w:rFonts w:hint="eastAsia"/>
        </w:rPr>
        <w:t>被</w:t>
      </w:r>
      <w:r>
        <w:t>其他很多公司采用作为浏览器的内核。</w:t>
      </w:r>
    </w:p>
    <w:p w14:paraId="68E8F3F8" w14:textId="77777777" w:rsidR="00640AEE" w:rsidRDefault="00640AEE" w:rsidP="00640AEE">
      <w:pPr>
        <w:ind w:firstLine="480"/>
      </w:pPr>
      <w:r>
        <w:t>当我们谈到“</w:t>
      </w:r>
      <w:r>
        <w:t>WebK</w:t>
      </w:r>
      <w:r>
        <w:rPr>
          <w:rFonts w:hint="eastAsia"/>
        </w:rPr>
        <w:t>it</w:t>
      </w:r>
      <w:r>
        <w:t>”的时候，其实可以表示两种含义，这里姑且成为广义</w:t>
      </w:r>
      <w:r>
        <w:t>WebKit</w:t>
      </w:r>
      <w:r>
        <w:t>和</w:t>
      </w:r>
      <w:r>
        <w:rPr>
          <w:rFonts w:hint="eastAsia"/>
        </w:rPr>
        <w:t>狭义</w:t>
      </w:r>
      <w:r>
        <w:t>WebKit</w:t>
      </w:r>
      <w:r>
        <w:t>。</w:t>
      </w:r>
      <w:r>
        <w:rPr>
          <w:rFonts w:hint="eastAsia"/>
        </w:rPr>
        <w:t>广义</w:t>
      </w:r>
      <w:r>
        <w:t>的</w:t>
      </w:r>
      <w:r>
        <w:t>WebKit</w:t>
      </w:r>
      <w:r>
        <w:t>指的就是</w:t>
      </w:r>
      <w:r>
        <w:t>WebKit</w:t>
      </w:r>
      <w:r>
        <w:t>项目。</w:t>
      </w:r>
      <w:r>
        <w:rPr>
          <w:rFonts w:hint="eastAsia"/>
        </w:rPr>
        <w:t>为</w:t>
      </w:r>
      <w:r>
        <w:t>了解释</w:t>
      </w:r>
      <w:r>
        <w:rPr>
          <w:rFonts w:hint="eastAsia"/>
        </w:rPr>
        <w:t>狭义</w:t>
      </w:r>
      <w:r>
        <w:t>的</w:t>
      </w:r>
      <w:r>
        <w:t>WebKit</w:t>
      </w:r>
      <w:r>
        <w:t>，让我们</w:t>
      </w:r>
      <w:r>
        <w:rPr>
          <w:rFonts w:hint="eastAsia"/>
        </w:rPr>
        <w:t>在</w:t>
      </w:r>
      <w:r>
        <w:t>更高层次上</w:t>
      </w:r>
      <w:r>
        <w:rPr>
          <w:rFonts w:hint="eastAsia"/>
        </w:rPr>
        <w:t>俯视</w:t>
      </w:r>
      <w:r>
        <w:t>一下这个开源项目。</w:t>
      </w:r>
      <w:r>
        <w:rPr>
          <w:rFonts w:hint="eastAsia"/>
        </w:rPr>
        <w:t>图</w:t>
      </w:r>
      <w:r>
        <w:t>2-8</w:t>
      </w:r>
      <w:r>
        <w:rPr>
          <w:rFonts w:hint="eastAsia"/>
        </w:rPr>
        <w:t>显示</w:t>
      </w:r>
      <w:r>
        <w:t>的是</w:t>
      </w:r>
      <w:r>
        <w:rPr>
          <w:rFonts w:hint="eastAsia"/>
        </w:rPr>
        <w:t>该</w:t>
      </w:r>
      <w:r>
        <w:t>项目的大模块。</w:t>
      </w:r>
      <w:r>
        <w:rPr>
          <w:rFonts w:hint="eastAsia"/>
        </w:rPr>
        <w:t>图中</w:t>
      </w:r>
      <w:r>
        <w:t>“</w:t>
      </w:r>
      <w:r>
        <w:t>WebKit</w:t>
      </w:r>
      <w:r>
        <w:t>嵌入式接口”就是指的狭义</w:t>
      </w:r>
      <w:r>
        <w:t>WebKit</w:t>
      </w:r>
      <w:r>
        <w:t>，它指的是在</w:t>
      </w:r>
      <w:r>
        <w:t>WebCore</w:t>
      </w:r>
      <w:r>
        <w:t>（</w:t>
      </w:r>
      <w:r>
        <w:rPr>
          <w:rFonts w:hint="eastAsia"/>
        </w:rPr>
        <w:t>包含</w:t>
      </w:r>
      <w:r>
        <w:t>前</w:t>
      </w:r>
      <w:r>
        <w:rPr>
          <w:rFonts w:hint="eastAsia"/>
        </w:rPr>
        <w:t>面</w:t>
      </w:r>
      <w:r>
        <w:t>提到的</w:t>
      </w:r>
      <w:r>
        <w:t>HTML</w:t>
      </w:r>
      <w:r>
        <w:t>解释器、</w:t>
      </w:r>
      <w:r>
        <w:rPr>
          <w:rFonts w:hint="eastAsia"/>
        </w:rPr>
        <w:t>CSS</w:t>
      </w:r>
      <w:r>
        <w:t>解释器</w:t>
      </w:r>
      <w:r>
        <w:rPr>
          <w:rFonts w:hint="eastAsia"/>
        </w:rPr>
        <w:t>和</w:t>
      </w:r>
      <w:r>
        <w:t>布局</w:t>
      </w:r>
      <w:r>
        <w:rPr>
          <w:rFonts w:hint="eastAsia"/>
        </w:rPr>
        <w:t>等模块</w:t>
      </w:r>
      <w:r>
        <w:t>）和</w:t>
      </w:r>
      <w:r>
        <w:t>JavaScript</w:t>
      </w:r>
      <w:r>
        <w:t>引擎</w:t>
      </w:r>
      <w:r>
        <w:rPr>
          <w:rFonts w:hint="eastAsia"/>
        </w:rPr>
        <w:t>之上</w:t>
      </w:r>
      <w:r>
        <w:t>的一层绑定和嵌入式编程接口，</w:t>
      </w:r>
      <w:r>
        <w:rPr>
          <w:rFonts w:hint="eastAsia"/>
        </w:rPr>
        <w:t>可以</w:t>
      </w:r>
      <w:r>
        <w:t>被各种浏览器调用。</w:t>
      </w:r>
      <w:r>
        <w:rPr>
          <w:rFonts w:hint="eastAsia"/>
        </w:rPr>
        <w:t>以后</w:t>
      </w:r>
      <w:r>
        <w:t>若无特殊说明，</w:t>
      </w:r>
      <w:r>
        <w:rPr>
          <w:rFonts w:hint="eastAsia"/>
        </w:rPr>
        <w:t>所</w:t>
      </w:r>
      <w:r>
        <w:t>引用的</w:t>
      </w:r>
      <w:r>
        <w:t>WebKit</w:t>
      </w:r>
      <w:r>
        <w:t>均是指广义的概念。</w:t>
      </w:r>
    </w:p>
    <w:p w14:paraId="4BE46C47" w14:textId="77777777" w:rsidR="00AA72EA" w:rsidRDefault="00AA72EA" w:rsidP="00640AEE">
      <w:pPr>
        <w:ind w:firstLine="480"/>
      </w:pPr>
    </w:p>
    <w:p w14:paraId="151AAAF3" w14:textId="77777777" w:rsidR="00640AEE" w:rsidRDefault="006A7DB2" w:rsidP="00640AEE">
      <w:pPr>
        <w:ind w:firstLine="0"/>
        <w:jc w:val="center"/>
      </w:pPr>
      <w:r>
        <w:rPr>
          <w:noProof/>
        </w:rPr>
        <w:lastRenderedPageBreak/>
        <mc:AlternateContent>
          <mc:Choice Requires="wpg">
            <w:drawing>
              <wp:inline distT="0" distB="0" distL="0" distR="0" wp14:anchorId="55723892" wp14:editId="19F1240A">
                <wp:extent cx="4563110" cy="2168525"/>
                <wp:effectExtent l="2540" t="0" r="0" b="4445"/>
                <wp:docPr id="306" name="组 3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563110" cy="2168525"/>
                          <a:chOff x="3857" y="9194"/>
                          <a:chExt cx="5704" cy="2710"/>
                        </a:xfrm>
                      </wpg:grpSpPr>
                      <wps:wsp>
                        <wps:cNvPr id="307" name="AutoShape 35"/>
                        <wps:cNvSpPr>
                          <a:spLocks noChangeAspect="1" noChangeArrowheads="1" noTextEdit="1"/>
                        </wps:cNvSpPr>
                        <wps:spPr bwMode="auto">
                          <a:xfrm>
                            <a:off x="3857" y="9194"/>
                            <a:ext cx="5704" cy="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36"/>
                        <wps:cNvSpPr>
                          <a:spLocks noChangeArrowheads="1"/>
                        </wps:cNvSpPr>
                        <wps:spPr bwMode="auto">
                          <a:xfrm>
                            <a:off x="4467" y="9420"/>
                            <a:ext cx="864" cy="2424"/>
                          </a:xfrm>
                          <a:prstGeom prst="rect">
                            <a:avLst/>
                          </a:prstGeom>
                          <a:solidFill>
                            <a:srgbClr val="FFFFFF"/>
                          </a:solidFill>
                          <a:ln w="6350">
                            <a:solidFill>
                              <a:srgbClr val="000000"/>
                            </a:solidFill>
                            <a:miter lim="800000"/>
                            <a:headEnd/>
                            <a:tailEnd/>
                          </a:ln>
                        </wps:spPr>
                        <wps:txbx>
                          <w:txbxContent>
                            <w:p w14:paraId="11F9C826" w14:textId="77777777" w:rsidR="00D14876" w:rsidRPr="00CD251D" w:rsidRDefault="00D14876" w:rsidP="00640AEE">
                              <w:pPr>
                                <w:spacing w:before="240"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项目</w:t>
                              </w:r>
                            </w:p>
                          </w:txbxContent>
                        </wps:txbx>
                        <wps:bodyPr rot="0" vert="eaVert" wrap="square" lIns="91440" tIns="45720" rIns="91440" bIns="45720" anchor="t" anchorCtr="0" upright="1">
                          <a:noAutofit/>
                        </wps:bodyPr>
                      </wps:wsp>
                      <wps:wsp>
                        <wps:cNvPr id="309" name="Rectangle 37"/>
                        <wps:cNvSpPr>
                          <a:spLocks noChangeArrowheads="1"/>
                        </wps:cNvSpPr>
                        <wps:spPr bwMode="auto">
                          <a:xfrm>
                            <a:off x="5614" y="9420"/>
                            <a:ext cx="3706" cy="702"/>
                          </a:xfrm>
                          <a:prstGeom prst="rect">
                            <a:avLst/>
                          </a:prstGeom>
                          <a:solidFill>
                            <a:srgbClr val="FFFFFF"/>
                          </a:solidFill>
                          <a:ln w="6350">
                            <a:solidFill>
                              <a:srgbClr val="000000"/>
                            </a:solidFill>
                            <a:miter lim="800000"/>
                            <a:headEnd/>
                            <a:tailEnd/>
                          </a:ln>
                        </wps:spPr>
                        <wps:txbx>
                          <w:txbxContent>
                            <w:p w14:paraId="691D19BE" w14:textId="77777777" w:rsidR="00D14876" w:rsidRPr="00CD251D" w:rsidRDefault="00D14876" w:rsidP="00640AEE">
                              <w:pPr>
                                <w:spacing w:before="240" w:after="0"/>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310" name="Rectangle 38"/>
                        <wps:cNvSpPr>
                          <a:spLocks noChangeArrowheads="1"/>
                        </wps:cNvSpPr>
                        <wps:spPr bwMode="auto">
                          <a:xfrm>
                            <a:off x="5614" y="10245"/>
                            <a:ext cx="1860" cy="659"/>
                          </a:xfrm>
                          <a:prstGeom prst="rect">
                            <a:avLst/>
                          </a:prstGeom>
                          <a:solidFill>
                            <a:srgbClr val="FFFFFF"/>
                          </a:solidFill>
                          <a:ln w="6350">
                            <a:solidFill>
                              <a:srgbClr val="000000"/>
                            </a:solidFill>
                            <a:miter lim="800000"/>
                            <a:headEnd/>
                            <a:tailEnd/>
                          </a:ln>
                        </wps:spPr>
                        <wps:txbx>
                          <w:txbxContent>
                            <w:p w14:paraId="4611D64D" w14:textId="77777777" w:rsidR="00D14876" w:rsidRPr="00CD251D" w:rsidRDefault="00D14876" w:rsidP="00640AEE">
                              <w:pPr>
                                <w:spacing w:before="240" w:after="0"/>
                                <w:ind w:firstLine="0"/>
                                <w:jc w:val="center"/>
                                <w:rPr>
                                  <w:rFonts w:ascii="宋体"/>
                                  <w:sz w:val="21"/>
                                  <w:szCs w:val="21"/>
                                </w:rPr>
                              </w:pPr>
                              <w:r>
                                <w:rPr>
                                  <w:rFonts w:hAnsi="Times New Roman" w:hint="eastAsia"/>
                                  <w:sz w:val="21"/>
                                  <w:szCs w:val="21"/>
                                </w:rPr>
                                <w:t>WebCore</w:t>
                              </w:r>
                            </w:p>
                          </w:txbxContent>
                        </wps:txbx>
                        <wps:bodyPr rot="0" vert="horz" wrap="square" lIns="91440" tIns="45720" rIns="91440" bIns="45720" anchor="t" anchorCtr="0" upright="1">
                          <a:noAutofit/>
                        </wps:bodyPr>
                      </wps:wsp>
                      <wps:wsp>
                        <wps:cNvPr id="311" name="Rectangle 39"/>
                        <wps:cNvSpPr>
                          <a:spLocks noChangeArrowheads="1"/>
                        </wps:cNvSpPr>
                        <wps:spPr bwMode="auto">
                          <a:xfrm>
                            <a:off x="7585" y="10245"/>
                            <a:ext cx="1735" cy="659"/>
                          </a:xfrm>
                          <a:prstGeom prst="rect">
                            <a:avLst/>
                          </a:prstGeom>
                          <a:solidFill>
                            <a:srgbClr val="FFFFFF"/>
                          </a:solidFill>
                          <a:ln w="6350">
                            <a:solidFill>
                              <a:srgbClr val="000000"/>
                            </a:solidFill>
                            <a:miter lim="800000"/>
                            <a:headEnd/>
                            <a:tailEnd/>
                          </a:ln>
                        </wps:spPr>
                        <wps:txbx>
                          <w:txbxContent>
                            <w:p w14:paraId="6B6B3237" w14:textId="77777777" w:rsidR="00D14876" w:rsidRPr="00CD251D" w:rsidRDefault="00D14876" w:rsidP="00640AEE">
                              <w:pPr>
                                <w:spacing w:before="240" w:after="0"/>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wps:txbx>
                        <wps:bodyPr rot="0" vert="horz" wrap="square" lIns="91440" tIns="45720" rIns="91440" bIns="45720" anchor="t" anchorCtr="0" upright="1">
                          <a:noAutofit/>
                        </wps:bodyPr>
                      </wps:wsp>
                      <wps:wsp>
                        <wps:cNvPr id="312" name="Rectangle 40"/>
                        <wps:cNvSpPr>
                          <a:spLocks noChangeArrowheads="1"/>
                        </wps:cNvSpPr>
                        <wps:spPr bwMode="auto">
                          <a:xfrm>
                            <a:off x="5614" y="11091"/>
                            <a:ext cx="3706" cy="693"/>
                          </a:xfrm>
                          <a:prstGeom prst="rect">
                            <a:avLst/>
                          </a:prstGeom>
                          <a:solidFill>
                            <a:srgbClr val="FFFFFF"/>
                          </a:solidFill>
                          <a:ln w="6350">
                            <a:solidFill>
                              <a:srgbClr val="000000"/>
                            </a:solidFill>
                            <a:miter lim="800000"/>
                            <a:headEnd/>
                            <a:tailEnd/>
                          </a:ln>
                        </wps:spPr>
                        <wps:txbx>
                          <w:txbxContent>
                            <w:p w14:paraId="5E36D14F" w14:textId="77777777" w:rsidR="00D14876" w:rsidRPr="00CD251D" w:rsidRDefault="00D14876" w:rsidP="00640AEE">
                              <w:pPr>
                                <w:spacing w:before="240" w:after="0"/>
                                <w:ind w:firstLine="0"/>
                                <w:jc w:val="center"/>
                                <w:rPr>
                                  <w:rFonts w:ascii="宋体"/>
                                  <w:sz w:val="21"/>
                                  <w:szCs w:val="21"/>
                                </w:rPr>
                              </w:pPr>
                              <w:r>
                                <w:rPr>
                                  <w:rFonts w:hAnsi="Times New Roman" w:hint="eastAsia"/>
                                  <w:sz w:val="21"/>
                                  <w:szCs w:val="21"/>
                                </w:rPr>
                                <w:t>调用系统或依赖库接口的桥接层</w:t>
                              </w:r>
                            </w:p>
                          </w:txbxContent>
                        </wps:txbx>
                        <wps:bodyPr rot="0" vert="horz" wrap="square" lIns="91440" tIns="45720" rIns="91440" bIns="45720" anchor="t" anchorCtr="0" upright="1">
                          <a:noAutofit/>
                        </wps:bodyPr>
                      </wps:wsp>
                    </wpg:wgp>
                  </a:graphicData>
                </a:graphic>
              </wp:inline>
            </w:drawing>
          </mc:Choice>
          <mc:Fallback>
            <w:pict>
              <v:group id="组 34" o:spid="_x0000_s1134" style="width:359.3pt;height:170.75pt;mso-position-horizontal-relative:char;mso-position-vertical-relative:line" coordorigin="3857,9194" coordsize="5704,271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">
                <o:lock v:ext="edit" aspectratio="t"/>
                <v:rect id="AutoShape 35" o:spid="_x0000_s1135" style="position:absolute;left:3857;top:9194;width:5704;height:2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22HxQAA&#10;ANwAAAAPAAAAZHJzL2Rvd25yZXYueG1sRI9Ba8JAFITvgv9heUIvRTdWUEldRYTSUAQxWs+P7GsS&#10;mn0bs9sk/ntXKHgcZuYbZrXpTSVaalxpWcF0EoEgzqwuOVdwPn2MlyCcR9ZYWSYFN3KwWQ8HK4y1&#10;7fhIbepzESDsYlRQeF/HUrqsIINuYmvi4P3YxqAPssmlbrALcFPJtyiaS4Mlh4UCa9oVlP2mf0ZB&#10;lx3ay2n/KQ+vl8TyNbnu0u8vpV5G/fYdhKfeP8P/7UQrmEULeJwJR0Cu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xfbYfFAAAA3AAAAA8AAAAAAAAAAAAAAAAAlwIAAGRycy9k&#10;b3ducmV2LnhtbFBLBQYAAAAABAAEAPUAAACJAwAAAAA=&#10;" filled="f" stroked="f">
                  <o:lock v:ext="edit" aspectratio="t" text="t"/>
                </v:rect>
                <v:rect id="Rectangle 36" o:spid="_x0000_s1136" style="position:absolute;left:4467;top:9420;width:864;height:24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CWmlwQAA&#10;ANwAAAAPAAAAZHJzL2Rvd25yZXYueG1sRE/Pa8IwFL4P/B/CE3abiROldMaihQ3xtrrBjo/mralr&#10;XmqTafffm8PA48f3e12MrhMXGkLrWcN8pkAQ19603Gj4OL4+ZSBCRDbYeSYNfxSg2Ewe1pgbf+V3&#10;ulSxESmEQ44abIx9LmWoLTkMM98TJ+7bDw5jgkMjzYDXFO46+azUSjpsOTVY7Km0VP9Uv05DFZef&#10;i+bLHnC3l+qtX57Kc3bS+nE6bl9ARBrjXfzv3hsNC5XWpjPpCMjN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PQlppcEAAADcAAAADwAAAAAAAAAAAAAAAACXAgAAZHJzL2Rvd25y&#10;ZXYueG1sUEsFBgAAAAAEAAQA9QAAAIUDAAAAAA==&#10;" strokeweight=".5pt">
                  <v:textbox style="layout-flow:vertical-ideographic">
                    <w:txbxContent>
                      <w:p w14:paraId="11F9C826" w14:textId="77777777" w:rsidR="00D14876" w:rsidRPr="00CD251D" w:rsidRDefault="00D14876" w:rsidP="00640AEE">
                        <w:pPr>
                          <w:spacing w:before="240"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项目</w:t>
                        </w:r>
                      </w:p>
                    </w:txbxContent>
                  </v:textbox>
                </v:rect>
                <v:rect id="Rectangle 37" o:spid="_x0000_s1137" style="position:absolute;left:5614;top:9420;width:3706;height:7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em1pxQAA&#10;ANwAAAAPAAAAZHJzL2Rvd25yZXYueG1sRI9Ba8JAFITvhf6H5RV6M5sqiI1ZRaWFgqeqkOtr9pnE&#10;Zt+G3W2S+uu7gtDjMDPfMPl6NK3oyfnGsoKXJAVBXFrdcKXgdHyfLED4gKyxtUwKfsnDevX4kGOm&#10;7cCf1B9CJSKEfYYK6hC6TEpf1mTQJ7Yjjt7ZOoMhSldJ7XCIcNPKaZrOpcGG40KNHe1qKr8PP0aB&#10;vWzfimZT7Lq9kzNzvcrwVZ6Ven4aN0sQgcbwH763P7SCWfoKtzPxCMjV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J6bWnFAAAA3AAAAA8AAAAAAAAAAAAAAAAAlwIAAGRycy9k&#10;b3ducmV2LnhtbFBLBQYAAAAABAAEAPUAAACJAwAAAAA=&#10;" strokeweight=".5pt">
                  <v:textbox>
                    <w:txbxContent>
                      <w:p w14:paraId="691D19BE" w14:textId="77777777" w:rsidR="00D14876" w:rsidRPr="00CD251D" w:rsidRDefault="00D14876" w:rsidP="00640AEE">
                        <w:pPr>
                          <w:spacing w:before="240" w:after="0"/>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38" o:spid="_x0000_s1138" style="position:absolute;left:5614;top:10245;width:1860;height:6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mVIpwAAA&#10;ANwAAAAPAAAAZHJzL2Rvd25yZXYueG1sRE/LisIwFN0L/kO4gjtNHWEYqqmoKAiuxhG6vTa3D21u&#10;SpLR6tebxcAsD+e9XPWmFXdyvrGsYDZNQBAXVjdcKTj/7CdfIHxA1thaJgVP8rDKhoMlpto++Jvu&#10;p1CJGMI+RQV1CF0qpS9qMuintiOOXGmdwRChq6R2+IjhppUfSfIpDTYcG2rsaFtTcTv9GgX2utnl&#10;zTrfdkcn5+b1kuFSlEqNR/16ASJQH/7Ff+6DVjCfxfnxTDwCMns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mVIpwAAAANwAAAAPAAAAAAAAAAAAAAAAAJcCAABkcnMvZG93bnJl&#10;di54bWxQSwUGAAAAAAQABAD1AAAAhAMAAAAA&#10;" strokeweight=".5pt">
                  <v:textbox>
                    <w:txbxContent>
                      <w:p w14:paraId="4611D64D" w14:textId="77777777" w:rsidR="00D14876" w:rsidRPr="00CD251D" w:rsidRDefault="00D14876" w:rsidP="00640AEE">
                        <w:pPr>
                          <w:spacing w:before="240" w:after="0"/>
                          <w:ind w:firstLine="0"/>
                          <w:jc w:val="center"/>
                          <w:rPr>
                            <w:rFonts w:ascii="宋体"/>
                            <w:sz w:val="21"/>
                            <w:szCs w:val="21"/>
                          </w:rPr>
                        </w:pPr>
                        <w:r>
                          <w:rPr>
                            <w:rFonts w:hAnsi="Times New Roman" w:hint="eastAsia"/>
                            <w:sz w:val="21"/>
                            <w:szCs w:val="21"/>
                          </w:rPr>
                          <w:t>WebCore</w:t>
                        </w:r>
                      </w:p>
                    </w:txbxContent>
                  </v:textbox>
                </v:rect>
                <v:rect id="Rectangle 39" o:spid="_x0000_s1139" style="position:absolute;left:7585;top:10245;width:1735;height:6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1feywwAA&#10;ANwAAAAPAAAAZHJzL2Rvd25yZXYueG1sRI9Bi8IwFITvC/6H8ARva1qFRapRVBSEPa0KvT6bZ1tt&#10;XkoSteuv3ywIHoeZ+YaZLTrTiDs5X1tWkA4TEMSF1TWXCo6H7ecEhA/IGhvLpOCXPCzmvY8ZZto+&#10;+Ifu+1CKCGGfoYIqhDaT0hcVGfRD2xJH72ydwRClK6V2+Ihw08hRknxJgzXHhQpbWldUXPc3o8Be&#10;Vpu8Xubr9tvJsXk+ZTgVZ6UG/W45BRGoC+/wq73TCsZpCv9n4hGQ8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51feywwAAANwAAAAPAAAAAAAAAAAAAAAAAJcCAABkcnMvZG93&#10;bnJldi54bWxQSwUGAAAAAAQABAD1AAAAhwMAAAAA&#10;" strokeweight=".5pt">
                  <v:textbox>
                    <w:txbxContent>
                      <w:p w14:paraId="6B6B3237" w14:textId="77777777" w:rsidR="00D14876" w:rsidRPr="00CD251D" w:rsidRDefault="00D14876" w:rsidP="00640AEE">
                        <w:pPr>
                          <w:spacing w:before="240" w:after="0"/>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rect id="Rectangle 40" o:spid="_x0000_s1140" style="position:absolute;left:5614;top:11091;width:3706;height:6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B2nFxQAA&#10;ANwAAAAPAAAAZHJzL2Rvd25yZXYueG1sRI9Ba8JAFITvBf/D8gq91Y0JFIlugg0KhZ6qgtdn9pmk&#10;zb4Nu6um+fXdQqHHYWa+YdblaHpxI+c7ywoW8wQEcW11x42C42H3vAThA7LG3jIp+CYPZTF7WGOu&#10;7Z0/6LYPjYgQ9jkqaEMYcil93ZJBP7cDcfQu1hkMUbpGaof3CDe9TJPkRRrsOC60OFDVUv21vxoF&#10;9vN1e+o2p2p4dzIz0yTDub4o9fQ4blYgAo3hP/zXftMKskUKv2fiEZDF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kHacXFAAAA3AAAAA8AAAAAAAAAAAAAAAAAlwIAAGRycy9k&#10;b3ducmV2LnhtbFBLBQYAAAAABAAEAPUAAACJAwAAAAA=&#10;" strokeweight=".5pt">
                  <v:textbox>
                    <w:txbxContent>
                      <w:p w14:paraId="5E36D14F" w14:textId="77777777" w:rsidR="00D14876" w:rsidRPr="00CD251D" w:rsidRDefault="00D14876" w:rsidP="00640AEE">
                        <w:pPr>
                          <w:spacing w:before="240" w:after="0"/>
                          <w:ind w:firstLine="0"/>
                          <w:jc w:val="center"/>
                          <w:rPr>
                            <w:rFonts w:ascii="宋体"/>
                            <w:sz w:val="21"/>
                            <w:szCs w:val="21"/>
                          </w:rPr>
                        </w:pPr>
                        <w:r>
                          <w:rPr>
                            <w:rFonts w:hAnsi="Times New Roman" w:hint="eastAsia"/>
                            <w:sz w:val="21"/>
                            <w:szCs w:val="21"/>
                          </w:rPr>
                          <w:t>调用系统或依赖库接口的桥接层</w:t>
                        </w:r>
                      </w:p>
                    </w:txbxContent>
                  </v:textbox>
                </v:rect>
                <w10:anchorlock/>
              </v:group>
            </w:pict>
          </mc:Fallback>
        </mc:AlternateContent>
      </w:r>
    </w:p>
    <w:p w14:paraId="3B1CE6DF" w14:textId="77777777"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图2-8 WebKit项目的大模块</w:t>
      </w:r>
    </w:p>
    <w:p w14:paraId="5ED1D47F" w14:textId="77777777"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8</w:t>
      </w:r>
      <w:r w:rsidRPr="00464265">
        <w:rPr>
          <w:rFonts w:hAnsi="Times New Roman"/>
          <w:bCs w:val="0"/>
          <w:sz w:val="21"/>
          <w:szCs w:val="21"/>
        </w:rPr>
        <w:t xml:space="preserve"> </w:t>
      </w:r>
      <w:r w:rsidRPr="00D21EB0">
        <w:rPr>
          <w:rFonts w:hAnsi="Times New Roman"/>
          <w:bCs w:val="0"/>
          <w:sz w:val="21"/>
          <w:szCs w:val="21"/>
        </w:rPr>
        <w:t xml:space="preserve">Brief </w:t>
      </w:r>
      <w:r>
        <w:rPr>
          <w:rFonts w:hAnsi="Times New Roman" w:hint="eastAsia"/>
          <w:bCs w:val="0"/>
          <w:sz w:val="21"/>
          <w:szCs w:val="21"/>
        </w:rPr>
        <w:t>M</w:t>
      </w:r>
      <w:r w:rsidRPr="00E95387">
        <w:rPr>
          <w:rFonts w:hAnsi="Times New Roman"/>
          <w:bCs w:val="0"/>
          <w:sz w:val="21"/>
          <w:szCs w:val="21"/>
        </w:rPr>
        <w:t>odule</w:t>
      </w:r>
      <w:r>
        <w:rPr>
          <w:rFonts w:hAnsi="Times New Roman" w:hint="eastAsia"/>
          <w:bCs w:val="0"/>
          <w:sz w:val="21"/>
          <w:szCs w:val="21"/>
        </w:rPr>
        <w:t>s</w:t>
      </w:r>
      <w:r w:rsidRPr="00E95387">
        <w:rPr>
          <w:rFonts w:hAnsi="Times New Roman"/>
          <w:bCs w:val="0"/>
          <w:sz w:val="21"/>
          <w:szCs w:val="21"/>
        </w:rPr>
        <w:t xml:space="preserve"> for WebKit project</w:t>
      </w:r>
    </w:p>
    <w:p w14:paraId="32D20406" w14:textId="77777777" w:rsidR="00640AEE" w:rsidRDefault="00640AEE" w:rsidP="00640AEE">
      <w:pPr>
        <w:ind w:firstLine="480"/>
      </w:pPr>
    </w:p>
    <w:p w14:paraId="3DF125A2" w14:textId="77777777" w:rsidR="00640AEE" w:rsidRDefault="00640AEE" w:rsidP="00640AEE">
      <w:pPr>
        <w:ind w:firstLine="480"/>
      </w:pPr>
    </w:p>
    <w:p w14:paraId="673D8E51" w14:textId="77777777" w:rsidR="00640AEE" w:rsidRDefault="00640AEE" w:rsidP="00640AEE">
      <w:pPr>
        <w:ind w:firstLine="480"/>
      </w:pPr>
      <w:r>
        <w:t>WebK</w:t>
      </w:r>
      <w:r>
        <w:rPr>
          <w:rFonts w:hint="eastAsia"/>
        </w:rPr>
        <w:t>it</w:t>
      </w:r>
      <w:r>
        <w:t>的一个显著特征就是它支持不同的浏览器，</w:t>
      </w:r>
      <w:r>
        <w:rPr>
          <w:rFonts w:hint="eastAsia"/>
        </w:rPr>
        <w:t>因为</w:t>
      </w:r>
      <w:r>
        <w:t>不同浏览器的需求不同，</w:t>
      </w:r>
      <w:r>
        <w:rPr>
          <w:rFonts w:hint="eastAsia"/>
        </w:rPr>
        <w:t>所以</w:t>
      </w:r>
      <w:r>
        <w:t>在</w:t>
      </w:r>
      <w:r>
        <w:t>WebKit</w:t>
      </w:r>
      <w:r>
        <w:t>中，</w:t>
      </w:r>
      <w:r>
        <w:rPr>
          <w:rFonts w:hint="eastAsia"/>
        </w:rPr>
        <w:t>一些</w:t>
      </w:r>
      <w:r>
        <w:t>代码可以共享，</w:t>
      </w:r>
      <w:r>
        <w:rPr>
          <w:rFonts w:hint="eastAsia"/>
        </w:rPr>
        <w:t>但是</w:t>
      </w:r>
      <w:r>
        <w:t>另外一部分是不同的，</w:t>
      </w:r>
      <w:r>
        <w:rPr>
          <w:rFonts w:hint="eastAsia"/>
        </w:rPr>
        <w:t>这些</w:t>
      </w:r>
      <w:r>
        <w:t>不同的部分称为</w:t>
      </w:r>
      <w:r>
        <w:t>WebKit</w:t>
      </w:r>
      <w:r>
        <w:t>的</w:t>
      </w:r>
      <w:r>
        <w:rPr>
          <w:rFonts w:hint="eastAsia"/>
        </w:rPr>
        <w:t>移植</w:t>
      </w:r>
      <w:r>
        <w:t>（</w:t>
      </w:r>
      <w:r>
        <w:t>Ports</w:t>
      </w:r>
      <w:r>
        <w:t>）。前边我们介绍</w:t>
      </w:r>
      <w:r>
        <w:rPr>
          <w:rFonts w:hint="eastAsia"/>
        </w:rPr>
        <w:t>过</w:t>
      </w:r>
      <w:r>
        <w:t>一张简单的</w:t>
      </w:r>
      <w:r>
        <w:t>WebKit</w:t>
      </w:r>
      <w:r>
        <w:t>结构图，图中只有</w:t>
      </w:r>
      <w:r>
        <w:t>2~3</w:t>
      </w:r>
      <w:r>
        <w:rPr>
          <w:rFonts w:hint="eastAsia"/>
        </w:rPr>
        <w:t>个</w:t>
      </w:r>
      <w:r>
        <w:t>模块，</w:t>
      </w:r>
      <w:r>
        <w:rPr>
          <w:rFonts w:hint="eastAsia"/>
        </w:rPr>
        <w:t>那是故意</w:t>
      </w:r>
      <w:r>
        <w:t>隐去了其中的细节，</w:t>
      </w:r>
      <w:r>
        <w:rPr>
          <w:rFonts w:hint="eastAsia"/>
        </w:rPr>
        <w:t>下图</w:t>
      </w:r>
      <w:r>
        <w:t>（图</w:t>
      </w:r>
      <w:r>
        <w:t>2-9</w:t>
      </w:r>
      <w:r>
        <w:t>）是更为详尽的的</w:t>
      </w:r>
      <w:r>
        <w:t>WebKit</w:t>
      </w:r>
      <w:r>
        <w:t>架构图。</w:t>
      </w:r>
    </w:p>
    <w:p w14:paraId="3F89AACB" w14:textId="77777777" w:rsidR="00640AEE" w:rsidRDefault="006A7DB2" w:rsidP="00640AEE">
      <w:pPr>
        <w:ind w:firstLine="0"/>
        <w:jc w:val="center"/>
      </w:pPr>
      <w:r>
        <w:rPr>
          <w:noProof/>
        </w:rPr>
        <mc:AlternateContent>
          <mc:Choice Requires="wpg">
            <w:drawing>
              <wp:inline distT="0" distB="0" distL="0" distR="0" wp14:anchorId="530055CB" wp14:editId="4EE8357F">
                <wp:extent cx="5715000" cy="3577590"/>
                <wp:effectExtent l="12065" t="0" r="6985" b="0"/>
                <wp:docPr id="181"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15000" cy="3577590"/>
                          <a:chOff x="1701" y="3939"/>
                          <a:chExt cx="9000" cy="5634"/>
                        </a:xfrm>
                      </wpg:grpSpPr>
                      <wps:wsp>
                        <wps:cNvPr id="203" name="AutoShape 3"/>
                        <wps:cNvSpPr>
                          <a:spLocks noChangeAspect="1" noChangeArrowheads="1" noTextEdit="1"/>
                        </wps:cNvSpPr>
                        <wps:spPr bwMode="auto">
                          <a:xfrm>
                            <a:off x="1701" y="3939"/>
                            <a:ext cx="9000" cy="5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4"/>
                        <wps:cNvSpPr>
                          <a:spLocks noChangeArrowheads="1"/>
                        </wps:cNvSpPr>
                        <wps:spPr bwMode="auto">
                          <a:xfrm>
                            <a:off x="1701" y="4343"/>
                            <a:ext cx="9000" cy="381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45A0A7" w14:textId="77777777" w:rsidR="00D14876" w:rsidRDefault="00D14876" w:rsidP="00640AEE">
                              <w:pPr>
                                <w:jc w:val="center"/>
                                <w:rPr>
                                  <w:szCs w:val="21"/>
                                </w:rPr>
                              </w:pPr>
                            </w:p>
                            <w:p w14:paraId="50312F69" w14:textId="77777777" w:rsidR="00D14876" w:rsidRDefault="00D14876" w:rsidP="00640AEE">
                              <w:pPr>
                                <w:jc w:val="center"/>
                                <w:rPr>
                                  <w:szCs w:val="21"/>
                                </w:rPr>
                              </w:pPr>
                            </w:p>
                            <w:p w14:paraId="09F4BC05" w14:textId="77777777" w:rsidR="00D14876" w:rsidRDefault="00D14876" w:rsidP="00640AEE">
                              <w:pPr>
                                <w:jc w:val="center"/>
                                <w:rPr>
                                  <w:szCs w:val="21"/>
                                </w:rPr>
                              </w:pPr>
                            </w:p>
                            <w:p w14:paraId="0CDDBC60" w14:textId="77777777" w:rsidR="00D14876" w:rsidRDefault="00D14876" w:rsidP="00640AEE">
                              <w:pPr>
                                <w:jc w:val="center"/>
                                <w:rPr>
                                  <w:szCs w:val="21"/>
                                </w:rPr>
                              </w:pPr>
                            </w:p>
                            <w:p w14:paraId="319056F6" w14:textId="77777777" w:rsidR="00D14876" w:rsidRDefault="00D14876" w:rsidP="00640AEE">
                              <w:pPr>
                                <w:jc w:val="center"/>
                                <w:rPr>
                                  <w:szCs w:val="21"/>
                                </w:rPr>
                              </w:pPr>
                            </w:p>
                            <w:p w14:paraId="0964FC07" w14:textId="77777777" w:rsidR="00D14876" w:rsidRDefault="00D14876" w:rsidP="00640AEE">
                              <w:pPr>
                                <w:jc w:val="center"/>
                                <w:rPr>
                                  <w:szCs w:val="21"/>
                                </w:rPr>
                              </w:pPr>
                            </w:p>
                            <w:p w14:paraId="02255829" w14:textId="77777777" w:rsidR="00D14876" w:rsidRDefault="00D14876" w:rsidP="00640AEE">
                              <w:pPr>
                                <w:spacing w:line="240" w:lineRule="auto"/>
                                <w:jc w:val="center"/>
                                <w:rPr>
                                  <w:sz w:val="21"/>
                                  <w:szCs w:val="21"/>
                                </w:rPr>
                              </w:pPr>
                              <w:r w:rsidRPr="000D30D0">
                                <w:rPr>
                                  <w:rFonts w:hint="eastAsia"/>
                                  <w:sz w:val="21"/>
                                  <w:szCs w:val="21"/>
                                </w:rPr>
                                <w:t>WebKit</w:t>
                              </w:r>
                            </w:p>
                          </w:txbxContent>
                        </wps:txbx>
                        <wps:bodyPr rot="0" vert="horz" wrap="square" lIns="91440" tIns="45720" rIns="91440" bIns="45720" anchor="t" anchorCtr="0" upright="1">
                          <a:noAutofit/>
                        </wps:bodyPr>
                      </wps:wsp>
                      <wps:wsp>
                        <wps:cNvPr id="211" name="Rectangle 5"/>
                        <wps:cNvSpPr>
                          <a:spLocks noChangeArrowheads="1"/>
                        </wps:cNvSpPr>
                        <wps:spPr bwMode="auto">
                          <a:xfrm>
                            <a:off x="1881" y="5553"/>
                            <a:ext cx="4140" cy="168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786F017"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WebCore</w:t>
                              </w:r>
                            </w:p>
                          </w:txbxContent>
                        </wps:txbx>
                        <wps:bodyPr rot="0" vert="horz" wrap="square" lIns="91440" tIns="45720" rIns="91440" bIns="45720" anchor="t" anchorCtr="0" upright="1">
                          <a:noAutofit/>
                        </wps:bodyPr>
                      </wps:wsp>
                      <wps:wsp>
                        <wps:cNvPr id="214" name="Rectangle 6"/>
                        <wps:cNvSpPr>
                          <a:spLocks noChangeArrowheads="1"/>
                        </wps:cNvSpPr>
                        <wps:spPr bwMode="auto">
                          <a:xfrm>
                            <a:off x="1881" y="4490"/>
                            <a:ext cx="4140" cy="383"/>
                          </a:xfrm>
                          <a:prstGeom prst="rect">
                            <a:avLst/>
                          </a:prstGeom>
                          <a:solidFill>
                            <a:srgbClr val="FFFFFF"/>
                          </a:solidFill>
                          <a:ln w="6350">
                            <a:solidFill>
                              <a:srgbClr val="000000"/>
                            </a:solidFill>
                            <a:prstDash val="lgDash"/>
                            <a:miter lim="800000"/>
                            <a:headEnd/>
                            <a:tailEnd/>
                          </a:ln>
                        </wps:spPr>
                        <wps:txbx>
                          <w:txbxContent>
                            <w:p w14:paraId="12B823DB"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5" name="Rectangle 7"/>
                        <wps:cNvSpPr>
                          <a:spLocks noChangeArrowheads="1"/>
                        </wps:cNvSpPr>
                        <wps:spPr bwMode="auto">
                          <a:xfrm>
                            <a:off x="6381" y="4490"/>
                            <a:ext cx="4140" cy="383"/>
                          </a:xfrm>
                          <a:prstGeom prst="rect">
                            <a:avLst/>
                          </a:prstGeom>
                          <a:solidFill>
                            <a:srgbClr val="FFFFFF"/>
                          </a:solidFill>
                          <a:ln w="6350">
                            <a:solidFill>
                              <a:srgbClr val="000000"/>
                            </a:solidFill>
                            <a:prstDash val="lgDash"/>
                            <a:miter lim="800000"/>
                            <a:headEnd/>
                            <a:tailEnd/>
                          </a:ln>
                        </wps:spPr>
                        <wps:txbx>
                          <w:txbxContent>
                            <w:p w14:paraId="017A4C02"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6" name="Rectangle 8"/>
                        <wps:cNvSpPr>
                          <a:spLocks noChangeArrowheads="1"/>
                        </wps:cNvSpPr>
                        <wps:spPr bwMode="auto">
                          <a:xfrm>
                            <a:off x="1881" y="5030"/>
                            <a:ext cx="4140" cy="383"/>
                          </a:xfrm>
                          <a:prstGeom prst="rect">
                            <a:avLst/>
                          </a:prstGeom>
                          <a:solidFill>
                            <a:srgbClr val="FFFFFF"/>
                          </a:solidFill>
                          <a:ln w="6350">
                            <a:solidFill>
                              <a:srgbClr val="000000"/>
                            </a:solidFill>
                            <a:prstDash val="lgDash"/>
                            <a:miter lim="800000"/>
                            <a:headEnd/>
                            <a:tailEnd/>
                          </a:ln>
                        </wps:spPr>
                        <wps:txbx>
                          <w:txbxContent>
                            <w:p w14:paraId="05CC7319"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wps:txbx>
                        <wps:bodyPr rot="0" vert="horz" wrap="square" lIns="91440" tIns="45720" rIns="91440" bIns="45720" anchor="t" anchorCtr="0" upright="1">
                          <a:noAutofit/>
                        </wps:bodyPr>
                      </wps:wsp>
                      <wps:wsp>
                        <wps:cNvPr id="217" name="Rectangle 9"/>
                        <wps:cNvSpPr>
                          <a:spLocks noChangeArrowheads="1"/>
                        </wps:cNvSpPr>
                        <wps:spPr bwMode="auto">
                          <a:xfrm>
                            <a:off x="6381" y="5030"/>
                            <a:ext cx="4140" cy="383"/>
                          </a:xfrm>
                          <a:prstGeom prst="rect">
                            <a:avLst/>
                          </a:prstGeom>
                          <a:solidFill>
                            <a:srgbClr val="FFFFFF"/>
                          </a:solidFill>
                          <a:ln w="6350">
                            <a:solidFill>
                              <a:srgbClr val="000000"/>
                            </a:solidFill>
                            <a:prstDash val="lgDash"/>
                            <a:miter lim="800000"/>
                            <a:headEnd/>
                            <a:tailEnd/>
                          </a:ln>
                        </wps:spPr>
                        <wps:txbx>
                          <w:txbxContent>
                            <w:p w14:paraId="2F12B67D"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wps:txbx>
                        <wps:bodyPr rot="0" vert="horz" wrap="square" lIns="91440" tIns="45720" rIns="91440" bIns="45720" anchor="t" anchorCtr="0" upright="1">
                          <a:noAutofit/>
                        </wps:bodyPr>
                      </wps:wsp>
                      <wps:wsp>
                        <wps:cNvPr id="218" name="Rectangle 10"/>
                        <wps:cNvSpPr>
                          <a:spLocks noChangeArrowheads="1"/>
                        </wps:cNvSpPr>
                        <wps:spPr bwMode="auto">
                          <a:xfrm>
                            <a:off x="6951" y="5553"/>
                            <a:ext cx="3570" cy="1685"/>
                          </a:xfrm>
                          <a:prstGeom prst="rect">
                            <a:avLst/>
                          </a:prstGeom>
                          <a:solidFill>
                            <a:srgbClr val="FFFFFF"/>
                          </a:solidFill>
                          <a:ln w="6350">
                            <a:solidFill>
                              <a:srgbClr val="000000"/>
                            </a:solidFill>
                            <a:prstDash val="lgDash"/>
                            <a:miter lim="800000"/>
                            <a:headEnd/>
                            <a:tailEnd/>
                          </a:ln>
                        </wps:spPr>
                        <wps:txbx>
                          <w:txbxContent>
                            <w:p w14:paraId="358012A3"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WebKit Ports</w:t>
                              </w:r>
                            </w:p>
                          </w:txbxContent>
                        </wps:txbx>
                        <wps:bodyPr rot="0" vert="horz" wrap="square" lIns="91440" tIns="45720" rIns="91440" bIns="45720" anchor="t" anchorCtr="0" upright="1">
                          <a:noAutofit/>
                        </wps:bodyPr>
                      </wps:wsp>
                      <wps:wsp>
                        <wps:cNvPr id="219" name="Rectangle 11"/>
                        <wps:cNvSpPr>
                          <a:spLocks noChangeArrowheads="1"/>
                        </wps:cNvSpPr>
                        <wps:spPr bwMode="auto">
                          <a:xfrm>
                            <a:off x="6996" y="6073"/>
                            <a:ext cx="1080" cy="383"/>
                          </a:xfrm>
                          <a:prstGeom prst="rect">
                            <a:avLst/>
                          </a:prstGeom>
                          <a:solidFill>
                            <a:srgbClr val="FFFFFF"/>
                          </a:solidFill>
                          <a:ln w="6350">
                            <a:solidFill>
                              <a:srgbClr val="000000"/>
                            </a:solidFill>
                            <a:prstDash val="lgDash"/>
                            <a:miter lim="800000"/>
                            <a:headEnd/>
                            <a:tailEnd/>
                          </a:ln>
                        </wps:spPr>
                        <wps:txbx>
                          <w:txbxContent>
                            <w:p w14:paraId="7E660776"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网络栈</w:t>
                              </w:r>
                            </w:p>
                          </w:txbxContent>
                        </wps:txbx>
                        <wps:bodyPr rot="0" vert="horz" wrap="square" lIns="91440" tIns="45720" rIns="91440" bIns="45720" anchor="t" anchorCtr="0" upright="1">
                          <a:noAutofit/>
                        </wps:bodyPr>
                      </wps:wsp>
                      <wps:wsp>
                        <wps:cNvPr id="220" name="Rectangle 12"/>
                        <wps:cNvSpPr>
                          <a:spLocks noChangeArrowheads="1"/>
                        </wps:cNvSpPr>
                        <wps:spPr bwMode="auto">
                          <a:xfrm>
                            <a:off x="8166" y="6073"/>
                            <a:ext cx="1080" cy="383"/>
                          </a:xfrm>
                          <a:prstGeom prst="rect">
                            <a:avLst/>
                          </a:prstGeom>
                          <a:solidFill>
                            <a:srgbClr val="FFFFFF"/>
                          </a:solidFill>
                          <a:ln w="6350">
                            <a:solidFill>
                              <a:srgbClr val="000000"/>
                            </a:solidFill>
                            <a:prstDash val="lgDash"/>
                            <a:miter lim="800000"/>
                            <a:headEnd/>
                            <a:tailEnd/>
                          </a:ln>
                        </wps:spPr>
                        <wps:txbx>
                          <w:txbxContent>
                            <w:p w14:paraId="4A50BA7F"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音视频</w:t>
                              </w:r>
                            </w:p>
                          </w:txbxContent>
                        </wps:txbx>
                        <wps:bodyPr rot="0" vert="horz" wrap="square" lIns="91440" tIns="45720" rIns="91440" bIns="45720" anchor="t" anchorCtr="0" upright="1">
                          <a:noAutofit/>
                        </wps:bodyPr>
                      </wps:wsp>
                      <wps:wsp>
                        <wps:cNvPr id="221" name="Rectangle 13"/>
                        <wps:cNvSpPr>
                          <a:spLocks noChangeArrowheads="1"/>
                        </wps:cNvSpPr>
                        <wps:spPr bwMode="auto">
                          <a:xfrm>
                            <a:off x="9366" y="6073"/>
                            <a:ext cx="1080" cy="383"/>
                          </a:xfrm>
                          <a:prstGeom prst="rect">
                            <a:avLst/>
                          </a:prstGeom>
                          <a:solidFill>
                            <a:srgbClr val="FFFFFF"/>
                          </a:solidFill>
                          <a:ln w="6350">
                            <a:solidFill>
                              <a:srgbClr val="000000"/>
                            </a:solidFill>
                            <a:prstDash val="lgDash"/>
                            <a:miter lim="800000"/>
                            <a:headEnd/>
                            <a:tailEnd/>
                          </a:ln>
                        </wps:spPr>
                        <wps:txbx>
                          <w:txbxContent>
                            <w:p w14:paraId="6B4E1F11"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文字</w:t>
                              </w:r>
                            </w:p>
                          </w:txbxContent>
                        </wps:txbx>
                        <wps:bodyPr rot="0" vert="horz" wrap="square" lIns="91440" tIns="45720" rIns="91440" bIns="45720" anchor="t" anchorCtr="0" upright="1">
                          <a:noAutofit/>
                        </wps:bodyPr>
                      </wps:wsp>
                      <wps:wsp>
                        <wps:cNvPr id="222" name="Rectangle 14"/>
                        <wps:cNvSpPr>
                          <a:spLocks noChangeArrowheads="1"/>
                        </wps:cNvSpPr>
                        <wps:spPr bwMode="auto">
                          <a:xfrm>
                            <a:off x="6996" y="6635"/>
                            <a:ext cx="1162" cy="383"/>
                          </a:xfrm>
                          <a:prstGeom prst="rect">
                            <a:avLst/>
                          </a:prstGeom>
                          <a:solidFill>
                            <a:srgbClr val="FFFFFF"/>
                          </a:solidFill>
                          <a:ln w="6350">
                            <a:solidFill>
                              <a:srgbClr val="000000"/>
                            </a:solidFill>
                            <a:prstDash val="lgDash"/>
                            <a:miter lim="800000"/>
                            <a:headEnd/>
                            <a:tailEnd/>
                          </a:ln>
                        </wps:spPr>
                        <wps:txbx>
                          <w:txbxContent>
                            <w:p w14:paraId="48FF993C"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硬件加速</w:t>
                              </w:r>
                            </w:p>
                          </w:txbxContent>
                        </wps:txbx>
                        <wps:bodyPr rot="0" vert="horz" wrap="square" lIns="91440" tIns="45720" rIns="91440" bIns="45720" anchor="t" anchorCtr="0" upright="1">
                          <a:noAutofit/>
                        </wps:bodyPr>
                      </wps:wsp>
                      <wps:wsp>
                        <wps:cNvPr id="223" name="Rectangle 15"/>
                        <wps:cNvSpPr>
                          <a:spLocks noChangeArrowheads="1"/>
                        </wps:cNvSpPr>
                        <wps:spPr bwMode="auto">
                          <a:xfrm>
                            <a:off x="8226" y="6635"/>
                            <a:ext cx="1162" cy="383"/>
                          </a:xfrm>
                          <a:prstGeom prst="rect">
                            <a:avLst/>
                          </a:prstGeom>
                          <a:solidFill>
                            <a:srgbClr val="FFFFFF"/>
                          </a:solidFill>
                          <a:ln w="6350">
                            <a:solidFill>
                              <a:srgbClr val="000000"/>
                            </a:solidFill>
                            <a:prstDash val="lgDash"/>
                            <a:miter lim="800000"/>
                            <a:headEnd/>
                            <a:tailEnd/>
                          </a:ln>
                        </wps:spPr>
                        <wps:txbx>
                          <w:txbxContent>
                            <w:p w14:paraId="5B7D1C91"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图片解码</w:t>
                              </w:r>
                            </w:p>
                          </w:txbxContent>
                        </wps:txbx>
                        <wps:bodyPr rot="0" vert="horz" wrap="square" lIns="91440" tIns="45720" rIns="91440" bIns="45720" anchor="t" anchorCtr="0" upright="1">
                          <a:noAutofit/>
                        </wps:bodyPr>
                      </wps:wsp>
                      <wps:wsp>
                        <wps:cNvPr id="288" name="Rectangle 16"/>
                        <wps:cNvSpPr>
                          <a:spLocks noChangeArrowheads="1"/>
                        </wps:cNvSpPr>
                        <wps:spPr bwMode="auto">
                          <a:xfrm>
                            <a:off x="9469" y="6635"/>
                            <a:ext cx="954" cy="383"/>
                          </a:xfrm>
                          <a:prstGeom prst="rect">
                            <a:avLst/>
                          </a:prstGeom>
                          <a:solidFill>
                            <a:srgbClr val="FFFFFF"/>
                          </a:solidFill>
                          <a:ln w="6350">
                            <a:solidFill>
                              <a:srgbClr val="000000"/>
                            </a:solidFill>
                            <a:prstDash val="lgDash"/>
                            <a:miter lim="800000"/>
                            <a:headEnd/>
                            <a:tailEnd/>
                          </a:ln>
                        </wps:spPr>
                        <wps:txbx>
                          <w:txbxContent>
                            <w:p w14:paraId="31C5A026"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89" name="Rectangle 17"/>
                        <wps:cNvSpPr>
                          <a:spLocks noChangeArrowheads="1"/>
                        </wps:cNvSpPr>
                        <wps:spPr bwMode="auto">
                          <a:xfrm rot="-5400000">
                            <a:off x="5586" y="6105"/>
                            <a:ext cx="1685" cy="582"/>
                          </a:xfrm>
                          <a:prstGeom prst="rect">
                            <a:avLst/>
                          </a:prstGeom>
                          <a:solidFill>
                            <a:srgbClr val="FFFFFF"/>
                          </a:solidFill>
                          <a:ln w="6350">
                            <a:solidFill>
                              <a:srgbClr val="000000"/>
                            </a:solidFill>
                            <a:prstDash val="lgDash"/>
                            <a:miter lim="800000"/>
                            <a:headEnd/>
                            <a:tailEnd/>
                          </a:ln>
                        </wps:spPr>
                        <wps:txbx>
                          <w:txbxContent>
                            <w:p w14:paraId="0BCED620"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JavaScriptCore</w:t>
                              </w:r>
                            </w:p>
                          </w:txbxContent>
                        </wps:txbx>
                        <wps:bodyPr rot="0" vert="eaVert" wrap="square" lIns="91440" tIns="45720" rIns="91440" bIns="45720" anchor="t" anchorCtr="0" upright="1">
                          <a:noAutofit/>
                        </wps:bodyPr>
                      </wps:wsp>
                      <wps:wsp>
                        <wps:cNvPr id="290" name="Rectangle 18"/>
                        <wps:cNvSpPr>
                          <a:spLocks noChangeArrowheads="1"/>
                        </wps:cNvSpPr>
                        <wps:spPr bwMode="auto">
                          <a:xfrm>
                            <a:off x="1986" y="6039"/>
                            <a:ext cx="764" cy="383"/>
                          </a:xfrm>
                          <a:prstGeom prst="rect">
                            <a:avLst/>
                          </a:prstGeom>
                          <a:solidFill>
                            <a:srgbClr val="FFFFFF"/>
                          </a:solidFill>
                          <a:ln w="6350">
                            <a:solidFill>
                              <a:srgbClr val="000000"/>
                            </a:solidFill>
                            <a:miter lim="800000"/>
                            <a:headEnd/>
                            <a:tailEnd/>
                          </a:ln>
                        </wps:spPr>
                        <wps:txbx>
                          <w:txbxContent>
                            <w:p w14:paraId="2FD19BC7"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291" name="Rectangle 19"/>
                        <wps:cNvSpPr>
                          <a:spLocks noChangeArrowheads="1"/>
                        </wps:cNvSpPr>
                        <wps:spPr bwMode="auto">
                          <a:xfrm>
                            <a:off x="2945" y="6039"/>
                            <a:ext cx="764" cy="383"/>
                          </a:xfrm>
                          <a:prstGeom prst="rect">
                            <a:avLst/>
                          </a:prstGeom>
                          <a:solidFill>
                            <a:srgbClr val="FFFFFF"/>
                          </a:solidFill>
                          <a:ln w="6350">
                            <a:solidFill>
                              <a:srgbClr val="000000"/>
                            </a:solidFill>
                            <a:miter lim="800000"/>
                            <a:headEnd/>
                            <a:tailEnd/>
                          </a:ln>
                        </wps:spPr>
                        <wps:txbx>
                          <w:txbxContent>
                            <w:p w14:paraId="3DF9C616"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SVG</w:t>
                              </w:r>
                            </w:p>
                          </w:txbxContent>
                        </wps:txbx>
                        <wps:bodyPr rot="0" vert="horz" wrap="square" lIns="91440" tIns="45720" rIns="91440" bIns="45720" anchor="t" anchorCtr="0" upright="1">
                          <a:noAutofit/>
                        </wps:bodyPr>
                      </wps:wsp>
                      <wps:wsp>
                        <wps:cNvPr id="292" name="Rectangle 20"/>
                        <wps:cNvSpPr>
                          <a:spLocks noChangeArrowheads="1"/>
                        </wps:cNvSpPr>
                        <wps:spPr bwMode="auto">
                          <a:xfrm>
                            <a:off x="3896" y="6039"/>
                            <a:ext cx="764" cy="383"/>
                          </a:xfrm>
                          <a:prstGeom prst="rect">
                            <a:avLst/>
                          </a:prstGeom>
                          <a:solidFill>
                            <a:srgbClr val="FFFFFF"/>
                          </a:solidFill>
                          <a:ln w="6350">
                            <a:solidFill>
                              <a:srgbClr val="000000"/>
                            </a:solidFill>
                            <a:miter lim="800000"/>
                            <a:headEnd/>
                            <a:tailEnd/>
                          </a:ln>
                        </wps:spPr>
                        <wps:txbx>
                          <w:txbxContent>
                            <w:p w14:paraId="1EE40ECA"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布局</w:t>
                              </w:r>
                            </w:p>
                          </w:txbxContent>
                        </wps:txbx>
                        <wps:bodyPr rot="0" vert="horz" wrap="square" lIns="91440" tIns="45720" rIns="91440" bIns="45720" anchor="t" anchorCtr="0" upright="1">
                          <a:noAutofit/>
                        </wps:bodyPr>
                      </wps:wsp>
                      <wps:wsp>
                        <wps:cNvPr id="293" name="Rectangle 21"/>
                        <wps:cNvSpPr>
                          <a:spLocks noChangeArrowheads="1"/>
                        </wps:cNvSpPr>
                        <wps:spPr bwMode="auto">
                          <a:xfrm>
                            <a:off x="4855" y="6039"/>
                            <a:ext cx="1067" cy="383"/>
                          </a:xfrm>
                          <a:prstGeom prst="rect">
                            <a:avLst/>
                          </a:prstGeom>
                          <a:solidFill>
                            <a:srgbClr val="FFFFFF"/>
                          </a:solidFill>
                          <a:ln w="6350">
                            <a:solidFill>
                              <a:srgbClr val="000000"/>
                            </a:solidFill>
                            <a:miter lim="800000"/>
                            <a:headEnd/>
                            <a:tailEnd/>
                          </a:ln>
                        </wps:spPr>
                        <wps:txbx>
                          <w:txbxContent>
                            <w:p w14:paraId="6B7205EE"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渲染树</w:t>
                              </w:r>
                            </w:p>
                          </w:txbxContent>
                        </wps:txbx>
                        <wps:bodyPr rot="0" vert="horz" wrap="square" lIns="91440" tIns="45720" rIns="91440" bIns="45720" anchor="t" anchorCtr="0" upright="1">
                          <a:noAutofit/>
                        </wps:bodyPr>
                      </wps:wsp>
                      <wps:wsp>
                        <wps:cNvPr id="294" name="Rectangle 22"/>
                        <wps:cNvSpPr>
                          <a:spLocks noChangeArrowheads="1"/>
                        </wps:cNvSpPr>
                        <wps:spPr bwMode="auto">
                          <a:xfrm>
                            <a:off x="1986" y="6662"/>
                            <a:ext cx="1004" cy="383"/>
                          </a:xfrm>
                          <a:prstGeom prst="rect">
                            <a:avLst/>
                          </a:prstGeom>
                          <a:solidFill>
                            <a:srgbClr val="FFFFFF"/>
                          </a:solidFill>
                          <a:ln w="6350">
                            <a:solidFill>
                              <a:srgbClr val="000000"/>
                            </a:solidFill>
                            <a:miter lim="800000"/>
                            <a:headEnd/>
                            <a:tailEnd/>
                          </a:ln>
                        </wps:spPr>
                        <wps:txbx>
                          <w:txbxContent>
                            <w:p w14:paraId="75FA0BF5"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HTML</w:t>
                              </w:r>
                            </w:p>
                          </w:txbxContent>
                        </wps:txbx>
                        <wps:bodyPr rot="0" vert="horz" wrap="square" lIns="91440" tIns="45720" rIns="91440" bIns="45720" anchor="t" anchorCtr="0" upright="1">
                          <a:noAutofit/>
                        </wps:bodyPr>
                      </wps:wsp>
                      <wps:wsp>
                        <wps:cNvPr id="295" name="Rectangle 23"/>
                        <wps:cNvSpPr>
                          <a:spLocks noChangeArrowheads="1"/>
                        </wps:cNvSpPr>
                        <wps:spPr bwMode="auto">
                          <a:xfrm>
                            <a:off x="3068" y="6681"/>
                            <a:ext cx="828" cy="383"/>
                          </a:xfrm>
                          <a:prstGeom prst="rect">
                            <a:avLst/>
                          </a:prstGeom>
                          <a:solidFill>
                            <a:srgbClr val="FFFFFF"/>
                          </a:solidFill>
                          <a:ln w="6350">
                            <a:solidFill>
                              <a:srgbClr val="000000"/>
                            </a:solidFill>
                            <a:miter lim="800000"/>
                            <a:headEnd/>
                            <a:tailEnd/>
                          </a:ln>
                        </wps:spPr>
                        <wps:txbx>
                          <w:txbxContent>
                            <w:p w14:paraId="4E807869"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DOM</w:t>
                              </w:r>
                            </w:p>
                          </w:txbxContent>
                        </wps:txbx>
                        <wps:bodyPr rot="0" vert="horz" wrap="square" lIns="91440" tIns="45720" rIns="91440" bIns="45720" anchor="t" anchorCtr="0" upright="1">
                          <a:noAutofit/>
                        </wps:bodyPr>
                      </wps:wsp>
                      <wps:wsp>
                        <wps:cNvPr id="296" name="Rectangle 24"/>
                        <wps:cNvSpPr>
                          <a:spLocks noChangeArrowheads="1"/>
                        </wps:cNvSpPr>
                        <wps:spPr bwMode="auto">
                          <a:xfrm>
                            <a:off x="3969" y="6681"/>
                            <a:ext cx="1101" cy="383"/>
                          </a:xfrm>
                          <a:prstGeom prst="rect">
                            <a:avLst/>
                          </a:prstGeom>
                          <a:solidFill>
                            <a:srgbClr val="FFFFFF"/>
                          </a:solidFill>
                          <a:ln w="6350">
                            <a:solidFill>
                              <a:srgbClr val="000000"/>
                            </a:solidFill>
                            <a:miter lim="800000"/>
                            <a:headEnd/>
                            <a:tailEnd/>
                          </a:ln>
                        </wps:spPr>
                        <wps:txbx>
                          <w:txbxContent>
                            <w:p w14:paraId="370C0401"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wps:txbx>
                        <wps:bodyPr rot="0" vert="horz" wrap="square" lIns="91440" tIns="45720" rIns="91440" bIns="45720" anchor="t" anchorCtr="0" upright="1">
                          <a:noAutofit/>
                        </wps:bodyPr>
                      </wps:wsp>
                      <wps:wsp>
                        <wps:cNvPr id="297" name="Rectangle 25"/>
                        <wps:cNvSpPr>
                          <a:spLocks noChangeArrowheads="1"/>
                        </wps:cNvSpPr>
                        <wps:spPr bwMode="auto">
                          <a:xfrm>
                            <a:off x="5158" y="6662"/>
                            <a:ext cx="764" cy="383"/>
                          </a:xfrm>
                          <a:prstGeom prst="rect">
                            <a:avLst/>
                          </a:prstGeom>
                          <a:solidFill>
                            <a:srgbClr val="FFFFFF"/>
                          </a:solidFill>
                          <a:ln w="6350">
                            <a:solidFill>
                              <a:srgbClr val="000000"/>
                            </a:solidFill>
                            <a:miter lim="800000"/>
                            <a:headEnd/>
                            <a:tailEnd/>
                          </a:ln>
                        </wps:spPr>
                        <wps:txbx>
                          <w:txbxContent>
                            <w:p w14:paraId="6D53C18A"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98" name="Rectangle 26"/>
                        <wps:cNvSpPr>
                          <a:spLocks noChangeArrowheads="1"/>
                        </wps:cNvSpPr>
                        <wps:spPr bwMode="auto">
                          <a:xfrm>
                            <a:off x="1701" y="8449"/>
                            <a:ext cx="1331" cy="383"/>
                          </a:xfrm>
                          <a:prstGeom prst="rect">
                            <a:avLst/>
                          </a:prstGeom>
                          <a:solidFill>
                            <a:srgbClr val="FFFFFF"/>
                          </a:solidFill>
                          <a:ln w="6350">
                            <a:solidFill>
                              <a:srgbClr val="000000"/>
                            </a:solidFill>
                            <a:prstDash val="lgDash"/>
                            <a:miter lim="800000"/>
                            <a:headEnd/>
                            <a:tailEnd/>
                          </a:ln>
                        </wps:spPr>
                        <wps:txbx>
                          <w:txbxContent>
                            <w:p w14:paraId="1DDA3D10" w14:textId="77777777"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14:paraId="586551CC"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299" name="Rectangle 27"/>
                        <wps:cNvSpPr>
                          <a:spLocks noChangeArrowheads="1"/>
                        </wps:cNvSpPr>
                        <wps:spPr bwMode="auto">
                          <a:xfrm>
                            <a:off x="3188" y="8449"/>
                            <a:ext cx="1331" cy="383"/>
                          </a:xfrm>
                          <a:prstGeom prst="rect">
                            <a:avLst/>
                          </a:prstGeom>
                          <a:solidFill>
                            <a:srgbClr val="FFFFFF"/>
                          </a:solidFill>
                          <a:ln w="6350">
                            <a:solidFill>
                              <a:srgbClr val="000000"/>
                            </a:solidFill>
                            <a:prstDash val="lgDash"/>
                            <a:miter lim="800000"/>
                            <a:headEnd/>
                            <a:tailEnd/>
                          </a:ln>
                        </wps:spPr>
                        <wps:txbx>
                          <w:txbxContent>
                            <w:p w14:paraId="116BDA59" w14:textId="77777777"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14:paraId="71A43104"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0" name="Rectangle 28"/>
                        <wps:cNvSpPr>
                          <a:spLocks noChangeArrowheads="1"/>
                        </wps:cNvSpPr>
                        <wps:spPr bwMode="auto">
                          <a:xfrm>
                            <a:off x="4747" y="8449"/>
                            <a:ext cx="1003" cy="383"/>
                          </a:xfrm>
                          <a:prstGeom prst="rect">
                            <a:avLst/>
                          </a:prstGeom>
                          <a:solidFill>
                            <a:srgbClr val="FFFFFF"/>
                          </a:solidFill>
                          <a:ln w="6350">
                            <a:solidFill>
                              <a:srgbClr val="000000"/>
                            </a:solidFill>
                            <a:prstDash val="lgDash"/>
                            <a:miter lim="800000"/>
                            <a:headEnd/>
                            <a:tailEnd/>
                          </a:ln>
                        </wps:spPr>
                        <wps:txbx>
                          <w:txbxContent>
                            <w:p w14:paraId="72C4C54B" w14:textId="77777777"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网络库</w:t>
                              </w:r>
                            </w:p>
                            <w:p w14:paraId="01D1C131"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1" name="Rectangle 29"/>
                        <wps:cNvSpPr>
                          <a:spLocks noChangeArrowheads="1"/>
                        </wps:cNvSpPr>
                        <wps:spPr bwMode="auto">
                          <a:xfrm>
                            <a:off x="5948" y="8449"/>
                            <a:ext cx="1003" cy="383"/>
                          </a:xfrm>
                          <a:prstGeom prst="rect">
                            <a:avLst/>
                          </a:prstGeom>
                          <a:solidFill>
                            <a:srgbClr val="FFFFFF"/>
                          </a:solidFill>
                          <a:ln w="6350">
                            <a:solidFill>
                              <a:srgbClr val="000000"/>
                            </a:solidFill>
                            <a:prstDash val="lgDash"/>
                            <a:miter lim="800000"/>
                            <a:headEnd/>
                            <a:tailEnd/>
                          </a:ln>
                        </wps:spPr>
                        <wps:txbx>
                          <w:txbxContent>
                            <w:p w14:paraId="311E1544" w14:textId="77777777"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存储</w:t>
                              </w:r>
                            </w:p>
                            <w:p w14:paraId="6A2292BD"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2" name="Rectangle 30"/>
                        <wps:cNvSpPr>
                          <a:spLocks noChangeArrowheads="1"/>
                        </wps:cNvSpPr>
                        <wps:spPr bwMode="auto">
                          <a:xfrm>
                            <a:off x="7163" y="8449"/>
                            <a:ext cx="1003" cy="383"/>
                          </a:xfrm>
                          <a:prstGeom prst="rect">
                            <a:avLst/>
                          </a:prstGeom>
                          <a:solidFill>
                            <a:srgbClr val="FFFFFF"/>
                          </a:solidFill>
                          <a:ln w="6350">
                            <a:solidFill>
                              <a:srgbClr val="000000"/>
                            </a:solidFill>
                            <a:prstDash val="lgDash"/>
                            <a:miter lim="800000"/>
                            <a:headEnd/>
                            <a:tailEnd/>
                          </a:ln>
                        </wps:spPr>
                        <wps:txbx>
                          <w:txbxContent>
                            <w:p w14:paraId="625CF233" w14:textId="77777777"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音频库</w:t>
                              </w:r>
                            </w:p>
                            <w:p w14:paraId="22C47A34"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3" name="Rectangle 31"/>
                        <wps:cNvSpPr>
                          <a:spLocks noChangeArrowheads="1"/>
                        </wps:cNvSpPr>
                        <wps:spPr bwMode="auto">
                          <a:xfrm>
                            <a:off x="8385" y="8449"/>
                            <a:ext cx="1084" cy="383"/>
                          </a:xfrm>
                          <a:prstGeom prst="rect">
                            <a:avLst/>
                          </a:prstGeom>
                          <a:solidFill>
                            <a:srgbClr val="FFFFFF"/>
                          </a:solidFill>
                          <a:ln w="6350">
                            <a:solidFill>
                              <a:srgbClr val="000000"/>
                            </a:solidFill>
                            <a:prstDash val="lgDash"/>
                            <a:miter lim="800000"/>
                            <a:headEnd/>
                            <a:tailEnd/>
                          </a:ln>
                        </wps:spPr>
                        <wps:txbx>
                          <w:txbxContent>
                            <w:p w14:paraId="5CB056A8" w14:textId="77777777"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视频库库</w:t>
                              </w:r>
                            </w:p>
                            <w:p w14:paraId="73F945B1"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4" name="Rectangle 32"/>
                        <wps:cNvSpPr>
                          <a:spLocks noChangeArrowheads="1"/>
                        </wps:cNvSpPr>
                        <wps:spPr bwMode="auto">
                          <a:xfrm>
                            <a:off x="9698" y="8449"/>
                            <a:ext cx="1003" cy="383"/>
                          </a:xfrm>
                          <a:prstGeom prst="rect">
                            <a:avLst/>
                          </a:prstGeom>
                          <a:solidFill>
                            <a:srgbClr val="FFFFFF"/>
                          </a:solidFill>
                          <a:ln w="6350">
                            <a:solidFill>
                              <a:srgbClr val="000000"/>
                            </a:solidFill>
                            <a:prstDash val="lgDash"/>
                            <a:miter lim="800000"/>
                            <a:headEnd/>
                            <a:tailEnd/>
                          </a:ln>
                        </wps:spPr>
                        <wps:txbx>
                          <w:txbxContent>
                            <w:p w14:paraId="66CBCFD5" w14:textId="77777777"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 . .</w:t>
                              </w:r>
                            </w:p>
                            <w:p w14:paraId="33F11E0F"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5" name="Rectangle 33"/>
                        <wps:cNvSpPr>
                          <a:spLocks noChangeArrowheads="1"/>
                        </wps:cNvSpPr>
                        <wps:spPr bwMode="auto">
                          <a:xfrm>
                            <a:off x="1701" y="8970"/>
                            <a:ext cx="9000" cy="505"/>
                          </a:xfrm>
                          <a:prstGeom prst="rect">
                            <a:avLst/>
                          </a:prstGeom>
                          <a:solidFill>
                            <a:srgbClr val="FFFFFF"/>
                          </a:solidFill>
                          <a:ln w="6350">
                            <a:solidFill>
                              <a:srgbClr val="000000"/>
                            </a:solidFill>
                            <a:prstDash val="lgDash"/>
                            <a:miter lim="800000"/>
                            <a:headEnd/>
                            <a:tailEnd/>
                          </a:ln>
                        </wps:spPr>
                        <wps:txbx>
                          <w:txbxContent>
                            <w:p w14:paraId="57F7ABA0" w14:textId="77777777" w:rsidR="00D14876" w:rsidRPr="00085499" w:rsidRDefault="00D14876" w:rsidP="00640AEE">
                              <w:pPr>
                                <w:spacing w:after="0"/>
                                <w:jc w:val="center"/>
                                <w:rPr>
                                  <w:sz w:val="21"/>
                                  <w:szCs w:val="21"/>
                                </w:rPr>
                              </w:pPr>
                              <w:r w:rsidRPr="00085499">
                                <w:rPr>
                                  <w:rFonts w:hint="eastAsia"/>
                                  <w:sz w:val="21"/>
                                  <w:szCs w:val="21"/>
                                </w:rPr>
                                <w:t>操作系统</w:t>
                              </w:r>
                            </w:p>
                          </w:txbxContent>
                        </wps:txbx>
                        <wps:bodyPr rot="0" vert="horz" wrap="square" lIns="91440" tIns="45720" rIns="91440" bIns="45720" anchor="t" anchorCtr="0" upright="1">
                          <a:noAutofit/>
                        </wps:bodyPr>
                      </wps:wsp>
                    </wpg:wgp>
                  </a:graphicData>
                </a:graphic>
              </wp:inline>
            </w:drawing>
          </mc:Choice>
          <mc:Fallback>
            <w:pict>
              <v:group id="组 2" o:spid="_x0000_s1141" style="width:450pt;height:281.7pt;mso-position-horizontal-relative:char;mso-position-vertical-relative:line" coordorigin="1701,3939" coordsize="9000,563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">
                <o:lock v:ext="edit" aspectratio="t"/>
                <v:rect id="AutoShape 3" o:spid="_x0000_s1142" style="position:absolute;left:1701;top:3939;width:9000;height:56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hWQZxQAA&#10;ANwAAAAPAAAAZHJzL2Rvd25yZXYueG1sRI9Ba8JAFITvhf6H5RW8FN3UQikxGylCMYggjdXzI/tM&#10;QrNvY3ZN4r/vCoLHYWa+YZLlaBrRU+dqywreZhEI4sLqmksFv/vv6ScI55E1NpZJwZUcLNPnpwRj&#10;bQf+oT73pQgQdjEqqLxvYyldUZFBN7MtcfBOtjPog+xKqTscAtw0ch5FH9JgzWGhwpZWFRV/+cUo&#10;GIpdf9xv13L3eswsn7PzKj9slJq8jF8LEJ5G/wjf25lWMI/e4XYmHAGZ/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WFZBnFAAAA3AAAAA8AAAAAAAAAAAAAAAAAlwIAAGRycy9k&#10;b3ducmV2LnhtbFBLBQYAAAAABAAEAPUAAACJAwAAAAA=&#10;" filled="f" stroked="f">
                  <o:lock v:ext="edit" aspectratio="t" text="t"/>
                </v:rect>
                <v:rect id="Rectangle 4" o:spid="_x0000_s1143" style="position:absolute;left:1701;top:4343;width:9000;height:38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zribwwAA&#10;ANwAAAAPAAAAZHJzL2Rvd25yZXYueG1sRI9Ra8IwFIXfhf2HcAe+yEzXipPOKDIY7GlQ9QdcmmtT&#10;ltyUJtrs35vBwMfDOec7nO0+OStuNIbes4LXZQGCuPW6507B+fT5sgERIrJG65kU/FKA/e5ptsVa&#10;+4kbuh1jJzKEQ40KTIxDLWVoDTkMSz8QZ+/iR4cxy7GTesQpw52VZVGspcOe84LBgT4MtT/Hq1Ow&#10;CDY503RV2byl8+E62ar6tkrNn9PhHUSkFB/h//aXVlAWK/g7k4+A3N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zribwwAAANwAAAAPAAAAAAAAAAAAAAAAAJcCAABkcnMvZG93&#10;bnJldi54bWxQSwUGAAAAAAQABAD1AAAAhwMAAAAA&#10;" filled="f" strokeweight=".5pt">
                  <v:textbox>
                    <w:txbxContent>
                      <w:p w14:paraId="7E45A0A7" w14:textId="77777777" w:rsidR="00D14876" w:rsidRDefault="00D14876" w:rsidP="00640AEE">
                        <w:pPr>
                          <w:jc w:val="center"/>
                          <w:rPr>
                            <w:szCs w:val="21"/>
                          </w:rPr>
                        </w:pPr>
                      </w:p>
                      <w:p w14:paraId="50312F69" w14:textId="77777777" w:rsidR="00D14876" w:rsidRDefault="00D14876" w:rsidP="00640AEE">
                        <w:pPr>
                          <w:jc w:val="center"/>
                          <w:rPr>
                            <w:szCs w:val="21"/>
                          </w:rPr>
                        </w:pPr>
                      </w:p>
                      <w:p w14:paraId="09F4BC05" w14:textId="77777777" w:rsidR="00D14876" w:rsidRDefault="00D14876" w:rsidP="00640AEE">
                        <w:pPr>
                          <w:jc w:val="center"/>
                          <w:rPr>
                            <w:szCs w:val="21"/>
                          </w:rPr>
                        </w:pPr>
                      </w:p>
                      <w:p w14:paraId="0CDDBC60" w14:textId="77777777" w:rsidR="00D14876" w:rsidRDefault="00D14876" w:rsidP="00640AEE">
                        <w:pPr>
                          <w:jc w:val="center"/>
                          <w:rPr>
                            <w:szCs w:val="21"/>
                          </w:rPr>
                        </w:pPr>
                      </w:p>
                      <w:p w14:paraId="319056F6" w14:textId="77777777" w:rsidR="00D14876" w:rsidRDefault="00D14876" w:rsidP="00640AEE">
                        <w:pPr>
                          <w:jc w:val="center"/>
                          <w:rPr>
                            <w:szCs w:val="21"/>
                          </w:rPr>
                        </w:pPr>
                      </w:p>
                      <w:p w14:paraId="0964FC07" w14:textId="77777777" w:rsidR="00D14876" w:rsidRDefault="00D14876" w:rsidP="00640AEE">
                        <w:pPr>
                          <w:jc w:val="center"/>
                          <w:rPr>
                            <w:szCs w:val="21"/>
                          </w:rPr>
                        </w:pPr>
                      </w:p>
                      <w:p w14:paraId="02255829" w14:textId="77777777" w:rsidR="00D14876" w:rsidRDefault="00D14876" w:rsidP="00640AEE">
                        <w:pPr>
                          <w:spacing w:line="240" w:lineRule="auto"/>
                          <w:jc w:val="center"/>
                          <w:rPr>
                            <w:sz w:val="21"/>
                            <w:szCs w:val="21"/>
                          </w:rPr>
                        </w:pPr>
                        <w:r w:rsidRPr="000D30D0">
                          <w:rPr>
                            <w:rFonts w:hint="eastAsia"/>
                            <w:sz w:val="21"/>
                            <w:szCs w:val="21"/>
                          </w:rPr>
                          <w:t>WebKit</w:t>
                        </w:r>
                      </w:p>
                    </w:txbxContent>
                  </v:textbox>
                </v:rect>
                <v:rect id="Rectangle 5" o:spid="_x0000_s1144" style="position:absolute;left:1881;top:5553;width:4140;height:1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YI3ewwAA&#10;ANwAAAAPAAAAZHJzL2Rvd25yZXYueG1sRI/NasMwEITvgb6D2EIuoZF/IC1ulBAKhZwCTvIAi7W1&#10;TKWVsZRYffsqUOhxmJlvmO0+OSvuNIXBs4JyXYAg7rweuFdwvXy+vIEIEVmj9UwKfijAfve02GKj&#10;/cwt3c+xFxnCoUEFJsaxkTJ0hhyGtR+Js/flJ4cxy6mXesI5w52VVVFspMOB84LBkT4Mdd/nm1Ow&#10;CjY50/Z11b6m6+E227o+WaWWz+nwDiJSiv/hv/ZRK6jKEh5n8hGQu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YI3ewwAAANwAAAAPAAAAAAAAAAAAAAAAAJcCAABkcnMvZG93&#10;bnJldi54bWxQSwUGAAAAAAQABAD1AAAAhwMAAAAA&#10;" filled="f" strokeweight=".5pt">
                  <v:textbox>
                    <w:txbxContent>
                      <w:p w14:paraId="2786F017"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WebCore</w:t>
                        </w:r>
                      </w:p>
                    </w:txbxContent>
                  </v:textbox>
                </v:rect>
                <v:rect id="Rectangle 6" o:spid="_x0000_s1145" style="position:absolute;left:1881;top:4490;width:4140;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IaO/xAAA&#10;ANwAAAAPAAAAZHJzL2Rvd25yZXYueG1sRI9Ba8JAFITvBf/D8gRvdRNti0ZXkZRC6aEQ9eDxkX0m&#10;0ezbsLtN0n/fLRR6HGbmG2a7H00renK+sawgnScgiEurG64UnE9vjysQPiBrbC2Tgm/ysN9NHraY&#10;aTtwQf0xVCJC2GeooA6hy6T0ZU0G/dx2xNG7WmcwROkqqR0OEW5auUiSF2mw4bhQY0d5TeX9+GUU&#10;tNW6efXSPWPxcbvkSyaZmk+lZtPxsAERaAz/4b/2u1awSJ/g90w8AnL3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yGjv8QAAADcAAAADwAAAAAAAAAAAAAAAACXAgAAZHJzL2Rv&#10;d25yZXYueG1sUEsFBgAAAAAEAAQA9QAAAIgDAAAAAA==&#10;" strokeweight=".5pt">
                  <v:stroke dashstyle="longDash"/>
                  <v:textbox>
                    <w:txbxContent>
                      <w:p w14:paraId="12B823DB"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7" o:spid="_x0000_s1146" style="position:absolute;left:6381;top:4490;width:4140;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bQYkwgAA&#10;ANwAAAAPAAAAZHJzL2Rvd25yZXYueG1sRI9Bi8IwFITvgv8hPMGbplWUtRpFXATZg2DXg8dH82yr&#10;zUtJstr995sFweMwM98wq01nGvEg52vLCtJxAoK4sLrmUsH5ez/6AOEDssbGMin4JQ+bdb+3wkzb&#10;J5/okYdSRAj7DBVUIbSZlL6oyKAf25Y4elfrDIYoXSm1w2eEm0ZOkmQuDdYcFypsaVdRcc9/jIKm&#10;XNSfXroZnr5ul92USabmqNRw0G2XIAJ14R1+tQ9awSSdwf+ZeATk+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tBiTCAAAA3AAAAA8AAAAAAAAAAAAAAAAAlwIAAGRycy9kb3du&#10;cmV2LnhtbFBLBQYAAAAABAAEAPUAAACGAwAAAAA=&#10;" strokeweight=".5pt">
                  <v:stroke dashstyle="longDash"/>
                  <v:textbox>
                    <w:txbxContent>
                      <w:p w14:paraId="017A4C02"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v:textbox>
                </v:rect>
                <v:rect id="Rectangle 8" o:spid="_x0000_s1147" style="position:absolute;left:1881;top:5030;width:4140;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v5hTwgAA&#10;ANwAAAAPAAAAZHJzL2Rvd25yZXYueG1sRI9Bi8IwFITvgv8hPMGbplVW1moUUQTZw4JdDx4fzbOt&#10;Ni8lidr995sFweMwM98wy3VnGvEg52vLCtJxAoK4sLrmUsHpZz/6BOEDssbGMin4JQ/rVb+3xEzb&#10;Jx/pkYdSRAj7DBVUIbSZlL6oyKAf25Y4ehfrDIYoXSm1w2eEm0ZOkmQmDdYcFypsaVtRccvvRkFT&#10;zuudl+4Dj1/X83bKJFPzrdRw0G0WIAJ14R1+tQ9awSSdwf+ZeATk6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C/mFPCAAAA3AAAAA8AAAAAAAAAAAAAAAAAlwIAAGRycy9kb3du&#10;cmV2LnhtbFBLBQYAAAAABAAEAPUAAACGAwAAAAA=&#10;" strokeweight=".5pt">
                  <v:stroke dashstyle="longDash"/>
                  <v:textbox>
                    <w:txbxContent>
                      <w:p w14:paraId="05CC7319"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v:textbox>
                </v:rect>
                <v:rect id="Rectangle 9" o:spid="_x0000_s1148" style="position:absolute;left:6381;top:5030;width:4140;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z3IxAAA&#10;ANwAAAAPAAAAZHJzL2Rvd25yZXYueG1sRI9Ba8JAFITvBf/D8gRvdROlrUZXkZRC6aEQ9eDxkX0m&#10;0ezbsLtN0n/fLRR6HGbmG2a7H00renK+sawgnScgiEurG64UnE9vjysQPiBrbC2Tgm/ysN9NHraY&#10;aTtwQf0xVCJC2GeooA6hy6T0ZU0G/dx2xNG7WmcwROkqqR0OEW5auUiSZ2mw4bhQY0d5TeX9+GUU&#10;tNW6efXSPWHxcbvkSyaZmk+lZtPxsAERaAz/4b/2u1awSF/g90w8AnL3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M9yMQAAADcAAAADwAAAAAAAAAAAAAAAACXAgAAZHJzL2Rv&#10;d25yZXYueG1sUEsFBgAAAAAEAAQA9QAAAIgDAAAAAA==&#10;" strokeweight=".5pt">
                  <v:stroke dashstyle="longDash"/>
                  <v:textbox>
                    <w:txbxContent>
                      <w:p w14:paraId="2F12B67D"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v:textbox>
                </v:rect>
                <v:rect id="Rectangle 10" o:spid="_x0000_s1149" style="position:absolute;left:6951;top:5553;width:3570;height:1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bKm6wQAA&#10;ANwAAAAPAAAAZHJzL2Rvd25yZXYueG1sRE/Pa8IwFL4L+x/CG+ymaTsUrcYylMHwIFQ9eHw0b223&#10;5qUk0Xb//XIQPH58vzfFaDpxJ+dbywrSWQKCuLK65VrB5fw5XYLwAVljZ5kU/JGHYvsy2WCu7cAl&#10;3U+hFjGEfY4KmhD6XEpfNWTQz2xPHLlv6wyGCF0ttcMhhptOZkmykAZbjg0N9rRrqPo93YyCrl61&#10;ey/dHMvDz3X3ziRTc1Tq7XX8WIMINIan+OH+0gqyNK6NZ+IRkN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ypusEAAADcAAAADwAAAAAAAAAAAAAAAACXAgAAZHJzL2Rvd25y&#10;ZXYueG1sUEsFBgAAAAAEAAQA9QAAAIUDAAAAAA==&#10;" strokeweight=".5pt">
                  <v:stroke dashstyle="longDash"/>
                  <v:textbox>
                    <w:txbxContent>
                      <w:p w14:paraId="358012A3"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WebKit Ports</w:t>
                        </w:r>
                      </w:p>
                    </w:txbxContent>
                  </v:textbox>
                </v:rect>
                <v:rect id="Rectangle 11" o:spid="_x0000_s1150" style="position:absolute;left:6996;top:6073;width:1080;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IAwhwgAA&#10;ANwAAAAPAAAAZHJzL2Rvd25yZXYueG1sRI9Bi8IwFITvgv8hPMGbplV20WoUUQTZw4LVg8dH82yr&#10;zUtJotZ/v1lY2OMwM98wy3VnGvEk52vLCtJxAoK4sLrmUsH5tB/NQPiArLGxTAre5GG96veWmGn7&#10;4iM981CKCGGfoYIqhDaT0hcVGfRj2xJH72qdwRClK6V2+Ipw08hJknxKgzXHhQpb2lZU3POHUdCU&#10;83rnpfvA49ftsp0yydR8KzUcdJsFiEBd+A//tQ9awSSdw++ZeATk6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EgDCHCAAAA3AAAAA8AAAAAAAAAAAAAAAAAlwIAAGRycy9kb3du&#10;cmV2LnhtbFBLBQYAAAAABAAEAPUAAACGAwAAAAA=&#10;" strokeweight=".5pt">
                  <v:stroke dashstyle="longDash"/>
                  <v:textbox>
                    <w:txbxContent>
                      <w:p w14:paraId="7E660776"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网络栈</w:t>
                        </w:r>
                      </w:p>
                    </w:txbxContent>
                  </v:textbox>
                </v:rect>
                <v:rect id="Rectangle 12" o:spid="_x0000_s1151" style="position:absolute;left:8166;top:6073;width:1080;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m8BwAAA&#10;ANwAAAAPAAAAZHJzL2Rvd25yZXYueG1sRE/LisIwFN0L8w/hDrjTtB0UrY0yKAPiQvCxcHlp7rSd&#10;aW5KErX+vVkILg/nXax604obOd9YVpCOExDEpdUNVwrOp5/RDIQPyBpby6TgQR5Wy49Bgbm2dz7Q&#10;7RgqEUPY56igDqHLpfRlTQb92HbEkfu1zmCI0FVSO7zHcNPKLEmm0mDDsaHGjtY1lf/Hq1HQVvNm&#10;46Wb4GH3d1l/McnU7JUafvbfCxCB+vAWv9xbrSDL4vx4Jh4BuXw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dm8BwAAAANwAAAAPAAAAAAAAAAAAAAAAAJcCAABkcnMvZG93bnJl&#10;di54bWxQSwUGAAAAAAQABAD1AAAAhAMAAAAA&#10;" strokeweight=".5pt">
                  <v:stroke dashstyle="longDash"/>
                  <v:textbox>
                    <w:txbxContent>
                      <w:p w14:paraId="4A50BA7F"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音视频</w:t>
                        </w:r>
                      </w:p>
                    </w:txbxContent>
                  </v:textbox>
                </v:rect>
                <v:rect id="Rectangle 13" o:spid="_x0000_s1152" style="position:absolute;left:9366;top:6073;width:1080;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OsqawwAA&#10;ANwAAAAPAAAAZHJzL2Rvd25yZXYueG1sRI9Pi8IwFMTvwn6H8Bb2pmm7KG41iigL4kHwz2GPj+bZ&#10;VpuXkmS1fnsjCB6HmfkNM513phFXcr62rCAdJCCIC6trLhUcD7/9MQgfkDU2lknBnTzMZx+9Keba&#10;3nhH130oRYSwz1FBFUKbS+mLigz6gW2Jo3eyzmCI0pVSO7xFuGlkliQjabDmuFBhS8uKisv+3yho&#10;yp965aUb4m5z/lt+M8nUbJX6+uwWExCBuvAOv9prrSDLUnieiUdA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OsqawwAAANwAAAAPAAAAAAAAAAAAAAAAAJcCAABkcnMvZG93&#10;bnJldi54bWxQSwUGAAAAAAQABAD1AAAAhwMAAAAA&#10;" strokeweight=".5pt">
                  <v:stroke dashstyle="longDash"/>
                  <v:textbox>
                    <w:txbxContent>
                      <w:p w14:paraId="6B4E1F11"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文字</w:t>
                        </w:r>
                      </w:p>
                    </w:txbxContent>
                  </v:textbox>
                </v:rect>
                <v:rect id="Rectangle 14" o:spid="_x0000_s1153" style="position:absolute;left:6996;top:6635;width:1162;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6FTtwgAA&#10;ANwAAAAPAAAAZHJzL2Rvd25yZXYueG1sRI9Bi8IwFITvgv8hPGFvmtpF2a1GEUUQD4J1D3t8NM+2&#10;u81LSaLWf28EweMwM98w82VnGnEl52vLCsajBARxYXXNpYKf03b4BcIHZI2NZVJwJw/LRb83x0zb&#10;Gx/pmodSRAj7DBVUIbSZlL6oyKAf2ZY4emfrDIYoXSm1w1uEm0amSTKVBmuOCxW2tK6o+M8vRkFT&#10;ftcbL90Ej/u/3/Unkxybg1Ifg241AxGoC+/wq73TCtI0heeZeATk4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HoVO3CAAAA3AAAAA8AAAAAAAAAAAAAAAAAlwIAAGRycy9kb3du&#10;cmV2LnhtbFBLBQYAAAAABAAEAPUAAACGAwAAAAA=&#10;" strokeweight=".5pt">
                  <v:stroke dashstyle="longDash"/>
                  <v:textbox>
                    <w:txbxContent>
                      <w:p w14:paraId="48FF993C"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硬件加速</w:t>
                        </w:r>
                      </w:p>
                    </w:txbxContent>
                  </v:textbox>
                </v:rect>
                <v:rect id="Rectangle 15" o:spid="_x0000_s1154" style="position:absolute;left:8226;top:6635;width:1162;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pPF2wgAA&#10;ANwAAAAPAAAAZHJzL2Rvd25yZXYueG1sRI9Bi8IwFITvC/6H8ARva2pFWatRxEUQD4KuB4+P5tlW&#10;m5eSZLX+eyMIHoeZ+YaZLVpTixs5X1lWMOgnIIhzqysuFBz/1t8/IHxA1lhbJgUP8rCYd75mmGl7&#10;5z3dDqEQEcI+QwVlCE0mpc9LMuj7tiGO3tk6gyFKV0jt8B7hppZpkoylwYrjQokNrUrKr4d/o6Au&#10;JtWvl26E++3ltBoyyYHZKdXrtsspiEBt+ITf7Y1WkKZDeJ2JR0DO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6k8XbCAAAA3AAAAA8AAAAAAAAAAAAAAAAAlwIAAGRycy9kb3du&#10;cmV2LnhtbFBLBQYAAAAABAAEAPUAAACGAwAAAAA=&#10;" strokeweight=".5pt">
                  <v:stroke dashstyle="longDash"/>
                  <v:textbox>
                    <w:txbxContent>
                      <w:p w14:paraId="5B7D1C91"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图片解码</w:t>
                        </w:r>
                      </w:p>
                    </w:txbxContent>
                  </v:textbox>
                </v:rect>
                <v:rect id="Rectangle 16" o:spid="_x0000_s1155" style="position:absolute;left:9469;top:6635;width:954;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Zjw9wAAA&#10;ANwAAAAPAAAAZHJzL2Rvd25yZXYueG1sRE9Ni8IwEL0L/ocwwt40raJobRRxERYPC1YPHodmbKvN&#10;pCRZ7f77zWHB4+N959vetOJJzjeWFaSTBARxaXXDlYLL+TBegvABWWNrmRT8koftZjjIMdP2xSd6&#10;FqESMYR9hgrqELpMSl/WZNBPbEccuZt1BkOErpLa4SuGm1ZOk2QhDTYcG2rsaF9T+Sh+jIK2WjWf&#10;Xro5no73637GJFPzrdTHqN+tQQTqw1v87/7SCqbLuDaeiUdAbv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mZjw9wAAAANwAAAAPAAAAAAAAAAAAAAAAAJcCAABkcnMvZG93bnJl&#10;di54bWxQSwUGAAAAAAQABAD1AAAAhAMAAAAA&#10;" strokeweight=".5pt">
                  <v:stroke dashstyle="longDash"/>
                  <v:textbox>
                    <w:txbxContent>
                      <w:p w14:paraId="31C5A026"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17" o:spid="_x0000_s1156" style="position:absolute;left:5586;top:6105;width:1685;height:582;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mwF8xgAA&#10;ANwAAAAPAAAAZHJzL2Rvd25yZXYueG1sRI9Ba8JAFITvhf6H5RW81Y2CxUZXEUtLe6i0Kp6f2WcS&#10;u/s2ZJ8m/ffdQqHHYWa+YebL3jt1pTbWgQ2Mhhko4iLYmksD+93z/RRUFGSLLjAZ+KYIy8XtzRxz&#10;Gzr+pOtWSpUgHHM0UIk0udaxqMhjHIaGOHmn0HqUJNtS2xa7BPdOj7PsQXusOS1U2NC6ouJre/EG&#10;dCa7zebcPR3Xhzd3mby8f7hajBnc9asZKKFe/sN/7VdrYDx9hN8z6Qjox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8mwF8xgAAANwAAAAPAAAAAAAAAAAAAAAAAJcCAABkcnMv&#10;ZG93bnJldi54bWxQSwUGAAAAAAQABAD1AAAAigMAAAAA&#10;" strokeweight=".5pt">
                  <v:stroke dashstyle="longDash"/>
                  <v:textbox style="layout-flow:vertical-ideographic">
                    <w:txbxContent>
                      <w:p w14:paraId="0BCED620"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JavaScriptCore</w:t>
                        </w:r>
                      </w:p>
                    </w:txbxContent>
                  </v:textbox>
                </v:rect>
                <v:rect id="Rectangle 18" o:spid="_x0000_s1157" style="position:absolute;left:1986;top:6039;width:764;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q17uwQAA&#10;ANwAAAAPAAAAZHJzL2Rvd25yZXYueG1sRE/Pa8IwFL4L+x/CE3bT1A5kdkbpioOBp6ng9a15ttXm&#10;pSSxVv96cxjs+PH9Xq4H04qenG8sK5hNExDEpdUNVwoO+6/JOwgfkDW2lknBnTysVy+jJWba3viH&#10;+l2oRAxhn6GCOoQuk9KXNRn0U9sRR+5kncEQoaukdniL4aaVaZLMpcGGY0ONHRU1lZfd1Siw58/N&#10;scmPRbd18s08HjL8lielXsdD/gEi0BD+xX/ub60gXcT58Uw8AnL1B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te7sEAAADcAAAADwAAAAAAAAAAAAAAAACXAgAAZHJzL2Rvd25y&#10;ZXYueG1sUEsFBgAAAAAEAAQA9QAAAIUDAAAAAA==&#10;" strokeweight=".5pt">
                  <v:textbox>
                    <w:txbxContent>
                      <w:p w14:paraId="2FD19BC7"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CSS</w:t>
                        </w:r>
                      </w:p>
                    </w:txbxContent>
                  </v:textbox>
                </v:rect>
                <v:rect id="Rectangle 19" o:spid="_x0000_s1158" style="position:absolute;left:2945;top:6039;width:764;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5/t1wwAA&#10;ANwAAAAPAAAAZHJzL2Rvd25yZXYueG1sRI9Bi8IwFITvC/6H8ARv21QFWatRVFwQPK0KXp/Ns602&#10;LyXJavXXbwRhj8PMfMNM562pxY2crywr6CcpCOLc6ooLBYf99+cXCB+QNdaWScGDPMxnnY8pZtre&#10;+Yduu1CICGGfoYIyhCaT0uclGfSJbYijd7bOYIjSFVI7vEe4qeUgTUfSYMVxocSGViXl192vUWAv&#10;y/WxWhxXzdbJoXk+ZTjlZ6V63XYxARGoDf/hd3ujFQzGfXidiUdAz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5/t1wwAAANwAAAAPAAAAAAAAAAAAAAAAAJcCAABkcnMvZG93&#10;bnJldi54bWxQSwUGAAAAAAQABAD1AAAAhwMAAAAA&#10;" strokeweight=".5pt">
                  <v:textbox>
                    <w:txbxContent>
                      <w:p w14:paraId="3DF9C616"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SVG</w:t>
                        </w:r>
                      </w:p>
                    </w:txbxContent>
                  </v:textbox>
                </v:rect>
                <v:rect id="Rectangle 20" o:spid="_x0000_s1159" style="position:absolute;left:3896;top:6039;width:764;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NWUCxQAA&#10;ANwAAAAPAAAAZHJzL2Rvd25yZXYueG1sRI9Pa8JAFMTvhX6H5RV6040piMZsgoqFgqfagtdn9uWP&#10;Zt+G3a2mfvpuodDjMDO/YfJyNL24kvOdZQWzaQKCuLK640bB58frZAHCB2SNvWVS8E0eyuLxIcdM&#10;2xu/0/UQGhEh7DNU0IYwZFL6qiWDfmoH4ujV1hkMUbpGaoe3CDe9TJNkLg12HBdaHGjbUnU5fBkF&#10;9rzZHbv1cTvsnXwx97sMp6pW6vlpXK9ABBrDf/iv/aYVpMsUfs/EIyC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I1ZQLFAAAA3AAAAA8AAAAAAAAAAAAAAAAAlwIAAGRycy9k&#10;b3ducmV2LnhtbFBLBQYAAAAABAAEAPUAAACJAwAAAAA=&#10;" strokeweight=".5pt">
                  <v:textbox>
                    <w:txbxContent>
                      <w:p w14:paraId="1EE40ECA"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布局</w:t>
                        </w:r>
                      </w:p>
                    </w:txbxContent>
                  </v:textbox>
                </v:rect>
                <v:rect id="Rectangle 21" o:spid="_x0000_s1160" style="position:absolute;left:4855;top:6039;width:1067;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ecCZxQAA&#10;ANwAAAAPAAAAZHJzL2Rvd25yZXYueG1sRI9Pa8JAFMTvgt9heYXezKYKYlM3IUoLBU9qwetr9uVP&#10;m30bdrea+undQsHjMDO/YdbFaHpxJuc7ywqekhQEcWV1x42Cj+PbbAXCB2SNvWVS8Eseinw6WWOm&#10;7YX3dD6ERkQI+wwVtCEMmZS+asmgT+xAHL3aOoMhStdI7fAS4aaX8zRdSoMdx4UWB9q2VH0ffowC&#10;+7V5PXXlaTvsnFyY61WGz6pW6vFhLF9ABBrDPfzfftcK5s8L+DsTj4DM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15wJnFAAAA3AAAAA8AAAAAAAAAAAAAAAAAlwIAAGRycy9k&#10;b3ducmV2LnhtbFBLBQYAAAAABAAEAPUAAACJAwAAAAA=&#10;" strokeweight=".5pt">
                  <v:textbox>
                    <w:txbxContent>
                      <w:p w14:paraId="6B7205EE"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渲染树</w:t>
                        </w:r>
                      </w:p>
                    </w:txbxContent>
                  </v:textbox>
                </v:rect>
                <v:rect id="Rectangle 22" o:spid="_x0000_s1161" style="position:absolute;left:1986;top:6662;width:1004;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kFjtwwAA&#10;ANwAAAAPAAAAZHJzL2Rvd25yZXYueG1sRI9Bi8IwFITvgv8hPMGbpuoiWo2isgsLnlYFr8/m2Vab&#10;l5JkteuvNwuCx2FmvmHmy8ZU4kbOl5YVDPoJCOLM6pJzBYf9V28CwgdkjZVlUvBHHpaLdmuOqbZ3&#10;/qHbLuQiQtinqKAIoU6l9FlBBn3f1sTRO1tnMETpcqkd3iPcVHKYJGNpsOS4UGBNm4Ky6+7XKLCX&#10;9eexXB039dbJkXk8ZDhlZ6W6nWY1AxGoCe/wq/2tFQynH/B/Jh4BuXg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kFjtwwAAANwAAAAPAAAAAAAAAAAAAAAAAJcCAABkcnMvZG93&#10;bnJldi54bWxQSwUGAAAAAAQABAD1AAAAhwMAAAAA&#10;" strokeweight=".5pt">
                  <v:textbox>
                    <w:txbxContent>
                      <w:p w14:paraId="75FA0BF5"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HTML</w:t>
                        </w:r>
                      </w:p>
                    </w:txbxContent>
                  </v:textbox>
                </v:rect>
                <v:rect id="Rectangle 23" o:spid="_x0000_s1162" style="position:absolute;left:3068;top:6681;width:828;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3P12wwAA&#10;ANwAAAAPAAAAZHJzL2Rvd25yZXYueG1sRI9Bi8IwFITvgv8hPMGbpiorWo2isgsLnlYFr8/m2Vab&#10;l5JkteuvNwuCx2FmvmHmy8ZU4kbOl5YVDPoJCOLM6pJzBYf9V28CwgdkjZVlUvBHHpaLdmuOqbZ3&#10;/qHbLuQiQtinqKAIoU6l9FlBBn3f1sTRO1tnMETpcqkd3iPcVHKYJGNpsOS4UGBNm4Ky6+7XKLCX&#10;9eexXB039dbJkXk8ZDhlZ6W6nWY1AxGoCe/wq/2tFQynH/B/Jh4BuXg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3P12wwAAANwAAAAPAAAAAAAAAAAAAAAAAJcCAABkcnMvZG93&#10;bnJldi54bWxQSwUGAAAAAAQABAD1AAAAhwMAAAAA&#10;" strokeweight=".5pt">
                  <v:textbox>
                    <w:txbxContent>
                      <w:p w14:paraId="4E807869"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DOM</w:t>
                        </w:r>
                      </w:p>
                    </w:txbxContent>
                  </v:textbox>
                </v:rect>
                <v:rect id="Rectangle 24" o:spid="_x0000_s1163" style="position:absolute;left:3969;top:6681;width:1101;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DmMBwgAA&#10;ANwAAAAPAAAAZHJzL2Rvd25yZXYueG1sRI9Bi8IwFITvC/6H8Ba8aboK4lajqCgIntQFr8/m2Vab&#10;l5JErf56Iwh7HGbmG2Y8bUwlbuR8aVnBTzcBQZxZXXKu4G+/6gxB+ICssbJMCh7kYTppfY0x1fbO&#10;W7rtQi4ihH2KCooQ6lRKnxVk0HdtTRy9k3UGQ5Qul9rhPcJNJXtJMpAGS44LBda0KCi77K5GgT3P&#10;l4dydljUGyf75vmU4ZidlGp/N7MRiEBN+A9/2mutoPc7gPeZeATk5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0OYwHCAAAA3AAAAA8AAAAAAAAAAAAAAAAAlwIAAGRycy9kb3du&#10;cmV2LnhtbFBLBQYAAAAABAAEAPUAAACGAwAAAAA=&#10;" strokeweight=".5pt">
                  <v:textbox>
                    <w:txbxContent>
                      <w:p w14:paraId="370C0401"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v:textbox>
                </v:rect>
                <v:rect id="Rectangle 25" o:spid="_x0000_s1164" style="position:absolute;left:5158;top:6662;width:764;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QsaawwAA&#10;ANwAAAAPAAAAZHJzL2Rvd25yZXYueG1sRI9Bi8IwFITvgv8hPMGbpiqsWo2isgsLnlYFr8/m2Vab&#10;l5JkteuvNwuCx2FmvmHmy8ZU4kbOl5YVDPoJCOLM6pJzBYf9V28CwgdkjZVlUvBHHpaLdmuOqbZ3&#10;/qHbLuQiQtinqKAIoU6l9FlBBn3f1sTRO1tnMETpcqkd3iPcVHKYJB/SYMlxocCaNgVl192vUWAv&#10;689juTpu6q2TI/N4yHDKzkp1O81qBiJQE97hV/tbKxhOx/B/Jh4BuXg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QsaawwAAANwAAAAPAAAAAAAAAAAAAAAAAJcCAABkcnMvZG93&#10;bnJldi54bWxQSwUGAAAAAAQABAD1AAAAhwMAAAAA&#10;" strokeweight=".5pt">
                  <v:textbox>
                    <w:txbxContent>
                      <w:p w14:paraId="6D53C18A"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26" o:spid="_x0000_s1165" style="position:absolute;left:1701;top:8449;width:1331;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v6rgwAAA&#10;ANwAAAAPAAAAZHJzL2Rvd25yZXYueG1sRE9Ni8IwEL0L/ocwwt40VVG0mhZxERYPC1YPHodmbKvN&#10;pCRZ7f77zWHB4+N9b/PetOJJzjeWFUwnCQji0uqGKwWX82G8AuEDssbWMin4JQ95NhxsMdX2xSd6&#10;FqESMYR9igrqELpUSl/WZNBPbEccuZt1BkOErpLa4SuGm1bOkmQpDTYcG2rsaF9T+Sh+jIK2Wjef&#10;XroFno73637OJKfmW6mPUb/bgAjUh7f43/2lFczWcW08E4+Az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v6rgwAAAANwAAAAPAAAAAAAAAAAAAAAAAJcCAABkcnMvZG93bnJl&#10;di54bWxQSwUGAAAAAAQABAD1AAAAhAMAAAAA&#10;" strokeweight=".5pt">
                  <v:stroke dashstyle="longDash"/>
                  <v:textbox>
                    <w:txbxContent>
                      <w:p w14:paraId="1DDA3D10" w14:textId="77777777"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14:paraId="586551CC"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7" o:spid="_x0000_s1166" style="position:absolute;left:3188;top:8449;width:1331;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8w97wgAA&#10;ANwAAAAPAAAAZHJzL2Rvd25yZXYueG1sRI9Bi8IwFITvgv8hPMGbpiq72GoUUQTZw4LVg8dH82yr&#10;zUtJotZ/v1lY2OMwM98wy3VnGvEk52vLCibjBARxYXXNpYLzaT+ag/ABWWNjmRS8ycN61e8tMdP2&#10;xUd65qEUEcI+QwVVCG0mpS8qMujHtiWO3tU6gyFKV0rt8BXhppHTJPmUBmuOCxW2tK2ouOcPo6Ap&#10;03rnpfvA49ftsp0xyYn5Vmo46DYLEIG68B/+ax+0gmmawu+ZeATk6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zzD3vCAAAA3AAAAA8AAAAAAAAAAAAAAAAAlwIAAGRycy9kb3du&#10;cmV2LnhtbFBLBQYAAAAABAAEAPUAAACGAwAAAAA=&#10;" strokeweight=".5pt">
                  <v:stroke dashstyle="longDash"/>
                  <v:textbox>
                    <w:txbxContent>
                      <w:p w14:paraId="116BDA59" w14:textId="77777777"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14:paraId="71A43104"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8" o:spid="_x0000_s1167" style="position:absolute;left:4747;top:8449;width:1003;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Ijz8wAAA&#10;ANwAAAAPAAAAZHJzL2Rvd25yZXYueG1sRE9Ni8IwEL0L/ocwC3vTtIqi1VREERYPgnUPexya2ba7&#10;zaQkUeu/NwfB4+N9rze9acWNnG8sK0jHCQji0uqGKwXfl8NoAcIHZI2tZVLwIA+bfDhYY6btnc90&#10;K0IlYgj7DBXUIXSZlL6syaAf2444cr/WGQwRukpqh/cYblo5SZK5NNhwbKixo11N5X9xNQraatns&#10;vXQzPB//fnZTJpmak1KfH/12BSJQH97il/tLK5gmcX48E4+AzJ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DIjz8wAAAANwAAAAPAAAAAAAAAAAAAAAAAJcCAABkcnMvZG93bnJl&#10;di54bWxQSwUGAAAAAAQABAD1AAAAhAMAAAAA&#10;" strokeweight=".5pt">
                  <v:stroke dashstyle="longDash"/>
                  <v:textbox>
                    <w:txbxContent>
                      <w:p w14:paraId="72C4C54B" w14:textId="77777777"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网络库</w:t>
                        </w:r>
                      </w:p>
                      <w:p w14:paraId="01D1C131"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9" o:spid="_x0000_s1168" style="position:absolute;left:5948;top:8449;width:1003;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bplnwgAA&#10;ANwAAAAPAAAAZHJzL2Rvd25yZXYueG1sRI9Bi8IwFITvgv8hPMGbplVWtBpFXITFw4LVg8dH82yr&#10;zUtJstr992ZhweMwM98wq01nGvEg52vLCtJxAoK4sLrmUsH5tB/NQfiArLGxTAp+ycNm3e+tMNP2&#10;yUd65KEUEcI+QwVVCG0mpS8qMujHtiWO3tU6gyFKV0rt8BnhppGTJJlJgzXHhQpb2lVU3PMfo6Ap&#10;F/Wnl+4Dj4fbZTdlkqn5Vmo46LZLEIG68A7/t7+0gmmSwt+ZeATk+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xumWfCAAAA3AAAAA8AAAAAAAAAAAAAAAAAlwIAAGRycy9kb3du&#10;cmV2LnhtbFBLBQYAAAAABAAEAPUAAACGAwAAAAA=&#10;" strokeweight=".5pt">
                  <v:stroke dashstyle="longDash"/>
                  <v:textbox>
                    <w:txbxContent>
                      <w:p w14:paraId="311E1544" w14:textId="77777777"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存储</w:t>
                        </w:r>
                      </w:p>
                      <w:p w14:paraId="6A2292BD"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0" o:spid="_x0000_s1169" style="position:absolute;left:7163;top:8449;width:1003;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vAcQwgAA&#10;ANwAAAAPAAAAZHJzL2Rvd25yZXYueG1sRI9Bi8IwFITvC/6H8ARva1rFxe02iiiCeBDUPezx0Tzb&#10;avNSkqj13xtB2OMwM98w+bwzjbiR87VlBekwAUFcWF1zqeD3uP6cgvABWWNjmRQ8yMN81vvIMdP2&#10;znu6HUIpIoR9hgqqENpMSl9UZNAPbUscvZN1BkOUrpTa4T3CTSNHSfIlDdYcFypsaVlRcTlcjYKm&#10;/K5XXroJ7rfnv+WYSaZmp9Sg3y1+QATqwn/43d5oBeNkBK8z8QjI2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y8BxDCAAAA3AAAAA8AAAAAAAAAAAAAAAAAlwIAAGRycy9kb3du&#10;cmV2LnhtbFBLBQYAAAAABAAEAPUAAACGAwAAAAA=&#10;" strokeweight=".5pt">
                  <v:stroke dashstyle="longDash"/>
                  <v:textbox>
                    <w:txbxContent>
                      <w:p w14:paraId="625CF233" w14:textId="77777777"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音频库</w:t>
                        </w:r>
                      </w:p>
                      <w:p w14:paraId="22C47A34"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1" o:spid="_x0000_s1170" style="position:absolute;left:8385;top:8449;width:1084;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8KKLwgAA&#10;ANwAAAAPAAAAZHJzL2Rvd25yZXYueG1sRI9Bi8IwFITvgv8hPMGbplpWtBpFXITFw4LVg8dH82yr&#10;zUtJstr992ZhweMwM98wq01nGvEg52vLCibjBARxYXXNpYLzaT+ag/ABWWNjmRT8kofNut9bYabt&#10;k4/0yEMpIoR9hgqqENpMSl9UZNCPbUscvat1BkOUrpTa4TPCTSOnSTKTBmuOCxW2tKuouOc/RkFT&#10;LupPL90HHg+3yy5lkhPzrdRw0G2XIAJ14R3+b39pBWmSwt+ZeATk+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PwoovCAAAA3AAAAA8AAAAAAAAAAAAAAAAAlwIAAGRycy9kb3du&#10;cmV2LnhtbFBLBQYAAAAABAAEAPUAAACGAwAAAAA=&#10;" strokeweight=".5pt">
                  <v:stroke dashstyle="longDash"/>
                  <v:textbox>
                    <w:txbxContent>
                      <w:p w14:paraId="5CB056A8" w14:textId="77777777"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视频库库</w:t>
                        </w:r>
                      </w:p>
                      <w:p w14:paraId="73F945B1"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2" o:spid="_x0000_s1171" style="position:absolute;left:9698;top:8449;width:1003;height: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GTr/wwAA&#10;ANwAAAAPAAAAZHJzL2Rvd25yZXYueG1sRI9Pi8IwFMTvwn6H8Ba8aepf3K5RFkUQD4LVg8dH87bt&#10;bvNSkqj12xtB8DjMzG+Y+bI1tbiS85VlBYN+AoI4t7riQsHpuOnNQPiArLG2TAru5GG5+OjMMdX2&#10;xge6ZqEQEcI+RQVlCE0qpc9LMuj7tiGO3q91BkOUrpDa4S3CTS2HSTKVBiuOCyU2tCop/88uRkFd&#10;fFVrL90ED7u/82rEJAdmr1T3s/35BhGoDe/wq73VCkbJGJ5n4h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8GTr/wwAAANwAAAAPAAAAAAAAAAAAAAAAAJcCAABkcnMvZG93&#10;bnJldi54bWxQSwUGAAAAAAQABAD1AAAAhwMAAAAA&#10;" strokeweight=".5pt">
                  <v:stroke dashstyle="longDash"/>
                  <v:textbox>
                    <w:txbxContent>
                      <w:p w14:paraId="66CBCFD5" w14:textId="77777777"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 . .</w:t>
                        </w:r>
                      </w:p>
                      <w:p w14:paraId="33F11E0F" w14:textId="77777777"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3" o:spid="_x0000_s1172" style="position:absolute;left:1701;top:8970;width:9000;height:5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VZ9kwQAA&#10;ANwAAAAPAAAAZHJzL2Rvd25yZXYueG1sRI9Bi8IwFITvgv8hPMGbpiqK2zWKKIJ4ENQ97PHRPNtq&#10;81KSqPXfG0HwOMzMN8xs0ZhK3Mn50rKCQT8BQZxZXXKu4O+06U1B+ICssbJMCp7kYTFvt2aYavvg&#10;A92PIRcRwj5FBUUIdSqlzwoy6Pu2Jo7e2TqDIUqXS+3wEeGmksMkmUiDJceFAmtaFZRdjzejoMp/&#10;yrWXboyH3eV/NWKSA7NXqttplr8gAjXhG/60t1rBKBnD+0w8AnL+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E1WfZMEAAADcAAAADwAAAAAAAAAAAAAAAACXAgAAZHJzL2Rvd25y&#10;ZXYueG1sUEsFBgAAAAAEAAQA9QAAAIUDAAAAAA==&#10;" strokeweight=".5pt">
                  <v:stroke dashstyle="longDash"/>
                  <v:textbox>
                    <w:txbxContent>
                      <w:p w14:paraId="57F7ABA0" w14:textId="77777777" w:rsidR="00D14876" w:rsidRPr="00085499" w:rsidRDefault="00D14876" w:rsidP="00640AEE">
                        <w:pPr>
                          <w:spacing w:after="0"/>
                          <w:jc w:val="center"/>
                          <w:rPr>
                            <w:sz w:val="21"/>
                            <w:szCs w:val="21"/>
                          </w:rPr>
                        </w:pPr>
                        <w:r w:rsidRPr="00085499">
                          <w:rPr>
                            <w:rFonts w:hint="eastAsia"/>
                            <w:sz w:val="21"/>
                            <w:szCs w:val="21"/>
                          </w:rPr>
                          <w:t>操作系统</w:t>
                        </w:r>
                      </w:p>
                    </w:txbxContent>
                  </v:textbox>
                </v:rect>
                <w10:anchorlock/>
              </v:group>
            </w:pict>
          </mc:Fallback>
        </mc:AlternateContent>
      </w:r>
    </w:p>
    <w:p w14:paraId="1F6A00C5" w14:textId="77777777"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lastRenderedPageBreak/>
        <w:t>图2-9 WebKit架构</w:t>
      </w:r>
    </w:p>
    <w:p w14:paraId="40AC42EF" w14:textId="77777777"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9</w:t>
      </w:r>
      <w:r w:rsidRPr="00464265">
        <w:rPr>
          <w:rFonts w:hAnsi="Times New Roman"/>
          <w:bCs w:val="0"/>
          <w:sz w:val="21"/>
          <w:szCs w:val="21"/>
        </w:rPr>
        <w:t xml:space="preserve"> </w:t>
      </w:r>
      <w:r>
        <w:rPr>
          <w:rFonts w:hAnsi="Times New Roman" w:hint="eastAsia"/>
          <w:bCs w:val="0"/>
          <w:sz w:val="21"/>
          <w:szCs w:val="21"/>
        </w:rPr>
        <w:t>The A</w:t>
      </w:r>
      <w:r w:rsidRPr="00181AA5">
        <w:rPr>
          <w:rFonts w:hAnsi="Times New Roman"/>
          <w:bCs w:val="0"/>
          <w:sz w:val="21"/>
          <w:szCs w:val="21"/>
        </w:rPr>
        <w:t xml:space="preserve">rchitecture </w:t>
      </w:r>
      <w:r>
        <w:rPr>
          <w:rFonts w:hAnsi="Times New Roman" w:hint="eastAsia"/>
          <w:bCs w:val="0"/>
          <w:sz w:val="21"/>
          <w:szCs w:val="21"/>
        </w:rPr>
        <w:t xml:space="preserve">of </w:t>
      </w:r>
      <w:r w:rsidRPr="00181AA5">
        <w:rPr>
          <w:rFonts w:hAnsi="Times New Roman"/>
          <w:bCs w:val="0"/>
          <w:sz w:val="21"/>
          <w:szCs w:val="21"/>
        </w:rPr>
        <w:t xml:space="preserve">WebKit </w:t>
      </w:r>
    </w:p>
    <w:p w14:paraId="2B909B99" w14:textId="77777777" w:rsidR="00640AEE" w:rsidRPr="00337734" w:rsidRDefault="00640AEE" w:rsidP="00640AEE">
      <w:pPr>
        <w:spacing w:line="240" w:lineRule="auto"/>
        <w:ind w:firstLineChars="200" w:firstLine="420"/>
        <w:jc w:val="center"/>
        <w:rPr>
          <w:rFonts w:hAnsi="Times New Roman"/>
          <w:bCs w:val="0"/>
          <w:sz w:val="21"/>
          <w:szCs w:val="21"/>
        </w:rPr>
      </w:pPr>
    </w:p>
    <w:p w14:paraId="65AE0F13" w14:textId="77777777" w:rsidR="00640AEE" w:rsidRDefault="00640AEE" w:rsidP="00640AEE">
      <w:pPr>
        <w:ind w:firstLine="480"/>
      </w:pPr>
      <w:r>
        <w:t>图中的</w:t>
      </w:r>
      <w:r>
        <w:t>WebKit</w:t>
      </w:r>
      <w:r>
        <w:t>架构，</w:t>
      </w:r>
      <w:r>
        <w:rPr>
          <w:rFonts w:hint="eastAsia"/>
        </w:rPr>
        <w:t>虚线框</w:t>
      </w:r>
      <w:r>
        <w:t>表示该部分模块在不同浏览器使用的</w:t>
      </w:r>
      <w:r>
        <w:t>WebKit</w:t>
      </w:r>
      <w:r>
        <w:t>内核中实现是不一样的，</w:t>
      </w:r>
      <w:r>
        <w:rPr>
          <w:rFonts w:hint="eastAsia"/>
        </w:rPr>
        <w:t>也就是它们</w:t>
      </w:r>
      <w:r>
        <w:t>不是普遍共享的。</w:t>
      </w:r>
      <w:r>
        <w:rPr>
          <w:rFonts w:hint="eastAsia"/>
        </w:rPr>
        <w:t>用实线框标记</w:t>
      </w:r>
      <w:r>
        <w:t>的模块表示</w:t>
      </w:r>
      <w:r>
        <w:rPr>
          <w:rFonts w:hint="eastAsia"/>
        </w:rPr>
        <w:t>它们</w:t>
      </w:r>
      <w:r>
        <w:t>基本上是</w:t>
      </w:r>
      <w:r>
        <w:rPr>
          <w:rFonts w:hint="eastAsia"/>
        </w:rPr>
        <w:t>共享</w:t>
      </w:r>
      <w:r>
        <w:t>的。之所以没有说的那么绝对，</w:t>
      </w:r>
      <w:r>
        <w:rPr>
          <w:rFonts w:hint="eastAsia"/>
        </w:rPr>
        <w:t>是因为</w:t>
      </w:r>
      <w:r>
        <w:t>它们中的一些特征性可能并不是共享的，</w:t>
      </w:r>
      <w:r>
        <w:rPr>
          <w:rFonts w:hint="eastAsia"/>
        </w:rPr>
        <w:t>而且</w:t>
      </w:r>
      <w:r>
        <w:t>可以通过不同的编译配置改变它们的行为。</w:t>
      </w:r>
      <w:r>
        <w:rPr>
          <w:rFonts w:hint="eastAsia"/>
        </w:rPr>
        <w:t>这里面</w:t>
      </w:r>
      <w:r>
        <w:t>有很多的不同，</w:t>
      </w:r>
      <w:r>
        <w:rPr>
          <w:rFonts w:hint="eastAsia"/>
        </w:rPr>
        <w:t>所以</w:t>
      </w:r>
      <w:r>
        <w:t>，</w:t>
      </w:r>
      <w:r>
        <w:rPr>
          <w:rFonts w:hint="eastAsia"/>
        </w:rPr>
        <w:t>很多使用</w:t>
      </w:r>
      <w:r>
        <w:t>WebKit</w:t>
      </w:r>
      <w:r>
        <w:t>的浏览器可能会表现出不同的行为，</w:t>
      </w:r>
      <w:r>
        <w:rPr>
          <w:rFonts w:hint="eastAsia"/>
        </w:rPr>
        <w:t>就</w:t>
      </w:r>
      <w:r>
        <w:t>不令人惊奇了。</w:t>
      </w:r>
    </w:p>
    <w:p w14:paraId="61854B94" w14:textId="77777777" w:rsidR="00640AEE" w:rsidRDefault="00640AEE" w:rsidP="00640AEE">
      <w:pPr>
        <w:ind w:firstLine="480"/>
      </w:pPr>
      <w:r>
        <w:rPr>
          <w:rFonts w:hint="eastAsia"/>
        </w:rPr>
        <w:t>下面</w:t>
      </w:r>
      <w:r>
        <w:t>，</w:t>
      </w:r>
      <w:r>
        <w:rPr>
          <w:rFonts w:hint="eastAsia"/>
        </w:rPr>
        <w:t>我们开始依次</w:t>
      </w:r>
      <w:r>
        <w:t>从下向上分析。</w:t>
      </w:r>
    </w:p>
    <w:p w14:paraId="51B15A63" w14:textId="77777777" w:rsidR="00640AEE" w:rsidRDefault="00640AEE" w:rsidP="00640AEE">
      <w:pPr>
        <w:ind w:firstLine="480"/>
      </w:pPr>
      <w:r>
        <w:t>图中最下面是“操作系统”，</w:t>
      </w:r>
      <w:r>
        <w:rPr>
          <w:rFonts w:hint="eastAsia"/>
        </w:rPr>
        <w:t>WebKit</w:t>
      </w:r>
      <w:r>
        <w:t>可以在不同的操作系统上工作。</w:t>
      </w:r>
      <w:r>
        <w:rPr>
          <w:rFonts w:hint="eastAsia"/>
        </w:rPr>
        <w:t>不同</w:t>
      </w:r>
      <w:r>
        <w:t>浏览器可能会依赖不同的操作系统，</w:t>
      </w:r>
      <w:r>
        <w:rPr>
          <w:rFonts w:hint="eastAsia"/>
        </w:rPr>
        <w:t>同一个</w:t>
      </w:r>
      <w:r>
        <w:t>浏览器使用的</w:t>
      </w:r>
      <w:r>
        <w:t>WebKit</w:t>
      </w:r>
      <w:r>
        <w:t>也可能依赖不同的操作系统，</w:t>
      </w:r>
      <w:r>
        <w:rPr>
          <w:rFonts w:hint="eastAsia"/>
        </w:rPr>
        <w:t>例如</w:t>
      </w:r>
      <w:r>
        <w:t>，</w:t>
      </w:r>
      <w:r>
        <w:rPr>
          <w:rFonts w:hint="eastAsia"/>
        </w:rPr>
        <w:t>Chromium</w:t>
      </w:r>
      <w:r>
        <w:rPr>
          <w:rFonts w:hint="eastAsia"/>
        </w:rPr>
        <w:t>浏览器</w:t>
      </w:r>
      <w:r>
        <w:t>支持</w:t>
      </w:r>
      <w:r>
        <w:t>Windows</w:t>
      </w:r>
      <w:r>
        <w:t>、</w:t>
      </w:r>
      <w:r>
        <w:rPr>
          <w:rFonts w:hint="eastAsia"/>
        </w:rPr>
        <w:t>MacOS</w:t>
      </w:r>
      <w:r>
        <w:t>、</w:t>
      </w:r>
      <w:r>
        <w:rPr>
          <w:rFonts w:hint="eastAsia"/>
        </w:rPr>
        <w:t>Linux</w:t>
      </w:r>
      <w:r>
        <w:t>、</w:t>
      </w:r>
      <w:r>
        <w:rPr>
          <w:rFonts w:hint="eastAsia"/>
        </w:rPr>
        <w:t>Android</w:t>
      </w:r>
      <w:r>
        <w:t>等系统。</w:t>
      </w:r>
    </w:p>
    <w:p w14:paraId="1BE557D7" w14:textId="77777777" w:rsidR="00640AEE" w:rsidRDefault="00640AEE" w:rsidP="00640AEE">
      <w:pPr>
        <w:ind w:firstLine="480"/>
      </w:pPr>
      <w:r>
        <w:rPr>
          <w:rFonts w:hint="eastAsia"/>
        </w:rPr>
        <w:t>在</w:t>
      </w:r>
      <w:r>
        <w:t>“操作系统”</w:t>
      </w:r>
      <w:r>
        <w:rPr>
          <w:rFonts w:hint="eastAsia"/>
        </w:rPr>
        <w:t>之上</w:t>
      </w:r>
      <w:r>
        <w:t>的就是</w:t>
      </w:r>
      <w:r>
        <w:t>WebKit</w:t>
      </w:r>
      <w:r>
        <w:t>赖以工作的第三方库，</w:t>
      </w:r>
      <w:r>
        <w:rPr>
          <w:rFonts w:hint="eastAsia"/>
        </w:rPr>
        <w:t>这些</w:t>
      </w:r>
      <w:r>
        <w:t>库是</w:t>
      </w:r>
      <w:r>
        <w:t>WebKit</w:t>
      </w:r>
      <w:r>
        <w:t>运行的基础。</w:t>
      </w:r>
      <w:r>
        <w:rPr>
          <w:rFonts w:hint="eastAsia"/>
        </w:rPr>
        <w:t>通常</w:t>
      </w:r>
      <w:r>
        <w:t>来讲，</w:t>
      </w:r>
      <w:r>
        <w:rPr>
          <w:rFonts w:hint="eastAsia"/>
        </w:rPr>
        <w:t>它们</w:t>
      </w:r>
      <w:r>
        <w:t>包括图形库、</w:t>
      </w:r>
      <w:r>
        <w:rPr>
          <w:rFonts w:hint="eastAsia"/>
        </w:rPr>
        <w:t>网络库</w:t>
      </w:r>
      <w:r>
        <w:t>、</w:t>
      </w:r>
      <w:r>
        <w:rPr>
          <w:rFonts w:hint="eastAsia"/>
        </w:rPr>
        <w:t>视频库</w:t>
      </w:r>
      <w:r>
        <w:t>等，</w:t>
      </w:r>
      <w:r>
        <w:rPr>
          <w:rFonts w:hint="eastAsia"/>
        </w:rPr>
        <w:t>加载</w:t>
      </w:r>
      <w:r>
        <w:t>和渲染网页需要</w:t>
      </w:r>
      <w:r>
        <w:rPr>
          <w:rFonts w:hint="eastAsia"/>
        </w:rPr>
        <w:t>它们</w:t>
      </w:r>
      <w:r>
        <w:t>不足为奇。</w:t>
      </w:r>
      <w:r>
        <w:rPr>
          <w:rFonts w:hint="eastAsia"/>
        </w:rPr>
        <w:t>WebKit</w:t>
      </w:r>
      <w:r>
        <w:t>是这些库的使用者，</w:t>
      </w:r>
      <w:r>
        <w:rPr>
          <w:rFonts w:hint="eastAsia"/>
        </w:rPr>
        <w:t>如何</w:t>
      </w:r>
      <w:r>
        <w:t>高效地使用它们是</w:t>
      </w:r>
      <w:r>
        <w:t>WebKit</w:t>
      </w:r>
      <w:r>
        <w:t>和各种浏览器厂商的</w:t>
      </w:r>
      <w:r>
        <w:rPr>
          <w:rFonts w:hint="eastAsia"/>
        </w:rPr>
        <w:t>一个</w:t>
      </w:r>
      <w:r>
        <w:t>重大课题，</w:t>
      </w:r>
      <w:r>
        <w:rPr>
          <w:rFonts w:hint="eastAsia"/>
        </w:rPr>
        <w:t>主要是</w:t>
      </w:r>
      <w:r>
        <w:t>如何设计良好的架构来利用它们以获得高性能。</w:t>
      </w:r>
      <w:r>
        <w:rPr>
          <w:rFonts w:hint="eastAsia"/>
        </w:rPr>
        <w:t>现代</w:t>
      </w:r>
      <w:r>
        <w:t>浏览器的</w:t>
      </w:r>
      <w:r>
        <w:rPr>
          <w:rFonts w:hint="eastAsia"/>
        </w:rPr>
        <w:t>功能</w:t>
      </w:r>
      <w:r>
        <w:t>越来越强大，</w:t>
      </w:r>
      <w:r>
        <w:rPr>
          <w:rFonts w:hint="eastAsia"/>
        </w:rPr>
        <w:t>性能</w:t>
      </w:r>
      <w:r>
        <w:t>要求也越来越高，</w:t>
      </w:r>
      <w:r>
        <w:rPr>
          <w:rFonts w:hint="eastAsia"/>
        </w:rPr>
        <w:t>新</w:t>
      </w:r>
      <w:r>
        <w:t>的技术不断被引入浏览器和</w:t>
      </w:r>
      <w:r>
        <w:t>Web</w:t>
      </w:r>
      <w:r>
        <w:t>平台，</w:t>
      </w:r>
      <w:r>
        <w:rPr>
          <w:rFonts w:hint="eastAsia"/>
        </w:rPr>
        <w:t>这也</w:t>
      </w:r>
      <w:r>
        <w:t>大大增加了</w:t>
      </w:r>
      <w:r>
        <w:t>WebKit</w:t>
      </w:r>
      <w:r>
        <w:t>和浏览器的复杂性。</w:t>
      </w:r>
    </w:p>
    <w:p w14:paraId="48679EB5" w14:textId="77777777" w:rsidR="00640AEE" w:rsidRDefault="00640AEE" w:rsidP="00640AEE">
      <w:pPr>
        <w:ind w:firstLine="480"/>
      </w:pPr>
      <w:r>
        <w:rPr>
          <w:rFonts w:hint="eastAsia"/>
        </w:rPr>
        <w:t>在</w:t>
      </w:r>
      <w:r>
        <w:t>它们</w:t>
      </w:r>
      <w:r>
        <w:rPr>
          <w:rFonts w:hint="eastAsia"/>
        </w:rPr>
        <w:t>二者之上</w:t>
      </w:r>
      <w:r>
        <w:t>的就是</w:t>
      </w:r>
      <w:r>
        <w:t>WebKit</w:t>
      </w:r>
      <w:r>
        <w:t>项目了，</w:t>
      </w:r>
      <w:r>
        <w:rPr>
          <w:rFonts w:hint="eastAsia"/>
        </w:rPr>
        <w:t>图中</w:t>
      </w:r>
      <w:r>
        <w:t>已经把它细分为</w:t>
      </w:r>
      <w:r>
        <w:rPr>
          <w:rFonts w:hint="eastAsia"/>
        </w:rPr>
        <w:t>两层</w:t>
      </w:r>
      <w:r>
        <w:t>，</w:t>
      </w:r>
      <w:r>
        <w:rPr>
          <w:rFonts w:hint="eastAsia"/>
        </w:rPr>
        <w:t>每层</w:t>
      </w:r>
      <w:r>
        <w:t>包含</w:t>
      </w:r>
      <w:r>
        <w:rPr>
          <w:rFonts w:hint="eastAsia"/>
        </w:rPr>
        <w:t>很多个</w:t>
      </w:r>
      <w:r>
        <w:t>模块，</w:t>
      </w:r>
      <w:r>
        <w:rPr>
          <w:rFonts w:hint="eastAsia"/>
        </w:rPr>
        <w:t>由于</w:t>
      </w:r>
      <w:r>
        <w:t>图的大小</w:t>
      </w:r>
      <w:r>
        <w:rPr>
          <w:rFonts w:hint="eastAsia"/>
        </w:rPr>
        <w:t>限制</w:t>
      </w:r>
      <w:r>
        <w:t>，</w:t>
      </w:r>
      <w:r>
        <w:rPr>
          <w:rFonts w:hint="eastAsia"/>
        </w:rPr>
        <w:t>略去</w:t>
      </w:r>
      <w:r>
        <w:t>了其中一些次要模块。</w:t>
      </w:r>
    </w:p>
    <w:p w14:paraId="4A406A28" w14:textId="77777777" w:rsidR="00640AEE" w:rsidRDefault="00640AEE" w:rsidP="00640AEE">
      <w:pPr>
        <w:ind w:firstLine="480"/>
      </w:pPr>
      <w:r>
        <w:rPr>
          <w:rFonts w:hint="eastAsia"/>
        </w:rPr>
        <w:t>WebCore</w:t>
      </w:r>
      <w:r>
        <w:t>部分包含了目前被各个浏览器所使用的</w:t>
      </w:r>
      <w:r>
        <w:t>WebKit</w:t>
      </w:r>
      <w:r>
        <w:t>共享部分，</w:t>
      </w:r>
      <w:r>
        <w:rPr>
          <w:rFonts w:hint="eastAsia"/>
        </w:rPr>
        <w:t>这些</w:t>
      </w:r>
      <w:r>
        <w:t>都是</w:t>
      </w:r>
      <w:r>
        <w:rPr>
          <w:rFonts w:hint="eastAsia"/>
        </w:rPr>
        <w:t>加载</w:t>
      </w:r>
      <w:r>
        <w:t>和渲染的网页的基础部分，</w:t>
      </w:r>
      <w:r>
        <w:rPr>
          <w:rFonts w:hint="eastAsia"/>
        </w:rPr>
        <w:t>他们</w:t>
      </w:r>
      <w:r>
        <w:t>必不可少，</w:t>
      </w:r>
      <w:r>
        <w:rPr>
          <w:rFonts w:hint="eastAsia"/>
        </w:rPr>
        <w:t>具体</w:t>
      </w:r>
      <w:r>
        <w:t>包括</w:t>
      </w:r>
      <w:r>
        <w:t>HTML</w:t>
      </w:r>
      <w:r>
        <w:rPr>
          <w:rFonts w:hint="eastAsia"/>
        </w:rPr>
        <w:t>解释器</w:t>
      </w:r>
      <w:r>
        <w:t>、</w:t>
      </w:r>
      <w:r>
        <w:rPr>
          <w:rFonts w:hint="eastAsia"/>
        </w:rPr>
        <w:t>CSS</w:t>
      </w:r>
      <w:r>
        <w:t>解释器、</w:t>
      </w:r>
      <w:r>
        <w:rPr>
          <w:rFonts w:hint="eastAsia"/>
        </w:rPr>
        <w:t>SVG</w:t>
      </w:r>
      <w:r>
        <w:t>、</w:t>
      </w:r>
      <w:r>
        <w:rPr>
          <w:rFonts w:hint="eastAsia"/>
        </w:rPr>
        <w:t>DOM</w:t>
      </w:r>
      <w:r>
        <w:t>、</w:t>
      </w:r>
      <w:r>
        <w:rPr>
          <w:rFonts w:hint="eastAsia"/>
        </w:rPr>
        <w:t>渲染树</w:t>
      </w:r>
      <w:r>
        <w:t>（</w:t>
      </w:r>
      <w:r>
        <w:t>RenderObject</w:t>
      </w:r>
      <w:r>
        <w:t>树、</w:t>
      </w:r>
      <w:r>
        <w:t>RenderLayer</w:t>
      </w:r>
      <w:r>
        <w:t>树等），</w:t>
      </w:r>
      <w:r>
        <w:rPr>
          <w:rFonts w:hint="eastAsia"/>
        </w:rPr>
        <w:t>以及</w:t>
      </w:r>
      <w:r>
        <w:t>Inspector</w:t>
      </w:r>
      <w:r>
        <w:t>（</w:t>
      </w:r>
      <w:r>
        <w:t xml:space="preserve">Web </w:t>
      </w:r>
      <w:r>
        <w:rPr>
          <w:rFonts w:hint="eastAsia"/>
        </w:rPr>
        <w:t>Inspector</w:t>
      </w:r>
      <w:r>
        <w:t>、</w:t>
      </w:r>
      <w:r>
        <w:rPr>
          <w:rFonts w:hint="eastAsia"/>
        </w:rPr>
        <w:t>调试</w:t>
      </w:r>
      <w:r>
        <w:t>网页）。</w:t>
      </w:r>
      <w:r>
        <w:rPr>
          <w:rFonts w:hint="eastAsia"/>
        </w:rPr>
        <w:t>当然</w:t>
      </w:r>
      <w:r>
        <w:t>，</w:t>
      </w:r>
      <w:r>
        <w:rPr>
          <w:rFonts w:hint="eastAsia"/>
        </w:rPr>
        <w:t>这些</w:t>
      </w:r>
      <w:r>
        <w:t>共享部分有些</w:t>
      </w:r>
      <w:r>
        <w:rPr>
          <w:rFonts w:hint="eastAsia"/>
        </w:rPr>
        <w:t>是</w:t>
      </w:r>
      <w:r>
        <w:t>基础框架，</w:t>
      </w:r>
      <w:r>
        <w:rPr>
          <w:rFonts w:hint="eastAsia"/>
        </w:rPr>
        <w:t>其</w:t>
      </w:r>
      <w:r>
        <w:t>背后的支持也需要各个平台的不同实现。</w:t>
      </w:r>
      <w:r>
        <w:rPr>
          <w:rFonts w:hint="eastAsia"/>
        </w:rPr>
        <w:t>举个</w:t>
      </w:r>
      <w:r>
        <w:t>例子来说，“剪贴板”这个功能其实跟平台密切相关，</w:t>
      </w:r>
      <w:r>
        <w:rPr>
          <w:rFonts w:hint="eastAsia"/>
        </w:rPr>
        <w:t>在</w:t>
      </w:r>
      <w:r>
        <w:t>WebKit</w:t>
      </w:r>
      <w:r>
        <w:t>的</w:t>
      </w:r>
      <w:r>
        <w:t>gtk</w:t>
      </w:r>
      <w:r>
        <w:t>版本中，它就依赖于</w:t>
      </w:r>
      <w:r>
        <w:t>gtk</w:t>
      </w:r>
      <w:r>
        <w:t>的一个具体实现。</w:t>
      </w:r>
      <w:r>
        <w:t>WebCore</w:t>
      </w:r>
      <w:r>
        <w:t>这些部分主要被前面介绍过的加载和</w:t>
      </w:r>
      <w:r>
        <w:rPr>
          <w:rFonts w:hint="eastAsia"/>
        </w:rPr>
        <w:t>渲染</w:t>
      </w:r>
      <w:r>
        <w:t>过程的第一、</w:t>
      </w:r>
      <w:r>
        <w:rPr>
          <w:rFonts w:hint="eastAsia"/>
        </w:rPr>
        <w:t>二</w:t>
      </w:r>
      <w:r>
        <w:t>阶段说使用。</w:t>
      </w:r>
    </w:p>
    <w:p w14:paraId="243569A8" w14:textId="77777777" w:rsidR="00640AEE" w:rsidRDefault="00640AEE" w:rsidP="00640AEE">
      <w:pPr>
        <w:ind w:firstLine="480"/>
      </w:pPr>
      <w:r>
        <w:rPr>
          <w:rFonts w:hint="eastAsia"/>
        </w:rPr>
        <w:t>JavaScript</w:t>
      </w:r>
      <w:r>
        <w:t>Core</w:t>
      </w:r>
      <w:r>
        <w:rPr>
          <w:rFonts w:hint="eastAsia"/>
        </w:rPr>
        <w:t>引擎</w:t>
      </w:r>
      <w:r>
        <w:t>是</w:t>
      </w:r>
      <w:r>
        <w:t>WebKit</w:t>
      </w:r>
      <w:r>
        <w:t>中的默认</w:t>
      </w:r>
      <w:r>
        <w:t>JavaScript</w:t>
      </w:r>
      <w:r>
        <w:t>引擎，</w:t>
      </w:r>
      <w:r>
        <w:rPr>
          <w:rFonts w:hint="eastAsia"/>
        </w:rPr>
        <w:t>也就是</w:t>
      </w:r>
      <w:r>
        <w:t>说一些</w:t>
      </w:r>
      <w:r>
        <w:t>WebKit</w:t>
      </w:r>
      <w:r>
        <w:t>的</w:t>
      </w:r>
      <w:r>
        <w:rPr>
          <w:rFonts w:hint="eastAsia"/>
        </w:rPr>
        <w:t>移植</w:t>
      </w:r>
      <w:r>
        <w:t>使用该引擎。</w:t>
      </w:r>
      <w:r>
        <w:rPr>
          <w:rFonts w:hint="eastAsia"/>
        </w:rPr>
        <w:t>刚开始</w:t>
      </w:r>
      <w:r>
        <w:t>，</w:t>
      </w:r>
      <w:r>
        <w:rPr>
          <w:rFonts w:hint="eastAsia"/>
        </w:rPr>
        <w:t>她</w:t>
      </w:r>
      <w:r>
        <w:t>的性能不是很好，</w:t>
      </w:r>
      <w:r>
        <w:rPr>
          <w:rFonts w:hint="eastAsia"/>
        </w:rPr>
        <w:t>但是</w:t>
      </w:r>
      <w:r>
        <w:t>随着越来越多的优化被加入，</w:t>
      </w:r>
      <w:r>
        <w:rPr>
          <w:rFonts w:hint="eastAsia"/>
        </w:rPr>
        <w:t>现在</w:t>
      </w:r>
      <w:r>
        <w:t>的性能已变得非常不错。</w:t>
      </w:r>
      <w:r>
        <w:rPr>
          <w:rFonts w:hint="eastAsia"/>
        </w:rPr>
        <w:t>之所以</w:t>
      </w:r>
      <w:r>
        <w:t>说</w:t>
      </w:r>
      <w:r>
        <w:rPr>
          <w:rFonts w:hint="eastAsia"/>
        </w:rPr>
        <w:t>它</w:t>
      </w:r>
      <w:r>
        <w:t>还是默认的，</w:t>
      </w:r>
      <w:r>
        <w:rPr>
          <w:rFonts w:hint="eastAsia"/>
        </w:rPr>
        <w:t>是</w:t>
      </w:r>
      <w:r>
        <w:t>因为它不是唯一并且是</w:t>
      </w:r>
      <w:r>
        <w:rPr>
          <w:rFonts w:hint="eastAsia"/>
        </w:rPr>
        <w:t>可以</w:t>
      </w:r>
      <w:r>
        <w:t>替换的。</w:t>
      </w:r>
      <w:r>
        <w:rPr>
          <w:rFonts w:hint="eastAsia"/>
        </w:rPr>
        <w:lastRenderedPageBreak/>
        <w:t>事实上</w:t>
      </w:r>
      <w:r>
        <w:t>，</w:t>
      </w:r>
      <w:r>
        <w:rPr>
          <w:rFonts w:hint="eastAsia"/>
        </w:rPr>
        <w:t>WebKit</w:t>
      </w:r>
      <w:r>
        <w:t>中对</w:t>
      </w:r>
      <w:r>
        <w:t>JavaScript</w:t>
      </w:r>
      <w:r>
        <w:t>引擎的调用</w:t>
      </w:r>
      <w:r>
        <w:rPr>
          <w:rFonts w:hint="eastAsia"/>
        </w:rPr>
        <w:t>是</w:t>
      </w:r>
      <w:r>
        <w:t>独立</w:t>
      </w:r>
      <w:r>
        <w:rPr>
          <w:rFonts w:hint="eastAsia"/>
        </w:rPr>
        <w:t>于</w:t>
      </w:r>
      <w:r>
        <w:t>引擎的。</w:t>
      </w:r>
      <w:r>
        <w:rPr>
          <w:rFonts w:hint="eastAsia"/>
        </w:rPr>
        <w:t>在</w:t>
      </w:r>
      <w:r>
        <w:t>Google</w:t>
      </w:r>
      <w:r>
        <w:t>的</w:t>
      </w:r>
      <w:r>
        <w:t>Chromium</w:t>
      </w:r>
      <w:r>
        <w:rPr>
          <w:rFonts w:hint="eastAsia"/>
        </w:rPr>
        <w:t>开源</w:t>
      </w:r>
      <w:r>
        <w:t>项目中，它被替换为</w:t>
      </w:r>
      <w:r>
        <w:t>V8</w:t>
      </w:r>
      <w:r>
        <w:rPr>
          <w:rFonts w:hint="eastAsia"/>
        </w:rPr>
        <w:t>引擎</w:t>
      </w:r>
      <w:r>
        <w:t>。</w:t>
      </w:r>
    </w:p>
    <w:p w14:paraId="302325CD" w14:textId="77777777" w:rsidR="00640AEE" w:rsidRDefault="00640AEE" w:rsidP="00640AEE">
      <w:pPr>
        <w:ind w:firstLine="480"/>
      </w:pPr>
      <w:r>
        <w:t xml:space="preserve">WebKit </w:t>
      </w:r>
      <w:r>
        <w:rPr>
          <w:rFonts w:hint="eastAsia"/>
        </w:rPr>
        <w:t>Ports</w:t>
      </w:r>
      <w:r>
        <w:t>指的是</w:t>
      </w:r>
      <w:r>
        <w:t>WebKit</w:t>
      </w:r>
      <w:r>
        <w:t>中的非共享部分，</w:t>
      </w:r>
      <w:r>
        <w:rPr>
          <w:rFonts w:hint="eastAsia"/>
        </w:rPr>
        <w:t>对于</w:t>
      </w:r>
      <w:r>
        <w:t>不同</w:t>
      </w:r>
      <w:r>
        <w:rPr>
          <w:rFonts w:hint="eastAsia"/>
        </w:rPr>
        <w:t>浏览器</w:t>
      </w:r>
      <w:r>
        <w:t>使用的</w:t>
      </w:r>
      <w:r>
        <w:t>WebKit</w:t>
      </w:r>
      <w:r>
        <w:t>来说，</w:t>
      </w:r>
      <w:r>
        <w:rPr>
          <w:rFonts w:hint="eastAsia"/>
        </w:rPr>
        <w:t>移植中</w:t>
      </w:r>
      <w:r>
        <w:t>的这些模块由于平台差异、</w:t>
      </w:r>
      <w:r>
        <w:rPr>
          <w:rFonts w:hint="eastAsia"/>
        </w:rPr>
        <w:t>依赖</w:t>
      </w:r>
      <w:r>
        <w:t>的第三方库和需求不同等方面的原因，</w:t>
      </w:r>
      <w:r>
        <w:rPr>
          <w:rFonts w:hint="eastAsia"/>
        </w:rPr>
        <w:t>往往</w:t>
      </w:r>
      <w:r>
        <w:t>按照自己的方式来设计和实现，</w:t>
      </w:r>
      <w:r>
        <w:rPr>
          <w:rFonts w:hint="eastAsia"/>
        </w:rPr>
        <w:t>这就</w:t>
      </w:r>
      <w:r>
        <w:t>产生了</w:t>
      </w:r>
      <w:r>
        <w:rPr>
          <w:rFonts w:hint="eastAsia"/>
        </w:rPr>
        <w:t>移植</w:t>
      </w:r>
      <w:r>
        <w:t>部分，</w:t>
      </w:r>
      <w:r>
        <w:rPr>
          <w:rFonts w:hint="eastAsia"/>
        </w:rPr>
        <w:t>这是</w:t>
      </w:r>
      <w:r>
        <w:t>导致众多</w:t>
      </w:r>
      <w:r>
        <w:t>WebKit</w:t>
      </w:r>
      <w:r>
        <w:t>版本</w:t>
      </w:r>
      <w:r>
        <w:rPr>
          <w:rFonts w:hint="eastAsia"/>
        </w:rPr>
        <w:t>的</w:t>
      </w:r>
      <w:r>
        <w:t>行为并非一致的重要原因。</w:t>
      </w:r>
      <w:r>
        <w:rPr>
          <w:rFonts w:hint="eastAsia"/>
        </w:rPr>
        <w:t>这</w:t>
      </w:r>
      <w:r>
        <w:t>其中包括硬件加速架构、</w:t>
      </w:r>
      <w:r>
        <w:rPr>
          <w:rFonts w:hint="eastAsia"/>
        </w:rPr>
        <w:t>网络栈</w:t>
      </w:r>
      <w:r>
        <w:t>、</w:t>
      </w:r>
      <w:r>
        <w:rPr>
          <w:rFonts w:hint="eastAsia"/>
        </w:rPr>
        <w:t>视频</w:t>
      </w:r>
      <w:r>
        <w:t>解码、图片解码等。</w:t>
      </w:r>
    </w:p>
    <w:p w14:paraId="4F6E0629" w14:textId="77777777" w:rsidR="00640AEE" w:rsidRDefault="00640AEE" w:rsidP="00640AEE">
      <w:pPr>
        <w:ind w:firstLine="480"/>
      </w:pPr>
      <w:r>
        <w:rPr>
          <w:rFonts w:hint="eastAsia"/>
        </w:rPr>
        <w:t>在</w:t>
      </w:r>
      <w:r>
        <w:t>Web</w:t>
      </w:r>
      <w:r>
        <w:rPr>
          <w:rFonts w:hint="eastAsia"/>
        </w:rPr>
        <w:t>Core</w:t>
      </w:r>
      <w:r>
        <w:t>和</w:t>
      </w:r>
      <w:r>
        <w:t xml:space="preserve">WebKit </w:t>
      </w:r>
      <w:r>
        <w:rPr>
          <w:rFonts w:hint="eastAsia"/>
        </w:rPr>
        <w:t>Ports</w:t>
      </w:r>
      <w:r>
        <w:t>之上的层主要是提供嵌入式编程接口，</w:t>
      </w:r>
      <w:r>
        <w:rPr>
          <w:rFonts w:hint="eastAsia"/>
        </w:rPr>
        <w:t>这些</w:t>
      </w:r>
      <w:r>
        <w:t>嵌入式接口是提供给浏览器调用的（当然也可以有其他</w:t>
      </w:r>
      <w:r>
        <w:rPr>
          <w:rFonts w:hint="eastAsia"/>
        </w:rPr>
        <w:t>使用者</w:t>
      </w:r>
      <w:r>
        <w:t>）。</w:t>
      </w:r>
      <w:r>
        <w:rPr>
          <w:rFonts w:hint="eastAsia"/>
        </w:rPr>
        <w:t>图中</w:t>
      </w:r>
      <w:r>
        <w:t>有左右两个部分分别</w:t>
      </w:r>
      <w:r>
        <w:rPr>
          <w:rFonts w:hint="eastAsia"/>
        </w:rPr>
        <w:t>是狭义</w:t>
      </w:r>
      <w:r>
        <w:t>WebKit</w:t>
      </w:r>
      <w:r>
        <w:t>的接口和</w:t>
      </w:r>
      <w:r>
        <w:t>WebKit2</w:t>
      </w:r>
      <w:r>
        <w:t>（</w:t>
      </w:r>
      <w:r w:rsidRPr="00B73D8C">
        <w:t>WebKit2 is a new API layer for WebKit to support a split proces</w:t>
      </w:r>
      <w:r>
        <w:t xml:space="preserve">s model, where the web content </w:t>
      </w:r>
      <w:r w:rsidRPr="00B73D8C">
        <w:t>lives in a separate process from the application UI</w:t>
      </w:r>
      <w:r w:rsidR="00AA2880">
        <w:rPr>
          <w:vertAlign w:val="superscript"/>
        </w:rPr>
        <w:t>[24</w:t>
      </w:r>
      <w:r w:rsidRPr="00E546F7">
        <w:rPr>
          <w:vertAlign w:val="superscript"/>
        </w:rPr>
        <w:t>]</w:t>
      </w:r>
      <w:r>
        <w:t>）</w:t>
      </w:r>
      <w:r>
        <w:rPr>
          <w:rFonts w:hint="eastAsia"/>
        </w:rPr>
        <w:t>的</w:t>
      </w:r>
      <w:r>
        <w:t>接口。</w:t>
      </w:r>
      <w:r>
        <w:rPr>
          <w:rFonts w:hint="eastAsia"/>
        </w:rPr>
        <w:t>因为</w:t>
      </w:r>
      <w:r>
        <w:t>接口与具体的移植有关，</w:t>
      </w:r>
      <w:r>
        <w:rPr>
          <w:rFonts w:hint="eastAsia"/>
        </w:rPr>
        <w:t>所以</w:t>
      </w:r>
      <w:r>
        <w:t>有一个与浏览器相关的绑定</w:t>
      </w:r>
      <w:r>
        <w:rPr>
          <w:rFonts w:hint="eastAsia"/>
        </w:rPr>
        <w:t>层。绑定层上面</w:t>
      </w:r>
      <w:r>
        <w:t>就是</w:t>
      </w:r>
      <w:r>
        <w:t>WebKit</w:t>
      </w:r>
      <w:r>
        <w:t>项目对外</w:t>
      </w:r>
      <w:r>
        <w:rPr>
          <w:rFonts w:hint="eastAsia"/>
        </w:rPr>
        <w:t>暴露</w:t>
      </w:r>
      <w:r>
        <w:t>的接口层。</w:t>
      </w:r>
      <w:r>
        <w:rPr>
          <w:rFonts w:hint="eastAsia"/>
        </w:rPr>
        <w:t>实际上</w:t>
      </w:r>
      <w:r>
        <w:t>接口层的定义也是与移植密切相关的，</w:t>
      </w:r>
      <w:r>
        <w:rPr>
          <w:rFonts w:hint="eastAsia"/>
        </w:rPr>
        <w:t>而</w:t>
      </w:r>
      <w:r>
        <w:t>不是</w:t>
      </w:r>
      <w:r>
        <w:t>WebKit</w:t>
      </w:r>
      <w:r>
        <w:t>由是统一接口。</w:t>
      </w:r>
    </w:p>
    <w:p w14:paraId="4AEF20D2" w14:textId="77777777" w:rsidR="00626F84" w:rsidRDefault="00626F84" w:rsidP="00640AEE">
      <w:pPr>
        <w:ind w:firstLine="480"/>
      </w:pPr>
      <w:r>
        <w:t>WebKit</w:t>
      </w:r>
      <w:r>
        <w:t>还有一个部分没有</w:t>
      </w:r>
      <w:r>
        <w:rPr>
          <w:rFonts w:hint="eastAsia"/>
        </w:rPr>
        <w:t>展示</w:t>
      </w:r>
      <w:r>
        <w:t>出来，</w:t>
      </w:r>
      <w:r>
        <w:rPr>
          <w:rFonts w:hint="eastAsia"/>
        </w:rPr>
        <w:t>那就是</w:t>
      </w:r>
      <w:r>
        <w:t>测试用例，包括布局测试用例和性能测试用例，</w:t>
      </w:r>
      <w:r>
        <w:rPr>
          <w:rFonts w:hint="eastAsia"/>
        </w:rPr>
        <w:t>这两类</w:t>
      </w:r>
      <w:r>
        <w:t>测试包含了大量的测试用例和期望结果。</w:t>
      </w:r>
      <w:r>
        <w:rPr>
          <w:rFonts w:hint="eastAsia"/>
        </w:rPr>
        <w:t>虽然不同</w:t>
      </w:r>
      <w:r>
        <w:t>的的</w:t>
      </w:r>
      <w:r>
        <w:t>WebKit</w:t>
      </w:r>
      <w:r>
        <w:t>移植对应的测试用例不一样，</w:t>
      </w:r>
      <w:r>
        <w:rPr>
          <w:rFonts w:hint="eastAsia"/>
        </w:rPr>
        <w:t>总体上来讲</w:t>
      </w:r>
      <w:r>
        <w:t>WebKit</w:t>
      </w:r>
      <w:r>
        <w:t>移植还是共享了大量的用例。</w:t>
      </w:r>
      <w:r>
        <w:rPr>
          <w:rFonts w:hint="eastAsia"/>
        </w:rPr>
        <w:t>为</w:t>
      </w:r>
      <w:r>
        <w:t>保证</w:t>
      </w:r>
      <w:r>
        <w:t>WebKit</w:t>
      </w:r>
      <w:r>
        <w:t>的代码质量，</w:t>
      </w:r>
      <w:r>
        <w:rPr>
          <w:rFonts w:hint="eastAsia"/>
        </w:rPr>
        <w:t>这些</w:t>
      </w:r>
      <w:r>
        <w:t>用例被用来验证渲染结果的正确性。</w:t>
      </w:r>
    </w:p>
    <w:p w14:paraId="52CAEE88" w14:textId="77777777" w:rsidR="009A52E8" w:rsidRDefault="009A52E8" w:rsidP="00640AEE">
      <w:pPr>
        <w:ind w:firstLine="480"/>
      </w:pPr>
      <w:r>
        <w:rPr>
          <w:rFonts w:hint="eastAsia"/>
        </w:rPr>
        <w:t>以上</w:t>
      </w:r>
      <w:r w:rsidR="007B6080">
        <w:t>，</w:t>
      </w:r>
      <w:r w:rsidR="007B6080">
        <w:rPr>
          <w:rFonts w:hint="eastAsia"/>
        </w:rPr>
        <w:t>便是对</w:t>
      </w:r>
      <w:r w:rsidR="007B6080">
        <w:t>WebKit</w:t>
      </w:r>
      <w:r w:rsidR="007B6080">
        <w:t>架构的介绍。</w:t>
      </w:r>
    </w:p>
    <w:p w14:paraId="4E2DB3DE" w14:textId="77777777" w:rsidR="007B6080" w:rsidRDefault="006707FB" w:rsidP="00640AEE">
      <w:pPr>
        <w:ind w:firstLine="480"/>
      </w:pPr>
      <w:r>
        <w:rPr>
          <w:rFonts w:hint="eastAsia"/>
        </w:rPr>
        <w:t>前面</w:t>
      </w:r>
      <w:r w:rsidR="007B6080">
        <w:t>我们提到</w:t>
      </w:r>
      <w:r w:rsidR="007B6080">
        <w:t>WebKit</w:t>
      </w:r>
      <w:r w:rsidR="007B6080">
        <w:t>是从</w:t>
      </w:r>
      <w:r w:rsidR="007B6080">
        <w:t>K</w:t>
      </w:r>
      <w:r w:rsidR="00711CEC">
        <w:t>H</w:t>
      </w:r>
      <w:r w:rsidR="007B6080">
        <w:t>TML</w:t>
      </w:r>
      <w:r w:rsidR="007B6080">
        <w:rPr>
          <w:rFonts w:hint="eastAsia"/>
        </w:rPr>
        <w:t>分裂</w:t>
      </w:r>
      <w:r w:rsidR="007B6080">
        <w:t>出来的。</w:t>
      </w:r>
      <w:r>
        <w:t>历史总是惊人的</w:t>
      </w:r>
      <w:r>
        <w:rPr>
          <w:rFonts w:hint="eastAsia"/>
        </w:rPr>
        <w:t>相似</w:t>
      </w:r>
      <w:r>
        <w:t>，</w:t>
      </w:r>
      <w:r w:rsidR="00711CEC">
        <w:t>当年发生</w:t>
      </w:r>
      <w:r w:rsidR="00711CEC">
        <w:rPr>
          <w:rFonts w:hint="eastAsia"/>
        </w:rPr>
        <w:t>在</w:t>
      </w:r>
      <w:r w:rsidR="00711CEC">
        <w:t>KHTML</w:t>
      </w:r>
      <w:r w:rsidR="00711CEC">
        <w:t>项目上的事情也同样发生在</w:t>
      </w:r>
      <w:r w:rsidR="00711CEC">
        <w:t>WebKit</w:t>
      </w:r>
      <w:r w:rsidR="00711CEC">
        <w:t>项目上。</w:t>
      </w:r>
      <w:r w:rsidR="00711CEC">
        <w:t>2013</w:t>
      </w:r>
      <w:r w:rsidR="00711CEC">
        <w:rPr>
          <w:rFonts w:hint="eastAsia"/>
        </w:rPr>
        <w:t>年</w:t>
      </w:r>
      <w:r w:rsidR="00711CEC">
        <w:t>4</w:t>
      </w:r>
      <w:r w:rsidR="00711CEC">
        <w:rPr>
          <w:rFonts w:hint="eastAsia"/>
        </w:rPr>
        <w:t>月</w:t>
      </w:r>
      <w:r w:rsidR="00711CEC">
        <w:t>，</w:t>
      </w:r>
      <w:r w:rsidR="00711CEC">
        <w:rPr>
          <w:rFonts w:hint="eastAsia"/>
        </w:rPr>
        <w:t>Google</w:t>
      </w:r>
      <w:r w:rsidR="00711CEC">
        <w:t>宣布了从</w:t>
      </w:r>
      <w:r w:rsidR="00711CEC">
        <w:t>WebKit</w:t>
      </w:r>
      <w:r w:rsidR="00711CEC">
        <w:t>复制出来并独立运作的</w:t>
      </w:r>
      <w:r w:rsidR="00711CEC">
        <w:t>Blink</w:t>
      </w:r>
      <w:r w:rsidR="00711CEC">
        <w:t>项目，其中原因也是一言难尽，</w:t>
      </w:r>
      <w:r w:rsidR="00711CEC">
        <w:rPr>
          <w:rFonts w:hint="eastAsia"/>
        </w:rPr>
        <w:t>主要</w:t>
      </w:r>
      <w:r w:rsidR="00711CEC">
        <w:t>还是</w:t>
      </w:r>
      <w:r w:rsidR="00D06A38">
        <w:rPr>
          <w:rFonts w:hint="eastAsia"/>
        </w:rPr>
        <w:t>Google</w:t>
      </w:r>
      <w:r w:rsidR="00D06A38">
        <w:t>和</w:t>
      </w:r>
      <w:r w:rsidR="001B73D7">
        <w:rPr>
          <w:rFonts w:hint="eastAsia"/>
        </w:rPr>
        <w:t>苹果</w:t>
      </w:r>
      <w:r w:rsidR="00D06A38">
        <w:t>公司</w:t>
      </w:r>
      <w:r w:rsidR="00D06A38">
        <w:rPr>
          <w:rFonts w:hint="eastAsia"/>
        </w:rPr>
        <w:t>有了</w:t>
      </w:r>
      <w:r w:rsidR="00D06A38">
        <w:t>一些分歧</w:t>
      </w:r>
      <w:r w:rsidR="00CC45A9">
        <w:t>。</w:t>
      </w:r>
      <w:r w:rsidR="00CC45A9" w:rsidRPr="00CC45A9">
        <w:t>据一些第三方的</w:t>
      </w:r>
      <w:r w:rsidR="00CC45A9" w:rsidRPr="00CC45A9">
        <w:t xml:space="preserve"> WebKit </w:t>
      </w:r>
      <w:r w:rsidR="00CC45A9" w:rsidRPr="00CC45A9">
        <w:t>开发者透露，苹果和</w:t>
      </w:r>
      <w:r w:rsidR="00CC45A9" w:rsidRPr="00CC45A9">
        <w:t xml:space="preserve"> Google </w:t>
      </w:r>
      <w:r w:rsidR="00CC45A9" w:rsidRPr="00CC45A9">
        <w:t>的开发者在交流时没有一般开源开发者的那种相互支持，反而更像两头相互打量的狮子，气氛比较紧张</w:t>
      </w:r>
      <w:r w:rsidR="007E2D44">
        <w:t>。</w:t>
      </w:r>
      <w:r w:rsidR="001B73D7">
        <w:t>而</w:t>
      </w:r>
      <w:r w:rsidR="00E16985">
        <w:t>苹果</w:t>
      </w:r>
      <w:r w:rsidR="00E16985">
        <w:rPr>
          <w:rFonts w:hint="eastAsia"/>
        </w:rPr>
        <w:t>团队</w:t>
      </w:r>
      <w:r w:rsidR="00E16985">
        <w:t>则称</w:t>
      </w:r>
      <w:r w:rsidR="00376A57">
        <w:rPr>
          <w:rFonts w:hint="eastAsia"/>
        </w:rPr>
        <w:t>Google</w:t>
      </w:r>
      <w:r w:rsidR="00376A57" w:rsidRPr="00376A57">
        <w:t>不愿意将多进程架构的支持整合到</w:t>
      </w:r>
      <w:r w:rsidR="00376A57" w:rsidRPr="00376A57">
        <w:t xml:space="preserve"> WebKit </w:t>
      </w:r>
      <w:r w:rsidR="00376A57" w:rsidRPr="00376A57">
        <w:t>中</w:t>
      </w:r>
      <w:r w:rsidR="00900AAD">
        <w:t>，</w:t>
      </w:r>
      <w:r w:rsidR="00900AAD" w:rsidRPr="00900AAD">
        <w:t>这些代码一直在</w:t>
      </w:r>
      <w:r w:rsidR="00900AAD" w:rsidRPr="00900AAD">
        <w:t xml:space="preserve"> Chromium </w:t>
      </w:r>
      <w:r w:rsidR="00900AAD" w:rsidRPr="00900AAD">
        <w:t>自己的目录中。</w:t>
      </w:r>
      <w:r w:rsidR="00B76150">
        <w:t>最初</w:t>
      </w:r>
      <w:r w:rsidR="00B76150">
        <w:t>Blink</w:t>
      </w:r>
      <w:r w:rsidR="00B76150">
        <w:t>和</w:t>
      </w:r>
      <w:r w:rsidR="00B76150">
        <w:t>WebKit</w:t>
      </w:r>
      <w:r w:rsidR="00B76150">
        <w:t>并没有特别大的不同，</w:t>
      </w:r>
      <w:r w:rsidR="00B76150">
        <w:rPr>
          <w:rFonts w:hint="eastAsia"/>
        </w:rPr>
        <w:t>因为</w:t>
      </w:r>
      <w:r w:rsidR="00B76150">
        <w:t>刚刚从</w:t>
      </w:r>
      <w:r w:rsidR="00B76150">
        <w:t>WebKit</w:t>
      </w:r>
      <w:r w:rsidR="00B76150">
        <w:rPr>
          <w:rFonts w:hint="eastAsia"/>
        </w:rPr>
        <w:t>复制</w:t>
      </w:r>
      <w:r w:rsidR="00B76150">
        <w:t>过来。</w:t>
      </w:r>
    </w:p>
    <w:p w14:paraId="4A5A2B08" w14:textId="77777777" w:rsidR="00B76150" w:rsidRDefault="00B76150" w:rsidP="00640AEE">
      <w:pPr>
        <w:ind w:firstLine="480"/>
      </w:pPr>
      <w:r>
        <w:rPr>
          <w:rFonts w:hint="eastAsia"/>
        </w:rPr>
        <w:t>在</w:t>
      </w:r>
      <w:r>
        <w:t>二者“分手”后，</w:t>
      </w:r>
      <w:r>
        <w:rPr>
          <w:rFonts w:hint="eastAsia"/>
        </w:rPr>
        <w:t>WebKit</w:t>
      </w:r>
      <w:r>
        <w:t>将于</w:t>
      </w:r>
      <w:r>
        <w:t xml:space="preserve">Google </w:t>
      </w:r>
      <w:r>
        <w:rPr>
          <w:rFonts w:hint="eastAsia"/>
        </w:rPr>
        <w:t>Chromium</w:t>
      </w:r>
      <w:r>
        <w:t>浏览器相关的代码移除，</w:t>
      </w:r>
      <w:r>
        <w:rPr>
          <w:rFonts w:hint="eastAsia"/>
        </w:rPr>
        <w:t>同时</w:t>
      </w:r>
      <w:r>
        <w:t>，</w:t>
      </w:r>
      <w:r>
        <w:rPr>
          <w:rFonts w:hint="eastAsia"/>
        </w:rPr>
        <w:t>Blink</w:t>
      </w:r>
      <w:r>
        <w:t>将除</w:t>
      </w:r>
      <w:r>
        <w:t>Chromium</w:t>
      </w:r>
      <w:r>
        <w:t>浏览器需要之外的其他</w:t>
      </w:r>
      <w:r>
        <w:rPr>
          <w:rFonts w:hint="eastAsia"/>
        </w:rPr>
        <w:t>移植</w:t>
      </w:r>
      <w:r>
        <w:t>的代码都删除了。</w:t>
      </w:r>
      <w:r w:rsidR="000143AE">
        <w:t>二者的差别在以后会越来越大，</w:t>
      </w:r>
      <w:r w:rsidR="000143AE">
        <w:rPr>
          <w:rFonts w:hint="eastAsia"/>
        </w:rPr>
        <w:t>因为</w:t>
      </w:r>
      <w:r w:rsidR="000143AE">
        <w:t>Google</w:t>
      </w:r>
      <w:r w:rsidR="000143AE">
        <w:t>希望未来在</w:t>
      </w:r>
      <w:r w:rsidR="000143AE">
        <w:t>Blink</w:t>
      </w:r>
      <w:r w:rsidR="000143AE">
        <w:t>中加入很多新的技术，</w:t>
      </w:r>
      <w:r w:rsidR="000143AE">
        <w:rPr>
          <w:rFonts w:hint="eastAsia"/>
        </w:rPr>
        <w:t>下面</w:t>
      </w:r>
      <w:r w:rsidR="000143AE">
        <w:t>是</w:t>
      </w:r>
      <w:r w:rsidR="000143AE">
        <w:t>Chromium</w:t>
      </w:r>
      <w:r w:rsidR="000143AE">
        <w:t>网站上列出的。</w:t>
      </w:r>
    </w:p>
    <w:p w14:paraId="0031B484" w14:textId="77777777" w:rsidR="000143AE" w:rsidRDefault="000143AE" w:rsidP="00640AEE">
      <w:pPr>
        <w:ind w:firstLine="480"/>
      </w:pPr>
      <w:r>
        <w:rPr>
          <w:rFonts w:hint="eastAsia"/>
        </w:rPr>
        <w:lastRenderedPageBreak/>
        <w:t>其一</w:t>
      </w:r>
      <w:r>
        <w:t>，</w:t>
      </w:r>
      <w:r>
        <w:rPr>
          <w:rFonts w:hint="eastAsia"/>
        </w:rPr>
        <w:t>实现</w:t>
      </w:r>
      <w:r>
        <w:t>跨进程的</w:t>
      </w:r>
      <w:r>
        <w:t>iframe</w:t>
      </w:r>
      <w:r>
        <w:t>。</w:t>
      </w:r>
      <w:r w:rsidR="00523513">
        <w:rPr>
          <w:rFonts w:hint="eastAsia"/>
        </w:rPr>
        <w:t>i</w:t>
      </w:r>
      <w:r>
        <w:rPr>
          <w:rFonts w:hint="eastAsia"/>
        </w:rPr>
        <w:t>frame</w:t>
      </w:r>
      <w:r>
        <w:t>允许</w:t>
      </w:r>
      <w:r w:rsidR="00975B9D">
        <w:t>网页中嵌入其他页面，</w:t>
      </w:r>
      <w:r w:rsidR="00975B9D">
        <w:rPr>
          <w:rFonts w:hint="eastAsia"/>
        </w:rPr>
        <w:t>这</w:t>
      </w:r>
      <w:r w:rsidR="00975B9D">
        <w:t>存在潜在的安全问题。</w:t>
      </w:r>
      <w:r w:rsidR="00975B9D">
        <w:rPr>
          <w:rFonts w:hint="eastAsia"/>
        </w:rPr>
        <w:t>一个</w:t>
      </w:r>
      <w:r w:rsidR="00975B9D">
        <w:t>新的想法</w:t>
      </w:r>
      <w:r w:rsidR="00975B9D">
        <w:rPr>
          <w:rFonts w:hint="eastAsia"/>
        </w:rPr>
        <w:t>就是</w:t>
      </w:r>
      <w:r w:rsidR="00975B9D">
        <w:t>为</w:t>
      </w:r>
      <w:r w:rsidR="00975B9D">
        <w:t>iframe</w:t>
      </w:r>
      <w:r w:rsidR="00975B9D">
        <w:t>创建一个单独的沙箱进程。</w:t>
      </w:r>
    </w:p>
    <w:p w14:paraId="0DE6E0EE" w14:textId="77777777" w:rsidR="00975B9D" w:rsidRDefault="00CA59B7" w:rsidP="00640AEE">
      <w:pPr>
        <w:ind w:firstLine="480"/>
      </w:pPr>
      <w:r>
        <w:t>其二，</w:t>
      </w:r>
      <w:r>
        <w:rPr>
          <w:rFonts w:hint="eastAsia"/>
        </w:rPr>
        <w:t>重新整理</w:t>
      </w:r>
      <w:r>
        <w:t>和修改</w:t>
      </w:r>
      <w:r>
        <w:t>WebKit</w:t>
      </w:r>
      <w:r>
        <w:t>关于网络方面</w:t>
      </w:r>
      <w:r>
        <w:rPr>
          <w:rFonts w:hint="eastAsia"/>
        </w:rPr>
        <w:t>的</w:t>
      </w:r>
      <w:r>
        <w:t>架构和接口。</w:t>
      </w:r>
      <w:r>
        <w:rPr>
          <w:rFonts w:hint="eastAsia"/>
        </w:rPr>
        <w:t>长期</w:t>
      </w:r>
      <w:r>
        <w:t>以来，</w:t>
      </w:r>
      <w:r>
        <w:rPr>
          <w:rFonts w:hint="eastAsia"/>
        </w:rPr>
        <w:t>WebKit</w:t>
      </w:r>
      <w:r>
        <w:t>中的一些实现是以</w:t>
      </w:r>
      <w:r>
        <w:t>MacOS</w:t>
      </w:r>
      <w:r>
        <w:t>平台为基础的，</w:t>
      </w:r>
      <w:r>
        <w:rPr>
          <w:rFonts w:hint="eastAsia"/>
        </w:rPr>
        <w:t>所以</w:t>
      </w:r>
      <w:r>
        <w:t>存在某些方面的限制，</w:t>
      </w:r>
      <w:r>
        <w:rPr>
          <w:rFonts w:hint="eastAsia"/>
        </w:rPr>
        <w:t>Blink</w:t>
      </w:r>
      <w:r>
        <w:t>将会在这方面做</w:t>
      </w:r>
      <w:r w:rsidR="008D0DCF">
        <w:t>比较大的调整。</w:t>
      </w:r>
    </w:p>
    <w:p w14:paraId="6D4FCE0C" w14:textId="77777777" w:rsidR="008D0DCF" w:rsidRDefault="008D0DCF" w:rsidP="00640AEE">
      <w:pPr>
        <w:ind w:firstLine="480"/>
      </w:pPr>
      <w:r>
        <w:rPr>
          <w:rFonts w:hint="eastAsia"/>
        </w:rPr>
        <w:t>其三</w:t>
      </w:r>
      <w:r>
        <w:t>，</w:t>
      </w:r>
      <w:r>
        <w:rPr>
          <w:rFonts w:hint="eastAsia"/>
        </w:rPr>
        <w:t>一个</w:t>
      </w:r>
      <w:r>
        <w:t>更为胆大更为激进的想法就是</w:t>
      </w:r>
      <w:r>
        <w:rPr>
          <w:rFonts w:hint="eastAsia"/>
        </w:rPr>
        <w:t>将</w:t>
      </w:r>
      <w:r>
        <w:t>DOM</w:t>
      </w:r>
      <w:r>
        <w:t>树引入</w:t>
      </w:r>
      <w:r>
        <w:rPr>
          <w:rFonts w:hint="eastAsia"/>
        </w:rPr>
        <w:t>JavaScript</w:t>
      </w:r>
      <w:r>
        <w:t>引擎中。</w:t>
      </w:r>
      <w:r>
        <w:rPr>
          <w:rFonts w:hint="eastAsia"/>
        </w:rPr>
        <w:t>目前</w:t>
      </w:r>
      <w:r>
        <w:t>DOM</w:t>
      </w:r>
      <w:r>
        <w:t>和</w:t>
      </w:r>
      <w:r>
        <w:t>JavaScript</w:t>
      </w:r>
      <w:r>
        <w:t>引擎是分开的，</w:t>
      </w:r>
      <w:r>
        <w:rPr>
          <w:rFonts w:hint="eastAsia"/>
        </w:rPr>
        <w:t>这</w:t>
      </w:r>
      <w:r>
        <w:t>意味着</w:t>
      </w:r>
      <w:r>
        <w:t>JavaScript</w:t>
      </w:r>
      <w:r>
        <w:t>引擎访问</w:t>
      </w:r>
      <w:r>
        <w:t>DOM</w:t>
      </w:r>
      <w:r>
        <w:t>树需要较高的代价。</w:t>
      </w:r>
      <w:r>
        <w:rPr>
          <w:rFonts w:hint="eastAsia"/>
        </w:rPr>
        <w:t>这是</w:t>
      </w:r>
      <w:r>
        <w:t>一个大胆而又具有革命性的尝试，</w:t>
      </w:r>
      <w:r>
        <w:rPr>
          <w:rFonts w:hint="eastAsia"/>
        </w:rPr>
        <w:t>会</w:t>
      </w:r>
      <w:r>
        <w:t>带来性能的极大提升。</w:t>
      </w:r>
      <w:r>
        <w:rPr>
          <w:rFonts w:hint="eastAsia"/>
        </w:rPr>
        <w:t>为什么</w:t>
      </w:r>
      <w:r>
        <w:t>呢？</w:t>
      </w:r>
      <w:r>
        <w:rPr>
          <w:rFonts w:hint="eastAsia"/>
        </w:rPr>
        <w:t>原因</w:t>
      </w:r>
      <w:r>
        <w:t>是</w:t>
      </w:r>
      <w:r>
        <w:t>JavaScript</w:t>
      </w:r>
      <w:r>
        <w:t>引擎访问</w:t>
      </w:r>
      <w:r>
        <w:t>DOM</w:t>
      </w:r>
      <w:r>
        <w:t>树需要额外的负担，</w:t>
      </w:r>
      <w:r>
        <w:rPr>
          <w:rFonts w:hint="eastAsia"/>
        </w:rPr>
        <w:t>这</w:t>
      </w:r>
      <w:r>
        <w:t>影响了访问速度。</w:t>
      </w:r>
    </w:p>
    <w:p w14:paraId="29A0846C" w14:textId="77777777" w:rsidR="008D0DCF" w:rsidRDefault="008D0DCF" w:rsidP="008D0DCF">
      <w:pPr>
        <w:ind w:firstLine="480"/>
      </w:pPr>
      <w:r>
        <w:rPr>
          <w:rFonts w:hint="eastAsia"/>
        </w:rPr>
        <w:t>其四</w:t>
      </w:r>
      <w:r>
        <w:t>，</w:t>
      </w:r>
      <w:r>
        <w:rPr>
          <w:rFonts w:hint="eastAsia"/>
        </w:rPr>
        <w:t>就是</w:t>
      </w:r>
      <w:r>
        <w:t>针对各种技术的性能优化，</w:t>
      </w:r>
      <w:r>
        <w:rPr>
          <w:rFonts w:hint="eastAsia"/>
        </w:rPr>
        <w:t>包括</w:t>
      </w:r>
      <w:r>
        <w:t>但不限于图形、</w:t>
      </w:r>
      <w:r>
        <w:rPr>
          <w:rFonts w:hint="eastAsia"/>
        </w:rPr>
        <w:t>JavaScript</w:t>
      </w:r>
      <w:r>
        <w:t>引擎、</w:t>
      </w:r>
      <w:r>
        <w:rPr>
          <w:rFonts w:hint="eastAsia"/>
        </w:rPr>
        <w:t>内存</w:t>
      </w:r>
      <w:r>
        <w:t>的使用，</w:t>
      </w:r>
      <w:r>
        <w:rPr>
          <w:rFonts w:hint="eastAsia"/>
        </w:rPr>
        <w:t>编译</w:t>
      </w:r>
      <w:r>
        <w:t>二进制文件的大小，</w:t>
      </w:r>
      <w:r>
        <w:rPr>
          <w:rFonts w:hint="eastAsia"/>
        </w:rPr>
        <w:t>等</w:t>
      </w:r>
      <w:r>
        <w:t>。</w:t>
      </w:r>
    </w:p>
    <w:p w14:paraId="0E04FC07" w14:textId="77777777" w:rsidR="008D0DCF" w:rsidRDefault="00F043B6" w:rsidP="008D0DCF">
      <w:pPr>
        <w:ind w:firstLine="480"/>
      </w:pPr>
      <w:r>
        <w:t>之后还有很多其他</w:t>
      </w:r>
      <w:r>
        <w:rPr>
          <w:rFonts w:hint="eastAsia"/>
        </w:rPr>
        <w:t>技术</w:t>
      </w:r>
      <w:r>
        <w:t>会被</w:t>
      </w:r>
      <w:r>
        <w:rPr>
          <w:rFonts w:hint="eastAsia"/>
        </w:rPr>
        <w:t>逐渐</w:t>
      </w:r>
      <w:r>
        <w:t>引入，</w:t>
      </w:r>
      <w:r>
        <w:rPr>
          <w:rFonts w:hint="eastAsia"/>
        </w:rPr>
        <w:t>我们</w:t>
      </w:r>
      <w:r>
        <w:t>持续</w:t>
      </w:r>
      <w:r>
        <w:rPr>
          <w:rFonts w:hint="eastAsia"/>
        </w:rPr>
        <w:t>关注</w:t>
      </w:r>
      <w:r>
        <w:t>WebKit</w:t>
      </w:r>
      <w:r>
        <w:t>和</w:t>
      </w:r>
      <w:r>
        <w:t>Blink</w:t>
      </w:r>
      <w:r>
        <w:t>的发展。</w:t>
      </w:r>
    </w:p>
    <w:p w14:paraId="70455562" w14:textId="77777777" w:rsidR="00640AEE" w:rsidRDefault="00063E88" w:rsidP="00640AEE">
      <w:pPr>
        <w:ind w:firstLine="480"/>
      </w:pPr>
      <w:r>
        <w:t>Chromium</w:t>
      </w:r>
      <w:r>
        <w:t>也是</w:t>
      </w:r>
      <w:r>
        <w:rPr>
          <w:rFonts w:hint="eastAsia"/>
        </w:rPr>
        <w:t>基于</w:t>
      </w:r>
      <w:r>
        <w:t>WebKit</w:t>
      </w:r>
      <w:r>
        <w:t>（</w:t>
      </w:r>
      <w:r>
        <w:t>Blink</w:t>
      </w:r>
      <w:r>
        <w:t>）的，</w:t>
      </w:r>
      <w:r>
        <w:rPr>
          <w:rFonts w:hint="eastAsia"/>
        </w:rPr>
        <w:t>而且</w:t>
      </w:r>
      <w:r>
        <w:t>在</w:t>
      </w:r>
      <w:r>
        <w:t>WebKit</w:t>
      </w:r>
      <w:r>
        <w:t>的</w:t>
      </w:r>
      <w:r>
        <w:rPr>
          <w:rFonts w:hint="eastAsia"/>
        </w:rPr>
        <w:t>移植</w:t>
      </w:r>
      <w:r>
        <w:t>部分中，</w:t>
      </w:r>
      <w:r>
        <w:rPr>
          <w:rFonts w:hint="eastAsia"/>
        </w:rPr>
        <w:t>Chromium</w:t>
      </w:r>
      <w:r>
        <w:rPr>
          <w:rFonts w:hint="eastAsia"/>
        </w:rPr>
        <w:t>也</w:t>
      </w:r>
      <w:r>
        <w:t>做了</w:t>
      </w:r>
      <w:r>
        <w:rPr>
          <w:rFonts w:hint="eastAsia"/>
        </w:rPr>
        <w:t>很多</w:t>
      </w:r>
      <w:r>
        <w:t>有趣的事情，</w:t>
      </w:r>
      <w:r>
        <w:rPr>
          <w:rFonts w:hint="eastAsia"/>
        </w:rPr>
        <w:t>所以</w:t>
      </w:r>
      <w:r>
        <w:t>通过</w:t>
      </w:r>
      <w:r>
        <w:t>Chromium</w:t>
      </w:r>
      <w:r w:rsidR="00426597">
        <w:rPr>
          <w:rFonts w:hint="eastAsia"/>
        </w:rPr>
        <w:t>可以</w:t>
      </w:r>
      <w:r w:rsidR="00426597">
        <w:t>了解如何基于</w:t>
      </w:r>
      <w:r w:rsidR="00426597">
        <w:t>WebKit</w:t>
      </w:r>
      <w:r w:rsidR="00426597">
        <w:rPr>
          <w:rFonts w:hint="eastAsia"/>
        </w:rPr>
        <w:t>构建</w:t>
      </w:r>
      <w:r w:rsidR="00426597">
        <w:t>浏览器。</w:t>
      </w:r>
      <w:r w:rsidR="00426597">
        <w:rPr>
          <w:rFonts w:hint="eastAsia"/>
        </w:rPr>
        <w:t>另一方面</w:t>
      </w:r>
      <w:r w:rsidR="00426597">
        <w:t>，</w:t>
      </w:r>
      <w:r w:rsidR="00426597">
        <w:rPr>
          <w:rFonts w:hint="eastAsia"/>
        </w:rPr>
        <w:t>Chromium</w:t>
      </w:r>
      <w:r w:rsidR="00426597">
        <w:t>也是很多技术的创新者，</w:t>
      </w:r>
      <w:r w:rsidR="00426597">
        <w:rPr>
          <w:rFonts w:hint="eastAsia"/>
        </w:rPr>
        <w:t>它</w:t>
      </w:r>
      <w:r w:rsidR="00426597">
        <w:t>将很多</w:t>
      </w:r>
      <w:r w:rsidR="00426597">
        <w:rPr>
          <w:rFonts w:hint="eastAsia"/>
        </w:rPr>
        <w:t>先进</w:t>
      </w:r>
      <w:r w:rsidR="00426597">
        <w:t>的理念引入到浏览器领域。</w:t>
      </w:r>
      <w:r w:rsidR="007A5650">
        <w:t>Chromium</w:t>
      </w:r>
      <w:r w:rsidR="007A5650">
        <w:t>的</w:t>
      </w:r>
      <w:r w:rsidR="00723ACA">
        <w:t>代码非常复杂，</w:t>
      </w:r>
      <w:r w:rsidR="00723ACA">
        <w:rPr>
          <w:rFonts w:hint="eastAsia"/>
        </w:rPr>
        <w:t>模块</w:t>
      </w:r>
      <w:r w:rsidR="00723ACA">
        <w:t>非常多，</w:t>
      </w:r>
      <w:r w:rsidR="00723ACA">
        <w:rPr>
          <w:rFonts w:hint="eastAsia"/>
        </w:rPr>
        <w:t>结构</w:t>
      </w:r>
      <w:r w:rsidR="00723ACA">
        <w:t>也不是特别</w:t>
      </w:r>
      <w:r w:rsidR="00723ACA">
        <w:rPr>
          <w:rFonts w:hint="eastAsia"/>
        </w:rPr>
        <w:t>清晰</w:t>
      </w:r>
      <w:r w:rsidR="00723ACA">
        <w:t>，</w:t>
      </w:r>
      <w:r w:rsidR="00723ACA">
        <w:rPr>
          <w:rFonts w:hint="eastAsia"/>
        </w:rPr>
        <w:t>非常</w:t>
      </w:r>
      <w:r w:rsidR="00723ACA">
        <w:t>容易让人迷惑。</w:t>
      </w:r>
      <w:r w:rsidR="00723ACA">
        <w:rPr>
          <w:rFonts w:hint="eastAsia"/>
        </w:rPr>
        <w:t>为了</w:t>
      </w:r>
      <w:r w:rsidR="00723ACA">
        <w:t>方便理解，</w:t>
      </w:r>
      <w:r w:rsidR="00723ACA">
        <w:rPr>
          <w:rFonts w:hint="eastAsia"/>
        </w:rPr>
        <w:t>我们</w:t>
      </w:r>
      <w:r w:rsidR="00723ACA">
        <w:t>从架构和米快、</w:t>
      </w:r>
      <w:r w:rsidR="00723ACA">
        <w:rPr>
          <w:rFonts w:hint="eastAsia"/>
        </w:rPr>
        <w:t>多进程</w:t>
      </w:r>
      <w:r w:rsidR="00723ACA">
        <w:t>模型和多线程模型</w:t>
      </w:r>
      <w:r w:rsidR="00723ACA">
        <w:rPr>
          <w:rFonts w:hint="eastAsia"/>
        </w:rPr>
        <w:t>角度</w:t>
      </w:r>
      <w:r w:rsidR="00723ACA">
        <w:t>一一剖析。</w:t>
      </w:r>
    </w:p>
    <w:p w14:paraId="2EE97D53" w14:textId="77777777" w:rsidR="00551950" w:rsidRDefault="008F5FA1" w:rsidP="00640AEE">
      <w:pPr>
        <w:ind w:firstLine="480"/>
      </w:pPr>
      <w:r>
        <w:t>首先要熟悉的是</w:t>
      </w:r>
      <w:r>
        <w:t>Chromium</w:t>
      </w:r>
      <w:r>
        <w:t>的架构</w:t>
      </w:r>
      <w:r>
        <w:rPr>
          <w:rFonts w:hint="eastAsia"/>
        </w:rPr>
        <w:t>及其</w:t>
      </w:r>
      <w:r>
        <w:t>包含的模块。</w:t>
      </w:r>
    </w:p>
    <w:p w14:paraId="4E79A235" w14:textId="77777777" w:rsidR="00551950" w:rsidRDefault="006A7DB2" w:rsidP="00B44630">
      <w:pPr>
        <w:ind w:firstLine="0"/>
        <w:jc w:val="center"/>
      </w:pPr>
      <w:r>
        <w:rPr>
          <w:noProof/>
        </w:rPr>
        <w:lastRenderedPageBreak/>
        <mc:AlternateContent>
          <mc:Choice Requires="wpg">
            <w:drawing>
              <wp:inline distT="0" distB="0" distL="0" distR="0" wp14:anchorId="3D59206E" wp14:editId="1F3DE6E4">
                <wp:extent cx="5760085" cy="3456305"/>
                <wp:effectExtent l="3810" t="0" r="0" b="1270"/>
                <wp:docPr id="168" name="Group 18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60085" cy="3456305"/>
                          <a:chOff x="2181" y="3007"/>
                          <a:chExt cx="9071" cy="5443"/>
                        </a:xfrm>
                      </wpg:grpSpPr>
                      <wps:wsp>
                        <wps:cNvPr id="169" name="AutoShape 179"/>
                        <wps:cNvSpPr>
                          <a:spLocks noChangeAspect="1" noChangeArrowheads="1" noTextEdit="1"/>
                        </wps:cNvSpPr>
                        <wps:spPr bwMode="auto">
                          <a:xfrm>
                            <a:off x="2181" y="3007"/>
                            <a:ext cx="9071" cy="54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81"/>
                        <wps:cNvSpPr>
                          <a:spLocks noChangeArrowheads="1"/>
                        </wps:cNvSpPr>
                        <wps:spPr bwMode="auto">
                          <a:xfrm>
                            <a:off x="2561" y="3248"/>
                            <a:ext cx="2545" cy="888"/>
                          </a:xfrm>
                          <a:prstGeom prst="rect">
                            <a:avLst/>
                          </a:prstGeom>
                          <a:solidFill>
                            <a:srgbClr val="FFFFFF"/>
                          </a:solidFill>
                          <a:ln w="9525">
                            <a:solidFill>
                              <a:srgbClr val="000000"/>
                            </a:solidFill>
                            <a:miter lim="800000"/>
                            <a:headEnd/>
                            <a:tailEnd/>
                          </a:ln>
                        </wps:spPr>
                        <wps:txbx>
                          <w:txbxContent>
                            <w:p w14:paraId="723655C2" w14:textId="77777777" w:rsidR="00D14876" w:rsidRPr="000D7FCF" w:rsidRDefault="00D14876"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wps:txbx>
                        <wps:bodyPr rot="0" vert="horz" wrap="square" lIns="91440" tIns="45720" rIns="91440" bIns="45720" anchor="t" anchorCtr="0" upright="1">
                          <a:noAutofit/>
                        </wps:bodyPr>
                      </wps:wsp>
                      <wps:wsp>
                        <wps:cNvPr id="171" name="Rectangle 182"/>
                        <wps:cNvSpPr>
                          <a:spLocks noChangeArrowheads="1"/>
                        </wps:cNvSpPr>
                        <wps:spPr bwMode="auto">
                          <a:xfrm>
                            <a:off x="5530" y="3246"/>
                            <a:ext cx="2545" cy="890"/>
                          </a:xfrm>
                          <a:prstGeom prst="rect">
                            <a:avLst/>
                          </a:prstGeom>
                          <a:solidFill>
                            <a:srgbClr val="FFFFFF"/>
                          </a:solidFill>
                          <a:ln w="9525">
                            <a:solidFill>
                              <a:srgbClr val="000000"/>
                            </a:solidFill>
                            <a:miter lim="800000"/>
                            <a:headEnd/>
                            <a:tailEnd/>
                          </a:ln>
                        </wps:spPr>
                        <wps:txbx>
                          <w:txbxContent>
                            <w:p w14:paraId="690FD3CA" w14:textId="77777777" w:rsidR="00D14876" w:rsidRPr="000D7FCF" w:rsidRDefault="00D14876" w:rsidP="00706CF8">
                              <w:pPr>
                                <w:spacing w:before="240"/>
                                <w:ind w:firstLine="0"/>
                                <w:jc w:val="center"/>
                                <w:rPr>
                                  <w:sz w:val="21"/>
                                  <w:szCs w:val="21"/>
                                </w:rPr>
                              </w:pPr>
                              <w:r>
                                <w:rPr>
                                  <w:sz w:val="21"/>
                                  <w:szCs w:val="21"/>
                                </w:rPr>
                                <w:t>C</w:t>
                              </w:r>
                              <w:r>
                                <w:rPr>
                                  <w:rFonts w:hint="eastAsia"/>
                                  <w:sz w:val="21"/>
                                  <w:szCs w:val="21"/>
                                </w:rPr>
                                <w:t>ontent Shell</w:t>
                              </w:r>
                            </w:p>
                          </w:txbxContent>
                        </wps:txbx>
                        <wps:bodyPr rot="0" vert="horz" wrap="square" lIns="91440" tIns="45720" rIns="91440" bIns="45720" anchor="t" anchorCtr="0" upright="1">
                          <a:noAutofit/>
                        </wps:bodyPr>
                      </wps:wsp>
                      <wps:wsp>
                        <wps:cNvPr id="172" name="Rectangle 183"/>
                        <wps:cNvSpPr>
                          <a:spLocks noChangeArrowheads="1"/>
                        </wps:cNvSpPr>
                        <wps:spPr bwMode="auto">
                          <a:xfrm>
                            <a:off x="8511" y="3248"/>
                            <a:ext cx="2544" cy="890"/>
                          </a:xfrm>
                          <a:prstGeom prst="rect">
                            <a:avLst/>
                          </a:prstGeom>
                          <a:solidFill>
                            <a:srgbClr val="FFFFFF"/>
                          </a:solidFill>
                          <a:ln w="9525">
                            <a:solidFill>
                              <a:srgbClr val="000000"/>
                            </a:solidFill>
                            <a:miter lim="800000"/>
                            <a:headEnd/>
                            <a:tailEnd/>
                          </a:ln>
                        </wps:spPr>
                        <wps:txbx>
                          <w:txbxContent>
                            <w:p w14:paraId="7B05D96F" w14:textId="77777777" w:rsidR="00D14876" w:rsidRPr="000D7FCF" w:rsidRDefault="00D14876" w:rsidP="00706CF8">
                              <w:pPr>
                                <w:spacing w:before="240"/>
                                <w:ind w:firstLine="0"/>
                                <w:jc w:val="center"/>
                                <w:rPr>
                                  <w:sz w:val="21"/>
                                  <w:szCs w:val="21"/>
                                </w:rPr>
                              </w:pPr>
                              <w:r>
                                <w:rPr>
                                  <w:rFonts w:hint="eastAsia"/>
                                  <w:sz w:val="21"/>
                                  <w:szCs w:val="21"/>
                                </w:rPr>
                                <w:t>Android WebView</w:t>
                              </w:r>
                            </w:p>
                          </w:txbxContent>
                        </wps:txbx>
                        <wps:bodyPr rot="0" vert="horz" wrap="square" lIns="91440" tIns="45720" rIns="91440" bIns="45720" anchor="t" anchorCtr="0" upright="1">
                          <a:noAutofit/>
                        </wps:bodyPr>
                      </wps:wsp>
                      <wps:wsp>
                        <wps:cNvPr id="173" name="Rectangle 184"/>
                        <wps:cNvSpPr>
                          <a:spLocks noChangeArrowheads="1"/>
                        </wps:cNvSpPr>
                        <wps:spPr bwMode="auto">
                          <a:xfrm>
                            <a:off x="2561" y="4285"/>
                            <a:ext cx="8494" cy="889"/>
                          </a:xfrm>
                          <a:prstGeom prst="rect">
                            <a:avLst/>
                          </a:prstGeom>
                          <a:solidFill>
                            <a:srgbClr val="FFFFFF"/>
                          </a:solidFill>
                          <a:ln w="9525">
                            <a:solidFill>
                              <a:srgbClr val="000000"/>
                            </a:solidFill>
                            <a:miter lim="800000"/>
                            <a:headEnd/>
                            <a:tailEnd/>
                          </a:ln>
                        </wps:spPr>
                        <wps:txbx>
                          <w:txbxContent>
                            <w:p w14:paraId="2A41AD47" w14:textId="77777777" w:rsidR="00D14876" w:rsidRPr="000D7FCF" w:rsidRDefault="00D14876"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wps:txbx>
                        <wps:bodyPr rot="0" vert="horz" wrap="square" lIns="91440" tIns="45720" rIns="91440" bIns="45720" anchor="t" anchorCtr="0" upright="1">
                          <a:noAutofit/>
                        </wps:bodyPr>
                      </wps:wsp>
                      <wps:wsp>
                        <wps:cNvPr id="174" name="Rectangle 185"/>
                        <wps:cNvSpPr>
                          <a:spLocks noChangeArrowheads="1"/>
                        </wps:cNvSpPr>
                        <wps:spPr bwMode="auto">
                          <a:xfrm>
                            <a:off x="2561" y="5414"/>
                            <a:ext cx="8494" cy="889"/>
                          </a:xfrm>
                          <a:prstGeom prst="rect">
                            <a:avLst/>
                          </a:prstGeom>
                          <a:solidFill>
                            <a:srgbClr val="FFFFFF"/>
                          </a:solidFill>
                          <a:ln w="9525">
                            <a:solidFill>
                              <a:srgbClr val="000000"/>
                            </a:solidFill>
                            <a:miter lim="800000"/>
                            <a:headEnd/>
                            <a:tailEnd/>
                          </a:ln>
                        </wps:spPr>
                        <wps:txbx>
                          <w:txbxContent>
                            <w:p w14:paraId="2A439085" w14:textId="77777777" w:rsidR="00D14876" w:rsidRPr="000D7FCF" w:rsidRDefault="00D14876"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wps:txbx>
                        <wps:bodyPr rot="0" vert="horz" wrap="square" lIns="91440" tIns="45720" rIns="91440" bIns="45720" anchor="t" anchorCtr="0" upright="1">
                          <a:noAutofit/>
                        </wps:bodyPr>
                      </wps:wsp>
                      <wps:wsp>
                        <wps:cNvPr id="175" name="Rectangle 186"/>
                        <wps:cNvSpPr>
                          <a:spLocks noChangeArrowheads="1"/>
                        </wps:cNvSpPr>
                        <wps:spPr bwMode="auto">
                          <a:xfrm>
                            <a:off x="2561" y="6530"/>
                            <a:ext cx="3098" cy="1676"/>
                          </a:xfrm>
                          <a:prstGeom prst="rect">
                            <a:avLst/>
                          </a:prstGeom>
                          <a:solidFill>
                            <a:srgbClr val="FFFFFF"/>
                          </a:solidFill>
                          <a:ln w="9525">
                            <a:solidFill>
                              <a:srgbClr val="000000"/>
                            </a:solidFill>
                            <a:miter lim="800000"/>
                            <a:headEnd/>
                            <a:tailEnd/>
                          </a:ln>
                        </wps:spPr>
                        <wps:txbx>
                          <w:txbxContent>
                            <w:p w14:paraId="519D8402" w14:textId="77777777" w:rsidR="00D14876" w:rsidRDefault="00D14876" w:rsidP="00706CF8">
                              <w:pPr>
                                <w:ind w:firstLine="0"/>
                                <w:jc w:val="center"/>
                                <w:rPr>
                                  <w:sz w:val="21"/>
                                  <w:szCs w:val="21"/>
                                </w:rPr>
                              </w:pPr>
                            </w:p>
                            <w:p w14:paraId="22DE1DDD" w14:textId="77777777" w:rsidR="00D14876" w:rsidRPr="000D7FCF" w:rsidRDefault="00D14876" w:rsidP="00706CF8">
                              <w:pPr>
                                <w:spacing w:after="0"/>
                                <w:ind w:firstLine="0"/>
                                <w:jc w:val="center"/>
                                <w:rPr>
                                  <w:sz w:val="21"/>
                                  <w:szCs w:val="21"/>
                                </w:rPr>
                              </w:pPr>
                              <w:r>
                                <w:rPr>
                                  <w:rFonts w:hint="eastAsia"/>
                                  <w:sz w:val="21"/>
                                  <w:szCs w:val="21"/>
                                </w:rPr>
                                <w:t>Blink(WebKit)</w:t>
                              </w:r>
                            </w:p>
                          </w:txbxContent>
                        </wps:txbx>
                        <wps:bodyPr rot="0" vert="horz" wrap="square" lIns="91440" tIns="45720" rIns="91440" bIns="45720" anchor="t" anchorCtr="0" upright="1">
                          <a:noAutofit/>
                        </wps:bodyPr>
                      </wps:wsp>
                      <wps:wsp>
                        <wps:cNvPr id="176" name="Rectangle 187"/>
                        <wps:cNvSpPr>
                          <a:spLocks noChangeArrowheads="1"/>
                        </wps:cNvSpPr>
                        <wps:spPr bwMode="auto">
                          <a:xfrm>
                            <a:off x="5915" y="6547"/>
                            <a:ext cx="1686" cy="670"/>
                          </a:xfrm>
                          <a:prstGeom prst="rect">
                            <a:avLst/>
                          </a:prstGeom>
                          <a:solidFill>
                            <a:srgbClr val="FFFFFF"/>
                          </a:solidFill>
                          <a:ln w="9525">
                            <a:solidFill>
                              <a:srgbClr val="000000"/>
                            </a:solidFill>
                            <a:miter lim="800000"/>
                            <a:headEnd/>
                            <a:tailEnd/>
                          </a:ln>
                        </wps:spPr>
                        <wps:txbx>
                          <w:txbxContent>
                            <w:p w14:paraId="4B1DA8E9" w14:textId="77777777" w:rsidR="00D14876" w:rsidRPr="000D7FCF" w:rsidRDefault="00D14876" w:rsidP="00EE559F">
                              <w:pPr>
                                <w:ind w:firstLine="0"/>
                                <w:jc w:val="center"/>
                                <w:rPr>
                                  <w:sz w:val="21"/>
                                  <w:szCs w:val="21"/>
                                </w:rPr>
                              </w:pPr>
                              <w:r>
                                <w:rPr>
                                  <w:rFonts w:hint="eastAsia"/>
                                  <w:sz w:val="21"/>
                                  <w:szCs w:val="21"/>
                                </w:rPr>
                                <w:t>GPU/Command Buffer</w:t>
                              </w:r>
                            </w:p>
                          </w:txbxContent>
                        </wps:txbx>
                        <wps:bodyPr rot="0" vert="horz" wrap="square" lIns="91440" tIns="45720" rIns="91440" bIns="45720" anchor="t" anchorCtr="0" upright="1">
                          <a:noAutofit/>
                        </wps:bodyPr>
                      </wps:wsp>
                      <wps:wsp>
                        <wps:cNvPr id="177" name="Rectangle 188"/>
                        <wps:cNvSpPr>
                          <a:spLocks noChangeArrowheads="1"/>
                        </wps:cNvSpPr>
                        <wps:spPr bwMode="auto">
                          <a:xfrm>
                            <a:off x="5915" y="7525"/>
                            <a:ext cx="1687" cy="670"/>
                          </a:xfrm>
                          <a:prstGeom prst="rect">
                            <a:avLst/>
                          </a:prstGeom>
                          <a:solidFill>
                            <a:srgbClr val="FFFFFF"/>
                          </a:solidFill>
                          <a:ln w="9525">
                            <a:solidFill>
                              <a:srgbClr val="000000"/>
                            </a:solidFill>
                            <a:miter lim="800000"/>
                            <a:headEnd/>
                            <a:tailEnd/>
                          </a:ln>
                        </wps:spPr>
                        <wps:txbx>
                          <w:txbxContent>
                            <w:p w14:paraId="4A9D5A50" w14:textId="77777777" w:rsidR="00D14876" w:rsidRPr="000D7FCF" w:rsidRDefault="00D14876" w:rsidP="00706CF8">
                              <w:pPr>
                                <w:spacing w:before="240"/>
                                <w:ind w:firstLine="0"/>
                                <w:jc w:val="center"/>
                                <w:rPr>
                                  <w:sz w:val="21"/>
                                  <w:szCs w:val="21"/>
                                </w:rPr>
                              </w:pPr>
                              <w:r>
                                <w:rPr>
                                  <w:rFonts w:hint="eastAsia"/>
                                  <w:sz w:val="21"/>
                                  <w:szCs w:val="21"/>
                                </w:rPr>
                                <w:t>V8</w:t>
                              </w:r>
                            </w:p>
                          </w:txbxContent>
                        </wps:txbx>
                        <wps:bodyPr rot="0" vert="horz" wrap="square" lIns="91440" tIns="45720" rIns="91440" bIns="45720" anchor="t" anchorCtr="0" upright="1">
                          <a:noAutofit/>
                        </wps:bodyPr>
                      </wps:wsp>
                      <wps:wsp>
                        <wps:cNvPr id="178" name="Rectangle 189"/>
                        <wps:cNvSpPr>
                          <a:spLocks noChangeArrowheads="1"/>
                        </wps:cNvSpPr>
                        <wps:spPr bwMode="auto">
                          <a:xfrm>
                            <a:off x="7842" y="6547"/>
                            <a:ext cx="1687" cy="670"/>
                          </a:xfrm>
                          <a:prstGeom prst="rect">
                            <a:avLst/>
                          </a:prstGeom>
                          <a:solidFill>
                            <a:srgbClr val="FFFFFF"/>
                          </a:solidFill>
                          <a:ln w="9525">
                            <a:solidFill>
                              <a:srgbClr val="000000"/>
                            </a:solidFill>
                            <a:miter lim="800000"/>
                            <a:headEnd/>
                            <a:tailEnd/>
                          </a:ln>
                        </wps:spPr>
                        <wps:txbx>
                          <w:txbxContent>
                            <w:p w14:paraId="09FF7735" w14:textId="77777777" w:rsidR="00D14876" w:rsidRPr="000D7FCF" w:rsidRDefault="00D14876" w:rsidP="00706CF8">
                              <w:pPr>
                                <w:spacing w:before="240" w:line="240" w:lineRule="atLeast"/>
                                <w:ind w:firstLine="0"/>
                                <w:jc w:val="center"/>
                                <w:rPr>
                                  <w:sz w:val="21"/>
                                  <w:szCs w:val="21"/>
                                </w:rPr>
                              </w:pPr>
                              <w:r>
                                <w:rPr>
                                  <w:rFonts w:hint="eastAsia"/>
                                  <w:sz w:val="21"/>
                                  <w:szCs w:val="21"/>
                                </w:rPr>
                                <w:t>沙箱模型</w:t>
                              </w:r>
                            </w:p>
                          </w:txbxContent>
                        </wps:txbx>
                        <wps:bodyPr rot="0" vert="horz" wrap="square" lIns="91440" tIns="45720" rIns="91440" bIns="45720" anchor="t" anchorCtr="0" upright="1">
                          <a:noAutofit/>
                        </wps:bodyPr>
                      </wps:wsp>
                      <wps:wsp>
                        <wps:cNvPr id="179" name="Rectangle 190"/>
                        <wps:cNvSpPr>
                          <a:spLocks noChangeArrowheads="1"/>
                        </wps:cNvSpPr>
                        <wps:spPr bwMode="auto">
                          <a:xfrm>
                            <a:off x="7842" y="7525"/>
                            <a:ext cx="1687" cy="670"/>
                          </a:xfrm>
                          <a:prstGeom prst="rect">
                            <a:avLst/>
                          </a:prstGeom>
                          <a:solidFill>
                            <a:srgbClr val="FFFFFF"/>
                          </a:solidFill>
                          <a:ln w="9525">
                            <a:solidFill>
                              <a:srgbClr val="000000"/>
                            </a:solidFill>
                            <a:miter lim="800000"/>
                            <a:headEnd/>
                            <a:tailEnd/>
                          </a:ln>
                        </wps:spPr>
                        <wps:txbx>
                          <w:txbxContent>
                            <w:p w14:paraId="3D8450B8" w14:textId="77777777" w:rsidR="00D14876" w:rsidRPr="000D7FCF" w:rsidRDefault="00D14876"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wps:txbx>
                        <wps:bodyPr rot="0" vert="horz" wrap="square" lIns="91440" tIns="45720" rIns="91440" bIns="45720" anchor="t" anchorCtr="0" upright="1">
                          <a:noAutofit/>
                        </wps:bodyPr>
                      </wps:wsp>
                      <wps:wsp>
                        <wps:cNvPr id="180" name="Rectangle 191"/>
                        <wps:cNvSpPr>
                          <a:spLocks noChangeArrowheads="1"/>
                        </wps:cNvSpPr>
                        <wps:spPr bwMode="auto">
                          <a:xfrm>
                            <a:off x="9808" y="6530"/>
                            <a:ext cx="1247" cy="1665"/>
                          </a:xfrm>
                          <a:prstGeom prst="rect">
                            <a:avLst/>
                          </a:prstGeom>
                          <a:solidFill>
                            <a:srgbClr val="FFFFFF"/>
                          </a:solidFill>
                          <a:ln w="9525">
                            <a:solidFill>
                              <a:srgbClr val="000000"/>
                            </a:solidFill>
                            <a:miter lim="800000"/>
                            <a:headEnd/>
                            <a:tailEnd/>
                          </a:ln>
                        </wps:spPr>
                        <wps:txbx>
                          <w:txbxContent>
                            <w:p w14:paraId="26DF1F95" w14:textId="77777777" w:rsidR="00D14876" w:rsidRDefault="00D14876" w:rsidP="00EE559F">
                              <w:pPr>
                                <w:spacing w:after="0" w:line="240" w:lineRule="atLeast"/>
                                <w:ind w:firstLine="0"/>
                                <w:jc w:val="center"/>
                                <w:rPr>
                                  <w:sz w:val="21"/>
                                  <w:szCs w:val="21"/>
                                </w:rPr>
                              </w:pPr>
                            </w:p>
                            <w:p w14:paraId="58CB5744" w14:textId="77777777" w:rsidR="00D14876" w:rsidRDefault="00D14876" w:rsidP="00EE559F">
                              <w:pPr>
                                <w:spacing w:after="0" w:line="240" w:lineRule="atLeast"/>
                                <w:ind w:firstLine="0"/>
                                <w:jc w:val="center"/>
                                <w:rPr>
                                  <w:sz w:val="21"/>
                                  <w:szCs w:val="21"/>
                                </w:rPr>
                              </w:pPr>
                              <w:r>
                                <w:rPr>
                                  <w:rFonts w:hint="eastAsia"/>
                                  <w:sz w:val="21"/>
                                  <w:szCs w:val="21"/>
                                </w:rPr>
                                <w:t>IPC</w:t>
                              </w:r>
                              <w:r>
                                <w:rPr>
                                  <w:rFonts w:hint="eastAsia"/>
                                  <w:sz w:val="21"/>
                                  <w:szCs w:val="21"/>
                                </w:rPr>
                                <w:t>、</w:t>
                              </w:r>
                            </w:p>
                            <w:p w14:paraId="0BDFB821" w14:textId="77777777" w:rsidR="00D14876" w:rsidRDefault="00D14876" w:rsidP="00EE559F">
                              <w:pPr>
                                <w:spacing w:after="0" w:line="240" w:lineRule="atLeast"/>
                                <w:ind w:firstLine="0"/>
                                <w:jc w:val="center"/>
                                <w:rPr>
                                  <w:sz w:val="21"/>
                                  <w:szCs w:val="21"/>
                                </w:rPr>
                              </w:pPr>
                              <w:r>
                                <w:rPr>
                                  <w:rFonts w:hint="eastAsia"/>
                                  <w:sz w:val="21"/>
                                  <w:szCs w:val="21"/>
                                </w:rPr>
                                <w:t>UI</w:t>
                              </w:r>
                              <w:r>
                                <w:rPr>
                                  <w:rFonts w:hint="eastAsia"/>
                                  <w:sz w:val="21"/>
                                  <w:szCs w:val="21"/>
                                </w:rPr>
                                <w:t>、</w:t>
                              </w:r>
                            </w:p>
                            <w:p w14:paraId="20A77719" w14:textId="77777777" w:rsidR="00D14876" w:rsidRDefault="00D14876"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14:paraId="5390BAE5" w14:textId="77777777" w:rsidR="00D14876" w:rsidRPr="000D7FCF" w:rsidRDefault="00D14876" w:rsidP="00EE559F">
                              <w:pPr>
                                <w:spacing w:after="0" w:line="240" w:lineRule="atLeast"/>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g:wgp>
                  </a:graphicData>
                </a:graphic>
              </wp:inline>
            </w:drawing>
          </mc:Choice>
          <mc:Fallback>
            <w:pict>
              <v:group id="Group 180" o:spid="_x0000_s1173" style="width:453.55pt;height:272.15pt;mso-position-horizontal-relative:char;mso-position-vertical-relative:line" coordorigin="2181,3007" coordsize="9071,544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">
                <o:lock v:ext="edit" aspectratio="t"/>
                <v:rect id="AutoShape 179" o:spid="_x0000_s1174" style="position:absolute;left:2181;top:3007;width:9071;height:54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l9cvwwAA&#10;ANwAAAAPAAAAZHJzL2Rvd25yZXYueG1sRE9Na8JAEL0X/A/LCL2UurEHqWk2IoI0FEGaWM9DdpoE&#10;s7Mxu03Sf+8WCt7m8T4n2UymFQP1rrGsYLmIQBCXVjdcKTgV++dXEM4ja2wtk4JfcrBJZw8JxtqO&#10;/ElD7isRQtjFqKD2vouldGVNBt3CdsSB+7a9QR9gX0nd4xjCTStfomglDTYcGmrsaFdTecl/jIKx&#10;PA7n4vAuj0/nzPI1u+7yrw+lHufT9g2Ep8nfxf/uTIf5qzX8PRMukO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l9cvwwAAANwAAAAPAAAAAAAAAAAAAAAAAJcCAABkcnMvZG93&#10;bnJldi54bWxQSwUGAAAAAAQABAD1AAAAhwMAAAAA&#10;" filled="f" stroked="f">
                  <o:lock v:ext="edit" aspectratio="t" text="t"/>
                </v:rect>
                <v:rect id="Rectangle 181" o:spid="_x0000_s1175" style="position:absolute;left:2561;top:3248;width:2545;height:8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qQzvxAAA&#10;ANwAAAAPAAAAZHJzL2Rvd25yZXYueG1sRI9Bb8IwDIXvSPyHyEi7QQpIY3QEhEBM7Ajlws1rvLaj&#10;caomQNmvnw9Iu9l6z+99Xqw6V6sbtaHybGA8SkAR595WXBg4ZbvhG6gQkS3WnsnAgwKslv3eAlPr&#10;73yg2zEWSkI4pGigjLFJtQ55SQ7DyDfEon371mGUtS20bfEu4a7WkyR51Q4rloYSG9qUlF+OV2fg&#10;q5qc8PeQfSRuvpvGzy77uZ63xrwMuvU7qEhd/Dc/r/dW8GeCL8/IBHr5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kM78QAAADcAAAADwAAAAAAAAAAAAAAAACXAgAAZHJzL2Rv&#10;d25yZXYueG1sUEsFBgAAAAAEAAQA9QAAAIgDAAAAAA==&#10;">
                  <v:textbox>
                    <w:txbxContent>
                      <w:p w14:paraId="723655C2" w14:textId="77777777" w:rsidR="00D14876" w:rsidRPr="000D7FCF" w:rsidRDefault="00D14876"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v:textbox>
                </v:rect>
                <v:rect id="Rectangle 182" o:spid="_x0000_s1176" style="position:absolute;left:5530;top:3246;width:2545;height: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5al0wwAA&#10;ANwAAAAPAAAAZHJzL2Rvd25yZXYueG1sRE9Na8JAEL0X+h+WKfTWbLSgbcwqRbHoUZNLb2N2mqTN&#10;zobsmqT+elcQepvH+5x0NZpG9NS52rKCSRSDIC6srrlUkGfblzcQziNrbCyTgj9ysFo+PqSYaDvw&#10;gfqjL0UIYZeggsr7NpHSFRUZdJFtiQP3bTuDPsCulLrDIYSbRk7jeCYN1hwaKmxpXVHxezwbBad6&#10;muPlkH3G5n376vdj9nP+2ij1/DR+LEB4Gv2/+O7e6TB/PoHbM+ECub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5al0wwAAANwAAAAPAAAAAAAAAAAAAAAAAJcCAABkcnMvZG93&#10;bnJldi54bWxQSwUGAAAAAAQABAD1AAAAhwMAAAAA&#10;">
                  <v:textbox>
                    <w:txbxContent>
                      <w:p w14:paraId="690FD3CA" w14:textId="77777777" w:rsidR="00D14876" w:rsidRPr="000D7FCF" w:rsidRDefault="00D14876" w:rsidP="00706CF8">
                        <w:pPr>
                          <w:spacing w:before="240"/>
                          <w:ind w:firstLine="0"/>
                          <w:jc w:val="center"/>
                          <w:rPr>
                            <w:sz w:val="21"/>
                            <w:szCs w:val="21"/>
                          </w:rPr>
                        </w:pPr>
                        <w:r>
                          <w:rPr>
                            <w:sz w:val="21"/>
                            <w:szCs w:val="21"/>
                          </w:rPr>
                          <w:t>C</w:t>
                        </w:r>
                        <w:r>
                          <w:rPr>
                            <w:rFonts w:hint="eastAsia"/>
                            <w:sz w:val="21"/>
                            <w:szCs w:val="21"/>
                          </w:rPr>
                          <w:t>ontent Shell</w:t>
                        </w:r>
                      </w:p>
                    </w:txbxContent>
                  </v:textbox>
                </v:rect>
                <v:rect id="Rectangle 183" o:spid="_x0000_s1177" style="position:absolute;left:8511;top:3248;width:2544;height: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NzcDwwAA&#10;ANwAAAAPAAAAZHJzL2Rvd25yZXYueG1sRE9Na8JAEL0X/A/LFHprNk3B1ugqoljs0SSX3sbsmKTN&#10;zobsalJ/vVsoeJvH+5zFajStuFDvGssKXqIYBHFpdcOVgiLfPb+DcB5ZY2uZFPySg9Vy8rDAVNuB&#10;D3TJfCVCCLsUFdTed6mUrqzJoItsRxy4k+0N+gD7SuoehxBuWpnE8VQabDg01NjRpqbyJzsbBccm&#10;KfB6yD9iM9u9+s8x/z5/bZV6ehzXcxCeRn8X/7v3Osx/S+DvmXCBX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NzcDwwAAANwAAAAPAAAAAAAAAAAAAAAAAJcCAABkcnMvZG93&#10;bnJldi54bWxQSwUGAAAAAAQABAD1AAAAhwMAAAAA&#10;">
                  <v:textbox>
                    <w:txbxContent>
                      <w:p w14:paraId="7B05D96F" w14:textId="77777777" w:rsidR="00D14876" w:rsidRPr="000D7FCF" w:rsidRDefault="00D14876" w:rsidP="00706CF8">
                        <w:pPr>
                          <w:spacing w:before="240"/>
                          <w:ind w:firstLine="0"/>
                          <w:jc w:val="center"/>
                          <w:rPr>
                            <w:sz w:val="21"/>
                            <w:szCs w:val="21"/>
                          </w:rPr>
                        </w:pPr>
                        <w:r>
                          <w:rPr>
                            <w:rFonts w:hint="eastAsia"/>
                            <w:sz w:val="21"/>
                            <w:szCs w:val="21"/>
                          </w:rPr>
                          <w:t>Android WebView</w:t>
                        </w:r>
                      </w:p>
                    </w:txbxContent>
                  </v:textbox>
                </v:rect>
                <v:rect id="Rectangle 184" o:spid="_x0000_s1178" style="position:absolute;left:2561;top:4285;width:8494;height:8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e5KYwwAA&#10;ANwAAAAPAAAAZHJzL2Rvd25yZXYueG1sRE9La8JAEL4L/Q/LFHrTTRXURlcpLSl61OTS25idJmmz&#10;syG7ebS/visI3ubje852P5pa9NS6yrKC51kEgji3uuJCQZYm0zUI55E11pZJwS852O8eJluMtR34&#10;RP3ZFyKEsItRQel9E0vp8pIMupltiAP3ZVuDPsC2kLrFIYSbWs6jaCkNVhwaSmzoraT859wZBZdq&#10;nuHfKf2IzEuy8Mcx/e4+35V6ehxfNyA8jf4uvrkPOsxfLeD6TLhA7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e5KYwwAAANwAAAAPAAAAAAAAAAAAAAAAAJcCAABkcnMvZG93&#10;bnJldi54bWxQSwUGAAAAAAQABAD1AAAAhwMAAAAA&#10;">
                  <v:textbox>
                    <w:txbxContent>
                      <w:p w14:paraId="2A41AD47" w14:textId="77777777" w:rsidR="00D14876" w:rsidRPr="000D7FCF" w:rsidRDefault="00D14876"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v:textbox>
                </v:rect>
                <v:rect id="Rectangle 185" o:spid="_x0000_s1179" style="position:absolute;left:2561;top:5414;width:8494;height:8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kgrswwAA&#10;ANwAAAAPAAAAZHJzL2Rvd25yZXYueG1sRE9La8JAEL4L/odlBG+6qZU+ohsRS6Q9arz0NmanSdrs&#10;bMhuTOyvd4VCb/PxPWe9GUwtLtS6yrKCh3kEgji3uuJCwSlLZy8gnEfWWFsmBVdysEnGozXG2vZ8&#10;oMvRFyKEsItRQel9E0vp8pIMurltiAP3ZVuDPsC2kLrFPoSbWi6i6EkarDg0lNjQrqT859gZBedq&#10;ccLfQ7aPzGv66D+G7Lv7fFNqOhm2KxCeBv8v/nO/6zD/eQn3Z8IFMrk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kgrswwAAANwAAAAPAAAAAAAAAAAAAAAAAJcCAABkcnMvZG93&#10;bnJldi54bWxQSwUGAAAAAAQABAD1AAAAhwMAAAAA&#10;">
                  <v:textbox>
                    <w:txbxContent>
                      <w:p w14:paraId="2A439085" w14:textId="77777777" w:rsidR="00D14876" w:rsidRPr="000D7FCF" w:rsidRDefault="00D14876"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v:textbox>
                </v:rect>
                <v:rect id="Rectangle 186" o:spid="_x0000_s1180" style="position:absolute;left:2561;top:6530;width:3098;height:16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3q93wwAA&#10;ANwAAAAPAAAAZHJzL2Rvd25yZXYueG1sRE9La8JAEL4L/odlBG+6qcU+ohsRS6Q9arz0NmanSdrs&#10;bMhuTOyvd4VCb/PxPWe9GUwtLtS6yrKCh3kEgji3uuJCwSlLZy8gnEfWWFsmBVdysEnGozXG2vZ8&#10;oMvRFyKEsItRQel9E0vp8pIMurltiAP3ZVuDPsC2kLrFPoSbWi6i6EkarDg0lNjQrqT859gZBedq&#10;ccLfQ7aPzGv66D+G7Lv7fFNqOhm2KxCeBv8v/nO/6zD/eQn3Z8IFMrk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3q93wwAAANwAAAAPAAAAAAAAAAAAAAAAAJcCAABkcnMvZG93&#10;bnJldi54bWxQSwUGAAAAAAQABAD1AAAAhwMAAAAA&#10;">
                  <v:textbox>
                    <w:txbxContent>
                      <w:p w14:paraId="519D8402" w14:textId="77777777" w:rsidR="00D14876" w:rsidRDefault="00D14876" w:rsidP="00706CF8">
                        <w:pPr>
                          <w:ind w:firstLine="0"/>
                          <w:jc w:val="center"/>
                          <w:rPr>
                            <w:sz w:val="21"/>
                            <w:szCs w:val="21"/>
                          </w:rPr>
                        </w:pPr>
                      </w:p>
                      <w:p w14:paraId="22DE1DDD" w14:textId="77777777" w:rsidR="00D14876" w:rsidRPr="000D7FCF" w:rsidRDefault="00D14876" w:rsidP="00706CF8">
                        <w:pPr>
                          <w:spacing w:after="0"/>
                          <w:ind w:firstLine="0"/>
                          <w:jc w:val="center"/>
                          <w:rPr>
                            <w:sz w:val="21"/>
                            <w:szCs w:val="21"/>
                          </w:rPr>
                        </w:pPr>
                        <w:r>
                          <w:rPr>
                            <w:rFonts w:hint="eastAsia"/>
                            <w:sz w:val="21"/>
                            <w:szCs w:val="21"/>
                          </w:rPr>
                          <w:t>Blink(WebKit)</w:t>
                        </w:r>
                      </w:p>
                    </w:txbxContent>
                  </v:textbox>
                </v:rect>
                <v:rect id="Rectangle 187" o:spid="_x0000_s1181" style="position:absolute;left:5915;top:6547;width:1686;height:6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DEAwwAA&#10;ANwAAAAPAAAAZHJzL2Rvd25yZXYueG1sRE9Na8JAEL0L/Q/LFHozGyNoG7OGUrHYoyaX3sbsNEnN&#10;zobsqrG/vlsQepvH+5wsH00nLjS41rKCWRSDIK6sbrlWUBbb6TMI55E1dpZJwY0c5OuHSYaptlfe&#10;0+XgaxFC2KWooPG+T6V0VUMGXWR74sB92cGgD3CopR7wGsJNJ5M4XkiDLYeGBnt6a6g6Hc5GwbFN&#10;SvzZF++xednO/cdYfJ8/N0o9PY6vKxCeRv8vvrt3OsxfLuDvmXCBXP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DEAwwAAANwAAAAPAAAAAAAAAAAAAAAAAJcCAABkcnMvZG93&#10;bnJldi54bWxQSwUGAAAAAAQABAD1AAAAhwMAAAAA&#10;">
                  <v:textbox>
                    <w:txbxContent>
                      <w:p w14:paraId="4B1DA8E9" w14:textId="77777777" w:rsidR="00D14876" w:rsidRPr="000D7FCF" w:rsidRDefault="00D14876" w:rsidP="00EE559F">
                        <w:pPr>
                          <w:ind w:firstLine="0"/>
                          <w:jc w:val="center"/>
                          <w:rPr>
                            <w:sz w:val="21"/>
                            <w:szCs w:val="21"/>
                          </w:rPr>
                        </w:pPr>
                        <w:r>
                          <w:rPr>
                            <w:rFonts w:hint="eastAsia"/>
                            <w:sz w:val="21"/>
                            <w:szCs w:val="21"/>
                          </w:rPr>
                          <w:t>GPU/Command Buffer</w:t>
                        </w:r>
                      </w:p>
                    </w:txbxContent>
                  </v:textbox>
                </v:rect>
                <v:rect id="Rectangle 188" o:spid="_x0000_s1182" style="position:absolute;left:5915;top:7525;width:1687;height:6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QJSbwwAA&#10;ANwAAAAPAAAAZHJzL2Rvd25yZXYueG1sRE9Na8JAEL0L/Q/LFHozm1pQG7NKaUmxR00uvY3ZaZI2&#10;Oxuya4z++q4geJvH+5x0M5pWDNS7xrKC5ygGQVxa3XCloMiz6RKE88gaW8uk4EwONuuHSYqJtife&#10;0bD3lQgh7BJUUHvfJVK6siaDLrIdceB+bG/QB9hXUvd4CuGmlbM4nkuDDYeGGjt6r6n82x+NgkMz&#10;K/Cyyz9j85q9+K8x/z1+fyj19Di+rUB4Gv1dfHNvdZi/WMD1mXCBXP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QJSbwwAAANwAAAAPAAAAAAAAAAAAAAAAAJcCAABkcnMvZG93&#10;bnJldi54bWxQSwUGAAAAAAQABAD1AAAAhwMAAAAA&#10;">
                  <v:textbox>
                    <w:txbxContent>
                      <w:p w14:paraId="4A9D5A50" w14:textId="77777777" w:rsidR="00D14876" w:rsidRPr="000D7FCF" w:rsidRDefault="00D14876" w:rsidP="00706CF8">
                        <w:pPr>
                          <w:spacing w:before="240"/>
                          <w:ind w:firstLine="0"/>
                          <w:jc w:val="center"/>
                          <w:rPr>
                            <w:sz w:val="21"/>
                            <w:szCs w:val="21"/>
                          </w:rPr>
                        </w:pPr>
                        <w:r>
                          <w:rPr>
                            <w:rFonts w:hint="eastAsia"/>
                            <w:sz w:val="21"/>
                            <w:szCs w:val="21"/>
                          </w:rPr>
                          <w:t>V8</w:t>
                        </w:r>
                      </w:p>
                    </w:txbxContent>
                  </v:textbox>
                </v:rect>
                <v:rect id="Rectangle 189" o:spid="_x0000_s1183" style="position:absolute;left:7842;top:6547;width:1687;height:6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3wDpxAAA&#10;ANwAAAAPAAAAZHJzL2Rvd25yZXYueG1sRI9Bb8IwDIXvSPyHyEi7QQpIY3QEhEBM7Ajlws1rvLaj&#10;caomQNmvnw9Iu9l6z+99Xqw6V6sbtaHybGA8SkAR595WXBg4ZbvhG6gQkS3WnsnAgwKslv3eAlPr&#10;73yg2zEWSkI4pGigjLFJtQ55SQ7DyDfEon371mGUtS20bfEu4a7WkyR51Q4rloYSG9qUlF+OV2fg&#10;q5qc8PeQfSRuvpvGzy77uZ63xrwMuvU7qEhd/Dc/r/dW8GdCK8/IBHr5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4N8A6cQAAADcAAAADwAAAAAAAAAAAAAAAACXAgAAZHJzL2Rv&#10;d25yZXYueG1sUEsFBgAAAAAEAAQA9QAAAIgDAAAAAA==&#10;">
                  <v:textbox>
                    <w:txbxContent>
                      <w:p w14:paraId="09FF7735" w14:textId="77777777" w:rsidR="00D14876" w:rsidRPr="000D7FCF" w:rsidRDefault="00D14876" w:rsidP="00706CF8">
                        <w:pPr>
                          <w:spacing w:before="240" w:line="240" w:lineRule="atLeast"/>
                          <w:ind w:firstLine="0"/>
                          <w:jc w:val="center"/>
                          <w:rPr>
                            <w:sz w:val="21"/>
                            <w:szCs w:val="21"/>
                          </w:rPr>
                        </w:pPr>
                        <w:r>
                          <w:rPr>
                            <w:rFonts w:hint="eastAsia"/>
                            <w:sz w:val="21"/>
                            <w:szCs w:val="21"/>
                          </w:rPr>
                          <w:t>沙箱模型</w:t>
                        </w:r>
                      </w:p>
                    </w:txbxContent>
                  </v:textbox>
                </v:rect>
                <v:rect id="Rectangle 190" o:spid="_x0000_s1184" style="position:absolute;left:7842;top:7525;width:1687;height:6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k6VywwAA&#10;ANwAAAAPAAAAZHJzL2Rvd25yZXYueG1sRE9Na8JAEL0X/A/LCL01Gy3YJrqKKBY9anLpbZodk7TZ&#10;2ZBdk7S/visUepvH+5zVZjSN6KlztWUFsygGQVxYXXOpIM8OT68gnEfW2FgmBd/kYLOePKww1Xbg&#10;M/UXX4oQwi5FBZX3bSqlKyoy6CLbEgfuajuDPsCulLrDIYSbRs7jeCEN1hwaKmxpV1HxdbkZBR/1&#10;PMefc/YWm+Tw7E9j9nl73yv1OB23SxCeRv8v/nMfdZj/ksD9mXCBXP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k6VywwAAANwAAAAPAAAAAAAAAAAAAAAAAJcCAABkcnMvZG93&#10;bnJldi54bWxQSwUGAAAAAAQABAD1AAAAhwMAAAAA&#10;">
                  <v:textbox>
                    <w:txbxContent>
                      <w:p w14:paraId="3D8450B8" w14:textId="77777777" w:rsidR="00D14876" w:rsidRPr="000D7FCF" w:rsidRDefault="00D14876"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v:textbox>
                </v:rect>
                <v:rect id="Rectangle 191" o:spid="_x0000_s1185" style="position:absolute;left:9808;top:6530;width:1247;height:1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fHzIxAAA&#10;ANwAAAAPAAAAZHJzL2Rvd25yZXYueG1sRI9Bb8IwDIXvSPsPkSdxg3QgIegIaBoCwRHaCzev8dpu&#10;jVM1AQq/Hh8m7WbrPb/3ebnuXaOu1IXas4G3cQKKuPC25tJAnm1Hc1AhIltsPJOBOwVYr14GS0yt&#10;v/GRrqdYKgnhkKKBKsY21ToUFTkMY98Si/btO4dR1q7UtsObhLtGT5Jkph3WLA0VtvRZUfF7ujgD&#10;X/Ukx8cx2yVusZ3GQ5/9XM4bY4av/cc7qEh9/Df/Xe+t4M8FX56RCfTqC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3x8yMQAAADcAAAADwAAAAAAAAAAAAAAAACXAgAAZHJzL2Rv&#10;d25yZXYueG1sUEsFBgAAAAAEAAQA9QAAAIgDAAAAAA==&#10;">
                  <v:textbox>
                    <w:txbxContent>
                      <w:p w14:paraId="26DF1F95" w14:textId="77777777" w:rsidR="00D14876" w:rsidRDefault="00D14876" w:rsidP="00EE559F">
                        <w:pPr>
                          <w:spacing w:after="0" w:line="240" w:lineRule="atLeast"/>
                          <w:ind w:firstLine="0"/>
                          <w:jc w:val="center"/>
                          <w:rPr>
                            <w:sz w:val="21"/>
                            <w:szCs w:val="21"/>
                          </w:rPr>
                        </w:pPr>
                      </w:p>
                      <w:p w14:paraId="58CB5744" w14:textId="77777777" w:rsidR="00D14876" w:rsidRDefault="00D14876" w:rsidP="00EE559F">
                        <w:pPr>
                          <w:spacing w:after="0" w:line="240" w:lineRule="atLeast"/>
                          <w:ind w:firstLine="0"/>
                          <w:jc w:val="center"/>
                          <w:rPr>
                            <w:sz w:val="21"/>
                            <w:szCs w:val="21"/>
                          </w:rPr>
                        </w:pPr>
                        <w:r>
                          <w:rPr>
                            <w:rFonts w:hint="eastAsia"/>
                            <w:sz w:val="21"/>
                            <w:szCs w:val="21"/>
                          </w:rPr>
                          <w:t>IPC</w:t>
                        </w:r>
                        <w:r>
                          <w:rPr>
                            <w:rFonts w:hint="eastAsia"/>
                            <w:sz w:val="21"/>
                            <w:szCs w:val="21"/>
                          </w:rPr>
                          <w:t>、</w:t>
                        </w:r>
                      </w:p>
                      <w:p w14:paraId="0BDFB821" w14:textId="77777777" w:rsidR="00D14876" w:rsidRDefault="00D14876" w:rsidP="00EE559F">
                        <w:pPr>
                          <w:spacing w:after="0" w:line="240" w:lineRule="atLeast"/>
                          <w:ind w:firstLine="0"/>
                          <w:jc w:val="center"/>
                          <w:rPr>
                            <w:sz w:val="21"/>
                            <w:szCs w:val="21"/>
                          </w:rPr>
                        </w:pPr>
                        <w:r>
                          <w:rPr>
                            <w:rFonts w:hint="eastAsia"/>
                            <w:sz w:val="21"/>
                            <w:szCs w:val="21"/>
                          </w:rPr>
                          <w:t>UI</w:t>
                        </w:r>
                        <w:r>
                          <w:rPr>
                            <w:rFonts w:hint="eastAsia"/>
                            <w:sz w:val="21"/>
                            <w:szCs w:val="21"/>
                          </w:rPr>
                          <w:t>、</w:t>
                        </w:r>
                      </w:p>
                      <w:p w14:paraId="20A77719" w14:textId="77777777" w:rsidR="00D14876" w:rsidRDefault="00D14876"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14:paraId="5390BAE5" w14:textId="77777777" w:rsidR="00D14876" w:rsidRPr="000D7FCF" w:rsidRDefault="00D14876" w:rsidP="00EE559F">
                        <w:pPr>
                          <w:spacing w:after="0" w:line="240" w:lineRule="atLeast"/>
                          <w:ind w:firstLine="0"/>
                          <w:jc w:val="center"/>
                          <w:rPr>
                            <w:sz w:val="21"/>
                            <w:szCs w:val="21"/>
                          </w:rPr>
                        </w:pPr>
                        <w:r>
                          <w:rPr>
                            <w:rFonts w:hint="eastAsia"/>
                            <w:sz w:val="21"/>
                            <w:szCs w:val="21"/>
                          </w:rPr>
                          <w:t>. . .</w:t>
                        </w:r>
                      </w:p>
                    </w:txbxContent>
                  </v:textbox>
                </v:rect>
                <w10:anchorlock/>
              </v:group>
            </w:pict>
          </mc:Fallback>
        </mc:AlternateContent>
      </w:r>
    </w:p>
    <w:p w14:paraId="2B50A8EA" w14:textId="77777777" w:rsidR="00414292" w:rsidRDefault="00414292" w:rsidP="00414292">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图2-10 </w:t>
      </w:r>
      <w:r>
        <w:rPr>
          <w:rFonts w:ascii="楷体_GB2312" w:eastAsia="楷体_GB2312" w:hAnsi="华文楷体"/>
          <w:bCs w:val="0"/>
          <w:snapToGrid w:val="0"/>
          <w:color w:val="000000"/>
          <w:sz w:val="21"/>
          <w:szCs w:val="21"/>
        </w:rPr>
        <w:t>Chromium模块结构图</w:t>
      </w:r>
    </w:p>
    <w:p w14:paraId="506CF4CB" w14:textId="77777777" w:rsidR="00414292" w:rsidRDefault="00414292" w:rsidP="00414292">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DB6BA3">
        <w:rPr>
          <w:rFonts w:hAnsi="Times New Roman" w:hint="eastAsia"/>
          <w:bCs w:val="0"/>
          <w:sz w:val="21"/>
          <w:szCs w:val="21"/>
        </w:rPr>
        <w:t>10</w:t>
      </w:r>
      <w:r w:rsidRPr="00464265">
        <w:rPr>
          <w:rFonts w:hAnsi="Times New Roman"/>
          <w:bCs w:val="0"/>
          <w:sz w:val="21"/>
          <w:szCs w:val="21"/>
        </w:rPr>
        <w:t xml:space="preserve"> </w:t>
      </w:r>
      <w:r w:rsidR="00DB6BA3">
        <w:rPr>
          <w:rFonts w:hAnsi="Times New Roman"/>
          <w:bCs w:val="0"/>
          <w:sz w:val="21"/>
          <w:szCs w:val="21"/>
        </w:rPr>
        <w:t xml:space="preserve">Modules </w:t>
      </w:r>
      <w:r w:rsidR="00DB6BA3">
        <w:rPr>
          <w:rFonts w:hAnsi="Times New Roman" w:hint="eastAsia"/>
          <w:bCs w:val="0"/>
          <w:sz w:val="21"/>
          <w:szCs w:val="21"/>
        </w:rPr>
        <w:t>of</w:t>
      </w:r>
      <w:r w:rsidR="00DB6BA3">
        <w:rPr>
          <w:rFonts w:hAnsi="Times New Roman"/>
          <w:bCs w:val="0"/>
          <w:sz w:val="21"/>
          <w:szCs w:val="21"/>
        </w:rPr>
        <w:t xml:space="preserve"> </w:t>
      </w:r>
      <w:r w:rsidR="00DB6BA3">
        <w:rPr>
          <w:rFonts w:hAnsi="Times New Roman" w:hint="eastAsia"/>
          <w:bCs w:val="0"/>
          <w:sz w:val="21"/>
          <w:szCs w:val="21"/>
        </w:rPr>
        <w:t>Chromium</w:t>
      </w:r>
    </w:p>
    <w:p w14:paraId="7EF7FD23" w14:textId="77777777" w:rsidR="00BF29A9" w:rsidRDefault="00BF29A9" w:rsidP="00640AEE">
      <w:pPr>
        <w:ind w:firstLine="480"/>
      </w:pPr>
    </w:p>
    <w:p w14:paraId="0AB72F6A" w14:textId="77777777" w:rsidR="00723ACA" w:rsidRDefault="008F5FA1" w:rsidP="00640AEE">
      <w:pPr>
        <w:ind w:firstLine="480"/>
      </w:pPr>
      <w:r>
        <w:rPr>
          <w:rFonts w:hint="eastAsia"/>
        </w:rPr>
        <w:t>图</w:t>
      </w:r>
      <w:r w:rsidR="00C55F47">
        <w:t>2-10</w:t>
      </w:r>
      <w:r w:rsidR="00C55F47">
        <w:rPr>
          <w:rFonts w:hint="eastAsia"/>
        </w:rPr>
        <w:t>描述</w:t>
      </w:r>
      <w:r w:rsidR="00C55F47">
        <w:t>了</w:t>
      </w:r>
      <w:r w:rsidR="00C55F47">
        <w:t>Chromium</w:t>
      </w:r>
      <w:r w:rsidR="00C55F47">
        <w:t>的架构和主要的模块。</w:t>
      </w:r>
      <w:r w:rsidR="004B5488">
        <w:t>从图中可以看到，</w:t>
      </w:r>
      <w:r w:rsidR="004B5488">
        <w:rPr>
          <w:rFonts w:hint="eastAsia"/>
        </w:rPr>
        <w:t>Blink</w:t>
      </w:r>
      <w:r w:rsidR="004B5488">
        <w:t>只是其中的一块，</w:t>
      </w:r>
      <w:r w:rsidR="004B5488">
        <w:rPr>
          <w:rFonts w:hint="eastAsia"/>
        </w:rPr>
        <w:t>和它</w:t>
      </w:r>
      <w:r w:rsidR="004B5488">
        <w:t>并列的还有众多的</w:t>
      </w:r>
      <w:r w:rsidR="004B5488">
        <w:t>Chromium</w:t>
      </w:r>
      <w:r w:rsidR="004B5488">
        <w:rPr>
          <w:rFonts w:hint="eastAsia"/>
        </w:rPr>
        <w:t>模块</w:t>
      </w:r>
      <w:r w:rsidR="004B5488">
        <w:t>，</w:t>
      </w:r>
      <w:r w:rsidR="004B5488">
        <w:rPr>
          <w:rFonts w:hint="eastAsia"/>
        </w:rPr>
        <w:t>包括</w:t>
      </w:r>
      <w:r w:rsidR="004B5488">
        <w:t>GPU/</w:t>
      </w:r>
      <w:r w:rsidR="004B5488">
        <w:rPr>
          <w:rFonts w:hint="eastAsia"/>
        </w:rPr>
        <w:t>Command</w:t>
      </w:r>
      <w:r w:rsidR="004B5488">
        <w:t>Buffer</w:t>
      </w:r>
      <w:r w:rsidR="004B5488">
        <w:t>（硬件加速架构）、</w:t>
      </w:r>
      <w:r w:rsidR="00491C85">
        <w:t xml:space="preserve">V8 </w:t>
      </w:r>
      <w:r w:rsidR="00491C85">
        <w:rPr>
          <w:rFonts w:hint="eastAsia"/>
        </w:rPr>
        <w:t>JavaScript</w:t>
      </w:r>
      <w:r w:rsidR="00491C85">
        <w:t>引擎、</w:t>
      </w:r>
      <w:r w:rsidR="00491C85">
        <w:rPr>
          <w:rFonts w:hint="eastAsia"/>
        </w:rPr>
        <w:t>沙箱</w:t>
      </w:r>
      <w:r w:rsidR="00491C85">
        <w:t>模型、</w:t>
      </w:r>
      <w:r w:rsidR="00491C85">
        <w:rPr>
          <w:rFonts w:hint="eastAsia"/>
        </w:rPr>
        <w:t>CC</w:t>
      </w:r>
      <w:r w:rsidR="00491C85">
        <w:t>（</w:t>
      </w:r>
      <w:r w:rsidR="00491C85">
        <w:t xml:space="preserve">Chromium </w:t>
      </w:r>
      <w:r w:rsidR="00491C85">
        <w:rPr>
          <w:rFonts w:hint="eastAsia"/>
        </w:rPr>
        <w:t>Compositor</w:t>
      </w:r>
      <w:r w:rsidR="00491C85">
        <w:t>）、</w:t>
      </w:r>
      <w:r w:rsidR="00491C85">
        <w:rPr>
          <w:rFonts w:hint="eastAsia"/>
        </w:rPr>
        <w:t>IPC</w:t>
      </w:r>
      <w:r w:rsidR="00491C85">
        <w:t>、</w:t>
      </w:r>
      <w:r w:rsidR="00491C85">
        <w:rPr>
          <w:rFonts w:hint="eastAsia"/>
        </w:rPr>
        <w:t>UI</w:t>
      </w:r>
      <w:r w:rsidR="00491C85">
        <w:t>等（</w:t>
      </w:r>
      <w:r w:rsidR="00491C85">
        <w:rPr>
          <w:rFonts w:hint="eastAsia"/>
        </w:rPr>
        <w:t>还有</w:t>
      </w:r>
      <w:r w:rsidR="00491C85">
        <w:t>很多并没有在图中显示出来）。</w:t>
      </w:r>
    </w:p>
    <w:p w14:paraId="30A2A730" w14:textId="77777777" w:rsidR="005214C7" w:rsidRDefault="005214C7" w:rsidP="00640AEE">
      <w:pPr>
        <w:ind w:firstLine="480"/>
      </w:pPr>
      <w:r>
        <w:rPr>
          <w:rFonts w:hint="eastAsia"/>
        </w:rPr>
        <w:t>在</w:t>
      </w:r>
      <w:r>
        <w:t>上面这些模块之上的就是著名的“</w:t>
      </w:r>
      <w:r>
        <w:t>Content</w:t>
      </w:r>
      <w:r>
        <w:t>模块”</w:t>
      </w:r>
      <w:r>
        <w:rPr>
          <w:rFonts w:hint="eastAsia"/>
        </w:rPr>
        <w:t>和</w:t>
      </w:r>
      <w:r>
        <w:t>“</w:t>
      </w:r>
      <w:r>
        <w:t xml:space="preserve">Content </w:t>
      </w:r>
      <w:r>
        <w:rPr>
          <w:rFonts w:hint="eastAsia"/>
        </w:rPr>
        <w:t>API</w:t>
      </w:r>
      <w:r>
        <w:t>（接口）”，</w:t>
      </w:r>
      <w:r>
        <w:rPr>
          <w:rFonts w:hint="eastAsia"/>
        </w:rPr>
        <w:t>它们</w:t>
      </w:r>
      <w:r>
        <w:t>是</w:t>
      </w:r>
      <w:r>
        <w:t>Chromium</w:t>
      </w:r>
      <w:r>
        <w:t>对渲染网页功能的抽象。</w:t>
      </w:r>
      <w:r w:rsidR="00366353">
        <w:t>“</w:t>
      </w:r>
      <w:r w:rsidR="00366353">
        <w:t>Content</w:t>
      </w:r>
      <w:r w:rsidR="00366353">
        <w:t>”的本意是指</w:t>
      </w:r>
      <w:r w:rsidR="00774A61">
        <w:t>网页的内容，</w:t>
      </w:r>
      <w:r w:rsidR="00774A61">
        <w:rPr>
          <w:rFonts w:hint="eastAsia"/>
        </w:rPr>
        <w:t>这里</w:t>
      </w:r>
      <w:r w:rsidR="00774A61">
        <w:t>是指用来渲染网页的模块。</w:t>
      </w:r>
      <w:r w:rsidR="0084448C">
        <w:rPr>
          <w:rFonts w:hint="eastAsia"/>
        </w:rPr>
        <w:t>这里</w:t>
      </w:r>
      <w:r w:rsidR="0084448C">
        <w:t>或许有个疑问，</w:t>
      </w:r>
      <w:r w:rsidR="0084448C">
        <w:rPr>
          <w:rFonts w:hint="eastAsia"/>
        </w:rPr>
        <w:t>WebKit</w:t>
      </w:r>
      <w:r w:rsidR="0084448C">
        <w:t>不就是渲染网页内容的吗？</w:t>
      </w:r>
      <w:r w:rsidR="000F6C6A">
        <w:t>是的，</w:t>
      </w:r>
      <w:r w:rsidR="000F6C6A">
        <w:rPr>
          <w:rFonts w:hint="eastAsia"/>
        </w:rPr>
        <w:t>没有</w:t>
      </w:r>
      <w:r w:rsidR="000F6C6A">
        <w:t>Content</w:t>
      </w:r>
      <w:r w:rsidR="000F6C6A">
        <w:t>模块，</w:t>
      </w:r>
      <w:r w:rsidR="000F6C6A">
        <w:rPr>
          <w:rFonts w:hint="eastAsia"/>
        </w:rPr>
        <w:t>浏览器</w:t>
      </w:r>
      <w:r w:rsidR="000F6C6A">
        <w:t>开发者也可以在</w:t>
      </w:r>
      <w:r w:rsidR="000F6C6A">
        <w:t>WebKit</w:t>
      </w:r>
      <w:r w:rsidR="000F6C6A">
        <w:t>的</w:t>
      </w:r>
      <w:r w:rsidR="000F6C6A">
        <w:t>Chromium</w:t>
      </w:r>
      <w:r w:rsidR="000F6C6A">
        <w:t>移植上渲染网页</w:t>
      </w:r>
      <w:r w:rsidR="00524944">
        <w:t>内容，但是没有</w:t>
      </w:r>
      <w:r w:rsidR="00524944">
        <w:rPr>
          <w:rFonts w:hint="eastAsia"/>
        </w:rPr>
        <w:t>办法</w:t>
      </w:r>
      <w:r w:rsidR="00524944">
        <w:t>获得沙箱模型、</w:t>
      </w:r>
      <w:r w:rsidR="00524944">
        <w:rPr>
          <w:rFonts w:hint="eastAsia"/>
        </w:rPr>
        <w:t>跨进程</w:t>
      </w:r>
      <w:r w:rsidR="00524944">
        <w:t>的</w:t>
      </w:r>
      <w:r w:rsidR="00524944">
        <w:t>GPU</w:t>
      </w:r>
      <w:r w:rsidR="00524944">
        <w:t>硬件加速机制、</w:t>
      </w:r>
      <w:r w:rsidR="00524944">
        <w:rPr>
          <w:rFonts w:hint="eastAsia"/>
        </w:rPr>
        <w:t>众多</w:t>
      </w:r>
      <w:r w:rsidR="00524944">
        <w:t>的</w:t>
      </w:r>
      <w:r w:rsidR="00524944">
        <w:t>HTML5</w:t>
      </w:r>
      <w:r w:rsidR="00524944">
        <w:rPr>
          <w:rFonts w:hint="eastAsia"/>
        </w:rPr>
        <w:t>功能</w:t>
      </w:r>
      <w:r w:rsidR="00524944">
        <w:t>，</w:t>
      </w:r>
      <w:r w:rsidR="00524944">
        <w:rPr>
          <w:rFonts w:hint="eastAsia"/>
        </w:rPr>
        <w:t>因为</w:t>
      </w:r>
      <w:r w:rsidR="00524944">
        <w:t>这些</w:t>
      </w:r>
      <w:r w:rsidR="00524944">
        <w:rPr>
          <w:rFonts w:hint="eastAsia"/>
        </w:rPr>
        <w:t>功能</w:t>
      </w:r>
      <w:r w:rsidR="00524944">
        <w:t>很多是在</w:t>
      </w:r>
      <w:r w:rsidR="00524944">
        <w:t>Content</w:t>
      </w:r>
      <w:r w:rsidR="00524944">
        <w:t>层实现</w:t>
      </w:r>
      <w:r w:rsidR="00524944">
        <w:rPr>
          <w:rFonts w:hint="eastAsia"/>
        </w:rPr>
        <w:t>的</w:t>
      </w:r>
      <w:r w:rsidR="00524944">
        <w:t>。</w:t>
      </w:r>
    </w:p>
    <w:p w14:paraId="6AF4A052" w14:textId="77777777" w:rsidR="00D05C10" w:rsidRDefault="00D05C10" w:rsidP="00640AEE">
      <w:pPr>
        <w:ind w:firstLine="480"/>
      </w:pPr>
      <w:r>
        <w:rPr>
          <w:rFonts w:hint="eastAsia"/>
        </w:rPr>
        <w:t>“</w:t>
      </w:r>
      <w:r>
        <w:t>Content</w:t>
      </w:r>
      <w:r>
        <w:t>模块</w:t>
      </w:r>
      <w:r>
        <w:rPr>
          <w:rFonts w:hint="eastAsia"/>
        </w:rPr>
        <w:t>”</w:t>
      </w:r>
      <w:r>
        <w:t>和“</w:t>
      </w:r>
      <w:r>
        <w:t xml:space="preserve">Content </w:t>
      </w:r>
      <w:r>
        <w:rPr>
          <w:rFonts w:hint="eastAsia"/>
        </w:rPr>
        <w:t>API</w:t>
      </w:r>
      <w:r>
        <w:t>”将下面的渲染机制、</w:t>
      </w:r>
      <w:r>
        <w:rPr>
          <w:rFonts w:hint="eastAsia"/>
        </w:rPr>
        <w:t>安全机制</w:t>
      </w:r>
      <w:r>
        <w:t>、</w:t>
      </w:r>
      <w:r>
        <w:rPr>
          <w:rFonts w:hint="eastAsia"/>
        </w:rPr>
        <w:t>和</w:t>
      </w:r>
      <w:r>
        <w:t>插件机制等隐藏起来，</w:t>
      </w:r>
      <w:r>
        <w:rPr>
          <w:rFonts w:hint="eastAsia"/>
        </w:rPr>
        <w:t>提供</w:t>
      </w:r>
      <w:r>
        <w:t>一个接口层。</w:t>
      </w:r>
      <w:r>
        <w:rPr>
          <w:rFonts w:hint="eastAsia"/>
        </w:rPr>
        <w:t>该</w:t>
      </w:r>
      <w:r>
        <w:t>接口目前被</w:t>
      </w:r>
      <w:r>
        <w:rPr>
          <w:rFonts w:hint="eastAsia"/>
        </w:rPr>
        <w:t>上层</w:t>
      </w:r>
      <w:r>
        <w:t>模块或者其他项目使用，</w:t>
      </w:r>
      <w:r>
        <w:rPr>
          <w:rFonts w:hint="eastAsia"/>
        </w:rPr>
        <w:t>内部</w:t>
      </w:r>
      <w:r>
        <w:t>调用者包括</w:t>
      </w:r>
      <w:r>
        <w:t>Chromium</w:t>
      </w:r>
      <w:r>
        <w:t>浏览器、</w:t>
      </w:r>
      <w:r>
        <w:rPr>
          <w:rFonts w:hint="eastAsia"/>
        </w:rPr>
        <w:t>Content</w:t>
      </w:r>
      <w:r>
        <w:t xml:space="preserve"> </w:t>
      </w:r>
      <w:r>
        <w:rPr>
          <w:rFonts w:hint="eastAsia"/>
        </w:rPr>
        <w:t>Shell</w:t>
      </w:r>
      <w:r>
        <w:t>等，</w:t>
      </w:r>
      <w:r>
        <w:rPr>
          <w:rFonts w:hint="eastAsia"/>
        </w:rPr>
        <w:t>外部</w:t>
      </w:r>
      <w:r>
        <w:t>包括</w:t>
      </w:r>
      <w:r>
        <w:t>CEF</w:t>
      </w:r>
      <w:r>
        <w:t>（</w:t>
      </w:r>
      <w:r>
        <w:t xml:space="preserve">Chromium </w:t>
      </w:r>
      <w:r>
        <w:rPr>
          <w:rFonts w:hint="eastAsia"/>
        </w:rPr>
        <w:t>Embedded</w:t>
      </w:r>
      <w:r>
        <w:t xml:space="preserve"> </w:t>
      </w:r>
      <w:r>
        <w:rPr>
          <w:rFonts w:hint="eastAsia"/>
        </w:rPr>
        <w:t>Framework</w:t>
      </w:r>
      <w:r>
        <w:t>）、</w:t>
      </w:r>
      <w:r>
        <w:rPr>
          <w:rFonts w:hint="eastAsia"/>
        </w:rPr>
        <w:t>Opera</w:t>
      </w:r>
      <w:r>
        <w:t>浏览器等。</w:t>
      </w:r>
    </w:p>
    <w:p w14:paraId="45B7595B" w14:textId="77777777" w:rsidR="00B762D6" w:rsidRDefault="00022668" w:rsidP="00640AEE">
      <w:pPr>
        <w:ind w:firstLine="480"/>
      </w:pPr>
      <w:r>
        <w:lastRenderedPageBreak/>
        <w:t>“</w:t>
      </w:r>
      <w:r>
        <w:t>Chromium</w:t>
      </w:r>
      <w:r>
        <w:t>浏览器”和“</w:t>
      </w:r>
      <w:r>
        <w:t xml:space="preserve">Content </w:t>
      </w:r>
      <w:r>
        <w:rPr>
          <w:rFonts w:hint="eastAsia"/>
        </w:rPr>
        <w:t>Shell</w:t>
      </w:r>
      <w:r>
        <w:t>”是构建在</w:t>
      </w:r>
      <w:r>
        <w:t xml:space="preserve">Content </w:t>
      </w:r>
      <w:r>
        <w:rPr>
          <w:rFonts w:hint="eastAsia"/>
        </w:rPr>
        <w:t>API</w:t>
      </w:r>
      <w:r>
        <w:t>之上的两个“浏览器”，</w:t>
      </w:r>
      <w:r>
        <w:rPr>
          <w:rFonts w:hint="eastAsia"/>
        </w:rPr>
        <w:t>Chromium</w:t>
      </w:r>
      <w:r>
        <w:t>具有浏览器完整的</w:t>
      </w:r>
      <w:r>
        <w:rPr>
          <w:rFonts w:hint="eastAsia"/>
        </w:rPr>
        <w:t>功能</w:t>
      </w:r>
      <w:r w:rsidR="00AD529F">
        <w:t>，</w:t>
      </w:r>
      <w:r w:rsidR="00AD529F">
        <w:rPr>
          <w:rFonts w:hint="eastAsia"/>
        </w:rPr>
        <w:t>也</w:t>
      </w:r>
      <w:r w:rsidR="00AD529F">
        <w:t>就是我们编译出来能看到的浏览器式样。</w:t>
      </w:r>
      <w:r w:rsidR="00AD529F">
        <w:rPr>
          <w:rFonts w:hint="eastAsia"/>
        </w:rPr>
        <w:t>而</w:t>
      </w:r>
      <w:r w:rsidR="00AD529F">
        <w:t>“</w:t>
      </w:r>
      <w:r w:rsidR="00AD529F">
        <w:t xml:space="preserve">Content </w:t>
      </w:r>
      <w:r w:rsidR="00AD529F">
        <w:rPr>
          <w:rFonts w:hint="eastAsia"/>
        </w:rPr>
        <w:t>Shell</w:t>
      </w:r>
      <w:r w:rsidR="00AD529F">
        <w:t>”是使用</w:t>
      </w:r>
      <w:r w:rsidR="00AD529F">
        <w:t xml:space="preserve">Content </w:t>
      </w:r>
      <w:r w:rsidR="00AD529F">
        <w:rPr>
          <w:rFonts w:hint="eastAsia"/>
        </w:rPr>
        <w:t>API</w:t>
      </w:r>
      <w:r w:rsidR="00AD529F">
        <w:t>来包装的一层简单的“壳”，</w:t>
      </w:r>
      <w:r w:rsidR="00AD529F">
        <w:rPr>
          <w:rFonts w:hint="eastAsia"/>
        </w:rPr>
        <w:t>但是</w:t>
      </w:r>
      <w:r w:rsidR="00AD529F">
        <w:t>它也是一个简单的“浏览器”，</w:t>
      </w:r>
      <w:r w:rsidR="00AD529F">
        <w:rPr>
          <w:rFonts w:hint="eastAsia"/>
        </w:rPr>
        <w:t>用户</w:t>
      </w:r>
      <w:r w:rsidR="00AD529F">
        <w:t>可以使用</w:t>
      </w:r>
      <w:r w:rsidR="00826857">
        <w:t>Content</w:t>
      </w:r>
      <w:r w:rsidR="00826857">
        <w:t>模块来渲染和显示网页内容。</w:t>
      </w:r>
      <w:r w:rsidR="009761CA">
        <w:t xml:space="preserve">Content </w:t>
      </w:r>
      <w:r w:rsidR="009761CA">
        <w:rPr>
          <w:rFonts w:hint="eastAsia"/>
        </w:rPr>
        <w:t>Shell</w:t>
      </w:r>
      <w:r w:rsidR="009761CA">
        <w:t>的作用很明显，</w:t>
      </w:r>
      <w:r w:rsidR="009761CA">
        <w:rPr>
          <w:rFonts w:hint="eastAsia"/>
        </w:rPr>
        <w:t>其一</w:t>
      </w:r>
      <w:r w:rsidR="009761CA">
        <w:t>可以用来检测</w:t>
      </w:r>
      <w:r w:rsidR="009761CA">
        <w:t>Content</w:t>
      </w:r>
      <w:r w:rsidR="009761CA">
        <w:t>模块很多功能的正确性，</w:t>
      </w:r>
      <w:r w:rsidR="009761CA">
        <w:rPr>
          <w:rFonts w:hint="eastAsia"/>
        </w:rPr>
        <w:t>例如</w:t>
      </w:r>
      <w:r w:rsidR="009761CA">
        <w:t>渲染、</w:t>
      </w:r>
      <w:r w:rsidR="009761CA">
        <w:rPr>
          <w:rFonts w:hint="eastAsia"/>
        </w:rPr>
        <w:t>硬件</w:t>
      </w:r>
      <w:r w:rsidR="009761CA">
        <w:t>加速等；</w:t>
      </w:r>
      <w:r w:rsidR="00A75C9C">
        <w:t>其二是一个参考，</w:t>
      </w:r>
      <w:r w:rsidR="00A75C9C">
        <w:rPr>
          <w:rFonts w:hint="eastAsia"/>
        </w:rPr>
        <w:t>可以</w:t>
      </w:r>
      <w:r w:rsidR="00A75C9C">
        <w:t>被很多外部的项目参考来开发基于“</w:t>
      </w:r>
      <w:r w:rsidR="00A75C9C">
        <w:t xml:space="preserve">Content </w:t>
      </w:r>
      <w:r w:rsidR="00A75C9C">
        <w:rPr>
          <w:rFonts w:hint="eastAsia"/>
        </w:rPr>
        <w:t>API</w:t>
      </w:r>
      <w:r w:rsidR="00A75C9C">
        <w:t>”的浏览器或者各种类型项目。</w:t>
      </w:r>
    </w:p>
    <w:p w14:paraId="25EBE3BC" w14:textId="77777777" w:rsidR="00CC6387" w:rsidRDefault="00CC6387" w:rsidP="00640AEE">
      <w:pPr>
        <w:ind w:firstLine="480"/>
      </w:pPr>
      <w:r>
        <w:rPr>
          <w:rFonts w:hint="eastAsia"/>
        </w:rPr>
        <w:t>前面</w:t>
      </w:r>
      <w:r>
        <w:t>多次</w:t>
      </w:r>
      <w:r>
        <w:rPr>
          <w:rFonts w:hint="eastAsia"/>
        </w:rPr>
        <w:t>提到</w:t>
      </w:r>
      <w:r>
        <w:t>Chromium</w:t>
      </w:r>
      <w:r>
        <w:t>的多进程</w:t>
      </w:r>
      <w:r>
        <w:rPr>
          <w:rFonts w:hint="eastAsia"/>
        </w:rPr>
        <w:t>模块</w:t>
      </w:r>
      <w:r>
        <w:t>架构</w:t>
      </w:r>
      <w:r w:rsidR="001D4A42">
        <w:t>，</w:t>
      </w:r>
      <w:r w:rsidR="001D4A42">
        <w:rPr>
          <w:rFonts w:hint="eastAsia"/>
        </w:rPr>
        <w:t>下面谈谈</w:t>
      </w:r>
      <w:r w:rsidR="001D4A42">
        <w:t>它的好处。</w:t>
      </w:r>
      <w:r w:rsidR="001D4A42">
        <w:rPr>
          <w:rFonts w:hint="eastAsia"/>
        </w:rPr>
        <w:t>相信</w:t>
      </w:r>
      <w:r w:rsidR="001D4A42">
        <w:t>你一定用这样的</w:t>
      </w:r>
      <w:r w:rsidR="001D4A42">
        <w:rPr>
          <w:rFonts w:hint="eastAsia"/>
        </w:rPr>
        <w:t>经历</w:t>
      </w:r>
      <w:r w:rsidR="001D4A42">
        <w:t>：</w:t>
      </w:r>
      <w:r w:rsidR="0029270B">
        <w:t>在使用浏览器打开很多个页面的时候，</w:t>
      </w:r>
      <w:r w:rsidR="0029270B">
        <w:rPr>
          <w:rFonts w:hint="eastAsia"/>
        </w:rPr>
        <w:t>不幸</w:t>
      </w:r>
      <w:r w:rsidR="0029270B">
        <w:t>的是其中某个页面</w:t>
      </w:r>
      <w:r w:rsidR="004E688F">
        <w:t>不响应或者崩溃了，</w:t>
      </w:r>
      <w:r w:rsidR="004E688F">
        <w:rPr>
          <w:rFonts w:hint="eastAsia"/>
        </w:rPr>
        <w:t>随之而来</w:t>
      </w:r>
      <w:r w:rsidR="004E688F">
        <w:t>的可能是更不幸的事——</w:t>
      </w:r>
      <w:r w:rsidR="00390FE4">
        <w:t>其他所有页面也都不</w:t>
      </w:r>
      <w:r w:rsidR="00390FE4">
        <w:rPr>
          <w:rFonts w:hint="eastAsia"/>
        </w:rPr>
        <w:t>响应</w:t>
      </w:r>
      <w:r w:rsidR="00390FE4">
        <w:t>或者崩溃了。</w:t>
      </w:r>
      <w:r w:rsidR="00390FE4">
        <w:rPr>
          <w:rFonts w:hint="eastAsia"/>
        </w:rPr>
        <w:t>最让人</w:t>
      </w:r>
      <w:r w:rsidR="00390FE4">
        <w:t>不能忍受的是，</w:t>
      </w:r>
      <w:r w:rsidR="00390FE4">
        <w:rPr>
          <w:rFonts w:hint="eastAsia"/>
        </w:rPr>
        <w:t>其中</w:t>
      </w:r>
      <w:r w:rsidR="00390FE4">
        <w:t>一些页面可能还有未保存或者未发送的信息。</w:t>
      </w:r>
    </w:p>
    <w:p w14:paraId="658C5772" w14:textId="77777777" w:rsidR="001A2CDC" w:rsidRDefault="00872EAA" w:rsidP="00640AEE">
      <w:pPr>
        <w:ind w:firstLine="480"/>
      </w:pPr>
      <w:r>
        <w:t>但是</w:t>
      </w:r>
      <w:r w:rsidR="00777C06">
        <w:t>，</w:t>
      </w:r>
      <w:r w:rsidR="00777C06">
        <w:rPr>
          <w:rFonts w:hint="eastAsia"/>
        </w:rPr>
        <w:t>现在</w:t>
      </w:r>
      <w:r w:rsidR="00777C06">
        <w:t>好了，很多现代</w:t>
      </w:r>
      <w:r w:rsidR="00777C06">
        <w:rPr>
          <w:rFonts w:hint="eastAsia"/>
        </w:rPr>
        <w:t>浏览器</w:t>
      </w:r>
      <w:r w:rsidR="00777C06">
        <w:t>支持多进程模型，</w:t>
      </w:r>
      <w:r w:rsidR="00777C06">
        <w:rPr>
          <w:rFonts w:hint="eastAsia"/>
        </w:rPr>
        <w:t>这个</w:t>
      </w:r>
      <w:r w:rsidR="00777C06">
        <w:t>模型可以很好</w:t>
      </w:r>
      <w:r w:rsidR="00777C06">
        <w:rPr>
          <w:rFonts w:hint="eastAsia"/>
        </w:rPr>
        <w:t>地</w:t>
      </w:r>
      <w:r w:rsidR="00777C06">
        <w:t>避免上面的问题，</w:t>
      </w:r>
      <w:r w:rsidR="00777C06">
        <w:rPr>
          <w:rFonts w:hint="eastAsia"/>
        </w:rPr>
        <w:t>虽然</w:t>
      </w:r>
      <w:r w:rsidR="00777C06">
        <w:t>它很复杂而且也有自身的问题，</w:t>
      </w:r>
      <w:r w:rsidR="00777C06">
        <w:rPr>
          <w:rFonts w:hint="eastAsia"/>
        </w:rPr>
        <w:t>例如</w:t>
      </w:r>
      <w:r w:rsidR="00777C06">
        <w:t>更多的资源消耗，</w:t>
      </w:r>
      <w:r w:rsidR="00777C06">
        <w:rPr>
          <w:rFonts w:hint="eastAsia"/>
        </w:rPr>
        <w:t>但是</w:t>
      </w:r>
      <w:r w:rsidR="00777C06">
        <w:t>它的优势也是非常明显的。</w:t>
      </w:r>
      <w:r w:rsidR="00777C06">
        <w:rPr>
          <w:rFonts w:hint="eastAsia"/>
        </w:rPr>
        <w:t>在</w:t>
      </w:r>
      <w:r w:rsidR="00777C06">
        <w:t>WebKit</w:t>
      </w:r>
      <w:r w:rsidR="00777C06">
        <w:t>内核之上，</w:t>
      </w:r>
      <w:r w:rsidR="00777C06">
        <w:rPr>
          <w:rFonts w:hint="eastAsia"/>
        </w:rPr>
        <w:t>Chromium</w:t>
      </w:r>
      <w:r w:rsidR="00777C06">
        <w:t>率先在</w:t>
      </w:r>
      <w:r w:rsidR="00777C06">
        <w:t>WebKit</w:t>
      </w:r>
      <w:r w:rsidR="00777C06">
        <w:t>之外引入了多进程模型。</w:t>
      </w:r>
    </w:p>
    <w:p w14:paraId="54039A70" w14:textId="77777777" w:rsidR="008822BF" w:rsidRDefault="00974467" w:rsidP="008822BF">
      <w:pPr>
        <w:ind w:firstLine="480"/>
      </w:pPr>
      <w:r>
        <w:t>多进程模型现在不可避免的带来一些问题和复杂性的同时，</w:t>
      </w:r>
      <w:r>
        <w:rPr>
          <w:rFonts w:hint="eastAsia"/>
        </w:rPr>
        <w:t>也</w:t>
      </w:r>
      <w:r>
        <w:t>带来了更多的优势，</w:t>
      </w:r>
      <w:r>
        <w:rPr>
          <w:rFonts w:hint="eastAsia"/>
        </w:rPr>
        <w:t>而且</w:t>
      </w:r>
      <w:r>
        <w:t>这些优势非常的重要。</w:t>
      </w:r>
      <w:r>
        <w:rPr>
          <w:rFonts w:hint="eastAsia"/>
        </w:rPr>
        <w:t>该模型</w:t>
      </w:r>
      <w:r>
        <w:t>至少带来</w:t>
      </w:r>
      <w:r w:rsidR="00B25D4F">
        <w:t>三个好处：</w:t>
      </w:r>
      <w:r w:rsidR="00A97310">
        <w:t>其一是避免因单个网页的不响应或者崩溃而影响整个浏览器的稳定性，</w:t>
      </w:r>
      <w:r w:rsidR="00A97310">
        <w:rPr>
          <w:rFonts w:hint="eastAsia"/>
        </w:rPr>
        <w:t>特别</w:t>
      </w:r>
      <w:r w:rsidR="00A97310">
        <w:t>是对用户界面的</w:t>
      </w:r>
      <w:r w:rsidR="00A97310">
        <w:rPr>
          <w:rFonts w:hint="eastAsia"/>
        </w:rPr>
        <w:t>影响</w:t>
      </w:r>
      <w:r w:rsidR="00A97310">
        <w:t>；</w:t>
      </w:r>
      <w:r w:rsidR="00A97310">
        <w:rPr>
          <w:rFonts w:hint="eastAsia"/>
        </w:rPr>
        <w:t>其二</w:t>
      </w:r>
      <w:r w:rsidR="00A97310">
        <w:t>是，</w:t>
      </w:r>
      <w:r w:rsidR="00A97310">
        <w:rPr>
          <w:rFonts w:hint="eastAsia"/>
        </w:rPr>
        <w:t>当</w:t>
      </w:r>
      <w:r w:rsidR="00A97310">
        <w:t>第三方插件崩溃时不会影响页面或者浏览器的稳定性，</w:t>
      </w:r>
      <w:r w:rsidR="00A97310">
        <w:rPr>
          <w:rFonts w:hint="eastAsia"/>
        </w:rPr>
        <w:t>这时</w:t>
      </w:r>
      <w:r w:rsidR="00A97310">
        <w:t>因为第三方插件也被使用单独的进程来运行；</w:t>
      </w:r>
      <w:r w:rsidR="00A97310">
        <w:rPr>
          <w:rFonts w:hint="eastAsia"/>
        </w:rPr>
        <w:t>其三</w:t>
      </w:r>
      <w:r w:rsidR="00A97310">
        <w:t>是，</w:t>
      </w:r>
      <w:r w:rsidR="00A97310">
        <w:rPr>
          <w:rFonts w:hint="eastAsia"/>
        </w:rPr>
        <w:t>它</w:t>
      </w:r>
      <w:r w:rsidR="00A97310">
        <w:t>方便了安全模型的实施，</w:t>
      </w:r>
      <w:r w:rsidR="00A97310">
        <w:rPr>
          <w:rFonts w:hint="eastAsia"/>
        </w:rPr>
        <w:t>也就是</w:t>
      </w:r>
      <w:r w:rsidR="00A97310">
        <w:t>说沙箱模型是基于多进程架构的。</w:t>
      </w:r>
      <w:r w:rsidR="00A97310">
        <w:rPr>
          <w:rFonts w:hint="eastAsia"/>
        </w:rPr>
        <w:t>其实</w:t>
      </w:r>
      <w:r w:rsidR="00A97310">
        <w:t>，</w:t>
      </w:r>
      <w:r w:rsidR="00A97310">
        <w:rPr>
          <w:rFonts w:hint="eastAsia"/>
        </w:rPr>
        <w:t>这</w:t>
      </w:r>
      <w:r w:rsidR="00A97310">
        <w:t>很大程度上也是</w:t>
      </w:r>
      <w:r w:rsidR="00A97310">
        <w:t>WebKit2</w:t>
      </w:r>
      <w:r w:rsidR="00A97310">
        <w:rPr>
          <w:rFonts w:hint="eastAsia"/>
        </w:rPr>
        <w:t>产生</w:t>
      </w:r>
      <w:r w:rsidR="00A97310">
        <w:t>的原因。</w:t>
      </w:r>
      <w:r w:rsidR="00A97310">
        <w:rPr>
          <w:rFonts w:hint="eastAsia"/>
        </w:rPr>
        <w:t>那么</w:t>
      </w:r>
      <w:r w:rsidR="00A97310">
        <w:t>，</w:t>
      </w:r>
      <w:r w:rsidR="00A97310">
        <w:rPr>
          <w:rFonts w:hint="eastAsia"/>
        </w:rPr>
        <w:t>这是</w:t>
      </w:r>
      <w:r w:rsidR="00A97310">
        <w:t>怎么做到的呢</w:t>
      </w:r>
      <w:r w:rsidR="008822BF">
        <w:rPr>
          <w:rFonts w:hint="eastAsia"/>
        </w:rPr>
        <w:t>？</w:t>
      </w:r>
    </w:p>
    <w:p w14:paraId="2948955A" w14:textId="77777777" w:rsidR="008822BF" w:rsidRDefault="008822BF" w:rsidP="008822BF">
      <w:pPr>
        <w:ind w:firstLine="480"/>
      </w:pPr>
      <w:r>
        <w:t>图</w:t>
      </w:r>
      <w:r>
        <w:t>2-11</w:t>
      </w:r>
      <w:r>
        <w:t>给出了最常用的</w:t>
      </w:r>
      <w:r>
        <w:t>Chromium</w:t>
      </w:r>
      <w:r>
        <w:t>浏览器多进程模型，</w:t>
      </w:r>
      <w:r>
        <w:rPr>
          <w:rFonts w:hint="eastAsia"/>
        </w:rPr>
        <w:t>Chromium</w:t>
      </w:r>
      <w:r>
        <w:t>架构的设计是非常灵活的，</w:t>
      </w:r>
      <w:r>
        <w:rPr>
          <w:rFonts w:hint="eastAsia"/>
        </w:rPr>
        <w:t>使用者</w:t>
      </w:r>
      <w:r>
        <w:t>可以通过简单的设置来随意改变它的进程模型方式。图中方框</w:t>
      </w:r>
      <w:r>
        <w:rPr>
          <w:rFonts w:hint="eastAsia"/>
        </w:rPr>
        <w:t>代表</w:t>
      </w:r>
      <w:r>
        <w:t>进程，</w:t>
      </w:r>
      <w:r>
        <w:rPr>
          <w:rFonts w:hint="eastAsia"/>
        </w:rPr>
        <w:t>连接线</w:t>
      </w:r>
      <w:r>
        <w:t>代表</w:t>
      </w:r>
      <w:r>
        <w:rPr>
          <w:rFonts w:hint="eastAsia"/>
        </w:rPr>
        <w:t>IPC</w:t>
      </w:r>
      <w:r>
        <w:t>进程间通信。这些</w:t>
      </w:r>
      <w:r>
        <w:rPr>
          <w:rFonts w:hint="eastAsia"/>
        </w:rPr>
        <w:t>连接线</w:t>
      </w:r>
      <w:r>
        <w:t>其实是很讲究的，它表进程存在进程间通信，</w:t>
      </w:r>
      <w:r>
        <w:rPr>
          <w:rFonts w:hint="eastAsia"/>
        </w:rPr>
        <w:t>如果</w:t>
      </w:r>
      <w:r>
        <w:t>没有，</w:t>
      </w:r>
      <w:r>
        <w:rPr>
          <w:rFonts w:hint="eastAsia"/>
        </w:rPr>
        <w:t>表明</w:t>
      </w:r>
      <w:r>
        <w:t>两种不同类型的进程之间没有通信。</w:t>
      </w:r>
      <w:r>
        <w:rPr>
          <w:rFonts w:hint="eastAsia"/>
        </w:rPr>
        <w:t>例如</w:t>
      </w:r>
      <w:r>
        <w:t>NPAPI</w:t>
      </w:r>
      <w:r>
        <w:t>插件和</w:t>
      </w:r>
      <w:r>
        <w:t>GPU</w:t>
      </w:r>
      <w:r>
        <w:t>之间没有通信，</w:t>
      </w:r>
      <w:r>
        <w:rPr>
          <w:rFonts w:hint="eastAsia"/>
        </w:rPr>
        <w:t>这是</w:t>
      </w:r>
      <w:r>
        <w:t>因为</w:t>
      </w:r>
      <w:r>
        <w:t>NPAPI</w:t>
      </w:r>
      <w:r>
        <w:t>是一种古老的插件标准，</w:t>
      </w:r>
      <w:r>
        <w:rPr>
          <w:rFonts w:hint="eastAsia"/>
        </w:rPr>
        <w:t>它没有</w:t>
      </w:r>
      <w:r>
        <w:t>定义使用</w:t>
      </w:r>
      <w:r>
        <w:t>GPU</w:t>
      </w:r>
      <w:r>
        <w:t>进行加速的接口。</w:t>
      </w:r>
    </w:p>
    <w:p w14:paraId="60966F4A" w14:textId="77777777" w:rsidR="00414F3C" w:rsidRDefault="006A7DB2" w:rsidP="00AD6874">
      <w:pPr>
        <w:ind w:firstLine="0"/>
        <w:jc w:val="center"/>
      </w:pPr>
      <w:r>
        <w:rPr>
          <w:noProof/>
        </w:rPr>
        <w:lastRenderedPageBreak/>
        <mc:AlternateContent>
          <mc:Choice Requires="wpg">
            <w:drawing>
              <wp:inline distT="0" distB="0" distL="0" distR="0" wp14:anchorId="24CF84E2" wp14:editId="48299397">
                <wp:extent cx="5760085" cy="2202180"/>
                <wp:effectExtent l="0" t="3810" r="4445" b="3810"/>
                <wp:docPr id="268" name="Group 1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60085" cy="2202180"/>
                          <a:chOff x="1701" y="1440"/>
                          <a:chExt cx="9071" cy="3468"/>
                        </a:xfrm>
                      </wpg:grpSpPr>
                      <wps:wsp>
                        <wps:cNvPr id="269" name="AutoShape 192"/>
                        <wps:cNvSpPr>
                          <a:spLocks noChangeAspect="1" noChangeArrowheads="1" noTextEdit="1"/>
                        </wps:cNvSpPr>
                        <wps:spPr bwMode="auto">
                          <a:xfrm>
                            <a:off x="1701" y="1440"/>
                            <a:ext cx="9071" cy="3468"/>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Rectangle 194"/>
                        <wps:cNvSpPr>
                          <a:spLocks noChangeArrowheads="1"/>
                        </wps:cNvSpPr>
                        <wps:spPr bwMode="auto">
                          <a:xfrm>
                            <a:off x="2283" y="1758"/>
                            <a:ext cx="8121" cy="452"/>
                          </a:xfrm>
                          <a:prstGeom prst="rect">
                            <a:avLst/>
                          </a:prstGeom>
                          <a:solidFill>
                            <a:srgbClr val="FFFFFF"/>
                          </a:solidFill>
                          <a:ln w="9525">
                            <a:solidFill>
                              <a:srgbClr val="000000"/>
                            </a:solidFill>
                            <a:miter lim="800000"/>
                            <a:headEnd/>
                            <a:tailEnd/>
                          </a:ln>
                        </wps:spPr>
                        <wps:txbx>
                          <w:txbxContent>
                            <w:p w14:paraId="383605B1" w14:textId="77777777" w:rsidR="00D14876" w:rsidRPr="00AF1D76" w:rsidRDefault="00D14876" w:rsidP="00061745">
                              <w:pPr>
                                <w:spacing w:after="0"/>
                                <w:ind w:firstLine="0"/>
                                <w:jc w:val="center"/>
                                <w:rPr>
                                  <w:sz w:val="21"/>
                                  <w:szCs w:val="21"/>
                                </w:rPr>
                              </w:pPr>
                              <w:r w:rsidRPr="00AF1D76">
                                <w:rPr>
                                  <w:rFonts w:hint="eastAsia"/>
                                  <w:sz w:val="21"/>
                                  <w:szCs w:val="21"/>
                                </w:rPr>
                                <w:t>Browser</w:t>
                              </w:r>
                              <w:r w:rsidRPr="00AF1D76">
                                <w:rPr>
                                  <w:rFonts w:hint="eastAsia"/>
                                  <w:sz w:val="21"/>
                                  <w:szCs w:val="21"/>
                                </w:rPr>
                                <w:t>进程</w:t>
                              </w:r>
                            </w:p>
                          </w:txbxContent>
                        </wps:txbx>
                        <wps:bodyPr rot="0" vert="horz" wrap="square" lIns="91440" tIns="45720" rIns="91440" bIns="45720" anchor="t" anchorCtr="0" upright="1">
                          <a:noAutofit/>
                        </wps:bodyPr>
                      </wps:wsp>
                      <wps:wsp>
                        <wps:cNvPr id="271" name="Rectangle 196"/>
                        <wps:cNvSpPr>
                          <a:spLocks noChangeArrowheads="1"/>
                        </wps:cNvSpPr>
                        <wps:spPr bwMode="auto">
                          <a:xfrm>
                            <a:off x="2283" y="2451"/>
                            <a:ext cx="1635" cy="453"/>
                          </a:xfrm>
                          <a:prstGeom prst="rect">
                            <a:avLst/>
                          </a:prstGeom>
                          <a:solidFill>
                            <a:srgbClr val="FFFFFF"/>
                          </a:solidFill>
                          <a:ln w="9525">
                            <a:solidFill>
                              <a:srgbClr val="000000"/>
                            </a:solidFill>
                            <a:miter lim="800000"/>
                            <a:headEnd/>
                            <a:tailEnd/>
                          </a:ln>
                        </wps:spPr>
                        <wps:txbx>
                          <w:txbxContent>
                            <w:p w14:paraId="0C7F2900" w14:textId="77777777" w:rsidR="00D14876" w:rsidRPr="00AF1D76" w:rsidRDefault="00D14876" w:rsidP="00061745">
                              <w:pPr>
                                <w:spacing w:after="0"/>
                                <w:ind w:firstLine="0"/>
                                <w:jc w:val="center"/>
                                <w:rPr>
                                  <w:sz w:val="21"/>
                                  <w:szCs w:val="21"/>
                                </w:rPr>
                              </w:pPr>
                              <w:r>
                                <w:rPr>
                                  <w:rFonts w:hint="eastAsia"/>
                                  <w:sz w:val="21"/>
                                  <w:szCs w:val="21"/>
                                </w:rPr>
                                <w:t>NPAPI Plugin</w:t>
                              </w:r>
                            </w:p>
                          </w:txbxContent>
                        </wps:txbx>
                        <wps:bodyPr rot="0" vert="horz" wrap="square" lIns="91440" tIns="45720" rIns="91440" bIns="45720" anchor="t" anchorCtr="0" upright="1">
                          <a:noAutofit/>
                        </wps:bodyPr>
                      </wps:wsp>
                      <wps:wsp>
                        <wps:cNvPr id="272" name="Rectangle 197"/>
                        <wps:cNvSpPr>
                          <a:spLocks noChangeArrowheads="1"/>
                        </wps:cNvSpPr>
                        <wps:spPr bwMode="auto">
                          <a:xfrm>
                            <a:off x="2283" y="3144"/>
                            <a:ext cx="1637" cy="453"/>
                          </a:xfrm>
                          <a:prstGeom prst="rect">
                            <a:avLst/>
                          </a:prstGeom>
                          <a:solidFill>
                            <a:srgbClr val="FFFFFF"/>
                          </a:solidFill>
                          <a:ln w="9525">
                            <a:solidFill>
                              <a:srgbClr val="000000"/>
                            </a:solidFill>
                            <a:miter lim="800000"/>
                            <a:headEnd/>
                            <a:tailEnd/>
                          </a:ln>
                        </wps:spPr>
                        <wps:txbx>
                          <w:txbxContent>
                            <w:p w14:paraId="18FD16E9" w14:textId="77777777" w:rsidR="00D14876" w:rsidRPr="00AF1D76" w:rsidRDefault="00D14876" w:rsidP="00061745">
                              <w:pPr>
                                <w:spacing w:after="0"/>
                                <w:ind w:firstLine="0"/>
                                <w:jc w:val="center"/>
                                <w:rPr>
                                  <w:sz w:val="21"/>
                                  <w:szCs w:val="21"/>
                                </w:rPr>
                              </w:pPr>
                              <w:r>
                                <w:rPr>
                                  <w:rFonts w:hint="eastAsia"/>
                                  <w:sz w:val="21"/>
                                  <w:szCs w:val="21"/>
                                </w:rPr>
                                <w:t>NPAPI Plugin</w:t>
                              </w:r>
                            </w:p>
                          </w:txbxContent>
                        </wps:txbx>
                        <wps:bodyPr rot="0" vert="horz" wrap="square" lIns="91440" tIns="45720" rIns="91440" bIns="45720" anchor="t" anchorCtr="0" upright="1">
                          <a:noAutofit/>
                        </wps:bodyPr>
                      </wps:wsp>
                      <wps:wsp>
                        <wps:cNvPr id="273" name="Rectangle 198"/>
                        <wps:cNvSpPr>
                          <a:spLocks noChangeArrowheads="1"/>
                        </wps:cNvSpPr>
                        <wps:spPr bwMode="auto">
                          <a:xfrm>
                            <a:off x="2283" y="3837"/>
                            <a:ext cx="1638" cy="453"/>
                          </a:xfrm>
                          <a:prstGeom prst="rect">
                            <a:avLst/>
                          </a:prstGeom>
                          <a:solidFill>
                            <a:srgbClr val="FFFFFF"/>
                          </a:solidFill>
                          <a:ln w="9525">
                            <a:solidFill>
                              <a:srgbClr val="000000"/>
                            </a:solidFill>
                            <a:miter lim="800000"/>
                            <a:headEnd/>
                            <a:tailEnd/>
                          </a:ln>
                        </wps:spPr>
                        <wps:txbx>
                          <w:txbxContent>
                            <w:p w14:paraId="6F2D9E46" w14:textId="77777777" w:rsidR="00D14876" w:rsidRPr="00AF1D76" w:rsidRDefault="00D14876" w:rsidP="00061745">
                              <w:pPr>
                                <w:spacing w:after="0"/>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s:wsp>
                        <wps:cNvPr id="274" name="Rectangle 199"/>
                        <wps:cNvSpPr>
                          <a:spLocks noChangeArrowheads="1"/>
                        </wps:cNvSpPr>
                        <wps:spPr bwMode="auto">
                          <a:xfrm>
                            <a:off x="4260" y="2451"/>
                            <a:ext cx="1636" cy="453"/>
                          </a:xfrm>
                          <a:prstGeom prst="rect">
                            <a:avLst/>
                          </a:prstGeom>
                          <a:solidFill>
                            <a:srgbClr val="FFFFFF"/>
                          </a:solidFill>
                          <a:ln w="9525">
                            <a:solidFill>
                              <a:srgbClr val="000000"/>
                            </a:solidFill>
                            <a:miter lim="800000"/>
                            <a:headEnd/>
                            <a:tailEnd/>
                          </a:ln>
                        </wps:spPr>
                        <wps:txbx>
                          <w:txbxContent>
                            <w:p w14:paraId="4A64C794" w14:textId="77777777" w:rsidR="00D14876" w:rsidRPr="00AF1D76" w:rsidRDefault="00D14876" w:rsidP="00061745">
                              <w:pPr>
                                <w:spacing w:after="0"/>
                                <w:ind w:firstLine="0"/>
                                <w:jc w:val="center"/>
                                <w:rPr>
                                  <w:sz w:val="21"/>
                                  <w:szCs w:val="21"/>
                                </w:rPr>
                              </w:pPr>
                              <w:r>
                                <w:rPr>
                                  <w:rFonts w:hint="eastAsia"/>
                                  <w:sz w:val="21"/>
                                  <w:szCs w:val="21"/>
                                </w:rPr>
                                <w:t>Render</w:t>
                              </w:r>
                            </w:p>
                          </w:txbxContent>
                        </wps:txbx>
                        <wps:bodyPr rot="0" vert="horz" wrap="square" lIns="91440" tIns="45720" rIns="91440" bIns="45720" anchor="t" anchorCtr="0" upright="1">
                          <a:noAutofit/>
                        </wps:bodyPr>
                      </wps:wsp>
                      <wps:wsp>
                        <wps:cNvPr id="275" name="Rectangle 200"/>
                        <wps:cNvSpPr>
                          <a:spLocks noChangeArrowheads="1"/>
                        </wps:cNvSpPr>
                        <wps:spPr bwMode="auto">
                          <a:xfrm>
                            <a:off x="4260" y="3144"/>
                            <a:ext cx="1636" cy="453"/>
                          </a:xfrm>
                          <a:prstGeom prst="rect">
                            <a:avLst/>
                          </a:prstGeom>
                          <a:solidFill>
                            <a:srgbClr val="FFFFFF"/>
                          </a:solidFill>
                          <a:ln w="9525">
                            <a:solidFill>
                              <a:srgbClr val="000000"/>
                            </a:solidFill>
                            <a:miter lim="800000"/>
                            <a:headEnd/>
                            <a:tailEnd/>
                          </a:ln>
                        </wps:spPr>
                        <wps:txbx>
                          <w:txbxContent>
                            <w:p w14:paraId="75E11439" w14:textId="77777777" w:rsidR="00D14876" w:rsidRPr="00AF1D76" w:rsidRDefault="00D14876" w:rsidP="00061745">
                              <w:pPr>
                                <w:spacing w:after="0"/>
                                <w:ind w:firstLine="0"/>
                                <w:jc w:val="center"/>
                                <w:rPr>
                                  <w:sz w:val="21"/>
                                  <w:szCs w:val="21"/>
                                </w:rPr>
                              </w:pPr>
                              <w:r>
                                <w:rPr>
                                  <w:rFonts w:hint="eastAsia"/>
                                  <w:sz w:val="21"/>
                                  <w:szCs w:val="21"/>
                                </w:rPr>
                                <w:t>Render</w:t>
                              </w:r>
                            </w:p>
                            <w:p w14:paraId="56D1CD09" w14:textId="77777777" w:rsidR="00D14876" w:rsidRPr="00200C08" w:rsidRDefault="00D14876" w:rsidP="00061745"/>
                          </w:txbxContent>
                        </wps:txbx>
                        <wps:bodyPr rot="0" vert="horz" wrap="square" lIns="91440" tIns="45720" rIns="91440" bIns="45720" anchor="t" anchorCtr="0" upright="1">
                          <a:noAutofit/>
                        </wps:bodyPr>
                      </wps:wsp>
                      <wps:wsp>
                        <wps:cNvPr id="277" name="Rectangle 201"/>
                        <wps:cNvSpPr>
                          <a:spLocks noChangeArrowheads="1"/>
                        </wps:cNvSpPr>
                        <wps:spPr bwMode="auto">
                          <a:xfrm>
                            <a:off x="4256" y="3837"/>
                            <a:ext cx="1640" cy="453"/>
                          </a:xfrm>
                          <a:prstGeom prst="rect">
                            <a:avLst/>
                          </a:prstGeom>
                          <a:solidFill>
                            <a:srgbClr val="FFFFFF"/>
                          </a:solidFill>
                          <a:ln w="9525">
                            <a:solidFill>
                              <a:srgbClr val="000000"/>
                            </a:solidFill>
                            <a:miter lim="800000"/>
                            <a:headEnd/>
                            <a:tailEnd/>
                          </a:ln>
                        </wps:spPr>
                        <wps:txbx>
                          <w:txbxContent>
                            <w:p w14:paraId="0E4E6F4B" w14:textId="77777777" w:rsidR="00D14876" w:rsidRPr="00AF1D76" w:rsidRDefault="00D14876" w:rsidP="00061745">
                              <w:pPr>
                                <w:spacing w:after="0"/>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s:wsp>
                        <wps:cNvPr id="278" name="Rectangle 202"/>
                        <wps:cNvSpPr>
                          <a:spLocks noChangeArrowheads="1"/>
                        </wps:cNvSpPr>
                        <wps:spPr bwMode="auto">
                          <a:xfrm>
                            <a:off x="6270" y="2451"/>
                            <a:ext cx="1635" cy="453"/>
                          </a:xfrm>
                          <a:prstGeom prst="rect">
                            <a:avLst/>
                          </a:prstGeom>
                          <a:solidFill>
                            <a:srgbClr val="FFFFFF"/>
                          </a:solidFill>
                          <a:ln w="9525">
                            <a:solidFill>
                              <a:srgbClr val="000000"/>
                            </a:solidFill>
                            <a:miter lim="800000"/>
                            <a:headEnd/>
                            <a:tailEnd/>
                          </a:ln>
                        </wps:spPr>
                        <wps:txbx>
                          <w:txbxContent>
                            <w:p w14:paraId="76619219" w14:textId="77777777" w:rsidR="00D14876" w:rsidRPr="00AF1D76" w:rsidRDefault="00D14876" w:rsidP="00061745">
                              <w:pPr>
                                <w:spacing w:after="0"/>
                                <w:ind w:firstLine="0"/>
                                <w:jc w:val="center"/>
                                <w:rPr>
                                  <w:sz w:val="21"/>
                                  <w:szCs w:val="21"/>
                                </w:rPr>
                              </w:pPr>
                              <w:r>
                                <w:rPr>
                                  <w:rFonts w:hint="eastAsia"/>
                                  <w:sz w:val="21"/>
                                  <w:szCs w:val="21"/>
                                </w:rPr>
                                <w:t>Pepper Plugin</w:t>
                              </w:r>
                            </w:p>
                          </w:txbxContent>
                        </wps:txbx>
                        <wps:bodyPr rot="0" vert="horz" wrap="square" lIns="91440" tIns="45720" rIns="91440" bIns="45720" anchor="t" anchorCtr="0" upright="1">
                          <a:noAutofit/>
                        </wps:bodyPr>
                      </wps:wsp>
                      <wps:wsp>
                        <wps:cNvPr id="279" name="Rectangle 203"/>
                        <wps:cNvSpPr>
                          <a:spLocks noChangeArrowheads="1"/>
                        </wps:cNvSpPr>
                        <wps:spPr bwMode="auto">
                          <a:xfrm>
                            <a:off x="6270" y="3144"/>
                            <a:ext cx="1638" cy="453"/>
                          </a:xfrm>
                          <a:prstGeom prst="rect">
                            <a:avLst/>
                          </a:prstGeom>
                          <a:solidFill>
                            <a:srgbClr val="FFFFFF"/>
                          </a:solidFill>
                          <a:ln w="9525">
                            <a:solidFill>
                              <a:srgbClr val="000000"/>
                            </a:solidFill>
                            <a:miter lim="800000"/>
                            <a:headEnd/>
                            <a:tailEnd/>
                          </a:ln>
                        </wps:spPr>
                        <wps:txbx>
                          <w:txbxContent>
                            <w:p w14:paraId="55404F06" w14:textId="77777777" w:rsidR="00D14876" w:rsidRPr="00AF1D76" w:rsidRDefault="00D14876" w:rsidP="00061745">
                              <w:pPr>
                                <w:spacing w:after="0"/>
                                <w:ind w:firstLine="0"/>
                                <w:jc w:val="center"/>
                                <w:rPr>
                                  <w:sz w:val="21"/>
                                  <w:szCs w:val="21"/>
                                </w:rPr>
                              </w:pPr>
                              <w:r>
                                <w:rPr>
                                  <w:rFonts w:hint="eastAsia"/>
                                  <w:sz w:val="21"/>
                                  <w:szCs w:val="21"/>
                                </w:rPr>
                                <w:t>Pepper Plugin</w:t>
                              </w:r>
                            </w:p>
                          </w:txbxContent>
                        </wps:txbx>
                        <wps:bodyPr rot="0" vert="horz" wrap="square" lIns="91440" tIns="45720" rIns="91440" bIns="45720" anchor="t" anchorCtr="0" upright="1">
                          <a:noAutofit/>
                        </wps:bodyPr>
                      </wps:wsp>
                      <wps:wsp>
                        <wps:cNvPr id="280" name="Rectangle 204"/>
                        <wps:cNvSpPr>
                          <a:spLocks noChangeArrowheads="1"/>
                        </wps:cNvSpPr>
                        <wps:spPr bwMode="auto">
                          <a:xfrm>
                            <a:off x="6270" y="3837"/>
                            <a:ext cx="1638" cy="453"/>
                          </a:xfrm>
                          <a:prstGeom prst="rect">
                            <a:avLst/>
                          </a:prstGeom>
                          <a:solidFill>
                            <a:srgbClr val="FFFFFF"/>
                          </a:solidFill>
                          <a:ln w="9525">
                            <a:solidFill>
                              <a:srgbClr val="000000"/>
                            </a:solidFill>
                            <a:miter lim="800000"/>
                            <a:headEnd/>
                            <a:tailEnd/>
                          </a:ln>
                        </wps:spPr>
                        <wps:txbx>
                          <w:txbxContent>
                            <w:p w14:paraId="57E6CFC0" w14:textId="77777777" w:rsidR="00D14876" w:rsidRPr="00AF1D76" w:rsidRDefault="00D14876" w:rsidP="00061745">
                              <w:pPr>
                                <w:spacing w:after="0"/>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s:wsp>
                        <wps:cNvPr id="281" name="Rectangle 205"/>
                        <wps:cNvSpPr>
                          <a:spLocks noChangeArrowheads="1"/>
                        </wps:cNvSpPr>
                        <wps:spPr bwMode="auto">
                          <a:xfrm>
                            <a:off x="8281" y="2451"/>
                            <a:ext cx="1634" cy="453"/>
                          </a:xfrm>
                          <a:prstGeom prst="rect">
                            <a:avLst/>
                          </a:prstGeom>
                          <a:solidFill>
                            <a:srgbClr val="FFFFFF"/>
                          </a:solidFill>
                          <a:ln w="9525">
                            <a:solidFill>
                              <a:srgbClr val="000000"/>
                            </a:solidFill>
                            <a:miter lim="800000"/>
                            <a:headEnd/>
                            <a:tailEnd/>
                          </a:ln>
                        </wps:spPr>
                        <wps:txbx>
                          <w:txbxContent>
                            <w:p w14:paraId="03C51293" w14:textId="77777777" w:rsidR="00D14876" w:rsidRPr="00AF1D76" w:rsidRDefault="00D14876" w:rsidP="00061745">
                              <w:pPr>
                                <w:spacing w:after="0"/>
                                <w:ind w:firstLine="0"/>
                                <w:jc w:val="center"/>
                                <w:rPr>
                                  <w:sz w:val="21"/>
                                  <w:szCs w:val="21"/>
                                </w:rPr>
                              </w:pPr>
                              <w:r>
                                <w:rPr>
                                  <w:rFonts w:hint="eastAsia"/>
                                  <w:sz w:val="21"/>
                                  <w:szCs w:val="21"/>
                                </w:rPr>
                                <w:t>GPU</w:t>
                              </w:r>
                            </w:p>
                          </w:txbxContent>
                        </wps:txbx>
                        <wps:bodyPr rot="0" vert="horz" wrap="square" lIns="91440" tIns="45720" rIns="91440" bIns="45720" anchor="t" anchorCtr="0" upright="1">
                          <a:noAutofit/>
                        </wps:bodyPr>
                      </wps:wsp>
                      <wps:wsp>
                        <wps:cNvPr id="282" name="AutoShape 210"/>
                        <wps:cNvCnPr>
                          <a:cxnSpLocks noChangeShapeType="1"/>
                          <a:stCxn id="271" idx="3"/>
                        </wps:cNvCnPr>
                        <wps:spPr bwMode="auto">
                          <a:xfrm flipV="1">
                            <a:off x="3918" y="2224"/>
                            <a:ext cx="151" cy="454"/>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3" name="AutoShape 211"/>
                        <wps:cNvCnPr>
                          <a:cxnSpLocks noChangeShapeType="1"/>
                          <a:stCxn id="272" idx="3"/>
                        </wps:cNvCnPr>
                        <wps:spPr bwMode="auto">
                          <a:xfrm flipV="1">
                            <a:off x="3920" y="2329"/>
                            <a:ext cx="149" cy="1042"/>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4" name="AutoShape 212"/>
                        <wps:cNvCnPr>
                          <a:cxnSpLocks noChangeShapeType="1"/>
                          <a:stCxn id="273" idx="3"/>
                        </wps:cNvCnPr>
                        <wps:spPr bwMode="auto">
                          <a:xfrm flipV="1">
                            <a:off x="3921" y="2569"/>
                            <a:ext cx="148" cy="14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5" name="AutoShape 218"/>
                        <wps:cNvCnPr>
                          <a:cxnSpLocks noChangeShapeType="1"/>
                        </wps:cNvCnPr>
                        <wps:spPr bwMode="auto">
                          <a:xfrm flipV="1">
                            <a:off x="5896" y="2224"/>
                            <a:ext cx="151" cy="454"/>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6" name="AutoShape 219"/>
                        <wps:cNvCnPr>
                          <a:cxnSpLocks noChangeShapeType="1"/>
                        </wps:cNvCnPr>
                        <wps:spPr bwMode="auto">
                          <a:xfrm flipV="1">
                            <a:off x="5898" y="2329"/>
                            <a:ext cx="149" cy="1042"/>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 name="AutoShape 220"/>
                        <wps:cNvCnPr>
                          <a:cxnSpLocks noChangeShapeType="1"/>
                        </wps:cNvCnPr>
                        <wps:spPr bwMode="auto">
                          <a:xfrm flipV="1">
                            <a:off x="5899" y="2569"/>
                            <a:ext cx="148" cy="14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0" name="AutoShape 224"/>
                        <wps:cNvCnPr>
                          <a:cxnSpLocks noChangeShapeType="1"/>
                        </wps:cNvCnPr>
                        <wps:spPr bwMode="auto">
                          <a:xfrm flipV="1">
                            <a:off x="7908" y="2224"/>
                            <a:ext cx="151" cy="454"/>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1" name="AutoShape 225"/>
                        <wps:cNvCnPr>
                          <a:cxnSpLocks noChangeShapeType="1"/>
                        </wps:cNvCnPr>
                        <wps:spPr bwMode="auto">
                          <a:xfrm flipV="1">
                            <a:off x="7905" y="2329"/>
                            <a:ext cx="149" cy="1042"/>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2" name="AutoShape 226"/>
                        <wps:cNvCnPr>
                          <a:cxnSpLocks noChangeShapeType="1"/>
                        </wps:cNvCnPr>
                        <wps:spPr bwMode="auto">
                          <a:xfrm flipV="1">
                            <a:off x="7911" y="2569"/>
                            <a:ext cx="148" cy="14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3" name="AutoShape 229"/>
                        <wps:cNvCnPr>
                          <a:cxnSpLocks noChangeShapeType="1"/>
                        </wps:cNvCnPr>
                        <wps:spPr bwMode="auto">
                          <a:xfrm flipV="1">
                            <a:off x="9915" y="2210"/>
                            <a:ext cx="151" cy="454"/>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4" name="AutoShape 230"/>
                        <wps:cNvCnPr>
                          <a:cxnSpLocks noChangeShapeType="1"/>
                          <a:stCxn id="281" idx="2"/>
                          <a:endCxn id="280" idx="2"/>
                        </wps:cNvCnPr>
                        <wps:spPr bwMode="auto">
                          <a:xfrm rot="5400000">
                            <a:off x="7401" y="2592"/>
                            <a:ext cx="1386" cy="2009"/>
                          </a:xfrm>
                          <a:prstGeom prst="bentConnector3">
                            <a:avLst>
                              <a:gd name="adj1" fmla="val 11514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5" name="AutoShape 233"/>
                        <wps:cNvCnPr>
                          <a:cxnSpLocks noChangeShapeType="1"/>
                        </wps:cNvCnPr>
                        <wps:spPr bwMode="auto">
                          <a:xfrm rot="16200000" flipH="1">
                            <a:off x="3430" y="3304"/>
                            <a:ext cx="1" cy="1974"/>
                          </a:xfrm>
                          <a:prstGeom prst="bentConnector3">
                            <a:avLst>
                              <a:gd name="adj1" fmla="val 225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6" name="AutoShape 234"/>
                        <wps:cNvCnPr>
                          <a:cxnSpLocks noChangeShapeType="1"/>
                        </wps:cNvCnPr>
                        <wps:spPr bwMode="auto">
                          <a:xfrm rot="16200000" flipH="1">
                            <a:off x="5979" y="3306"/>
                            <a:ext cx="1" cy="1974"/>
                          </a:xfrm>
                          <a:prstGeom prst="bentConnector3">
                            <a:avLst>
                              <a:gd name="adj1" fmla="val 225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7" name="AutoShape 235"/>
                        <wps:cNvCnPr>
                          <a:cxnSpLocks noChangeShapeType="1"/>
                        </wps:cNvCnPr>
                        <wps:spPr bwMode="auto">
                          <a:xfrm rot="5400000" flipH="1" flipV="1">
                            <a:off x="6400" y="1329"/>
                            <a:ext cx="1386" cy="4535"/>
                          </a:xfrm>
                          <a:prstGeom prst="bentConnector3">
                            <a:avLst>
                              <a:gd name="adj1" fmla="val -3312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193" o:spid="_x0000_s1186" style="width:453.55pt;height:173.4pt;mso-position-horizontal-relative:char;mso-position-vertical-relative:line" coordorigin="1701,1440" coordsize="9071,34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">
                <o:lock v:ext="edit" aspectratio="t"/>
                <v:rect id="AutoShape 192" o:spid="_x0000_s1187" style="position:absolute;left:1701;top:1440;width:9071;height:3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srZTxgAA&#10;ANwAAAAPAAAAZHJzL2Rvd25yZXYueG1sRI9Ba8JAFITvhf6H5RV6KbqpB6kxGylCaZCCNGk9P7LP&#10;JJh9G7PbJP77riB4HGbmGybZTKYVA/WusazgdR6BIC6tbrhS8FN8zN5AOI+ssbVMCi7kYJM+PiQY&#10;azvyNw25r0SAsItRQe19F0vpypoMurntiIN3tL1BH2RfSd3jGOCmlYsoWkqDDYeFGjva1lSe8j+j&#10;YCz3w6H4+pT7l0Nm+Zydt/nvTqnnp+l9DcLT5O/hWzvTChbLFVzPhCMg0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5srZTxgAAANwAAAAPAAAAAAAAAAAAAAAAAJcCAABkcnMv&#10;ZG93bnJldi54bWxQSwUGAAAAAAQABAD1AAAAigMAAAAA&#10;" filled="f" stroked="f">
                  <o:lock v:ext="edit" aspectratio="t" text="t"/>
                </v:rect>
                <v:rect id="Rectangle 194" o:spid="_x0000_s1188" style="position:absolute;left:2283;top:1758;width:8121;height:4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jG2TwgAA&#10;ANwAAAAPAAAAZHJzL2Rvd25yZXYueG1sRE9Nb4JAEL2b9D9spklvukgTbdGFNG1o6lHh0tvIToHK&#10;zhJ2Ueqvdw8mPb687202mU6caXCtZQXLRQSCuLK65VpBWeTzFxDOI2vsLJOCP3KQpQ+zLSbaXnhP&#10;54OvRQhhl6CCxvs+kdJVDRl0C9sTB+7HDgZ9gEMt9YCXEG46GUfRShpsOTQ02NN7Q9XpMBoFxzYu&#10;8bovPiPzmj/73VT8jt8fSj09Tm8bEJ4m/y++u7+0gngd5ocz4QjI9A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WMbZPCAAAA3AAAAA8AAAAAAAAAAAAAAAAAlwIAAGRycy9kb3du&#10;cmV2LnhtbFBLBQYAAAAABAAEAPUAAACGAwAAAAA=&#10;">
                  <v:textbox>
                    <w:txbxContent>
                      <w:p w14:paraId="383605B1" w14:textId="77777777" w:rsidR="00D14876" w:rsidRPr="00AF1D76" w:rsidRDefault="00D14876" w:rsidP="00061745">
                        <w:pPr>
                          <w:spacing w:after="0"/>
                          <w:ind w:firstLine="0"/>
                          <w:jc w:val="center"/>
                          <w:rPr>
                            <w:sz w:val="21"/>
                            <w:szCs w:val="21"/>
                          </w:rPr>
                        </w:pPr>
                        <w:r w:rsidRPr="00AF1D76">
                          <w:rPr>
                            <w:rFonts w:hint="eastAsia"/>
                            <w:sz w:val="21"/>
                            <w:szCs w:val="21"/>
                          </w:rPr>
                          <w:t>Browser</w:t>
                        </w:r>
                        <w:r w:rsidRPr="00AF1D76">
                          <w:rPr>
                            <w:rFonts w:hint="eastAsia"/>
                            <w:sz w:val="21"/>
                            <w:szCs w:val="21"/>
                          </w:rPr>
                          <w:t>进程</w:t>
                        </w:r>
                      </w:p>
                    </w:txbxContent>
                  </v:textbox>
                </v:rect>
                <v:rect id="Rectangle 196" o:spid="_x0000_s1189" style="position:absolute;left:2283;top:2451;width:1635;height:4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wMgIxQAA&#10;ANwAAAAPAAAAZHJzL2Rvd25yZXYueG1sRI9Ba8JAFITvgv9heYXedGMKtk1dRZSIPSbx0ttr9jVJ&#10;m30bshuN/nq3UOhxmJlvmNVmNK04U+8aywoW8wgEcWl1w5WCU5HOXkA4j6yxtUwKruRgs55OVpho&#10;e+GMzrmvRICwS1BB7X2XSOnKmgy6ue2Ig/dle4M+yL6SusdLgJtWxlG0lAYbDgs1drSrqfzJB6Pg&#10;s4lPeMuKQ2Re0yf/Phbfw8deqceHcfsGwtPo/8N/7aNWED8v4PdMOAJyf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rAyAjFAAAA3AAAAA8AAAAAAAAAAAAAAAAAlwIAAGRycy9k&#10;b3ducmV2LnhtbFBLBQYAAAAABAAEAPUAAACJAwAAAAA=&#10;">
                  <v:textbox>
                    <w:txbxContent>
                      <w:p w14:paraId="0C7F2900" w14:textId="77777777" w:rsidR="00D14876" w:rsidRPr="00AF1D76" w:rsidRDefault="00D14876" w:rsidP="00061745">
                        <w:pPr>
                          <w:spacing w:after="0"/>
                          <w:ind w:firstLine="0"/>
                          <w:jc w:val="center"/>
                          <w:rPr>
                            <w:sz w:val="21"/>
                            <w:szCs w:val="21"/>
                          </w:rPr>
                        </w:pPr>
                        <w:r>
                          <w:rPr>
                            <w:rFonts w:hint="eastAsia"/>
                            <w:sz w:val="21"/>
                            <w:szCs w:val="21"/>
                          </w:rPr>
                          <w:t>NPAPI Plugin</w:t>
                        </w:r>
                      </w:p>
                    </w:txbxContent>
                  </v:textbox>
                </v:rect>
                <v:rect id="Rectangle 197" o:spid="_x0000_s1190" style="position:absolute;left:2283;top:3144;width:1637;height:4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ElZ/xQAA&#10;ANwAAAAPAAAAZHJzL2Rvd25yZXYueG1sRI9Ba8JAFITvBf/D8gq9NZumYGt0FVEs9miSS2/P7DNJ&#10;m30bsqtJ/fVuoeBxmJlvmMVqNK24UO8aywpeohgEcWl1w5WCIt89v4NwHllja5kU/JKD1XLysMBU&#10;24EPdMl8JQKEXYoKau+7VEpX1mTQRbYjDt7J9gZ9kH0ldY9DgJtWJnE8lQYbDgs1drSpqfzJzkbB&#10;sUkKvB7yj9jMdq/+c8y/z19bpZ4ex/UchKfR38P/7b1WkLwl8HcmHAG5v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oSVn/FAAAA3AAAAA8AAAAAAAAAAAAAAAAAlwIAAGRycy9k&#10;b3ducmV2LnhtbFBLBQYAAAAABAAEAPUAAACJAwAAAAA=&#10;">
                  <v:textbox>
                    <w:txbxContent>
                      <w:p w14:paraId="18FD16E9" w14:textId="77777777" w:rsidR="00D14876" w:rsidRPr="00AF1D76" w:rsidRDefault="00D14876" w:rsidP="00061745">
                        <w:pPr>
                          <w:spacing w:after="0"/>
                          <w:ind w:firstLine="0"/>
                          <w:jc w:val="center"/>
                          <w:rPr>
                            <w:sz w:val="21"/>
                            <w:szCs w:val="21"/>
                          </w:rPr>
                        </w:pPr>
                        <w:r>
                          <w:rPr>
                            <w:rFonts w:hint="eastAsia"/>
                            <w:sz w:val="21"/>
                            <w:szCs w:val="21"/>
                          </w:rPr>
                          <w:t>NPAPI Plugin</w:t>
                        </w:r>
                      </w:p>
                    </w:txbxContent>
                  </v:textbox>
                </v:rect>
                <v:rect id="Rectangle 198" o:spid="_x0000_s1191" style="position:absolute;left:2283;top:3837;width:1638;height:4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XvPkxQAA&#10;ANwAAAAPAAAAZHJzL2Rvd25yZXYueG1sRI9Pa8JAFMTvQr/D8gq96cYItaauIpaU9qjx4u01+5qk&#10;Zt+G7OZP/fRuQehxmJnfMOvtaGrRU+sqywrmswgEcW51xYWCU5ZOX0A4j6yxtkwKfsnBdvMwWWOi&#10;7cAH6o++EAHCLkEFpfdNIqXLSzLoZrYhDt63bQ36INtC6haHADe1jKPoWRqsOCyU2NC+pPxy7IyC&#10;ryo+4fWQvUdmlS7855j9dOc3pZ4ex90rCE+j/w/f2x9aQbxcwN+ZcATk5g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Ve8+TFAAAA3AAAAA8AAAAAAAAAAAAAAAAAlwIAAGRycy9k&#10;b3ducmV2LnhtbFBLBQYAAAAABAAEAPUAAACJAwAAAAA=&#10;">
                  <v:textbox>
                    <w:txbxContent>
                      <w:p w14:paraId="6F2D9E46" w14:textId="77777777" w:rsidR="00D14876" w:rsidRPr="00AF1D76" w:rsidRDefault="00D14876" w:rsidP="00061745">
                        <w:pPr>
                          <w:spacing w:after="0"/>
                          <w:ind w:firstLine="0"/>
                          <w:jc w:val="center"/>
                          <w:rPr>
                            <w:sz w:val="21"/>
                            <w:szCs w:val="21"/>
                          </w:rPr>
                        </w:pPr>
                        <w:r>
                          <w:rPr>
                            <w:rFonts w:hint="eastAsia"/>
                            <w:sz w:val="21"/>
                            <w:szCs w:val="21"/>
                          </w:rPr>
                          <w:t>. . .</w:t>
                        </w:r>
                      </w:p>
                    </w:txbxContent>
                  </v:textbox>
                </v:rect>
                <v:rect id="Rectangle 199" o:spid="_x0000_s1192" style="position:absolute;left:4260;top:2451;width:1636;height:4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t2uQxQAA&#10;ANwAAAAPAAAAZHJzL2Rvd25yZXYueG1sRI9Ba8JAFITvQv/D8gq96ca0tDVmI2Kx2KMmF2/P7GuS&#10;mn0bsqum/npXKPQ4zMw3TLoYTCvO1LvGsoLpJAJBXFrdcKWgyNfjdxDOI2tsLZOCX3KwyB5GKSba&#10;XnhL552vRICwS1BB7X2XSOnKmgy6ie2Ig/dte4M+yL6SusdLgJtWxlH0Kg02HBZq7GhVU3ncnYyC&#10;QxMXeN3mn5GZrZ/915D/nPYfSj09Dss5CE+D/w//tTdaQfz2Avcz4QjI7A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q3a5DFAAAA3AAAAA8AAAAAAAAAAAAAAAAAlwIAAGRycy9k&#10;b3ducmV2LnhtbFBLBQYAAAAABAAEAPUAAACJAwAAAAA=&#10;">
                  <v:textbox>
                    <w:txbxContent>
                      <w:p w14:paraId="4A64C794" w14:textId="77777777" w:rsidR="00D14876" w:rsidRPr="00AF1D76" w:rsidRDefault="00D14876" w:rsidP="00061745">
                        <w:pPr>
                          <w:spacing w:after="0"/>
                          <w:ind w:firstLine="0"/>
                          <w:jc w:val="center"/>
                          <w:rPr>
                            <w:sz w:val="21"/>
                            <w:szCs w:val="21"/>
                          </w:rPr>
                        </w:pPr>
                        <w:r>
                          <w:rPr>
                            <w:rFonts w:hint="eastAsia"/>
                            <w:sz w:val="21"/>
                            <w:szCs w:val="21"/>
                          </w:rPr>
                          <w:t>Render</w:t>
                        </w:r>
                      </w:p>
                    </w:txbxContent>
                  </v:textbox>
                </v:rect>
                <v:rect id="Rectangle 200" o:spid="_x0000_s1193" style="position:absolute;left:4260;top:3144;width:1636;height:4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84LxQAA&#10;ANwAAAAPAAAAZHJzL2Rvd25yZXYueG1sRI/NbsIwEITvSH0Hayv1Bg6p+kOIgxAVFT1CcuG2xNsk&#10;JV5HsYGUp8dIlXoczcw3mnQxmFacqXeNZQXTSQSCuLS64UpBka/H7yCcR9bYWiYFv+RgkT2MUky0&#10;vfCWzjtfiQBhl6CC2vsukdKVNRl0E9sRB+/b9gZ9kH0ldY+XADetjKPoVRpsOCzU2NGqpvK4OxkF&#10;hyYu8LrNPyMzWz/7ryH/Oe0/lHp6HJZzEJ4G/x/+a2+0gvjtBe5nwhGQ2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X7zgvFAAAA3AAAAA8AAAAAAAAAAAAAAAAAlwIAAGRycy9k&#10;b3ducmV2LnhtbFBLBQYAAAAABAAEAPUAAACJAwAAAAA=&#10;">
                  <v:textbox>
                    <w:txbxContent>
                      <w:p w14:paraId="75E11439" w14:textId="77777777" w:rsidR="00D14876" w:rsidRPr="00AF1D76" w:rsidRDefault="00D14876" w:rsidP="00061745">
                        <w:pPr>
                          <w:spacing w:after="0"/>
                          <w:ind w:firstLine="0"/>
                          <w:jc w:val="center"/>
                          <w:rPr>
                            <w:sz w:val="21"/>
                            <w:szCs w:val="21"/>
                          </w:rPr>
                        </w:pPr>
                        <w:r>
                          <w:rPr>
                            <w:rFonts w:hint="eastAsia"/>
                            <w:sz w:val="21"/>
                            <w:szCs w:val="21"/>
                          </w:rPr>
                          <w:t>Render</w:t>
                        </w:r>
                      </w:p>
                      <w:p w14:paraId="56D1CD09" w14:textId="77777777" w:rsidR="00D14876" w:rsidRPr="00200C08" w:rsidRDefault="00D14876" w:rsidP="00061745"/>
                    </w:txbxContent>
                  </v:textbox>
                </v:rect>
                <v:rect id="Rectangle 201" o:spid="_x0000_s1194" style="position:absolute;left:4256;top:3837;width:1640;height:4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ZfXnxQAA&#10;ANwAAAAPAAAAZHJzL2Rvd25yZXYueG1sRI9Ba8JAFITvhf6H5RV6qxsjaBtdpVRS7NHES2/P7DOJ&#10;Zt+G7JpEf323UOhxmJlvmNVmNI3oqXO1ZQXTSQSCuLC65lLBIU9fXkE4j6yxsUwKbuRgs358WGGi&#10;7cB76jNfigBhl6CCyvs2kdIVFRl0E9sSB+9kO4M+yK6UusMhwE0j4yiaS4M1h4UKW/qoqLhkV6Pg&#10;WMcHvO/zz8i8pTP/Nebn6/dWqeen8X0JwtPo/8N/7Z1WEC8W8HsmHAG5/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pl9efFAAAA3AAAAA8AAAAAAAAAAAAAAAAAlwIAAGRycy9k&#10;b3ducmV2LnhtbFBLBQYAAAAABAAEAPUAAACJAwAAAAA=&#10;">
                  <v:textbox>
                    <w:txbxContent>
                      <w:p w14:paraId="0E4E6F4B" w14:textId="77777777" w:rsidR="00D14876" w:rsidRPr="00AF1D76" w:rsidRDefault="00D14876" w:rsidP="00061745">
                        <w:pPr>
                          <w:spacing w:after="0"/>
                          <w:ind w:firstLine="0"/>
                          <w:jc w:val="center"/>
                          <w:rPr>
                            <w:sz w:val="21"/>
                            <w:szCs w:val="21"/>
                          </w:rPr>
                        </w:pPr>
                        <w:r>
                          <w:rPr>
                            <w:rFonts w:hint="eastAsia"/>
                            <w:sz w:val="21"/>
                            <w:szCs w:val="21"/>
                          </w:rPr>
                          <w:t>. . .</w:t>
                        </w:r>
                      </w:p>
                    </w:txbxContent>
                  </v:textbox>
                </v:rect>
                <v:rect id="Rectangle 202" o:spid="_x0000_s1195" style="position:absolute;left:6270;top:2451;width:1635;height:4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mGVwgAA&#10;ANwAAAAPAAAAZHJzL2Rvd25yZXYueG1sRE9Nb4JAEL2b9D9spklvukgTbdGFNG1o6lHh0tvIToHK&#10;zhJ2Ueqvdw8mPb687202mU6caXCtZQXLRQSCuLK65VpBWeTzFxDOI2vsLJOCP3KQpQ+zLSbaXnhP&#10;54OvRQhhl6CCxvs+kdJVDRl0C9sTB+7HDgZ9gEMt9YCXEG46GUfRShpsOTQ02NN7Q9XpMBoFxzYu&#10;8bovPiPzmj/73VT8jt8fSj09Tm8bEJ4m/y++u7+0gngd1oYz4QjI9A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6YZXCAAAA3AAAAA8AAAAAAAAAAAAAAAAAlwIAAGRycy9kb3du&#10;cmV2LnhtbFBLBQYAAAAABAAEAPUAAACGAwAAAAA=&#10;">
                  <v:textbox>
                    <w:txbxContent>
                      <w:p w14:paraId="76619219" w14:textId="77777777" w:rsidR="00D14876" w:rsidRPr="00AF1D76" w:rsidRDefault="00D14876" w:rsidP="00061745">
                        <w:pPr>
                          <w:spacing w:after="0"/>
                          <w:ind w:firstLine="0"/>
                          <w:jc w:val="center"/>
                          <w:rPr>
                            <w:sz w:val="21"/>
                            <w:szCs w:val="21"/>
                          </w:rPr>
                        </w:pPr>
                        <w:r>
                          <w:rPr>
                            <w:rFonts w:hint="eastAsia"/>
                            <w:sz w:val="21"/>
                            <w:szCs w:val="21"/>
                          </w:rPr>
                          <w:t>Pepper Plugin</w:t>
                        </w:r>
                      </w:p>
                    </w:txbxContent>
                  </v:textbox>
                </v:rect>
                <v:rect id="Rectangle 203" o:spid="_x0000_s1196" style="position:absolute;left:6270;top:3144;width:1638;height:4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tsQOxAAA&#10;ANwAAAAPAAAAZHJzL2Rvd25yZXYueG1sRI9Bi8IwFITvgv8hvIW9abpdcLUaRRRFj1ov3p7Ns+1u&#10;81KaqNVfb4QFj8PMfMNMZq2pxJUaV1pW8NWPQBBnVpecKzikq94QhPPIGivLpOBODmbTbmeCibY3&#10;3tF173MRIOwSVFB4XydSuqwgg65va+LgnW1j0AfZ5FI3eAtwU8k4igbSYMlhocCaFgVlf/uLUXAq&#10;4wM+duk6MqPVt9+26e/luFTq86Odj0F4av07/N/eaAXxzwheZ8IRkN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LbEDsQAAADcAAAADwAAAAAAAAAAAAAAAACXAgAAZHJzL2Rv&#10;d25yZXYueG1sUEsFBgAAAAAEAAQA9QAAAIgDAAAAAA==&#10;">
                  <v:textbox>
                    <w:txbxContent>
                      <w:p w14:paraId="55404F06" w14:textId="77777777" w:rsidR="00D14876" w:rsidRPr="00AF1D76" w:rsidRDefault="00D14876" w:rsidP="00061745">
                        <w:pPr>
                          <w:spacing w:after="0"/>
                          <w:ind w:firstLine="0"/>
                          <w:jc w:val="center"/>
                          <w:rPr>
                            <w:sz w:val="21"/>
                            <w:szCs w:val="21"/>
                          </w:rPr>
                        </w:pPr>
                        <w:r>
                          <w:rPr>
                            <w:rFonts w:hint="eastAsia"/>
                            <w:sz w:val="21"/>
                            <w:szCs w:val="21"/>
                          </w:rPr>
                          <w:t>Pepper Plugin</w:t>
                        </w:r>
                      </w:p>
                    </w:txbxContent>
                  </v:textbox>
                </v:rect>
                <v:rect id="Rectangle 204" o:spid="_x0000_s1197" style="position:absolute;left:6270;top:3837;width:1638;height:4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WR20wgAA&#10;ANwAAAAPAAAAZHJzL2Rvd25yZXYueG1sRE89b8IwEN2R+h+sQ+oGDqmEaBoHoSIQHUNYul3jIwnE&#10;5yg2JPTX46FSx6f3na5H04o79a6xrGAxj0AQl1Y3XCk4FbvZCoTzyBpby6TgQQ7W2cskxUTbgXO6&#10;H30lQgi7BBXU3neJlK6syaCb2444cGfbG/QB9pXUPQ4h3LQyjqKlNNhwaKixo8+ayuvxZhT8NPEJ&#10;f/NiH5n33Zv/GovL7Xur1Ot03HyA8DT6f/Gf+6AVxKswP5wJR0Bm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BZHbTCAAAA3AAAAA8AAAAAAAAAAAAAAAAAlwIAAGRycy9kb3du&#10;cmV2LnhtbFBLBQYAAAAABAAEAPUAAACGAwAAAAA=&#10;">
                  <v:textbox>
                    <w:txbxContent>
                      <w:p w14:paraId="57E6CFC0" w14:textId="77777777" w:rsidR="00D14876" w:rsidRPr="00AF1D76" w:rsidRDefault="00D14876" w:rsidP="00061745">
                        <w:pPr>
                          <w:spacing w:after="0"/>
                          <w:ind w:firstLine="0"/>
                          <w:jc w:val="center"/>
                          <w:rPr>
                            <w:sz w:val="21"/>
                            <w:szCs w:val="21"/>
                          </w:rPr>
                        </w:pPr>
                        <w:r>
                          <w:rPr>
                            <w:rFonts w:hint="eastAsia"/>
                            <w:sz w:val="21"/>
                            <w:szCs w:val="21"/>
                          </w:rPr>
                          <w:t>. . .</w:t>
                        </w:r>
                      </w:p>
                    </w:txbxContent>
                  </v:textbox>
                </v:rect>
                <v:rect id="Rectangle 205" o:spid="_x0000_s1198" style="position:absolute;left:8281;top:2451;width:1634;height:4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FbgvxQAA&#10;ANwAAAAPAAAAZHJzL2Rvd25yZXYueG1sRI9Ba8JAFITvBf/D8oTe6iYpFE1dRZRIPcbk0ttr9jVJ&#10;m30bsqtJ/fXdQsHjMDPfMOvtZDpxpcG1lhXEiwgEcWV1y7WCssieliCcR9bYWSYFP+Rgu5k9rDHV&#10;duScrmdfiwBhl6KCxvs+ldJVDRl0C9sTB+/TDgZ9kEMt9YBjgJtOJlH0Ig22HBYa7GnfUPV9vhgF&#10;H21S4i0vjpFZZc/+NBVfl/eDUo/zafcKwtPk7+H/9ptWkCxj+DsTjoD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8VuC/FAAAA3AAAAA8AAAAAAAAAAAAAAAAAlwIAAGRycy9k&#10;b3ducmV2LnhtbFBLBQYAAAAABAAEAPUAAACJAwAAAAA=&#10;">
                  <v:textbox>
                    <w:txbxContent>
                      <w:p w14:paraId="03C51293" w14:textId="77777777" w:rsidR="00D14876" w:rsidRPr="00AF1D76" w:rsidRDefault="00D14876" w:rsidP="00061745">
                        <w:pPr>
                          <w:spacing w:after="0"/>
                          <w:ind w:firstLine="0"/>
                          <w:jc w:val="center"/>
                          <w:rPr>
                            <w:sz w:val="21"/>
                            <w:szCs w:val="21"/>
                          </w:rPr>
                        </w:pPr>
                        <w:r>
                          <w:rPr>
                            <w:rFonts w:hint="eastAsia"/>
                            <w:sz w:val="21"/>
                            <w:szCs w:val="21"/>
                          </w:rPr>
                          <w:t>GPU</w:t>
                        </w:r>
                      </w:p>
                    </w:txbxContent>
                  </v:textbox>
                </v:rect>
                <v:shape id="AutoShape 210" o:spid="_x0000_s1199" type="#_x0000_t33" style="position:absolute;left:3918;top:2224;width:151;height:454;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XT5cQAAADcAAAADwAAAGRycy9kb3ducmV2LnhtbESPzWrDMBCE74G+g9hCb7Ec0RbjRgkl&#10;UGJyqpOCr4u1tU2tlbGU2O3TR4FAj8P8fMx6O9teXGj0nWMNqyQFQVw703Gj4ev0scxA+IBssHdM&#10;Gn7Jw3bzsFhjbtzEJV2OoRFxhH2OGtoQhlxKX7dk0SduII7etxsthijHRpoRpzhue6nS9FVa7DgS&#10;Whxo11L9czzbCPkb1Oe0q/eGiupldVBz9TyVWj89zu9vIALN4T98bxdGg8oU3M7EIyA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v9dPlxAAAANwAAAAPAAAAAAAAAAAA&#10;AAAAAKECAABkcnMvZG93bnJldi54bWxQSwUGAAAAAAQABAD5AAAAkgMAAAAA&#10;"/>
                <v:shape id="AutoShape 211" o:spid="_x0000_s1200" type="#_x0000_t33" style="position:absolute;left:3920;top:2329;width:149;height:1042;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l2fsEAAADcAAAADwAAAGRycy9kb3ducmV2LnhtbESPS4vCMBSF9wP+h3AFd2NqdUSqUUQQ&#10;xZUvcHtprm2xuSlNtNVfbwRhlofz+DizRWtK8aDaFZYVDPoRCOLU6oIzBefT+ncCwnlkjaVlUvAk&#10;B4t552eGibYNH+hx9JkII+wSVJB7XyVSujQng65vK+LgXW1t0AdZZ1LX2IRxU8o4isbSYMGBkGNF&#10;q5zS2/FuAuRVxftmlW40bS9/g13cXkbNQalet11OQXhq/X/4295qBfFkCJ8z4QjI+R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AuXZ+wQAAANwAAAAPAAAAAAAAAAAAAAAA&#10;AKECAABkcnMvZG93bnJldi54bWxQSwUGAAAAAAQABAD5AAAAjwMAAAAA&#10;"/>
                <v:shape id="AutoShape 212" o:spid="_x0000_s1201" type="#_x0000_t33" style="position:absolute;left:3921;top:2569;width:148;height:149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1DuCsIAAADcAAAADwAAAGRycy9kb3ducmV2LnhtbESPS4vCMBSF94L/IVzBnU0tziDVKCKI&#10;4mp8gNtLc22LzU1poq3+eiMIszycx8eZLztTiQc1rrSsYBzFIIgzq0vOFZxPm9EUhPPIGivLpOBJ&#10;DpaLfm+OqbYtH+hx9LkII+xSVFB4X6dSuqwggy6yNXHwrrYx6INscqkbbMO4qWQSx7/SYMmBUGBN&#10;64Ky2/FuAuRVJ3/tOttq2l1+xvuku0zag1LDQbeagfDU+f/wt73TCpLpBD5nwhGQiz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1DuCsIAAADcAAAADwAAAAAAAAAAAAAA&#10;AAChAgAAZHJzL2Rvd25yZXYueG1sUEsFBgAAAAAEAAQA+QAAAJADAAAAAA==&#10;"/>
                <v:shape id="AutoShape 218" o:spid="_x0000_s1202" type="#_x0000_t33" style="position:absolute;left:5896;top:2224;width:151;height:454;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BxLkcMAAADcAAAADwAAAGRycy9kb3ducmV2LnhtbESPzWrCQBSF94LvMFyhOzMxNEVSRxFB&#10;GroyacHtJXObBDN3QmY0aZ/eEYQuD+fn42x2k+nEjQbXWlawimIQxJXVLdcKvr+OyzUI55E1dpZJ&#10;wS852G3nsw1m2o5c0K30tQgj7DJU0HjfZ1K6qiGDLrI9cfB+7GDQBznUUg84hnHTySSO36TBlgOh&#10;wZ4ODVWX8moC5K9PTuOh+tCUn9PVZzKdX8dCqZfFtH8H4Wny/+FnO9cKknUKjzPhCMjt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AcS5HDAAAA3AAAAA8AAAAAAAAAAAAA&#10;AAAAoQIAAGRycy9kb3ducmV2LnhtbFBLBQYAAAAABAAEAPkAAACRAwAAAAA=&#10;"/>
                <v:shape id="AutoShape 219" o:spid="_x0000_s1203" type="#_x0000_t33" style="position:absolute;left:5898;top:2329;width:149;height:1042;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M7V5sMAAADcAAAADwAAAGRycy9kb3ducmV2LnhtbESPzWrCQBSF94LvMFyhOzMx1CCpo4gg&#10;DV2ZtOD2krlNgpk7ITOatE/vCIUuD+fn42z3k+nEnQbXWlawimIQxJXVLdcKvj5Pyw0I55E1dpZJ&#10;wQ852O/msy1m2o5c0L30tQgj7DJU0HjfZ1K6qiGDLrI9cfC+7WDQBznUUg84hnHTySSOU2mw5UBo&#10;sKdjQ9W1vJkA+e2T83is3jXll/XqI5kur2Oh1MtiOryB8DT5//BfO9cKkk0KzzPhCMjd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DO1ebDAAAA3AAAAA8AAAAAAAAAAAAA&#10;AAAAoQIAAGRycy9kb3ducmV2LnhtbFBLBQYAAAAABAAEAPkAAACRAwAAAAA=&#10;"/>
                <v:shape id="AutoShape 220" o:spid="_x0000_s1204" type="#_x0000_t33" style="position:absolute;left:5899;top:2569;width:148;height:149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JwfcEAAADcAAAADwAAAGRycy9kb3ducmV2LnhtbESPS4vCMBSF9wP+h3AFd2Nq0VGqUUQQ&#10;xZUvcHtprm2xuSlNtNVfbwRhlofz+DizRWtK8aDaFZYVDPoRCOLU6oIzBefT+ncCwnlkjaVlUvAk&#10;B4t552eGibYNH+hx9JkII+wSVJB7XyVSujQng65vK+LgXW1t0AdZZ1LX2IRxU8o4iv6kwYIDIceK&#10;Vjmlt+PdBMirivfNKt1o2l5Gg13cXobNQalet11OQXhq/X/4295qBfFkDJ8z4QjI+R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gnB9wQAAANwAAAAPAAAAAAAAAAAAAAAA&#10;AKECAABkcnMvZG93bnJldi54bWxQSwUGAAAAAAQABAD5AAAAjwMAAAAA&#10;"/>
                <v:shape id="AutoShape 224" o:spid="_x0000_s1205" type="#_x0000_t33" style="position:absolute;left:7908;top:2224;width:151;height:454;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0Jvj8IAAADcAAAADwAAAGRycy9kb3ducmV2LnhtbESPTYvCQAyG7wv+hyEL3tapRWXpOsoi&#10;iOJJ3QWvoRPbYidTOqOt/npzELwl5P14Ml/2rlY3akPl2cB4lIAizr2tuDDw/7f++gYVIrLF2jMZ&#10;uFOA5WLwMcfM+o4PdDvGQkkIhwwNlDE2mdYhL8lhGPmGWG5n3zqMsraFti12Eu5qnSbJTDusWBpK&#10;bGhVUn45Xp2UPJp0363yjaXtaTrepf1p0h2MGX72vz+gIvXxLX65t1bwZ4Ivz8gEevEE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0Jvj8IAAADcAAAADwAAAAAAAAAAAAAA&#10;AAChAgAAZHJzL2Rvd25yZXYueG1sUEsFBgAAAAAEAAQA+QAAAJADAAAAAA==&#10;"/>
                <v:shape id="AutoShape 225" o:spid="_x0000_s1206" type="#_x0000_t33" style="position:absolute;left:7905;top:2329;width:149;height:1042;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A7KFMQAAADcAAAADwAAAGRycy9kb3ducmV2LnhtbESPT4vCMBDF78J+hzAL3jRtUZHaVBZh&#10;UfbkP/A6NGNbtpmUJmvrfnojCN5meG/e7022HkwjbtS52rKCeBqBIC6srrlUcD59T5YgnEfW2Fgm&#10;BXdysM4/Rhmm2vZ8oNvRlyKEsEtRQeV9m0rpiooMuqltiYN2tZ1BH9aulLrDPoSbRiZRtJAGaw6E&#10;ClvaVFT8Hv9MgPy3yb7fFFtNu8s8/kmGy6w/KDX+HL5WIDwN/m1+Xe90qL+I4flMmEDm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0DsoUxAAAANwAAAAPAAAAAAAAAAAA&#10;AAAAAKECAABkcnMvZG93bnJldi54bWxQSwUGAAAAAAQABAD5AAAAkgMAAAAA&#10;"/>
                <v:shape id="AutoShape 226" o:spid="_x0000_s1207" type="#_x0000_t33" style="position:absolute;left:7911;top:2569;width:148;height:149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xUY8QAAADcAAAADwAAAGRycy9kb3ducmV2LnhtbESPQWvCQBCF74L/YRmhN7NJaKWkriIB&#10;qfRkYsHrkJ0mwexsyK4m7a93C4K3Gd6b971ZbyfTiRsNrrWsIIliEMSV1S3XCr5P++U7COeRNXaW&#10;ScEvOdhu5rM1ZtqOXNCt9LUIIewyVNB432dSuqohgy6yPXHQfuxg0Id1qKUecAzhppNpHK+kwZYD&#10;ocGe8oaqS3k1AfLXp8cxrz41Hc5vyVc6nV/HQqmXxbT7AOFp8k/z4/qgQ/1VCv/PhAnk5g4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E3FRjxAAAANwAAAAPAAAAAAAAAAAA&#10;AAAAAKECAABkcnMvZG93bnJldi54bWxQSwUGAAAAAAQABAD5AAAAkgMAAAAA&#10;"/>
                <v:shape id="AutoShape 229" o:spid="_x0000_s1208" type="#_x0000_t33" style="position:absolute;left:9915;top:2210;width:151;height:454;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5Dx+MQAAADcAAAADwAAAGRycy9kb3ducmV2LnhtbESPQYvCMBCF74L/IYzgTVPrKlKbigii&#10;7Gl1F7wOzdgWm0lpoq3++s3CgrcZ3pv3vUk3vanFg1pXWVYwm0YgiHOrKy4U/HzvJysQziNrrC2T&#10;gic52GTDQYqJth2f6HH2hQgh7BJUUHrfJFK6vCSDbmob4qBdbWvQh7UtpG6xC+GmlnEULaXBigOh&#10;xIZ2JeW3890EyKuJv7pdftB0vCxmn3F/+ehOSo1H/XYNwlPv3+b/66MO9Zdz+HsmTCCz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rkPH4xAAAANwAAAAPAAAAAAAAAAAA&#10;AAAAAKECAABkcnMvZG93bnJldi54bWxQSwUGAAAAAAQABAD5AAAAkgMAAAAA&#10;"/>
                <v:shape id="AutoShape 230" o:spid="_x0000_s1209" type="#_x0000_t34" style="position:absolute;left:7401;top:2592;width:1386;height:2009;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93pU8IAAADcAAAADwAAAGRycy9kb3ducmV2LnhtbERPS2sCMRC+F/ofwhR6KZrtWhZZjSJC&#10;wYMXHweP42bcBDeTdZPq2l/fCEJv8/E9ZzrvXSOu1AXrWcHnMANBXHltuVaw330PxiBCRNbYeCYF&#10;dwown72+TLHU/sYbum5jLVIIhxIVmBjbUspQGXIYhr4lTtzJdw5jgl0tdYe3FO4amWdZIR1aTg0G&#10;W1oaqs7bH6dgzccPsov9YUfW/ObnUSFX+UWp97d+MQERqY//4qd7pdP84gsez6QL5Ow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93pU8IAAADcAAAADwAAAAAAAAAAAAAA&#10;AAChAgAAZHJzL2Rvd25yZXYueG1sUEsFBgAAAAAEAAQA+QAAAJADAAAAAA==&#10;" adj="24872"/>
                <v:shape id="AutoShape 233" o:spid="_x0000_s1210" type="#_x0000_t34" style="position:absolute;left:3430;top:3304;width:1;height:1974;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0iFKMEAAADcAAAADwAAAGRycy9kb3ducmV2LnhtbERPS2sCMRC+C/0PYQq9aVJB0a1RWqXo&#10;0Rf1Ot1Md5cmk2UTdfXXG0HwNh/fcyaz1llxoiZUnjW89xQI4tybigsN+913dwQiRGSD1jNpuFCA&#10;2fSlM8HM+DNv6LSNhUghHDLUUMZYZ1KGvCSHoedr4sT9+cZhTLAppGnwnMKdlX2lhtJhxamhxJrm&#10;JeX/26PTQNdxsGr9u9j/2N3goOzha7leav322n5+gIjUxqf44V6ZNH84gPsz6QI5vQ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jSIUowQAAANwAAAAPAAAAAAAAAAAAAAAA&#10;AKECAABkcnMvZG93bnJldi54bWxQSwUGAAAAAAQABAD5AAAAjwMAAAAA&#10;" adj="4860000"/>
                <v:shape id="AutoShape 234" o:spid="_x0000_s1211" type="#_x0000_t34" style="position:absolute;left:5979;top:3306;width:1;height:1974;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5obX8IAAADcAAAADwAAAGRycy9kb3ducmV2LnhtbERPS2sCMRC+F/ofwhR6q4lCl3ZrFB8U&#10;e1RX6nW6GXcXk8mySXXrrzdCwdt8fM8ZT3tnxYm60HjWMBwoEMSlNw1XGnbF58sbiBCRDVrPpOGP&#10;Akwnjw9jzI0/84ZO21iJFMIhRw11jG0uZShrchgGviVO3MF3DmOCXSVNh+cU7qwcKZVJhw2nhhpb&#10;WtRUHre/TgNd3oNV65/l7tsWr3tl9/PVeqX181M/+wARqY938b/7y6T5WQa3Z9IFcnI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5obX8IAAADcAAAADwAAAAAAAAAAAAAA&#10;AAChAgAAZHJzL2Rvd25yZXYueG1sUEsFBgAAAAAEAAQA+QAAAJADAAAAAA==&#10;" adj="4860000"/>
                <v:shape id="AutoShape 235" o:spid="_x0000_s1212" type="#_x0000_t34" style="position:absolute;left:6400;top:1329;width:1386;height:4535;rotation:90;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IUca8EAAADcAAAADwAAAGRycy9kb3ducmV2LnhtbERPS4vCMBC+C/sfwizsTdP1oFKNIj5W&#10;BQ++Lt6GZmzKNpPSZG333xtB8DYf33Mms9aW4k61Lxwr+O4lIIgzpwvOFVzO6+4IhA/IGkvHpOCf&#10;PMymH50Jpto1fKT7KeQihrBPUYEJoUql9Jkhi77nKuLI3VxtMURY51LX2MRwW8p+kgykxYJjg8GK&#10;Foay39OfVbC6HjD52e2LxSajRppy5zfLSqmvz3Y+BhGoDW/xy73Vcf5gCM9n4gVy+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chRxrwQAAANwAAAAPAAAAAAAAAAAAAAAA&#10;AKECAABkcnMvZG93bnJldi54bWxQSwUGAAAAAAQABAD5AAAAjwMAAAAA&#10;" adj="-7154"/>
                <w10:anchorlock/>
              </v:group>
            </w:pict>
          </mc:Fallback>
        </mc:AlternateContent>
      </w:r>
    </w:p>
    <w:p w14:paraId="063862AC" w14:textId="77777777" w:rsidR="00414F3C" w:rsidRDefault="00414F3C" w:rsidP="00414F3C">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图2-11 </w:t>
      </w:r>
      <w:r>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多进程模型</w:t>
      </w:r>
    </w:p>
    <w:p w14:paraId="3C2E0C78" w14:textId="77777777" w:rsidR="00414F3C" w:rsidRDefault="00414F3C" w:rsidP="00414F3C">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11 </w:t>
      </w:r>
      <w:r w:rsidR="00321223">
        <w:rPr>
          <w:rFonts w:hAnsi="Times New Roman" w:hint="eastAsia"/>
          <w:bCs w:val="0"/>
          <w:sz w:val="21"/>
          <w:szCs w:val="21"/>
        </w:rPr>
        <w:t>M</w:t>
      </w:r>
      <w:r w:rsidR="00B87464">
        <w:rPr>
          <w:rFonts w:hAnsi="Times New Roman" w:hint="eastAsia"/>
          <w:bCs w:val="0"/>
          <w:sz w:val="21"/>
          <w:szCs w:val="21"/>
        </w:rPr>
        <w:t>util-process</w:t>
      </w:r>
      <w:r>
        <w:rPr>
          <w:rFonts w:hAnsi="Times New Roman"/>
          <w:bCs w:val="0"/>
          <w:sz w:val="21"/>
          <w:szCs w:val="21"/>
        </w:rPr>
        <w:t xml:space="preserve"> </w:t>
      </w:r>
      <w:r>
        <w:rPr>
          <w:rFonts w:hAnsi="Times New Roman" w:hint="eastAsia"/>
          <w:bCs w:val="0"/>
          <w:sz w:val="21"/>
          <w:szCs w:val="21"/>
        </w:rPr>
        <w:t>of</w:t>
      </w:r>
      <w:r>
        <w:rPr>
          <w:rFonts w:hAnsi="Times New Roman"/>
          <w:bCs w:val="0"/>
          <w:sz w:val="21"/>
          <w:szCs w:val="21"/>
        </w:rPr>
        <w:t xml:space="preserve"> </w:t>
      </w:r>
      <w:r>
        <w:rPr>
          <w:rFonts w:hAnsi="Times New Roman" w:hint="eastAsia"/>
          <w:bCs w:val="0"/>
          <w:sz w:val="21"/>
          <w:szCs w:val="21"/>
        </w:rPr>
        <w:t>Chromium</w:t>
      </w:r>
    </w:p>
    <w:p w14:paraId="4DA122F9" w14:textId="77777777" w:rsidR="0018698D" w:rsidRDefault="0018698D" w:rsidP="00640AEE">
      <w:pPr>
        <w:ind w:firstLine="480"/>
      </w:pPr>
    </w:p>
    <w:p w14:paraId="39C779F5" w14:textId="77777777" w:rsidR="00825F2A" w:rsidRDefault="00825F2A" w:rsidP="00640AEE">
      <w:pPr>
        <w:ind w:firstLine="480"/>
      </w:pPr>
      <w:r>
        <w:rPr>
          <w:rFonts w:hint="eastAsia"/>
        </w:rPr>
        <w:t>从</w:t>
      </w:r>
      <w:r>
        <w:t>图</w:t>
      </w:r>
      <w:r>
        <w:t>2-11</w:t>
      </w:r>
      <w:r>
        <w:rPr>
          <w:rFonts w:hint="eastAsia"/>
        </w:rPr>
        <w:t>可以</w:t>
      </w:r>
      <w:r>
        <w:t>看</w:t>
      </w:r>
      <w:r>
        <w:rPr>
          <w:rFonts w:hint="eastAsia"/>
        </w:rPr>
        <w:t>到</w:t>
      </w:r>
      <w:r>
        <w:t>Chromium</w:t>
      </w:r>
      <w:r>
        <w:t>浏览器主要包括以下进程类型。</w:t>
      </w:r>
    </w:p>
    <w:p w14:paraId="349E7B21" w14:textId="77777777" w:rsidR="00825F2A" w:rsidRDefault="00E12F78" w:rsidP="001E2434">
      <w:pPr>
        <w:pStyle w:val="af2"/>
        <w:numPr>
          <w:ilvl w:val="0"/>
          <w:numId w:val="20"/>
        </w:numPr>
        <w:ind w:firstLineChars="0"/>
      </w:pPr>
      <w:r>
        <w:t>Browser</w:t>
      </w:r>
      <w:r>
        <w:rPr>
          <w:rFonts w:hint="eastAsia"/>
        </w:rPr>
        <w:t>进程</w:t>
      </w:r>
      <w:r>
        <w:t>：</w:t>
      </w:r>
      <w:r w:rsidR="001E2434">
        <w:t>浏览器的主进程，</w:t>
      </w:r>
      <w:r w:rsidR="001E2434">
        <w:rPr>
          <w:rFonts w:hint="eastAsia"/>
        </w:rPr>
        <w:t>负责</w:t>
      </w:r>
      <w:r w:rsidR="001E2434">
        <w:t>浏览器界面的显示，</w:t>
      </w:r>
      <w:r w:rsidR="001E2434">
        <w:rPr>
          <w:rFonts w:hint="eastAsia"/>
        </w:rPr>
        <w:t>各个</w:t>
      </w:r>
      <w:r w:rsidR="001E2434">
        <w:t>页面的管理，</w:t>
      </w:r>
      <w:r w:rsidR="001E2434">
        <w:rPr>
          <w:rFonts w:hint="eastAsia"/>
        </w:rPr>
        <w:t>是</w:t>
      </w:r>
      <w:r w:rsidR="001E2434">
        <w:t>所有其他类型进程的祖先，</w:t>
      </w:r>
      <w:r w:rsidR="001E2434">
        <w:rPr>
          <w:rFonts w:hint="eastAsia"/>
        </w:rPr>
        <w:t>负责</w:t>
      </w:r>
      <w:r w:rsidR="001E2434">
        <w:t>他们的创建和销毁等工作，</w:t>
      </w:r>
      <w:r w:rsidR="001E2434">
        <w:rPr>
          <w:rFonts w:hint="eastAsia"/>
        </w:rPr>
        <w:t>它</w:t>
      </w:r>
      <w:r w:rsidR="001E2434">
        <w:t>有且仅有一个。</w:t>
      </w:r>
    </w:p>
    <w:p w14:paraId="3EE673A2" w14:textId="77777777" w:rsidR="00ED58DE" w:rsidRDefault="00ED58DE" w:rsidP="001E2434">
      <w:pPr>
        <w:pStyle w:val="af2"/>
        <w:numPr>
          <w:ilvl w:val="0"/>
          <w:numId w:val="20"/>
        </w:numPr>
        <w:ind w:firstLineChars="0"/>
      </w:pPr>
      <w:r>
        <w:rPr>
          <w:rFonts w:hint="eastAsia"/>
        </w:rPr>
        <w:t>Render</w:t>
      </w:r>
      <w:r>
        <w:t>进程</w:t>
      </w:r>
      <w:r w:rsidR="003F3E92">
        <w:t>：</w:t>
      </w:r>
      <w:r w:rsidR="003F3E92">
        <w:rPr>
          <w:rFonts w:hint="eastAsia"/>
        </w:rPr>
        <w:t>网页</w:t>
      </w:r>
      <w:r w:rsidR="003F3E92">
        <w:t>的渲染进程，</w:t>
      </w:r>
      <w:r w:rsidR="003F3E92">
        <w:rPr>
          <w:rFonts w:hint="eastAsia"/>
        </w:rPr>
        <w:t>负责</w:t>
      </w:r>
      <w:r w:rsidR="003F3E92">
        <w:t>页面的渲染工作，</w:t>
      </w:r>
      <w:r w:rsidR="003F3E92">
        <w:rPr>
          <w:rFonts w:hint="eastAsia"/>
        </w:rPr>
        <w:t>Blink</w:t>
      </w:r>
      <w:r w:rsidR="003F3E92">
        <w:t>/</w:t>
      </w:r>
      <w:r w:rsidR="003F3E92">
        <w:rPr>
          <w:rFonts w:hint="eastAsia"/>
        </w:rPr>
        <w:t>WebKit</w:t>
      </w:r>
      <w:r w:rsidR="003F3E92">
        <w:t>的渲染工作主要在这个进程中完成，</w:t>
      </w:r>
      <w:r w:rsidR="003F3E92">
        <w:rPr>
          <w:rFonts w:hint="eastAsia"/>
        </w:rPr>
        <w:t>可能</w:t>
      </w:r>
      <w:r w:rsidR="003F3E92">
        <w:t>有多个，</w:t>
      </w:r>
      <w:r w:rsidR="003F3E92">
        <w:rPr>
          <w:rFonts w:hint="eastAsia"/>
        </w:rPr>
        <w:t>但是</w:t>
      </w:r>
      <w:r w:rsidR="005E3EE7">
        <w:t>Render</w:t>
      </w:r>
      <w:r w:rsidR="00E805A3">
        <w:t>进程的数量是否同用户打开的网页数量一致呢？</w:t>
      </w:r>
      <w:r w:rsidR="00E805A3">
        <w:rPr>
          <w:rFonts w:hint="eastAsia"/>
        </w:rPr>
        <w:t>答案</w:t>
      </w:r>
      <w:r w:rsidR="00E805A3">
        <w:t>是不一定。</w:t>
      </w:r>
      <w:r w:rsidR="00E805A3">
        <w:rPr>
          <w:rFonts w:hint="eastAsia"/>
        </w:rPr>
        <w:t>Chromium</w:t>
      </w:r>
      <w:r w:rsidR="00E805A3">
        <w:t>设计了灵活的机制，</w:t>
      </w:r>
      <w:r w:rsidR="00E805A3">
        <w:rPr>
          <w:rFonts w:hint="eastAsia"/>
        </w:rPr>
        <w:t>允许</w:t>
      </w:r>
      <w:r w:rsidR="00E805A3">
        <w:t>用户配置</w:t>
      </w:r>
      <w:r w:rsidR="00C95DFA">
        <w:t>。</w:t>
      </w:r>
      <w:r w:rsidR="00DF3860">
        <w:t>此外，</w:t>
      </w:r>
      <w:r w:rsidR="000F519D">
        <w:t>在沙箱模型启动的情况下，</w:t>
      </w:r>
      <w:r w:rsidR="000F519D">
        <w:rPr>
          <w:rFonts w:hint="eastAsia"/>
        </w:rPr>
        <w:t>该进程</w:t>
      </w:r>
      <w:r w:rsidR="00F90D34">
        <w:t>可能会发生一些改</w:t>
      </w:r>
      <w:r w:rsidR="005F36BA">
        <w:t>变。</w:t>
      </w:r>
    </w:p>
    <w:p w14:paraId="29EEF51B" w14:textId="77777777" w:rsidR="007C5C9B" w:rsidRDefault="007C5C9B" w:rsidP="001E2434">
      <w:pPr>
        <w:pStyle w:val="af2"/>
        <w:numPr>
          <w:ilvl w:val="0"/>
          <w:numId w:val="20"/>
        </w:numPr>
        <w:ind w:firstLineChars="0"/>
      </w:pPr>
      <w:r>
        <w:rPr>
          <w:rFonts w:hint="eastAsia"/>
        </w:rPr>
        <w:t>NPAPI</w:t>
      </w:r>
      <w:r>
        <w:t>插件进程：</w:t>
      </w:r>
      <w:r>
        <w:rPr>
          <w:rFonts w:hint="eastAsia"/>
        </w:rPr>
        <w:t>该进程</w:t>
      </w:r>
      <w:r>
        <w:t>是为</w:t>
      </w:r>
      <w:r>
        <w:t>NPAPI</w:t>
      </w:r>
      <w:r>
        <w:rPr>
          <w:rFonts w:hint="eastAsia"/>
        </w:rPr>
        <w:t>类型</w:t>
      </w:r>
      <w:r>
        <w:t>的插件而创建的。</w:t>
      </w:r>
      <w:r>
        <w:rPr>
          <w:rFonts w:hint="eastAsia"/>
        </w:rPr>
        <w:t>其</w:t>
      </w:r>
      <w:r>
        <w:t>创建的基本原则是每种类型的插件只会被创建一次，</w:t>
      </w:r>
      <w:r>
        <w:rPr>
          <w:rFonts w:hint="eastAsia"/>
        </w:rPr>
        <w:t>而且</w:t>
      </w:r>
      <w:r w:rsidR="002D783D">
        <w:t>仅</w:t>
      </w:r>
      <w:r>
        <w:t>当使用时才被创建。</w:t>
      </w:r>
      <w:r w:rsidR="00880276">
        <w:t>当有多个网页需要使用同</w:t>
      </w:r>
      <w:r w:rsidR="00880276">
        <w:rPr>
          <w:rFonts w:hint="eastAsia"/>
        </w:rPr>
        <w:t>一种</w:t>
      </w:r>
      <w:r w:rsidR="00880276">
        <w:t>类型的插件的</w:t>
      </w:r>
      <w:r w:rsidR="00880276">
        <w:rPr>
          <w:rFonts w:hint="eastAsia"/>
        </w:rPr>
        <w:t>时候</w:t>
      </w:r>
      <w:r w:rsidR="00880276">
        <w:t>，</w:t>
      </w:r>
      <w:r w:rsidR="003F6CE3">
        <w:t>例如很多网页需要使用</w:t>
      </w:r>
      <w:r w:rsidR="003F6CE3">
        <w:t>Flash</w:t>
      </w:r>
      <w:r w:rsidR="003F6CE3">
        <w:t>插件，</w:t>
      </w:r>
      <w:r w:rsidR="003F6CE3">
        <w:rPr>
          <w:rFonts w:hint="eastAsia"/>
        </w:rPr>
        <w:t>Flash</w:t>
      </w:r>
      <w:r w:rsidR="003F6CE3">
        <w:t>插件的进程会为每个使用者</w:t>
      </w:r>
      <w:r w:rsidR="003F6CE3">
        <w:rPr>
          <w:rFonts w:hint="eastAsia"/>
        </w:rPr>
        <w:t>创建</w:t>
      </w:r>
      <w:r w:rsidR="003F6CE3">
        <w:t>一个实例，</w:t>
      </w:r>
      <w:r w:rsidR="003F6CE3">
        <w:rPr>
          <w:rFonts w:hint="eastAsia"/>
        </w:rPr>
        <w:t>所以</w:t>
      </w:r>
      <w:r w:rsidR="003F6CE3">
        <w:t>插件进程是被共享的。</w:t>
      </w:r>
    </w:p>
    <w:p w14:paraId="4F3DCBD3" w14:textId="77777777" w:rsidR="003F6CE3" w:rsidRDefault="00A904F3" w:rsidP="001E2434">
      <w:pPr>
        <w:pStyle w:val="af2"/>
        <w:numPr>
          <w:ilvl w:val="0"/>
          <w:numId w:val="20"/>
        </w:numPr>
        <w:ind w:firstLineChars="0"/>
      </w:pPr>
      <w:r>
        <w:t>GPU</w:t>
      </w:r>
      <w:r>
        <w:t>进程：</w:t>
      </w:r>
      <w:r>
        <w:rPr>
          <w:rFonts w:hint="eastAsia"/>
        </w:rPr>
        <w:t>最多</w:t>
      </w:r>
      <w:r>
        <w:t>只有一个，</w:t>
      </w:r>
      <w:r>
        <w:rPr>
          <w:rFonts w:hint="eastAsia"/>
        </w:rPr>
        <w:t>当且仅当</w:t>
      </w:r>
      <w:r>
        <w:t>GPU</w:t>
      </w:r>
      <w:r>
        <w:t>硬件加速打开的时候才会被创建，</w:t>
      </w:r>
      <w:r>
        <w:rPr>
          <w:rFonts w:hint="eastAsia"/>
        </w:rPr>
        <w:t>主要</w:t>
      </w:r>
      <w:r>
        <w:t>用于</w:t>
      </w:r>
      <w:r>
        <w:t>3</w:t>
      </w:r>
      <w:r>
        <w:rPr>
          <w:rFonts w:hint="eastAsia"/>
        </w:rPr>
        <w:t>D</w:t>
      </w:r>
      <w:r>
        <w:t>图形加速调用的实现。</w:t>
      </w:r>
    </w:p>
    <w:p w14:paraId="10C12E47" w14:textId="77777777" w:rsidR="00437A60" w:rsidRDefault="00437A60" w:rsidP="001E2434">
      <w:pPr>
        <w:pStyle w:val="af2"/>
        <w:numPr>
          <w:ilvl w:val="0"/>
          <w:numId w:val="20"/>
        </w:numPr>
        <w:ind w:firstLineChars="0"/>
      </w:pPr>
      <w:r>
        <w:rPr>
          <w:rFonts w:hint="eastAsia"/>
        </w:rPr>
        <w:t>Pepper</w:t>
      </w:r>
      <w:r>
        <w:t>插件进程：</w:t>
      </w:r>
      <w:r w:rsidR="00780103">
        <w:t>同</w:t>
      </w:r>
      <w:r w:rsidR="00780103">
        <w:t>NPAPI</w:t>
      </w:r>
      <w:r w:rsidR="00780103">
        <w:t>插件进程，</w:t>
      </w:r>
      <w:r w:rsidR="00780103">
        <w:rPr>
          <w:rFonts w:hint="eastAsia"/>
        </w:rPr>
        <w:t>不同</w:t>
      </w:r>
      <w:r w:rsidR="00780103">
        <w:t>的是为</w:t>
      </w:r>
      <w:r w:rsidR="00780103">
        <w:t>Pepper</w:t>
      </w:r>
      <w:r w:rsidR="00780103">
        <w:t>插件而创建的进程。</w:t>
      </w:r>
    </w:p>
    <w:p w14:paraId="5E191E5A" w14:textId="77777777" w:rsidR="00BC5BEF" w:rsidRDefault="00BC5BEF" w:rsidP="00675E55">
      <w:pPr>
        <w:pStyle w:val="af2"/>
        <w:widowControl w:val="0"/>
        <w:numPr>
          <w:ilvl w:val="0"/>
          <w:numId w:val="20"/>
        </w:numPr>
        <w:ind w:left="964" w:firstLineChars="0" w:hanging="482"/>
      </w:pPr>
      <w:r>
        <w:rPr>
          <w:rFonts w:hint="eastAsia"/>
        </w:rPr>
        <w:t>其他类型</w:t>
      </w:r>
      <w:r>
        <w:t>的进程：</w:t>
      </w:r>
      <w:r>
        <w:rPr>
          <w:rFonts w:hint="eastAsia"/>
        </w:rPr>
        <w:t>图中</w:t>
      </w:r>
      <w:r>
        <w:t>还有一些其他类型的进程没有描述</w:t>
      </w:r>
      <w:r>
        <w:rPr>
          <w:rFonts w:hint="eastAsia"/>
        </w:rPr>
        <w:t>出来</w:t>
      </w:r>
      <w:r>
        <w:t>，</w:t>
      </w:r>
      <w:r>
        <w:rPr>
          <w:rFonts w:hint="eastAsia"/>
        </w:rPr>
        <w:t>例如</w:t>
      </w:r>
      <w:r>
        <w:t>Linux</w:t>
      </w:r>
      <w:r>
        <w:t>下的“</w:t>
      </w:r>
      <w:r>
        <w:t>Zygote</w:t>
      </w:r>
      <w:r>
        <w:t>”进程，</w:t>
      </w:r>
      <w:r w:rsidR="005E3EE7">
        <w:rPr>
          <w:rFonts w:hint="eastAsia"/>
        </w:rPr>
        <w:t>Render</w:t>
      </w:r>
      <w:r>
        <w:rPr>
          <w:rFonts w:hint="eastAsia"/>
        </w:rPr>
        <w:t>进程</w:t>
      </w:r>
      <w:r>
        <w:t>其实都是由</w:t>
      </w:r>
      <w:r>
        <w:rPr>
          <w:rFonts w:hint="eastAsia"/>
        </w:rPr>
        <w:t>它</w:t>
      </w:r>
      <w:r>
        <w:t>创建而来。</w:t>
      </w:r>
      <w:r>
        <w:rPr>
          <w:rFonts w:hint="eastAsia"/>
        </w:rPr>
        <w:t>另外</w:t>
      </w:r>
      <w:r>
        <w:t>一个就是名为“</w:t>
      </w:r>
      <w:r>
        <w:t>Sandbox</w:t>
      </w:r>
      <w:r>
        <w:t>”</w:t>
      </w:r>
      <w:r w:rsidR="00211E4D">
        <w:t>的准备进程</w:t>
      </w:r>
      <w:r w:rsidR="00531DDE">
        <w:t>。</w:t>
      </w:r>
    </w:p>
    <w:p w14:paraId="04AE4442" w14:textId="77777777" w:rsidR="00531DDE" w:rsidRDefault="007113CA" w:rsidP="00065348">
      <w:pPr>
        <w:ind w:firstLineChars="200" w:firstLine="480"/>
      </w:pPr>
      <w:r>
        <w:rPr>
          <w:rFonts w:hint="eastAsia"/>
        </w:rPr>
        <w:lastRenderedPageBreak/>
        <w:t>通过</w:t>
      </w:r>
      <w:r>
        <w:t>上面的讨论，</w:t>
      </w:r>
      <w:r>
        <w:rPr>
          <w:rFonts w:hint="eastAsia"/>
        </w:rPr>
        <w:t>对于</w:t>
      </w:r>
      <w:r>
        <w:t>桌面系统（</w:t>
      </w:r>
      <w:r>
        <w:t>Windows</w:t>
      </w:r>
      <w:r>
        <w:t>、</w:t>
      </w:r>
      <w:r>
        <w:rPr>
          <w:rFonts w:hint="eastAsia"/>
        </w:rPr>
        <w:t>Linux</w:t>
      </w:r>
      <w:r>
        <w:t>、</w:t>
      </w:r>
      <w:r>
        <w:rPr>
          <w:rFonts w:hint="eastAsia"/>
        </w:rPr>
        <w:t>MacOS</w:t>
      </w:r>
      <w:r>
        <w:t>）中的</w:t>
      </w:r>
      <w:r>
        <w:t>Chromium</w:t>
      </w:r>
      <w:r>
        <w:t>浏览器，</w:t>
      </w:r>
      <w:r>
        <w:rPr>
          <w:rFonts w:hint="eastAsia"/>
        </w:rPr>
        <w:t>它们</w:t>
      </w:r>
      <w:r>
        <w:t>的进程模型总结后包括以下一些特征。</w:t>
      </w:r>
    </w:p>
    <w:p w14:paraId="2C7D381F" w14:textId="77777777" w:rsidR="0046504D" w:rsidRDefault="0046504D" w:rsidP="0046504D">
      <w:pPr>
        <w:pStyle w:val="af2"/>
        <w:numPr>
          <w:ilvl w:val="0"/>
          <w:numId w:val="22"/>
        </w:numPr>
        <w:ind w:firstLineChars="0"/>
      </w:pPr>
      <w:r>
        <w:rPr>
          <w:rFonts w:hint="eastAsia"/>
        </w:rPr>
        <w:t>Browser</w:t>
      </w:r>
      <w:r>
        <w:t>进程和页面的渲染是</w:t>
      </w:r>
      <w:r>
        <w:rPr>
          <w:rFonts w:hint="eastAsia"/>
        </w:rPr>
        <w:t>分开</w:t>
      </w:r>
      <w:r>
        <w:t>的，</w:t>
      </w:r>
      <w:r>
        <w:rPr>
          <w:rFonts w:hint="eastAsia"/>
        </w:rPr>
        <w:t>这</w:t>
      </w:r>
      <w:r>
        <w:t>保证了页面的渲染导致的崩溃不会导致浏览器主界面的崩溃。</w:t>
      </w:r>
    </w:p>
    <w:p w14:paraId="5ADED42D" w14:textId="77777777" w:rsidR="0046504D" w:rsidRDefault="0046504D" w:rsidP="0046504D">
      <w:pPr>
        <w:pStyle w:val="af2"/>
        <w:numPr>
          <w:ilvl w:val="0"/>
          <w:numId w:val="22"/>
        </w:numPr>
        <w:ind w:firstLineChars="0"/>
      </w:pPr>
      <w:r>
        <w:rPr>
          <w:rFonts w:hint="eastAsia"/>
        </w:rPr>
        <w:t>每个网页</w:t>
      </w:r>
      <w:r>
        <w:t>是独立</w:t>
      </w:r>
      <w:r w:rsidR="00C9518D">
        <w:t>进程</w:t>
      </w:r>
      <w:r w:rsidR="0036715C">
        <w:t>，</w:t>
      </w:r>
      <w:r w:rsidR="0036715C">
        <w:rPr>
          <w:rFonts w:hint="eastAsia"/>
        </w:rPr>
        <w:t>这</w:t>
      </w:r>
      <w:r w:rsidR="0036715C">
        <w:t>保证了页面</w:t>
      </w:r>
      <w:r w:rsidR="00D92416">
        <w:t>之间相互不影响。</w:t>
      </w:r>
    </w:p>
    <w:p w14:paraId="317EB729" w14:textId="77777777" w:rsidR="00D92416" w:rsidRDefault="00F201E2" w:rsidP="0046504D">
      <w:pPr>
        <w:pStyle w:val="af2"/>
        <w:numPr>
          <w:ilvl w:val="0"/>
          <w:numId w:val="22"/>
        </w:numPr>
        <w:ind w:firstLineChars="0"/>
      </w:pPr>
      <w:r>
        <w:t>插件进程也是独立的进程，</w:t>
      </w:r>
      <w:r>
        <w:rPr>
          <w:rFonts w:hint="eastAsia"/>
        </w:rPr>
        <w:t>插件</w:t>
      </w:r>
      <w:r>
        <w:t>本身的问题不会影响浏览器主界面和</w:t>
      </w:r>
      <w:r>
        <w:rPr>
          <w:rFonts w:hint="eastAsia"/>
        </w:rPr>
        <w:t>网页</w:t>
      </w:r>
      <w:r>
        <w:t>。</w:t>
      </w:r>
    </w:p>
    <w:p w14:paraId="6545808D" w14:textId="77777777" w:rsidR="00756B7C" w:rsidRDefault="009C15CF" w:rsidP="0046504D">
      <w:pPr>
        <w:pStyle w:val="af2"/>
        <w:numPr>
          <w:ilvl w:val="0"/>
          <w:numId w:val="22"/>
        </w:numPr>
        <w:ind w:firstLineChars="0"/>
      </w:pPr>
      <w:r>
        <w:t>GPU</w:t>
      </w:r>
      <w:r>
        <w:t>硬件</w:t>
      </w:r>
      <w:r w:rsidR="005A141E">
        <w:t>加速进程</w:t>
      </w:r>
      <w:r w:rsidR="002B4A07">
        <w:t>也是独立。</w:t>
      </w:r>
    </w:p>
    <w:p w14:paraId="36618733" w14:textId="77777777" w:rsidR="000E2919" w:rsidRDefault="000E2919" w:rsidP="0090281E">
      <w:r>
        <w:t>经过这些分析</w:t>
      </w:r>
      <w:r w:rsidR="0096441C">
        <w:rPr>
          <w:rFonts w:hint="eastAsia"/>
        </w:rPr>
        <w:t>我们</w:t>
      </w:r>
      <w:r w:rsidR="0096441C">
        <w:t>可以</w:t>
      </w:r>
      <w:r w:rsidR="00041C6D">
        <w:rPr>
          <w:rFonts w:hint="eastAsia"/>
        </w:rPr>
        <w:t>看到</w:t>
      </w:r>
      <w:r w:rsidR="00266FCE">
        <w:t>，</w:t>
      </w:r>
      <w:r w:rsidR="002E5B47">
        <w:t>多</w:t>
      </w:r>
      <w:r w:rsidR="002E5B47">
        <w:rPr>
          <w:rFonts w:hint="eastAsia"/>
        </w:rPr>
        <w:t>进程</w:t>
      </w:r>
      <w:r w:rsidR="002E5B47">
        <w:t>模型</w:t>
      </w:r>
      <w:r w:rsidR="00041C6D">
        <w:t>多使用</w:t>
      </w:r>
      <w:r w:rsidR="00F81A07">
        <w:t>比较多的</w:t>
      </w:r>
      <w:r w:rsidR="00041C6D">
        <w:t>资源</w:t>
      </w:r>
      <w:r w:rsidR="00F81A07">
        <w:t>，</w:t>
      </w:r>
      <w:r w:rsidR="00F81A07">
        <w:rPr>
          <w:rFonts w:hint="eastAsia"/>
        </w:rPr>
        <w:t>但</w:t>
      </w:r>
      <w:r w:rsidR="00604E5A">
        <w:t>换来的好处是浏览器更稳定了。</w:t>
      </w:r>
    </w:p>
    <w:p w14:paraId="568C9188" w14:textId="77777777" w:rsidR="002D6C1C" w:rsidRDefault="002D6C1C" w:rsidP="0090281E">
      <w:r>
        <w:rPr>
          <w:rFonts w:hint="eastAsia"/>
        </w:rPr>
        <w:t>上面</w:t>
      </w:r>
      <w:r>
        <w:t>说到</w:t>
      </w:r>
      <w:r>
        <w:t>Chromium</w:t>
      </w:r>
      <w:r>
        <w:t>允许用户配置</w:t>
      </w:r>
      <w:r w:rsidR="00664343">
        <w:t>Render</w:t>
      </w:r>
      <w:r w:rsidR="00664343">
        <w:rPr>
          <w:rFonts w:hint="eastAsia"/>
        </w:rPr>
        <w:t>进程</w:t>
      </w:r>
      <w:r w:rsidR="00664343">
        <w:t>被创建的</w:t>
      </w:r>
      <w:r w:rsidR="00664343">
        <w:rPr>
          <w:rFonts w:hint="eastAsia"/>
        </w:rPr>
        <w:t>方式</w:t>
      </w:r>
      <w:r w:rsidR="00664343">
        <w:t>，</w:t>
      </w:r>
      <w:r w:rsidR="00664343">
        <w:rPr>
          <w:rFonts w:hint="eastAsia"/>
        </w:rPr>
        <w:t>下面</w:t>
      </w:r>
      <w:r w:rsidR="00664343">
        <w:t>简单介绍</w:t>
      </w:r>
      <w:r w:rsidR="00664343">
        <w:rPr>
          <w:rFonts w:hint="eastAsia"/>
        </w:rPr>
        <w:t>下</w:t>
      </w:r>
      <w:r w:rsidR="00664343">
        <w:t>模型的类型。</w:t>
      </w:r>
    </w:p>
    <w:p w14:paraId="69B7FEB9" w14:textId="77777777" w:rsidR="00664343" w:rsidRDefault="00AF3BB1" w:rsidP="00AF3BB1">
      <w:pPr>
        <w:pStyle w:val="af2"/>
        <w:numPr>
          <w:ilvl w:val="0"/>
          <w:numId w:val="23"/>
        </w:numPr>
        <w:ind w:firstLineChars="0"/>
      </w:pPr>
      <w:r>
        <w:t>Process-per-site-instance</w:t>
      </w:r>
      <w:r>
        <w:t>：</w:t>
      </w:r>
      <w:r w:rsidR="00850836">
        <w:t>该类型的含义是为每一个页面都创建一个独立的</w:t>
      </w:r>
      <w:r w:rsidR="00850836">
        <w:t>Render</w:t>
      </w:r>
      <w:r w:rsidR="00850836">
        <w:t>进程，</w:t>
      </w:r>
      <w:r w:rsidR="00850836">
        <w:rPr>
          <w:rFonts w:hint="eastAsia"/>
        </w:rPr>
        <w:t>不管</w:t>
      </w:r>
      <w:r w:rsidR="00850836">
        <w:t>这些页面是否来自于同一域。</w:t>
      </w:r>
      <w:r w:rsidR="00850836">
        <w:rPr>
          <w:rFonts w:hint="eastAsia"/>
        </w:rPr>
        <w:t>例如</w:t>
      </w:r>
      <w:r w:rsidR="00850836">
        <w:t>，</w:t>
      </w:r>
      <w:r w:rsidR="00850836">
        <w:rPr>
          <w:rFonts w:hint="eastAsia"/>
        </w:rPr>
        <w:t>用户访问</w:t>
      </w:r>
      <w:r w:rsidR="00850836">
        <w:t>了</w:t>
      </w:r>
      <w:r w:rsidR="00850836">
        <w:t>gmail</w:t>
      </w:r>
      <w:r w:rsidR="00146F76">
        <w:t>个人</w:t>
      </w:r>
      <w:r w:rsidR="00850836">
        <w:t>账户</w:t>
      </w:r>
      <w:r w:rsidR="00850836">
        <w:rPr>
          <w:rFonts w:hint="eastAsia"/>
        </w:rPr>
        <w:t>主页</w:t>
      </w:r>
      <w:r w:rsidR="00850836">
        <w:t>，</w:t>
      </w:r>
      <w:r w:rsidR="00850836">
        <w:rPr>
          <w:rFonts w:hint="eastAsia"/>
        </w:rPr>
        <w:t>然后</w:t>
      </w:r>
      <w:r w:rsidR="00850836">
        <w:t>从主页分别</w:t>
      </w:r>
      <w:r w:rsidR="00850836">
        <w:rPr>
          <w:rFonts w:hint="eastAsia"/>
        </w:rPr>
        <w:t>打开</w:t>
      </w:r>
      <w:r w:rsidR="00850836">
        <w:t>多封邮件，</w:t>
      </w:r>
      <w:r w:rsidR="00850836">
        <w:rPr>
          <w:rFonts w:hint="eastAsia"/>
        </w:rPr>
        <w:t>每封邮件</w:t>
      </w:r>
      <w:r w:rsidR="00850836">
        <w:t>的页面都是该域的一个实例，</w:t>
      </w:r>
      <w:r w:rsidR="00850836">
        <w:rPr>
          <w:rFonts w:hint="eastAsia"/>
        </w:rPr>
        <w:t>因而它们</w:t>
      </w:r>
      <w:r w:rsidR="00850836">
        <w:t>都有各自不同的渲染</w:t>
      </w:r>
      <w:r w:rsidR="00850836">
        <w:rPr>
          <w:rFonts w:hint="eastAsia"/>
        </w:rPr>
        <w:t>进程</w:t>
      </w:r>
      <w:r w:rsidR="00850836">
        <w:t>。</w:t>
      </w:r>
      <w:r w:rsidR="00146F76">
        <w:t>如果</w:t>
      </w:r>
      <w:r w:rsidR="00146F76">
        <w:rPr>
          <w:rFonts w:hint="eastAsia"/>
        </w:rPr>
        <w:t>新</w:t>
      </w:r>
      <w:r w:rsidR="00146F76">
        <w:t>打开</w:t>
      </w:r>
      <w:r w:rsidR="00146F76">
        <w:t>gmail</w:t>
      </w:r>
      <w:r w:rsidR="00146F76">
        <w:t>个人账户的主页，</w:t>
      </w:r>
      <w:r w:rsidR="00146F76">
        <w:rPr>
          <w:rFonts w:hint="eastAsia"/>
        </w:rPr>
        <w:t>那么</w:t>
      </w:r>
      <w:r w:rsidR="00146F76">
        <w:t>就是另一个实例，</w:t>
      </w:r>
      <w:r w:rsidR="00146F76">
        <w:rPr>
          <w:rFonts w:hint="eastAsia"/>
        </w:rPr>
        <w:t>会</w:t>
      </w:r>
      <w:r w:rsidR="00146F76">
        <w:t>重新创建进程来渲染它。</w:t>
      </w:r>
      <w:r w:rsidR="00146F76">
        <w:rPr>
          <w:rFonts w:hint="eastAsia"/>
        </w:rPr>
        <w:t>这</w:t>
      </w:r>
      <w:r w:rsidR="00146F76">
        <w:t>带来的好处是每个页面互不影响，</w:t>
      </w:r>
      <w:r w:rsidR="00146F76">
        <w:rPr>
          <w:rFonts w:hint="eastAsia"/>
        </w:rPr>
        <w:t>坏处</w:t>
      </w:r>
      <w:r w:rsidR="00146F76">
        <w:t>自然是资源的巨大浪费。</w:t>
      </w:r>
    </w:p>
    <w:p w14:paraId="52B3E3C3" w14:textId="77777777" w:rsidR="00213111" w:rsidRDefault="00213111" w:rsidP="00AF3BB1">
      <w:pPr>
        <w:pStyle w:val="af2"/>
        <w:numPr>
          <w:ilvl w:val="0"/>
          <w:numId w:val="23"/>
        </w:numPr>
        <w:ind w:firstLineChars="0"/>
      </w:pPr>
      <w:r>
        <w:rPr>
          <w:rFonts w:hint="eastAsia"/>
        </w:rPr>
        <w:t>Process-per-sit</w:t>
      </w:r>
      <w:r>
        <w:t>e</w:t>
      </w:r>
      <w:r>
        <w:t>：</w:t>
      </w:r>
      <w:r w:rsidR="00B361A3">
        <w:t>该类型的含义是属于同一个</w:t>
      </w:r>
      <w:r w:rsidR="00B361A3">
        <w:rPr>
          <w:rFonts w:hint="eastAsia"/>
        </w:rPr>
        <w:t>域</w:t>
      </w:r>
      <w:r w:rsidR="00B361A3">
        <w:t>烦人页面共享同一个进程，</w:t>
      </w:r>
      <w:r w:rsidR="00B361A3">
        <w:rPr>
          <w:rFonts w:hint="eastAsia"/>
        </w:rPr>
        <w:t>而不同</w:t>
      </w:r>
      <w:r w:rsidR="00037353">
        <w:t>属</w:t>
      </w:r>
      <w:r w:rsidR="00037353">
        <w:rPr>
          <w:rFonts w:hint="eastAsia"/>
        </w:rPr>
        <w:t>一个</w:t>
      </w:r>
      <w:r w:rsidR="00037353">
        <w:t>域</w:t>
      </w:r>
      <w:r w:rsidR="00037353">
        <w:rPr>
          <w:rFonts w:hint="eastAsia"/>
        </w:rPr>
        <w:t>的</w:t>
      </w:r>
      <w:r w:rsidR="00037353">
        <w:t>页面则分属不</w:t>
      </w:r>
      <w:r w:rsidR="00037353">
        <w:rPr>
          <w:rFonts w:hint="eastAsia"/>
        </w:rPr>
        <w:t>同</w:t>
      </w:r>
      <w:r w:rsidR="00037353">
        <w:t>的进程。</w:t>
      </w:r>
      <w:r w:rsidR="00037353">
        <w:rPr>
          <w:rFonts w:hint="eastAsia"/>
        </w:rPr>
        <w:t>好处</w:t>
      </w:r>
      <w:r w:rsidR="00037353">
        <w:t>是相对于相同的域，</w:t>
      </w:r>
      <w:r w:rsidR="006D0CD0">
        <w:t>进程可以共享，</w:t>
      </w:r>
      <w:r w:rsidR="006D0CD0">
        <w:rPr>
          <w:rFonts w:hint="eastAsia"/>
        </w:rPr>
        <w:t>内存</w:t>
      </w:r>
      <w:r w:rsidR="006D0CD0">
        <w:t>消耗</w:t>
      </w:r>
      <w:r w:rsidR="006D0CD0">
        <w:rPr>
          <w:rFonts w:hint="eastAsia"/>
        </w:rPr>
        <w:t>较</w:t>
      </w:r>
      <w:r w:rsidR="006D0CD0">
        <w:t>小，坏处是可能会有特别大的</w:t>
      </w:r>
      <w:r w:rsidR="006D0CD0">
        <w:t>Render</w:t>
      </w:r>
      <w:r w:rsidR="006D0CD0">
        <w:rPr>
          <w:rFonts w:hint="eastAsia"/>
        </w:rPr>
        <w:t>进程</w:t>
      </w:r>
      <w:r w:rsidR="00824734">
        <w:t>。</w:t>
      </w:r>
    </w:p>
    <w:p w14:paraId="5A358089" w14:textId="77777777" w:rsidR="00824734" w:rsidRDefault="00824734" w:rsidP="00AF3BB1">
      <w:pPr>
        <w:pStyle w:val="af2"/>
        <w:numPr>
          <w:ilvl w:val="0"/>
          <w:numId w:val="23"/>
        </w:numPr>
        <w:ind w:firstLineChars="0"/>
      </w:pPr>
      <w:r>
        <w:rPr>
          <w:rFonts w:hint="eastAsia"/>
        </w:rPr>
        <w:t>Process</w:t>
      </w:r>
      <w:r>
        <w:t>-</w:t>
      </w:r>
      <w:r>
        <w:rPr>
          <w:rFonts w:hint="eastAsia"/>
        </w:rPr>
        <w:t>per</w:t>
      </w:r>
      <w:r>
        <w:t>-</w:t>
      </w:r>
      <w:r>
        <w:rPr>
          <w:rFonts w:hint="eastAsia"/>
        </w:rPr>
        <w:t>tab</w:t>
      </w:r>
      <w:r>
        <w:t>：</w:t>
      </w:r>
      <w:r>
        <w:rPr>
          <w:rFonts w:hint="eastAsia"/>
        </w:rPr>
        <w:t>该类型</w:t>
      </w:r>
      <w:r>
        <w:t>的含义是，</w:t>
      </w:r>
      <w:r w:rsidR="00267977">
        <w:t>Chromium</w:t>
      </w:r>
      <w:r w:rsidR="00267977">
        <w:t>为每个标签页都创建一个独立的进程，</w:t>
      </w:r>
      <w:r w:rsidR="00267977">
        <w:rPr>
          <w:rFonts w:hint="eastAsia"/>
        </w:rPr>
        <w:t>而</w:t>
      </w:r>
      <w:r w:rsidR="00267977">
        <w:t>不管它们是否是不同域</w:t>
      </w:r>
      <w:r w:rsidR="00267977">
        <w:rPr>
          <w:rFonts w:hint="eastAsia"/>
        </w:rPr>
        <w:t>不同</w:t>
      </w:r>
      <w:r w:rsidR="00267977">
        <w:t>实例</w:t>
      </w:r>
      <w:r w:rsidR="005E25A4">
        <w:t>，</w:t>
      </w:r>
      <w:r w:rsidR="005E25A4">
        <w:rPr>
          <w:rFonts w:hint="eastAsia"/>
        </w:rPr>
        <w:t>这也是</w:t>
      </w:r>
      <w:r w:rsidR="005E25A4">
        <w:t>Chromium</w:t>
      </w:r>
      <w:r w:rsidR="005E25A4">
        <w:t>的默认行为，</w:t>
      </w:r>
      <w:r w:rsidR="005E25A4">
        <w:rPr>
          <w:rFonts w:hint="eastAsia"/>
        </w:rPr>
        <w:t>虽然</w:t>
      </w:r>
      <w:r w:rsidR="005E25A4">
        <w:t>会浪费资源。</w:t>
      </w:r>
    </w:p>
    <w:p w14:paraId="5190F9A9" w14:textId="77777777" w:rsidR="005E25A4" w:rsidRDefault="00F94A87" w:rsidP="00AF3BB1">
      <w:pPr>
        <w:pStyle w:val="af2"/>
        <w:numPr>
          <w:ilvl w:val="0"/>
          <w:numId w:val="23"/>
        </w:numPr>
        <w:ind w:firstLineChars="0"/>
      </w:pPr>
      <w:r>
        <w:t xml:space="preserve">Single </w:t>
      </w:r>
      <w:r>
        <w:rPr>
          <w:rFonts w:hint="eastAsia"/>
        </w:rPr>
        <w:t>process</w:t>
      </w:r>
      <w:r>
        <w:t>：</w:t>
      </w:r>
      <w:r w:rsidR="006032F1">
        <w:t>该类型的含义是，</w:t>
      </w:r>
      <w:r w:rsidR="006032F1">
        <w:rPr>
          <w:rFonts w:hint="eastAsia"/>
        </w:rPr>
        <w:t>Chromium</w:t>
      </w:r>
      <w:r w:rsidR="006032F1">
        <w:t>不为页面创建任何独立的进程，</w:t>
      </w:r>
      <w:r w:rsidR="004E688B">
        <w:t>所有渲染工作都放在</w:t>
      </w:r>
      <w:r w:rsidR="004E688B">
        <w:t>Browser</w:t>
      </w:r>
      <w:r w:rsidR="004E688B">
        <w:t>进程中进行，</w:t>
      </w:r>
      <w:r w:rsidR="004E688B">
        <w:rPr>
          <w:rFonts w:hint="eastAsia"/>
        </w:rPr>
        <w:t>它们</w:t>
      </w:r>
      <w:r w:rsidR="004E688B">
        <w:t>是</w:t>
      </w:r>
      <w:r w:rsidR="004E688B">
        <w:t>Browser</w:t>
      </w:r>
      <w:r w:rsidR="004E688B">
        <w:t>进程中</w:t>
      </w:r>
      <w:r w:rsidR="000F39FB">
        <w:t>的</w:t>
      </w:r>
      <w:r w:rsidR="00672B21">
        <w:t>多个线程。</w:t>
      </w:r>
      <w:r w:rsidR="00672B21">
        <w:rPr>
          <w:rFonts w:hint="eastAsia"/>
        </w:rPr>
        <w:t>但是</w:t>
      </w:r>
      <w:r w:rsidR="00672B21">
        <w:t>这个类型在桌面系统上只是实验性质</w:t>
      </w:r>
      <w:r w:rsidR="000403F3">
        <w:t>并且不是很稳定，</w:t>
      </w:r>
      <w:r w:rsidR="000403F3">
        <w:rPr>
          <w:rFonts w:hint="eastAsia"/>
        </w:rPr>
        <w:t>因而</w:t>
      </w:r>
      <w:r w:rsidR="000403F3">
        <w:t>一般不推荐使用，</w:t>
      </w:r>
      <w:r w:rsidR="000403F3">
        <w:rPr>
          <w:rFonts w:hint="eastAsia"/>
        </w:rPr>
        <w:t>只有</w:t>
      </w:r>
      <w:r w:rsidR="000403F3">
        <w:t>在比较单进程和</w:t>
      </w:r>
      <w:r w:rsidR="000403F3">
        <w:rPr>
          <w:rFonts w:hint="eastAsia"/>
        </w:rPr>
        <w:t>多进程</w:t>
      </w:r>
      <w:r w:rsidR="000403F3">
        <w:t>时相对游泳，</w:t>
      </w:r>
      <w:r w:rsidR="000403F3">
        <w:rPr>
          <w:rFonts w:hint="eastAsia"/>
        </w:rPr>
        <w:t>可以</w:t>
      </w:r>
      <w:r w:rsidR="000403F3">
        <w:t>在命令行加入参数</w:t>
      </w:r>
      <w:r w:rsidR="00916639">
        <w:t>“</w:t>
      </w:r>
      <w:r w:rsidR="000403F3">
        <w:t>--</w:t>
      </w:r>
      <w:r w:rsidR="000403F3">
        <w:rPr>
          <w:rFonts w:hint="eastAsia"/>
        </w:rPr>
        <w:t>single</w:t>
      </w:r>
      <w:r w:rsidR="000403F3">
        <w:t>-</w:t>
      </w:r>
      <w:r w:rsidR="000403F3">
        <w:rPr>
          <w:rFonts w:hint="eastAsia"/>
        </w:rPr>
        <w:t>process</w:t>
      </w:r>
      <w:r w:rsidR="00916639">
        <w:t>”</w:t>
      </w:r>
      <w:r w:rsidR="00367E3C">
        <w:t>来尝试它。</w:t>
      </w:r>
    </w:p>
    <w:p w14:paraId="41C6A5D5" w14:textId="77777777" w:rsidR="00C350B6" w:rsidRDefault="00C350B6" w:rsidP="00051C3D">
      <w:r>
        <w:lastRenderedPageBreak/>
        <w:t>因为</w:t>
      </w:r>
      <w:r>
        <w:t>Browser</w:t>
      </w:r>
      <w:r>
        <w:t>进程和</w:t>
      </w:r>
      <w:r w:rsidR="0080426C">
        <w:t>Render</w:t>
      </w:r>
      <w:r w:rsidR="0080426C">
        <w:t>进程</w:t>
      </w:r>
      <w:r w:rsidR="00400125">
        <w:rPr>
          <w:rFonts w:hint="eastAsia"/>
        </w:rPr>
        <w:t>都是</w:t>
      </w:r>
      <w:r w:rsidR="00051C3D">
        <w:t>在</w:t>
      </w:r>
      <w:r w:rsidR="00051C3D">
        <w:t>WebKit</w:t>
      </w:r>
      <w:r w:rsidR="00051C3D">
        <w:t>的接口之外由</w:t>
      </w:r>
      <w:r w:rsidR="00051C3D">
        <w:t>Chromium</w:t>
      </w:r>
      <w:r w:rsidR="00051C3D">
        <w:t>引入的，</w:t>
      </w:r>
      <w:r w:rsidR="00051C3D">
        <w:rPr>
          <w:rFonts w:hint="eastAsia"/>
        </w:rPr>
        <w:t>所以</w:t>
      </w:r>
      <w:r w:rsidR="00A362B4">
        <w:t>这里有必要介绍</w:t>
      </w:r>
      <w:r w:rsidR="00A362B4">
        <w:rPr>
          <w:rFonts w:hint="eastAsia"/>
        </w:rPr>
        <w:t>一下</w:t>
      </w:r>
      <w:r w:rsidR="00A362B4">
        <w:t>它们是如何利用</w:t>
      </w:r>
      <w:r w:rsidR="00A362B4">
        <w:t>WebKit</w:t>
      </w:r>
      <w:r w:rsidR="00A362B4">
        <w:t>渲染网页的</w:t>
      </w:r>
      <w:r w:rsidR="00B50DC3">
        <w:t>，</w:t>
      </w:r>
      <w:r w:rsidR="00B50DC3">
        <w:rPr>
          <w:rFonts w:hint="eastAsia"/>
        </w:rPr>
        <w:t>这</w:t>
      </w:r>
      <w:r w:rsidR="00B50DC3">
        <w:t>其中的代码层次由图</w:t>
      </w:r>
      <w:r w:rsidR="00B50DC3">
        <w:t>2-1</w:t>
      </w:r>
      <w:r w:rsidR="00232551">
        <w:rPr>
          <w:rFonts w:hint="eastAsia"/>
        </w:rPr>
        <w:t>2</w:t>
      </w:r>
      <w:r w:rsidR="00A81B24">
        <w:t>给出</w:t>
      </w:r>
      <w:r w:rsidR="00AA7258">
        <w:t>。</w:t>
      </w:r>
    </w:p>
    <w:p w14:paraId="7CD4A342" w14:textId="77777777" w:rsidR="009C08C1" w:rsidRDefault="006A7DB2" w:rsidP="00051C3D">
      <w:r>
        <w:rPr>
          <w:noProof/>
        </w:rPr>
        <mc:AlternateContent>
          <mc:Choice Requires="wpg">
            <w:drawing>
              <wp:inline distT="0" distB="0" distL="0" distR="0" wp14:anchorId="7E0FD840" wp14:editId="40E80BA2">
                <wp:extent cx="5189220" cy="3678555"/>
                <wp:effectExtent l="0" t="0" r="4445" b="0"/>
                <wp:docPr id="257" name="Group 26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189220" cy="3678555"/>
                          <a:chOff x="2126" y="1440"/>
                          <a:chExt cx="8172" cy="5793"/>
                        </a:xfrm>
                      </wpg:grpSpPr>
                      <wps:wsp>
                        <wps:cNvPr id="258" name="AutoShape 259"/>
                        <wps:cNvSpPr>
                          <a:spLocks noChangeAspect="1" noChangeArrowheads="1" noTextEdit="1"/>
                        </wps:cNvSpPr>
                        <wps:spPr bwMode="auto">
                          <a:xfrm>
                            <a:off x="2126" y="1440"/>
                            <a:ext cx="8172" cy="579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Rectangle 261"/>
                        <wps:cNvSpPr>
                          <a:spLocks noChangeArrowheads="1"/>
                        </wps:cNvSpPr>
                        <wps:spPr bwMode="auto">
                          <a:xfrm>
                            <a:off x="2411" y="1775"/>
                            <a:ext cx="6279" cy="653"/>
                          </a:xfrm>
                          <a:prstGeom prst="rect">
                            <a:avLst/>
                          </a:prstGeom>
                          <a:solidFill>
                            <a:srgbClr val="FFFFFF"/>
                          </a:solidFill>
                          <a:ln w="9525">
                            <a:solidFill>
                              <a:srgbClr val="000000"/>
                            </a:solidFill>
                            <a:miter lim="800000"/>
                            <a:headEnd/>
                            <a:tailEnd/>
                          </a:ln>
                        </wps:spPr>
                        <wps:txbx>
                          <w:txbxContent>
                            <w:p w14:paraId="7ECC7029" w14:textId="77777777" w:rsidR="00D14876" w:rsidRDefault="00D14876" w:rsidP="00FF0441">
                              <w:pPr>
                                <w:spacing w:after="0" w:line="240" w:lineRule="exact"/>
                                <w:jc w:val="center"/>
                                <w:rPr>
                                  <w:sz w:val="21"/>
                                  <w:szCs w:val="21"/>
                                </w:rPr>
                              </w:pPr>
                              <w:r>
                                <w:rPr>
                                  <w:rFonts w:hint="eastAsia"/>
                                  <w:sz w:val="21"/>
                                  <w:szCs w:val="21"/>
                                </w:rPr>
                                <w:t>浏览器的用户界面</w:t>
                              </w:r>
                            </w:p>
                            <w:p w14:paraId="03F7C464" w14:textId="77777777" w:rsidR="00D14876" w:rsidRPr="00A301D2" w:rsidRDefault="00D14876" w:rsidP="00FF0441">
                              <w:pPr>
                                <w:spacing w:after="0" w:line="240" w:lineRule="exact"/>
                                <w:jc w:val="center"/>
                                <w:rPr>
                                  <w:sz w:val="21"/>
                                  <w:szCs w:val="21"/>
                                </w:rPr>
                              </w:pPr>
                              <w:r>
                                <w:rPr>
                                  <w:rFonts w:hint="eastAsia"/>
                                  <w:sz w:val="21"/>
                                  <w:szCs w:val="21"/>
                                </w:rPr>
                                <w:t>(src/chrome)</w:t>
                              </w:r>
                            </w:p>
                          </w:txbxContent>
                        </wps:txbx>
                        <wps:bodyPr rot="0" vert="horz" wrap="square" lIns="91440" tIns="45720" rIns="91440" bIns="45720" anchor="t" anchorCtr="0" upright="1">
                          <a:noAutofit/>
                        </wps:bodyPr>
                      </wps:wsp>
                      <wps:wsp>
                        <wps:cNvPr id="260" name="Rectangle 262"/>
                        <wps:cNvSpPr>
                          <a:spLocks noChangeArrowheads="1"/>
                        </wps:cNvSpPr>
                        <wps:spPr bwMode="auto">
                          <a:xfrm>
                            <a:off x="2411" y="2668"/>
                            <a:ext cx="6279" cy="653"/>
                          </a:xfrm>
                          <a:prstGeom prst="rect">
                            <a:avLst/>
                          </a:prstGeom>
                          <a:solidFill>
                            <a:srgbClr val="FFFFFF"/>
                          </a:solidFill>
                          <a:ln w="9525">
                            <a:solidFill>
                              <a:srgbClr val="000000"/>
                            </a:solidFill>
                            <a:miter lim="800000"/>
                            <a:headEnd/>
                            <a:tailEnd/>
                          </a:ln>
                        </wps:spPr>
                        <wps:txbx>
                          <w:txbxContent>
                            <w:p w14:paraId="570F14E2" w14:textId="77777777" w:rsidR="00D14876" w:rsidRDefault="00D14876" w:rsidP="00FF0441">
                              <w:pPr>
                                <w:spacing w:after="0" w:line="240" w:lineRule="exact"/>
                                <w:jc w:val="center"/>
                                <w:rPr>
                                  <w:sz w:val="21"/>
                                  <w:szCs w:val="21"/>
                                </w:rPr>
                              </w:pPr>
                              <w:r>
                                <w:rPr>
                                  <w:rFonts w:hint="eastAsia"/>
                                  <w:sz w:val="21"/>
                                  <w:szCs w:val="21"/>
                                </w:rPr>
                                <w:t>Web Contents</w:t>
                              </w:r>
                              <w:r>
                                <w:rPr>
                                  <w:rFonts w:hint="eastAsia"/>
                                  <w:sz w:val="21"/>
                                  <w:szCs w:val="21"/>
                                </w:rPr>
                                <w:t>页面内容</w:t>
                              </w:r>
                            </w:p>
                            <w:p w14:paraId="78A10FDE" w14:textId="77777777" w:rsidR="00D14876" w:rsidRPr="00A301D2" w:rsidRDefault="00D14876" w:rsidP="00FF0441">
                              <w:pPr>
                                <w:spacing w:after="0" w:line="240" w:lineRule="exact"/>
                                <w:jc w:val="center"/>
                                <w:rPr>
                                  <w:sz w:val="21"/>
                                  <w:szCs w:val="21"/>
                                </w:rPr>
                              </w:pPr>
                              <w:r>
                                <w:rPr>
                                  <w:rFonts w:hint="eastAsia"/>
                                  <w:sz w:val="21"/>
                                  <w:szCs w:val="21"/>
                                </w:rPr>
                                <w:t>(src/content/browser/web_contents)</w:t>
                              </w:r>
                            </w:p>
                          </w:txbxContent>
                        </wps:txbx>
                        <wps:bodyPr rot="0" vert="horz" wrap="square" lIns="91440" tIns="45720" rIns="91440" bIns="45720" anchor="t" anchorCtr="0" upright="1">
                          <a:noAutofit/>
                        </wps:bodyPr>
                      </wps:wsp>
                      <wps:wsp>
                        <wps:cNvPr id="261" name="Rectangle 263"/>
                        <wps:cNvSpPr>
                          <a:spLocks noChangeArrowheads="1"/>
                        </wps:cNvSpPr>
                        <wps:spPr bwMode="auto">
                          <a:xfrm>
                            <a:off x="2411" y="3560"/>
                            <a:ext cx="6279" cy="654"/>
                          </a:xfrm>
                          <a:prstGeom prst="rect">
                            <a:avLst/>
                          </a:prstGeom>
                          <a:solidFill>
                            <a:srgbClr val="FFFFFF"/>
                          </a:solidFill>
                          <a:ln w="9525">
                            <a:solidFill>
                              <a:srgbClr val="000000"/>
                            </a:solidFill>
                            <a:miter lim="800000"/>
                            <a:headEnd/>
                            <a:tailEnd/>
                          </a:ln>
                        </wps:spPr>
                        <wps:txbx>
                          <w:txbxContent>
                            <w:p w14:paraId="29345104" w14:textId="77777777" w:rsidR="00D14876" w:rsidRDefault="00D14876" w:rsidP="00FF0441">
                              <w:pPr>
                                <w:spacing w:after="0" w:line="240" w:lineRule="exact"/>
                                <w:jc w:val="center"/>
                                <w:rPr>
                                  <w:sz w:val="21"/>
                                  <w:szCs w:val="21"/>
                                </w:rPr>
                              </w:pPr>
                              <w:r>
                                <w:rPr>
                                  <w:rFonts w:hint="eastAsia"/>
                                  <w:sz w:val="21"/>
                                  <w:szCs w:val="21"/>
                                </w:rPr>
                                <w:t>RendererHost</w:t>
                              </w:r>
                            </w:p>
                            <w:p w14:paraId="5714C53E" w14:textId="77777777" w:rsidR="00D14876" w:rsidRPr="00A301D2" w:rsidRDefault="00D14876" w:rsidP="00FF0441">
                              <w:pPr>
                                <w:spacing w:after="0" w:line="240" w:lineRule="exact"/>
                                <w:jc w:val="center"/>
                                <w:rPr>
                                  <w:sz w:val="21"/>
                                  <w:szCs w:val="21"/>
                                </w:rPr>
                              </w:pPr>
                              <w:r>
                                <w:rPr>
                                  <w:rFonts w:hint="eastAsia"/>
                                  <w:sz w:val="21"/>
                                  <w:szCs w:val="21"/>
                                </w:rPr>
                                <w:t>(src/content/renderer_host)</w:t>
                              </w:r>
                            </w:p>
                          </w:txbxContent>
                        </wps:txbx>
                        <wps:bodyPr rot="0" vert="horz" wrap="square" lIns="91440" tIns="45720" rIns="91440" bIns="45720" anchor="t" anchorCtr="0" upright="1">
                          <a:noAutofit/>
                        </wps:bodyPr>
                      </wps:wsp>
                      <wps:wsp>
                        <wps:cNvPr id="262" name="Rectangle 264"/>
                        <wps:cNvSpPr>
                          <a:spLocks noChangeArrowheads="1"/>
                        </wps:cNvSpPr>
                        <wps:spPr bwMode="auto">
                          <a:xfrm>
                            <a:off x="2411" y="4454"/>
                            <a:ext cx="6279" cy="652"/>
                          </a:xfrm>
                          <a:prstGeom prst="rect">
                            <a:avLst/>
                          </a:prstGeom>
                          <a:solidFill>
                            <a:srgbClr val="FFFFFF"/>
                          </a:solidFill>
                          <a:ln w="9525">
                            <a:solidFill>
                              <a:srgbClr val="000000"/>
                            </a:solidFill>
                            <a:miter lim="800000"/>
                            <a:headEnd/>
                            <a:tailEnd/>
                          </a:ln>
                        </wps:spPr>
                        <wps:txbx>
                          <w:txbxContent>
                            <w:p w14:paraId="6C79B43B" w14:textId="77777777" w:rsidR="00D14876" w:rsidRDefault="00D14876" w:rsidP="00FF0441">
                              <w:pPr>
                                <w:spacing w:after="0" w:line="240" w:lineRule="exact"/>
                                <w:jc w:val="center"/>
                                <w:rPr>
                                  <w:sz w:val="21"/>
                                  <w:szCs w:val="21"/>
                                </w:rPr>
                              </w:pPr>
                              <w:r>
                                <w:rPr>
                                  <w:rFonts w:hint="eastAsia"/>
                                  <w:sz w:val="21"/>
                                  <w:szCs w:val="21"/>
                                </w:rPr>
                                <w:t>Renderer</w:t>
                              </w:r>
                            </w:p>
                            <w:p w14:paraId="14041BDF" w14:textId="77777777" w:rsidR="00D14876" w:rsidRPr="00A301D2" w:rsidRDefault="00D14876" w:rsidP="00FF0441">
                              <w:pPr>
                                <w:spacing w:after="0" w:line="240" w:lineRule="exact"/>
                                <w:jc w:val="center"/>
                                <w:rPr>
                                  <w:sz w:val="21"/>
                                  <w:szCs w:val="21"/>
                                </w:rPr>
                              </w:pPr>
                              <w:r>
                                <w:rPr>
                                  <w:rFonts w:hint="eastAsia"/>
                                  <w:sz w:val="21"/>
                                  <w:szCs w:val="21"/>
                                </w:rPr>
                                <w:t>(src/content/renderer)</w:t>
                              </w:r>
                            </w:p>
                          </w:txbxContent>
                        </wps:txbx>
                        <wps:bodyPr rot="0" vert="horz" wrap="square" lIns="91440" tIns="45720" rIns="91440" bIns="45720" anchor="t" anchorCtr="0" upright="1">
                          <a:noAutofit/>
                        </wps:bodyPr>
                      </wps:wsp>
                      <wps:wsp>
                        <wps:cNvPr id="263" name="Rectangle 265"/>
                        <wps:cNvSpPr>
                          <a:spLocks noChangeArrowheads="1"/>
                        </wps:cNvSpPr>
                        <wps:spPr bwMode="auto">
                          <a:xfrm>
                            <a:off x="2411" y="5346"/>
                            <a:ext cx="6279" cy="652"/>
                          </a:xfrm>
                          <a:prstGeom prst="rect">
                            <a:avLst/>
                          </a:prstGeom>
                          <a:solidFill>
                            <a:srgbClr val="FFFFFF"/>
                          </a:solidFill>
                          <a:ln w="9525">
                            <a:solidFill>
                              <a:srgbClr val="000000"/>
                            </a:solidFill>
                            <a:miter lim="800000"/>
                            <a:headEnd/>
                            <a:tailEnd/>
                          </a:ln>
                        </wps:spPr>
                        <wps:txbx>
                          <w:txbxContent>
                            <w:p w14:paraId="362F3516" w14:textId="77777777" w:rsidR="00D14876" w:rsidRDefault="00D14876" w:rsidP="00FF0441">
                              <w:pPr>
                                <w:spacing w:after="0" w:line="240" w:lineRule="exact"/>
                                <w:jc w:val="center"/>
                                <w:rPr>
                                  <w:sz w:val="21"/>
                                  <w:szCs w:val="21"/>
                                </w:rPr>
                              </w:pPr>
                              <w:r>
                                <w:rPr>
                                  <w:rFonts w:hint="eastAsia"/>
                                  <w:sz w:val="21"/>
                                  <w:szCs w:val="21"/>
                                </w:rPr>
                                <w:t>WebKit</w:t>
                              </w:r>
                              <w:r>
                                <w:rPr>
                                  <w:rFonts w:hint="eastAsia"/>
                                  <w:sz w:val="21"/>
                                  <w:szCs w:val="21"/>
                                </w:rPr>
                                <w:t>黏附层</w:t>
                              </w:r>
                            </w:p>
                            <w:p w14:paraId="4C1451DA" w14:textId="77777777" w:rsidR="00D14876" w:rsidRPr="00A301D2" w:rsidRDefault="00D14876" w:rsidP="00FF0441">
                              <w:pPr>
                                <w:spacing w:after="0" w:line="240" w:lineRule="exact"/>
                                <w:jc w:val="center"/>
                                <w:rPr>
                                  <w:sz w:val="21"/>
                                  <w:szCs w:val="21"/>
                                </w:rPr>
                              </w:pPr>
                              <w:r>
                                <w:rPr>
                                  <w:rFonts w:hint="eastAsia"/>
                                  <w:sz w:val="21"/>
                                  <w:szCs w:val="21"/>
                                </w:rPr>
                                <w:t>(src/webkit/glue)</w:t>
                              </w:r>
                            </w:p>
                          </w:txbxContent>
                        </wps:txbx>
                        <wps:bodyPr rot="0" vert="horz" wrap="square" lIns="91440" tIns="45720" rIns="91440" bIns="45720" anchor="t" anchorCtr="0" upright="1">
                          <a:noAutofit/>
                        </wps:bodyPr>
                      </wps:wsp>
                      <wps:wsp>
                        <wps:cNvPr id="264" name="Rectangle 266"/>
                        <wps:cNvSpPr>
                          <a:spLocks noChangeArrowheads="1"/>
                        </wps:cNvSpPr>
                        <wps:spPr bwMode="auto">
                          <a:xfrm>
                            <a:off x="2411" y="6238"/>
                            <a:ext cx="6279" cy="652"/>
                          </a:xfrm>
                          <a:prstGeom prst="rect">
                            <a:avLst/>
                          </a:prstGeom>
                          <a:solidFill>
                            <a:srgbClr val="FFFFFF"/>
                          </a:solidFill>
                          <a:ln w="9525">
                            <a:solidFill>
                              <a:srgbClr val="000000"/>
                            </a:solidFill>
                            <a:miter lim="800000"/>
                            <a:headEnd/>
                            <a:tailEnd/>
                          </a:ln>
                        </wps:spPr>
                        <wps:txbx>
                          <w:txbxContent>
                            <w:p w14:paraId="66ABB9B9" w14:textId="77777777" w:rsidR="00D14876" w:rsidRDefault="00D14876" w:rsidP="00FF0441">
                              <w:pPr>
                                <w:spacing w:after="0" w:line="240" w:lineRule="exact"/>
                                <w:jc w:val="center"/>
                                <w:rPr>
                                  <w:sz w:val="21"/>
                                  <w:szCs w:val="21"/>
                                </w:rPr>
                              </w:pPr>
                              <w:r>
                                <w:rPr>
                                  <w:rFonts w:hint="eastAsia"/>
                                  <w:sz w:val="21"/>
                                  <w:szCs w:val="21"/>
                                </w:rPr>
                                <w:t>WebKit</w:t>
                              </w:r>
                              <w:r>
                                <w:rPr>
                                  <w:rFonts w:hint="eastAsia"/>
                                  <w:sz w:val="21"/>
                                  <w:szCs w:val="21"/>
                                </w:rPr>
                                <w:t>接口层</w:t>
                              </w:r>
                            </w:p>
                            <w:p w14:paraId="6500ECFC" w14:textId="77777777" w:rsidR="00D14876" w:rsidRPr="00A301D2" w:rsidRDefault="00D14876" w:rsidP="00FF0441">
                              <w:pPr>
                                <w:spacing w:after="0" w:line="240" w:lineRule="exact"/>
                                <w:jc w:val="center"/>
                                <w:rPr>
                                  <w:sz w:val="21"/>
                                  <w:szCs w:val="21"/>
                                </w:rPr>
                              </w:pPr>
                              <w:r>
                                <w:rPr>
                                  <w:rFonts w:hint="eastAsia"/>
                                  <w:sz w:val="21"/>
                                  <w:szCs w:val="21"/>
                                </w:rPr>
                                <w:t>(WebKit/Source/WebKit)</w:t>
                              </w:r>
                            </w:p>
                          </w:txbxContent>
                        </wps:txbx>
                        <wps:bodyPr rot="0" vert="horz" wrap="square" lIns="91440" tIns="45720" rIns="91440" bIns="45720" anchor="t" anchorCtr="0" upright="1">
                          <a:noAutofit/>
                        </wps:bodyPr>
                      </wps:wsp>
                      <wps:wsp>
                        <wps:cNvPr id="265" name="AutoShape 267"/>
                        <wps:cNvCnPr>
                          <a:cxnSpLocks noChangeShapeType="1"/>
                        </wps:cNvCnPr>
                        <wps:spPr bwMode="auto">
                          <a:xfrm>
                            <a:off x="2355" y="4320"/>
                            <a:ext cx="73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6" name="Rectangle 268"/>
                        <wps:cNvSpPr>
                          <a:spLocks noChangeArrowheads="1"/>
                        </wps:cNvSpPr>
                        <wps:spPr bwMode="auto">
                          <a:xfrm>
                            <a:off x="8858" y="3560"/>
                            <a:ext cx="1122" cy="654"/>
                          </a:xfrm>
                          <a:prstGeom prst="rect">
                            <a:avLst/>
                          </a:prstGeom>
                          <a:solidFill>
                            <a:srgbClr val="FFFFFF"/>
                          </a:solidFill>
                          <a:ln w="9525">
                            <a:solidFill>
                              <a:srgbClr val="000000"/>
                            </a:solidFill>
                            <a:miter lim="800000"/>
                            <a:headEnd/>
                            <a:tailEnd/>
                          </a:ln>
                        </wps:spPr>
                        <wps:txbx>
                          <w:txbxContent>
                            <w:p w14:paraId="11B06665" w14:textId="77777777" w:rsidR="00D14876" w:rsidRDefault="00D14876" w:rsidP="00FF0441">
                              <w:pPr>
                                <w:spacing w:after="0" w:line="240" w:lineRule="exact"/>
                                <w:ind w:firstLine="0"/>
                                <w:jc w:val="center"/>
                                <w:rPr>
                                  <w:sz w:val="21"/>
                                  <w:szCs w:val="21"/>
                                </w:rPr>
                              </w:pPr>
                              <w:r>
                                <w:rPr>
                                  <w:rFonts w:hint="eastAsia"/>
                                  <w:sz w:val="21"/>
                                  <w:szCs w:val="21"/>
                                </w:rPr>
                                <w:t>Browser</w:t>
                              </w:r>
                            </w:p>
                            <w:p w14:paraId="3754F7F3" w14:textId="77777777" w:rsidR="00D14876" w:rsidRPr="00A301D2" w:rsidRDefault="00D14876" w:rsidP="00FF0441">
                              <w:pPr>
                                <w:spacing w:after="0" w:line="240" w:lineRule="exact"/>
                                <w:ind w:firstLine="0"/>
                                <w:jc w:val="center"/>
                                <w:rPr>
                                  <w:sz w:val="21"/>
                                  <w:szCs w:val="21"/>
                                </w:rPr>
                              </w:pPr>
                              <w:r>
                                <w:rPr>
                                  <w:rFonts w:hint="eastAsia"/>
                                  <w:sz w:val="21"/>
                                  <w:szCs w:val="21"/>
                                </w:rPr>
                                <w:t>进程</w:t>
                              </w:r>
                            </w:p>
                          </w:txbxContent>
                        </wps:txbx>
                        <wps:bodyPr rot="0" vert="horz" wrap="square" lIns="91440" tIns="45720" rIns="91440" bIns="45720" anchor="t" anchorCtr="0" upright="1">
                          <a:noAutofit/>
                        </wps:bodyPr>
                      </wps:wsp>
                      <wps:wsp>
                        <wps:cNvPr id="267" name="Rectangle 269"/>
                        <wps:cNvSpPr>
                          <a:spLocks noChangeArrowheads="1"/>
                        </wps:cNvSpPr>
                        <wps:spPr bwMode="auto">
                          <a:xfrm>
                            <a:off x="8858" y="4454"/>
                            <a:ext cx="1122" cy="654"/>
                          </a:xfrm>
                          <a:prstGeom prst="rect">
                            <a:avLst/>
                          </a:prstGeom>
                          <a:solidFill>
                            <a:srgbClr val="FFFFFF"/>
                          </a:solidFill>
                          <a:ln w="9525">
                            <a:solidFill>
                              <a:srgbClr val="000000"/>
                            </a:solidFill>
                            <a:miter lim="800000"/>
                            <a:headEnd/>
                            <a:tailEnd/>
                          </a:ln>
                        </wps:spPr>
                        <wps:txbx>
                          <w:txbxContent>
                            <w:p w14:paraId="3FA1A4C5" w14:textId="77777777" w:rsidR="00D14876" w:rsidRDefault="00D14876" w:rsidP="00FF0441">
                              <w:pPr>
                                <w:spacing w:after="0" w:line="240" w:lineRule="exact"/>
                                <w:ind w:firstLine="0"/>
                                <w:jc w:val="center"/>
                                <w:rPr>
                                  <w:sz w:val="21"/>
                                  <w:szCs w:val="21"/>
                                </w:rPr>
                              </w:pPr>
                              <w:r>
                                <w:rPr>
                                  <w:rFonts w:hint="eastAsia"/>
                                  <w:sz w:val="21"/>
                                  <w:szCs w:val="21"/>
                                </w:rPr>
                                <w:t>Renderer</w:t>
                              </w:r>
                            </w:p>
                            <w:p w14:paraId="373AFDF9" w14:textId="77777777" w:rsidR="00D14876" w:rsidRPr="00A301D2" w:rsidRDefault="00D14876" w:rsidP="00FF0441">
                              <w:pPr>
                                <w:spacing w:after="0" w:line="240" w:lineRule="exact"/>
                                <w:ind w:firstLine="0"/>
                                <w:jc w:val="center"/>
                                <w:rPr>
                                  <w:sz w:val="21"/>
                                  <w:szCs w:val="21"/>
                                </w:rPr>
                              </w:pPr>
                              <w:r>
                                <w:rPr>
                                  <w:rFonts w:hint="eastAsia"/>
                                  <w:sz w:val="21"/>
                                  <w:szCs w:val="21"/>
                                </w:rPr>
                                <w:t>进程</w:t>
                              </w:r>
                            </w:p>
                          </w:txbxContent>
                        </wps:txbx>
                        <wps:bodyPr rot="0" vert="horz" wrap="square" lIns="91440" tIns="45720" rIns="91440" bIns="45720" anchor="t" anchorCtr="0" upright="1">
                          <a:noAutofit/>
                        </wps:bodyPr>
                      </wps:wsp>
                    </wpg:wgp>
                  </a:graphicData>
                </a:graphic>
              </wp:inline>
            </w:drawing>
          </mc:Choice>
          <mc:Fallback>
            <w:pict>
              <v:group id="Group 260" o:spid="_x0000_s1213" style="width:408.6pt;height:289.65pt;mso-position-horizontal-relative:char;mso-position-vertical-relative:line" coordorigin="2126,1440" coordsize="8172,5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">
                <o:lock v:ext="edit" aspectratio="t"/>
                <v:rect id="AutoShape 259" o:spid="_x0000_s1214" style="position:absolute;left:2126;top:1440;width:8172;height:57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ktl1wwAA&#10;ANwAAAAPAAAAZHJzL2Rvd25yZXYueG1sRE9Na4NAEL0X8h+WCfRSkjVCSzHZhCCESilITZPz4E5U&#10;4s6qu1X777uHQo+P9707zKYVIw2usaxgs45AEJdWN1wp+DqfVq8gnEfW2FomBT/k4LBfPOww0Xbi&#10;TxoLX4kQwi5BBbX3XSKlK2sy6Na2Iw7czQ4GfYBDJfWAUwg3rYyj6EUabDg01NhRWlN5L76NgqnM&#10;x+v5403mT9fMcp/1aXF5V+pxOR+3IDzN/l/85860gvg5rA1nwhGQ+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ktl1wwAAANwAAAAPAAAAAAAAAAAAAAAAAJcCAABkcnMvZG93&#10;bnJldi54bWxQSwUGAAAAAAQABAD1AAAAhwMAAAAA&#10;" filled="f" stroked="f">
                  <o:lock v:ext="edit" aspectratio="t" text="t"/>
                </v:rect>
                <v:rect id="Rectangle 261" o:spid="_x0000_s1215" style="position:absolute;left:2411;top:1775;width:6279;height:6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A5huxAAA&#10;ANwAAAAPAAAAZHJzL2Rvd25yZXYueG1sRI9Bi8IwFITvgv8hvIW9abpdXLQaRRRFj1ov3p7Ns+1u&#10;81KaqNVfb4QFj8PMfMNMZq2pxJUaV1pW8NWPQBBnVpecKzikq94QhPPIGivLpOBODmbTbmeCibY3&#10;3tF173MRIOwSVFB4XydSuqwgg65va+LgnW1j0AfZ5FI3eAtwU8k4in6kwZLDQoE1LQrK/vYXo+BU&#10;xgd87NJ1ZEarb79t09/LcanU50c7H4Pw1Pp3+L+90QriwQheZ8IRkN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wOYbsQAAADcAAAADwAAAAAAAAAAAAAAAACXAgAAZHJzL2Rv&#10;d25yZXYueG1sUEsFBgAAAAAEAAQA9QAAAIgDAAAAAA==&#10;">
                  <v:textbox>
                    <w:txbxContent>
                      <w:p w14:paraId="7ECC7029" w14:textId="77777777" w:rsidR="00D14876" w:rsidRDefault="00D14876" w:rsidP="00FF0441">
                        <w:pPr>
                          <w:spacing w:after="0" w:line="240" w:lineRule="exact"/>
                          <w:jc w:val="center"/>
                          <w:rPr>
                            <w:sz w:val="21"/>
                            <w:szCs w:val="21"/>
                          </w:rPr>
                        </w:pPr>
                        <w:r>
                          <w:rPr>
                            <w:rFonts w:hint="eastAsia"/>
                            <w:sz w:val="21"/>
                            <w:szCs w:val="21"/>
                          </w:rPr>
                          <w:t>浏览器的用户界面</w:t>
                        </w:r>
                      </w:p>
                      <w:p w14:paraId="03F7C464" w14:textId="77777777" w:rsidR="00D14876" w:rsidRPr="00A301D2" w:rsidRDefault="00D14876" w:rsidP="00FF0441">
                        <w:pPr>
                          <w:spacing w:after="0" w:line="240" w:lineRule="exact"/>
                          <w:jc w:val="center"/>
                          <w:rPr>
                            <w:sz w:val="21"/>
                            <w:szCs w:val="21"/>
                          </w:rPr>
                        </w:pPr>
                        <w:r>
                          <w:rPr>
                            <w:rFonts w:hint="eastAsia"/>
                            <w:sz w:val="21"/>
                            <w:szCs w:val="21"/>
                          </w:rPr>
                          <w:t>(src/chrome)</w:t>
                        </w:r>
                      </w:p>
                    </w:txbxContent>
                  </v:textbox>
                </v:rect>
                <v:rect id="Rectangle 262" o:spid="_x0000_s1216" style="position:absolute;left:2411;top:2668;width:6279;height:6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VftOvwAA&#10;ANwAAAAPAAAAZHJzL2Rvd25yZXYueG1sRE9Nr8FAFN1L/IfJlbwdU32JUIYIIc+S2thdnastnTtN&#10;Z9Dn15uFxPLkfM8WranEgxpXWlYwHEQgiDOrS84VHNNNfwzCeWSNlWVS8E8OFvNuZ4aJtk/e0+Pg&#10;cxFC2CWooPC+TqR0WUEG3cDWxIG72MagD7DJpW7wGcJNJeMoGkmDJYeGAmtaFZTdDnej4FzGR3zt&#10;021kJptfv2vT6/20Vuqn1y6nIDy1/iv+uP+0gngU5ocz4QjI+R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BV+06/AAAA3AAAAA8AAAAAAAAAAAAAAAAAlwIAAGRycy9kb3ducmV2&#10;LnhtbFBLBQYAAAAABAAEAPUAAACDAwAAAAA=&#10;">
                  <v:textbox>
                    <w:txbxContent>
                      <w:p w14:paraId="570F14E2" w14:textId="77777777" w:rsidR="00D14876" w:rsidRDefault="00D14876" w:rsidP="00FF0441">
                        <w:pPr>
                          <w:spacing w:after="0" w:line="240" w:lineRule="exact"/>
                          <w:jc w:val="center"/>
                          <w:rPr>
                            <w:sz w:val="21"/>
                            <w:szCs w:val="21"/>
                          </w:rPr>
                        </w:pPr>
                        <w:r>
                          <w:rPr>
                            <w:rFonts w:hint="eastAsia"/>
                            <w:sz w:val="21"/>
                            <w:szCs w:val="21"/>
                          </w:rPr>
                          <w:t>Web Contents</w:t>
                        </w:r>
                        <w:r>
                          <w:rPr>
                            <w:rFonts w:hint="eastAsia"/>
                            <w:sz w:val="21"/>
                            <w:szCs w:val="21"/>
                          </w:rPr>
                          <w:t>页面内容</w:t>
                        </w:r>
                      </w:p>
                      <w:p w14:paraId="78A10FDE" w14:textId="77777777" w:rsidR="00D14876" w:rsidRPr="00A301D2" w:rsidRDefault="00D14876" w:rsidP="00FF0441">
                        <w:pPr>
                          <w:spacing w:after="0" w:line="240" w:lineRule="exact"/>
                          <w:jc w:val="center"/>
                          <w:rPr>
                            <w:sz w:val="21"/>
                            <w:szCs w:val="21"/>
                          </w:rPr>
                        </w:pPr>
                        <w:r>
                          <w:rPr>
                            <w:rFonts w:hint="eastAsia"/>
                            <w:sz w:val="21"/>
                            <w:szCs w:val="21"/>
                          </w:rPr>
                          <w:t>(src/content/browser/web_contents)</w:t>
                        </w:r>
                      </w:p>
                    </w:txbxContent>
                  </v:textbox>
                </v:rect>
                <v:rect id="Rectangle 263" o:spid="_x0000_s1217" style="position:absolute;left:2411;top:3560;width:6279;height:6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GV7VwwAA&#10;ANwAAAAPAAAAZHJzL2Rvd25yZXYueG1sRI9Bi8IwFITvC/6H8ARva2oFcatRxMVFj1ov3p7Ns602&#10;L6WJWv31RhD2OMzMN8x03ppK3KhxpWUFg34EgjizuuRcwT5dfY9BOI+ssbJMCh7kYD7rfE0x0fbO&#10;W7rtfC4ChF2CCgrv60RKlxVk0PVtTRy8k20M+iCbXOoG7wFuKhlH0UgaLDksFFjTsqDssrsaBccy&#10;3uNzm/5F5mc19Js2PV8Pv0r1uu1iAsJT6//Dn/ZaK4hHA3ifCUdAz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GV7VwwAAANwAAAAPAAAAAAAAAAAAAAAAAJcCAABkcnMvZG93&#10;bnJldi54bWxQSwUGAAAAAAQABAD1AAAAhwMAAAAA&#10;">
                  <v:textbox>
                    <w:txbxContent>
                      <w:p w14:paraId="29345104" w14:textId="77777777" w:rsidR="00D14876" w:rsidRDefault="00D14876" w:rsidP="00FF0441">
                        <w:pPr>
                          <w:spacing w:after="0" w:line="240" w:lineRule="exact"/>
                          <w:jc w:val="center"/>
                          <w:rPr>
                            <w:sz w:val="21"/>
                            <w:szCs w:val="21"/>
                          </w:rPr>
                        </w:pPr>
                        <w:r>
                          <w:rPr>
                            <w:rFonts w:hint="eastAsia"/>
                            <w:sz w:val="21"/>
                            <w:szCs w:val="21"/>
                          </w:rPr>
                          <w:t>RendererHost</w:t>
                        </w:r>
                      </w:p>
                      <w:p w14:paraId="5714C53E" w14:textId="77777777" w:rsidR="00D14876" w:rsidRPr="00A301D2" w:rsidRDefault="00D14876" w:rsidP="00FF0441">
                        <w:pPr>
                          <w:spacing w:after="0" w:line="240" w:lineRule="exact"/>
                          <w:jc w:val="center"/>
                          <w:rPr>
                            <w:sz w:val="21"/>
                            <w:szCs w:val="21"/>
                          </w:rPr>
                        </w:pPr>
                        <w:r>
                          <w:rPr>
                            <w:rFonts w:hint="eastAsia"/>
                            <w:sz w:val="21"/>
                            <w:szCs w:val="21"/>
                          </w:rPr>
                          <w:t>(src/content/renderer_host)</w:t>
                        </w:r>
                      </w:p>
                    </w:txbxContent>
                  </v:textbox>
                </v:rect>
                <v:rect id="Rectangle 264" o:spid="_x0000_s1218" style="position:absolute;left:2411;top:4454;width:6279;height:6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y8CiwwAA&#10;ANwAAAAPAAAAZHJzL2Rvd25yZXYueG1sRI9Bi8IwFITvgv8hPMGbplYQ7RpFXFz0qPXi7W3ztu3a&#10;vJQmavXXG0HwOMzMN8x82ZpKXKlxpWUFo2EEgjizuuRcwTHdDKYgnEfWWFkmBXdysFx0O3NMtL3x&#10;nq4Hn4sAYZeggsL7OpHSZQUZdENbEwfvzzYGfZBNLnWDtwA3lYyjaCINlhwWCqxpXVB2PlyMgt8y&#10;PuJjn/5EZrYZ+12b/l9O30r1e+3qC4Sn1n/C7/ZWK4gnMbzOhCM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y8CiwwAAANwAAAAPAAAAAAAAAAAAAAAAAJcCAABkcnMvZG93&#10;bnJldi54bWxQSwUGAAAAAAQABAD1AAAAhwMAAAAA&#10;">
                  <v:textbox>
                    <w:txbxContent>
                      <w:p w14:paraId="6C79B43B" w14:textId="77777777" w:rsidR="00D14876" w:rsidRDefault="00D14876" w:rsidP="00FF0441">
                        <w:pPr>
                          <w:spacing w:after="0" w:line="240" w:lineRule="exact"/>
                          <w:jc w:val="center"/>
                          <w:rPr>
                            <w:sz w:val="21"/>
                            <w:szCs w:val="21"/>
                          </w:rPr>
                        </w:pPr>
                        <w:r>
                          <w:rPr>
                            <w:rFonts w:hint="eastAsia"/>
                            <w:sz w:val="21"/>
                            <w:szCs w:val="21"/>
                          </w:rPr>
                          <w:t>Renderer</w:t>
                        </w:r>
                      </w:p>
                      <w:p w14:paraId="14041BDF" w14:textId="77777777" w:rsidR="00D14876" w:rsidRPr="00A301D2" w:rsidRDefault="00D14876" w:rsidP="00FF0441">
                        <w:pPr>
                          <w:spacing w:after="0" w:line="240" w:lineRule="exact"/>
                          <w:jc w:val="center"/>
                          <w:rPr>
                            <w:sz w:val="21"/>
                            <w:szCs w:val="21"/>
                          </w:rPr>
                        </w:pPr>
                        <w:r>
                          <w:rPr>
                            <w:rFonts w:hint="eastAsia"/>
                            <w:sz w:val="21"/>
                            <w:szCs w:val="21"/>
                          </w:rPr>
                          <w:t>(src/content/renderer)</w:t>
                        </w:r>
                      </w:p>
                    </w:txbxContent>
                  </v:textbox>
                </v:rect>
                <v:rect id="Rectangle 265" o:spid="_x0000_s1219" style="position:absolute;left:2411;top:5346;width:6279;height:6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h2U5wwAA&#10;ANwAAAAPAAAAZHJzL2Rvd25yZXYueG1sRI9Bi8IwFITvC/6H8ARva2oF0WoUUZT1qO1lb2+bZ9vd&#10;5qU0Ubv+eiMIHoeZ+YZZrDpTiyu1rrKsYDSMQBDnVldcKMjS3ecUhPPIGmvLpOCfHKyWvY8FJtre&#10;+EjXky9EgLBLUEHpfZNI6fKSDLqhbYiDd7atQR9kW0jd4i3ATS3jKJpIgxWHhRIb2pSU/50uRsFP&#10;FWd4P6b7yMx2Y3/o0t/L91apQb9bz0F46vw7/Gp/aQXxZAzPM+EIyO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h2U5wwAAANwAAAAPAAAAAAAAAAAAAAAAAJcCAABkcnMvZG93&#10;bnJldi54bWxQSwUGAAAAAAQABAD1AAAAhwMAAAAA&#10;">
                  <v:textbox>
                    <w:txbxContent>
                      <w:p w14:paraId="362F3516" w14:textId="77777777" w:rsidR="00D14876" w:rsidRDefault="00D14876" w:rsidP="00FF0441">
                        <w:pPr>
                          <w:spacing w:after="0" w:line="240" w:lineRule="exact"/>
                          <w:jc w:val="center"/>
                          <w:rPr>
                            <w:sz w:val="21"/>
                            <w:szCs w:val="21"/>
                          </w:rPr>
                        </w:pPr>
                        <w:r>
                          <w:rPr>
                            <w:rFonts w:hint="eastAsia"/>
                            <w:sz w:val="21"/>
                            <w:szCs w:val="21"/>
                          </w:rPr>
                          <w:t>WebKit</w:t>
                        </w:r>
                        <w:r>
                          <w:rPr>
                            <w:rFonts w:hint="eastAsia"/>
                            <w:sz w:val="21"/>
                            <w:szCs w:val="21"/>
                          </w:rPr>
                          <w:t>黏附层</w:t>
                        </w:r>
                      </w:p>
                      <w:p w14:paraId="4C1451DA" w14:textId="77777777" w:rsidR="00D14876" w:rsidRPr="00A301D2" w:rsidRDefault="00D14876" w:rsidP="00FF0441">
                        <w:pPr>
                          <w:spacing w:after="0" w:line="240" w:lineRule="exact"/>
                          <w:jc w:val="center"/>
                          <w:rPr>
                            <w:sz w:val="21"/>
                            <w:szCs w:val="21"/>
                          </w:rPr>
                        </w:pPr>
                        <w:r>
                          <w:rPr>
                            <w:rFonts w:hint="eastAsia"/>
                            <w:sz w:val="21"/>
                            <w:szCs w:val="21"/>
                          </w:rPr>
                          <w:t>(src/webkit/glue)</w:t>
                        </w:r>
                      </w:p>
                    </w:txbxContent>
                  </v:textbox>
                </v:rect>
                <v:rect id="Rectangle 266" o:spid="_x0000_s1220" style="position:absolute;left:2411;top:6238;width:6279;height:6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v1NxQAA&#10;ANwAAAAPAAAAZHJzL2Rvd25yZXYueG1sRI9Ba8JAFITvhf6H5RV6qxujSBtdpVRS7NHES2/P7DOJ&#10;Zt+G7JpEf323UOhxmJlvmNVmNI3oqXO1ZQXTSQSCuLC65lLBIU9fXkE4j6yxsUwKbuRgs358WGGi&#10;7cB76jNfigBhl6CCyvs2kdIVFRl0E9sSB+9kO4M+yK6UusMhwE0j4yhaSIM1h4UKW/qoqLhkV6Pg&#10;WMcHvO/zz8i8pTP/Nebn6/dWqeen8X0JwtPo/8N/7Z1WEC/m8HsmHAG5/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9u/U3FAAAA3AAAAA8AAAAAAAAAAAAAAAAAlwIAAGRycy9k&#10;b3ducmV2LnhtbFBLBQYAAAAABAAEAPUAAACJAwAAAAA=&#10;">
                  <v:textbox>
                    <w:txbxContent>
                      <w:p w14:paraId="66ABB9B9" w14:textId="77777777" w:rsidR="00D14876" w:rsidRDefault="00D14876" w:rsidP="00FF0441">
                        <w:pPr>
                          <w:spacing w:after="0" w:line="240" w:lineRule="exact"/>
                          <w:jc w:val="center"/>
                          <w:rPr>
                            <w:sz w:val="21"/>
                            <w:szCs w:val="21"/>
                          </w:rPr>
                        </w:pPr>
                        <w:r>
                          <w:rPr>
                            <w:rFonts w:hint="eastAsia"/>
                            <w:sz w:val="21"/>
                            <w:szCs w:val="21"/>
                          </w:rPr>
                          <w:t>WebKit</w:t>
                        </w:r>
                        <w:r>
                          <w:rPr>
                            <w:rFonts w:hint="eastAsia"/>
                            <w:sz w:val="21"/>
                            <w:szCs w:val="21"/>
                          </w:rPr>
                          <w:t>接口层</w:t>
                        </w:r>
                      </w:p>
                      <w:p w14:paraId="6500ECFC" w14:textId="77777777" w:rsidR="00D14876" w:rsidRPr="00A301D2" w:rsidRDefault="00D14876" w:rsidP="00FF0441">
                        <w:pPr>
                          <w:spacing w:after="0" w:line="240" w:lineRule="exact"/>
                          <w:jc w:val="center"/>
                          <w:rPr>
                            <w:sz w:val="21"/>
                            <w:szCs w:val="21"/>
                          </w:rPr>
                        </w:pPr>
                        <w:r>
                          <w:rPr>
                            <w:rFonts w:hint="eastAsia"/>
                            <w:sz w:val="21"/>
                            <w:szCs w:val="21"/>
                          </w:rPr>
                          <w:t>(WebKit/Source/WebKit)</w:t>
                        </w:r>
                      </w:p>
                    </w:txbxContent>
                  </v:textbox>
                </v:rect>
                <v:shape id="AutoShape 267" o:spid="_x0000_s1221" type="#_x0000_t32" style="position:absolute;left:2355;top:4320;width:7370;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lh8UAAADcAAAADwAAAGRycy9kb3ducmV2LnhtbESPQWsCMRSE74L/ITzBi9SsglK2RtkK&#10;ghY8qO39dfO6Cd28bDdR13/fCILHYWa+YRarztXiQm2wnhVMxhkI4tJry5WCz9Pm5RVEiMgaa8+k&#10;4EYBVst+b4G59lc+0OUYK5EgHHJUYGJscilDachhGPuGOHk/vnUYk2wrqVu8Jrir5TTL5tKh5bRg&#10;sKG1ofL3eHYK9rvJe/Ft7O7j8Gf3s01Rn6vRl1LDQVe8gYjUxWf40d5qBdP5DO5n0hGQy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lh8UAAADcAAAADwAAAAAAAAAA&#10;AAAAAAChAgAAZHJzL2Rvd25yZXYueG1sUEsFBgAAAAAEAAQA+QAAAJMDAAAAAA==&#10;"/>
                <v:rect id="Rectangle 268" o:spid="_x0000_s1222" style="position:absolute;left:8858;top:3560;width:1122;height:6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8MahwwAA&#10;ANwAAAAPAAAAZHJzL2Rvd25yZXYueG1sRI9Bi8IwFITvgv8hPMGbplYoazWKuLi4R60Xb8/m2Vab&#10;l9JErfvrNwsLHoeZ+YZZrDpTiwe1rrKsYDKOQBDnVldcKDhm29EHCOeRNdaWScGLHKyW/d4CU22f&#10;vKfHwRciQNilqKD0vkmldHlJBt3YNsTBu9jWoA+yLaRu8RngppZxFCXSYMVhocSGNiXlt8PdKDhX&#10;8RF/9tlXZGbbqf/usuv99KnUcNCt5yA8df4d/m/vtII4SeDvTDgCc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8MahwwAAANwAAAAPAAAAAAAAAAAAAAAAAJcCAABkcnMvZG93&#10;bnJldi54bWxQSwUGAAAAAAQABAD1AAAAhwMAAAAA&#10;">
                  <v:textbox>
                    <w:txbxContent>
                      <w:p w14:paraId="11B06665" w14:textId="77777777" w:rsidR="00D14876" w:rsidRDefault="00D14876" w:rsidP="00FF0441">
                        <w:pPr>
                          <w:spacing w:after="0" w:line="240" w:lineRule="exact"/>
                          <w:ind w:firstLine="0"/>
                          <w:jc w:val="center"/>
                          <w:rPr>
                            <w:sz w:val="21"/>
                            <w:szCs w:val="21"/>
                          </w:rPr>
                        </w:pPr>
                        <w:r>
                          <w:rPr>
                            <w:rFonts w:hint="eastAsia"/>
                            <w:sz w:val="21"/>
                            <w:szCs w:val="21"/>
                          </w:rPr>
                          <w:t>Browser</w:t>
                        </w:r>
                      </w:p>
                      <w:p w14:paraId="3754F7F3" w14:textId="77777777" w:rsidR="00D14876" w:rsidRPr="00A301D2" w:rsidRDefault="00D14876" w:rsidP="00FF0441">
                        <w:pPr>
                          <w:spacing w:after="0" w:line="240" w:lineRule="exact"/>
                          <w:ind w:firstLine="0"/>
                          <w:jc w:val="center"/>
                          <w:rPr>
                            <w:sz w:val="21"/>
                            <w:szCs w:val="21"/>
                          </w:rPr>
                        </w:pPr>
                        <w:r>
                          <w:rPr>
                            <w:rFonts w:hint="eastAsia"/>
                            <w:sz w:val="21"/>
                            <w:szCs w:val="21"/>
                          </w:rPr>
                          <w:t>进程</w:t>
                        </w:r>
                      </w:p>
                    </w:txbxContent>
                  </v:textbox>
                </v:rect>
                <v:rect id="Rectangle 269" o:spid="_x0000_s1223" style="position:absolute;left:8858;top:4454;width:1122;height:6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vGM6xQAA&#10;ANwAAAAPAAAAZHJzL2Rvd25yZXYueG1sRI9Ba8JAFITvhf6H5RV6qxtTiG2aVcRi0aPGS2+v2dck&#10;Nfs2ZNck+utdQehxmJlvmGwxmkb01LnasoLpJAJBXFhdc6ngkK9f3kA4j6yxsUwKzuRgMX98yDDV&#10;duAd9XtfigBhl6KCyvs2ldIVFRl0E9sSB+/XdgZ9kF0pdYdDgJtGxlGUSIM1h4UKW1pVVBz3J6Pg&#10;p44PeNnlX5F5X7/67Zj/nb4/lXp+GpcfIDyN/j98b2+0gjiZwe1MOAJyf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8YzrFAAAA3AAAAA8AAAAAAAAAAAAAAAAAlwIAAGRycy9k&#10;b3ducmV2LnhtbFBLBQYAAAAABAAEAPUAAACJAwAAAAA=&#10;">
                  <v:textbox>
                    <w:txbxContent>
                      <w:p w14:paraId="3FA1A4C5" w14:textId="77777777" w:rsidR="00D14876" w:rsidRDefault="00D14876" w:rsidP="00FF0441">
                        <w:pPr>
                          <w:spacing w:after="0" w:line="240" w:lineRule="exact"/>
                          <w:ind w:firstLine="0"/>
                          <w:jc w:val="center"/>
                          <w:rPr>
                            <w:sz w:val="21"/>
                            <w:szCs w:val="21"/>
                          </w:rPr>
                        </w:pPr>
                        <w:r>
                          <w:rPr>
                            <w:rFonts w:hint="eastAsia"/>
                            <w:sz w:val="21"/>
                            <w:szCs w:val="21"/>
                          </w:rPr>
                          <w:t>Renderer</w:t>
                        </w:r>
                      </w:p>
                      <w:p w14:paraId="373AFDF9" w14:textId="77777777" w:rsidR="00D14876" w:rsidRPr="00A301D2" w:rsidRDefault="00D14876" w:rsidP="00FF0441">
                        <w:pPr>
                          <w:spacing w:after="0" w:line="240" w:lineRule="exact"/>
                          <w:ind w:firstLine="0"/>
                          <w:jc w:val="center"/>
                          <w:rPr>
                            <w:sz w:val="21"/>
                            <w:szCs w:val="21"/>
                          </w:rPr>
                        </w:pPr>
                        <w:r>
                          <w:rPr>
                            <w:rFonts w:hint="eastAsia"/>
                            <w:sz w:val="21"/>
                            <w:szCs w:val="21"/>
                          </w:rPr>
                          <w:t>进程</w:t>
                        </w:r>
                      </w:p>
                    </w:txbxContent>
                  </v:textbox>
                </v:rect>
                <w10:anchorlock/>
              </v:group>
            </w:pict>
          </mc:Fallback>
        </mc:AlternateContent>
      </w:r>
    </w:p>
    <w:p w14:paraId="048814BD" w14:textId="77777777" w:rsidR="002A70BF" w:rsidRDefault="002A70BF" w:rsidP="002A70BF">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图2-12 从WebKit接口层到用户界面的路径</w:t>
      </w:r>
    </w:p>
    <w:p w14:paraId="73905094" w14:textId="77777777" w:rsidR="002A70BF" w:rsidRDefault="002A70BF" w:rsidP="002A70BF">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12 </w:t>
      </w:r>
      <w:r w:rsidR="002B2FF0">
        <w:rPr>
          <w:rFonts w:hAnsi="Times New Roman" w:hint="eastAsia"/>
          <w:bCs w:val="0"/>
          <w:sz w:val="21"/>
          <w:szCs w:val="21"/>
        </w:rPr>
        <w:t>The path from WebKit interface layer to user UI</w:t>
      </w:r>
    </w:p>
    <w:p w14:paraId="02702745" w14:textId="77777777" w:rsidR="002B2FF0" w:rsidRDefault="002B2FF0" w:rsidP="00640AEE">
      <w:pPr>
        <w:ind w:firstLine="480"/>
      </w:pPr>
    </w:p>
    <w:p w14:paraId="239F2BF4" w14:textId="77777777" w:rsidR="00974467" w:rsidRDefault="00707D55" w:rsidP="00640AEE">
      <w:pPr>
        <w:ind w:firstLine="480"/>
      </w:pPr>
      <w:r>
        <w:t>最下面的就是</w:t>
      </w:r>
      <w:r>
        <w:t>WebKit</w:t>
      </w:r>
      <w:r>
        <w:rPr>
          <w:rFonts w:hint="eastAsia"/>
        </w:rPr>
        <w:t>接口层</w:t>
      </w:r>
      <w:r>
        <w:t>，</w:t>
      </w:r>
      <w:r w:rsidR="000003B7">
        <w:t>一般基于</w:t>
      </w:r>
      <w:r w:rsidR="000003B7">
        <w:t>WebKit</w:t>
      </w:r>
      <w:r w:rsidR="000003B7">
        <w:t>接口层的浏览器直接在上面</w:t>
      </w:r>
      <w:r w:rsidR="009B2D80">
        <w:t>构建，</w:t>
      </w:r>
      <w:r w:rsidR="009B2D80">
        <w:rPr>
          <w:rFonts w:hint="eastAsia"/>
        </w:rPr>
        <w:t>而</w:t>
      </w:r>
      <w:r w:rsidR="009B2D80">
        <w:t>没有引入复杂的多进程架构。</w:t>
      </w:r>
    </w:p>
    <w:p w14:paraId="2C65F7BA" w14:textId="77777777" w:rsidR="009B2D80" w:rsidRDefault="009B2D80" w:rsidP="00640AEE">
      <w:pPr>
        <w:ind w:firstLine="480"/>
      </w:pPr>
      <w:r>
        <w:rPr>
          <w:rFonts w:hint="eastAsia"/>
        </w:rPr>
        <w:t>然后</w:t>
      </w:r>
      <w:r>
        <w:t>，</w:t>
      </w:r>
      <w:r>
        <w:rPr>
          <w:rFonts w:hint="eastAsia"/>
        </w:rPr>
        <w:t>在</w:t>
      </w:r>
      <w:r>
        <w:t>WebKit</w:t>
      </w:r>
      <w:r>
        <w:t>接口层</w:t>
      </w:r>
      <w:r>
        <w:rPr>
          <w:rFonts w:hint="eastAsia"/>
        </w:rPr>
        <w:t>上面</w:t>
      </w:r>
      <w:r>
        <w:t>就是</w:t>
      </w:r>
      <w:r>
        <w:t>Chromium</w:t>
      </w:r>
      <w:r>
        <w:t>基于</w:t>
      </w:r>
      <w:r>
        <w:t>WebKit</w:t>
      </w:r>
      <w:r>
        <w:t>的接口而引入的</w:t>
      </w:r>
      <w:r w:rsidR="00D9569A">
        <w:t>黏附层，</w:t>
      </w:r>
      <w:r w:rsidR="00D9569A">
        <w:rPr>
          <w:rFonts w:hint="eastAsia"/>
        </w:rPr>
        <w:t>它</w:t>
      </w:r>
      <w:r w:rsidR="00D9569A">
        <w:t>的出现主要是因为</w:t>
      </w:r>
      <w:r w:rsidR="00D9569A">
        <w:t>Chromium</w:t>
      </w:r>
      <w:r w:rsidR="00D9569A">
        <w:rPr>
          <w:rFonts w:hint="eastAsia"/>
        </w:rPr>
        <w:t>中</w:t>
      </w:r>
      <w:r w:rsidR="00D9569A">
        <w:t>的一些类型和</w:t>
      </w:r>
      <w:r w:rsidR="00D9569A">
        <w:t>WebKit</w:t>
      </w:r>
      <w:r w:rsidR="00D9569A">
        <w:t>内部不一致，</w:t>
      </w:r>
      <w:r w:rsidR="00D9569A">
        <w:rPr>
          <w:rFonts w:hint="eastAsia"/>
        </w:rPr>
        <w:t>所以</w:t>
      </w:r>
      <w:r w:rsidR="00D9569A">
        <w:t>需要一个简单的桥接层。</w:t>
      </w:r>
    </w:p>
    <w:p w14:paraId="5EDD5B02" w14:textId="77777777" w:rsidR="007D2B6D" w:rsidRDefault="004D0304" w:rsidP="00640AEE">
      <w:pPr>
        <w:ind w:firstLine="480"/>
      </w:pPr>
      <w:r>
        <w:rPr>
          <w:rFonts w:hint="eastAsia"/>
        </w:rPr>
        <w:t>再</w:t>
      </w:r>
      <w:r w:rsidR="007D2B6D">
        <w:t>上面的就是</w:t>
      </w:r>
      <w:r w:rsidR="007D2B6D">
        <w:t>Render</w:t>
      </w:r>
      <w:r w:rsidR="00157945">
        <w:t>er</w:t>
      </w:r>
      <w:r w:rsidR="00461902">
        <w:t>，</w:t>
      </w:r>
      <w:r w:rsidR="00461902">
        <w:rPr>
          <w:rFonts w:hint="eastAsia"/>
        </w:rPr>
        <w:t>它</w:t>
      </w:r>
      <w:r w:rsidR="00484F52">
        <w:t>主要处理进程间通信，</w:t>
      </w:r>
      <w:r w:rsidR="00484F52">
        <w:rPr>
          <w:rFonts w:hint="eastAsia"/>
        </w:rPr>
        <w:t>接受</w:t>
      </w:r>
      <w:r w:rsidR="00484F52">
        <w:t>来自</w:t>
      </w:r>
      <w:r w:rsidR="00484F52">
        <w:t>Browser</w:t>
      </w:r>
      <w:r w:rsidR="00484F52">
        <w:t>进程的请求，</w:t>
      </w:r>
      <w:r w:rsidR="00484F52">
        <w:rPr>
          <w:rFonts w:hint="eastAsia"/>
        </w:rPr>
        <w:t>并</w:t>
      </w:r>
      <w:r w:rsidR="00484F52">
        <w:t>调用相应的</w:t>
      </w:r>
      <w:r w:rsidR="00484F52">
        <w:t>WebKit</w:t>
      </w:r>
      <w:r w:rsidR="00484F52">
        <w:t>接口层。</w:t>
      </w:r>
      <w:r w:rsidR="00484F52">
        <w:rPr>
          <w:rFonts w:hint="eastAsia"/>
        </w:rPr>
        <w:t>同时</w:t>
      </w:r>
      <w:r w:rsidR="00484F52">
        <w:t>，</w:t>
      </w:r>
      <w:r w:rsidR="00484F52">
        <w:rPr>
          <w:rFonts w:hint="eastAsia"/>
        </w:rPr>
        <w:t>将</w:t>
      </w:r>
      <w:r w:rsidR="00484F52">
        <w:t>WebKit</w:t>
      </w:r>
      <w:r w:rsidR="00484F52">
        <w:t>的处理结果发送</w:t>
      </w:r>
      <w:r w:rsidR="00484F52">
        <w:rPr>
          <w:rFonts w:hint="eastAsia"/>
        </w:rPr>
        <w:t>回去</w:t>
      </w:r>
      <w:r w:rsidR="00484F52">
        <w:t>。</w:t>
      </w:r>
      <w:r w:rsidR="00484F52">
        <w:rPr>
          <w:rFonts w:hint="eastAsia"/>
        </w:rPr>
        <w:t>上面这些介绍</w:t>
      </w:r>
      <w:r w:rsidR="00484F52">
        <w:t>的层都是在</w:t>
      </w:r>
      <w:r w:rsidR="00484F52">
        <w:t>Renderer</w:t>
      </w:r>
      <w:r w:rsidR="00484F52">
        <w:t>进程中工作的。</w:t>
      </w:r>
    </w:p>
    <w:p w14:paraId="6CF93DA8" w14:textId="77777777" w:rsidR="00031701" w:rsidRDefault="00FB020B" w:rsidP="00640AEE">
      <w:pPr>
        <w:ind w:firstLine="480"/>
      </w:pPr>
      <w:r>
        <w:lastRenderedPageBreak/>
        <w:t>下面就</w:t>
      </w:r>
      <w:r w:rsidR="00F63E3E">
        <w:t>进入了</w:t>
      </w:r>
      <w:r w:rsidR="00F63E3E">
        <w:t>Browser</w:t>
      </w:r>
      <w:r w:rsidR="00F63E3E">
        <w:t>进程，</w:t>
      </w:r>
      <w:r w:rsidR="005F1275">
        <w:t>与</w:t>
      </w:r>
      <w:r w:rsidR="005F1275">
        <w:t>Renderer</w:t>
      </w:r>
      <w:r w:rsidR="00F42B78">
        <w:t>相对应</w:t>
      </w:r>
      <w:r w:rsidR="00330388">
        <w:t>的就是</w:t>
      </w:r>
      <w:r w:rsidR="00330388">
        <w:t>Render</w:t>
      </w:r>
      <w:r w:rsidR="001A6CD6">
        <w:t>er</w:t>
      </w:r>
      <w:r w:rsidR="00330388">
        <w:t>Host</w:t>
      </w:r>
      <w:r w:rsidR="00330388">
        <w:t>，</w:t>
      </w:r>
      <w:r w:rsidR="00E6471F">
        <w:t>其目的</w:t>
      </w:r>
      <w:r w:rsidR="0082088E">
        <w:t>也是处理同</w:t>
      </w:r>
      <w:r w:rsidR="001A6CD6">
        <w:t>Render</w:t>
      </w:r>
      <w:r w:rsidR="0082088E">
        <w:t>进程之间的通信。</w:t>
      </w:r>
      <w:r w:rsidR="0082088E">
        <w:rPr>
          <w:rFonts w:hint="eastAsia"/>
        </w:rPr>
        <w:t>不过</w:t>
      </w:r>
      <w:r w:rsidR="0082088E">
        <w:t>RendererHost</w:t>
      </w:r>
      <w:r w:rsidR="001A6CD6">
        <w:t>是给</w:t>
      </w:r>
      <w:r w:rsidR="001A6CD6">
        <w:t>Render</w:t>
      </w:r>
      <w:r w:rsidR="001A6CD6">
        <w:t>进程</w:t>
      </w:r>
      <w:r w:rsidR="00C94025">
        <w:t>发送请求并接收来自</w:t>
      </w:r>
      <w:r w:rsidR="00C94025">
        <w:t>Render</w:t>
      </w:r>
      <w:r w:rsidR="00C94025">
        <w:t>进程</w:t>
      </w:r>
      <w:r w:rsidR="00C94025">
        <w:rPr>
          <w:rFonts w:hint="eastAsia"/>
        </w:rPr>
        <w:t>结果</w:t>
      </w:r>
      <w:r w:rsidR="00C94025">
        <w:t>。</w:t>
      </w:r>
    </w:p>
    <w:p w14:paraId="30BF3F62" w14:textId="77777777" w:rsidR="00A117D0" w:rsidRDefault="00A117D0" w:rsidP="00640AEE">
      <w:pPr>
        <w:ind w:firstLine="480"/>
      </w:pPr>
      <w:r>
        <w:rPr>
          <w:rFonts w:hint="eastAsia"/>
        </w:rPr>
        <w:t>Web</w:t>
      </w:r>
      <w:r>
        <w:t xml:space="preserve"> </w:t>
      </w:r>
      <w:r>
        <w:rPr>
          <w:rFonts w:hint="eastAsia"/>
        </w:rPr>
        <w:t>Content</w:t>
      </w:r>
      <w:r>
        <w:t>s</w:t>
      </w:r>
      <w:r>
        <w:t>表示</w:t>
      </w:r>
      <w:r>
        <w:rPr>
          <w:rFonts w:hint="eastAsia"/>
        </w:rPr>
        <w:t>的</w:t>
      </w:r>
      <w:r>
        <w:t>就是网页的内容，</w:t>
      </w:r>
      <w:r>
        <w:rPr>
          <w:rFonts w:hint="eastAsia"/>
        </w:rPr>
        <w:t>因为</w:t>
      </w:r>
      <w:r w:rsidR="00EE01E6">
        <w:t>网页可能</w:t>
      </w:r>
      <w:r w:rsidR="002428F6">
        <w:t>有多个需要绘制的内容，</w:t>
      </w:r>
      <w:r w:rsidR="002428F6">
        <w:rPr>
          <w:rFonts w:hint="eastAsia"/>
        </w:rPr>
        <w:t>例如</w:t>
      </w:r>
      <w:r w:rsidR="002428F6">
        <w:t>弹出的对话框内容，</w:t>
      </w:r>
      <w:r w:rsidR="002428F6">
        <w:rPr>
          <w:rFonts w:hint="eastAsia"/>
        </w:rPr>
        <w:t>所以</w:t>
      </w:r>
      <w:r w:rsidR="002428F6">
        <w:t>这里是“</w:t>
      </w:r>
      <w:r w:rsidR="002428F6">
        <w:t>Contents</w:t>
      </w:r>
      <w:r w:rsidR="002428F6">
        <w:t>”。</w:t>
      </w:r>
      <w:r w:rsidR="002428F6">
        <w:rPr>
          <w:rFonts w:hint="eastAsia"/>
        </w:rPr>
        <w:t>它</w:t>
      </w:r>
      <w:r w:rsidR="002428F6">
        <w:t>同时包括显示网页内容</w:t>
      </w:r>
      <w:r w:rsidR="008B0E03">
        <w:t>的一个子窗口，</w:t>
      </w:r>
      <w:r w:rsidR="008B0E03">
        <w:rPr>
          <w:rFonts w:hint="eastAsia"/>
        </w:rPr>
        <w:t>这个</w:t>
      </w:r>
      <w:r w:rsidR="008B0E03">
        <w:t>子窗口最后被嵌入到浏览器的用户界面，</w:t>
      </w:r>
      <w:r w:rsidR="008B0E03">
        <w:rPr>
          <w:rFonts w:hint="eastAsia"/>
        </w:rPr>
        <w:t>作为</w:t>
      </w:r>
      <w:r w:rsidR="008B0E03">
        <w:t>它的一个标签页。</w:t>
      </w:r>
    </w:p>
    <w:p w14:paraId="33EF5510" w14:textId="77777777" w:rsidR="008B0E03" w:rsidRDefault="008B0E03" w:rsidP="00640AEE">
      <w:pPr>
        <w:ind w:firstLine="480"/>
      </w:pPr>
      <w:r>
        <w:rPr>
          <w:rFonts w:hint="eastAsia"/>
        </w:rPr>
        <w:t>通过</w:t>
      </w:r>
      <w:r>
        <w:t>上面的介绍，</w:t>
      </w:r>
      <w:r>
        <w:rPr>
          <w:rFonts w:hint="eastAsia"/>
        </w:rPr>
        <w:t>这里</w:t>
      </w:r>
      <w:r>
        <w:t>的关系已经基本理顺。</w:t>
      </w:r>
      <w:r>
        <w:rPr>
          <w:rFonts w:hint="eastAsia"/>
        </w:rPr>
        <w:t>那么</w:t>
      </w:r>
      <w:r>
        <w:t>，</w:t>
      </w:r>
      <w:r>
        <w:rPr>
          <w:rFonts w:hint="eastAsia"/>
        </w:rPr>
        <w:t>进程内部</w:t>
      </w:r>
      <w:r>
        <w:t>又是什么情况</w:t>
      </w:r>
      <w:r>
        <w:rPr>
          <w:rFonts w:hint="eastAsia"/>
        </w:rPr>
        <w:t>呢</w:t>
      </w:r>
      <w:r>
        <w:t>？</w:t>
      </w:r>
      <w:r w:rsidR="009C3A84">
        <w:t>如何</w:t>
      </w:r>
      <w:r w:rsidR="009C3A84">
        <w:rPr>
          <w:rFonts w:hint="eastAsia"/>
        </w:rPr>
        <w:t>在</w:t>
      </w:r>
      <w:r w:rsidR="009C3A84">
        <w:t>支持进程间通信的同时又</w:t>
      </w:r>
      <w:r w:rsidR="00966CF7">
        <w:t>能支持高效渲染或者用户</w:t>
      </w:r>
      <w:r w:rsidR="00966CF7">
        <w:rPr>
          <w:rFonts w:hint="eastAsia"/>
        </w:rPr>
        <w:t>事件</w:t>
      </w:r>
      <w:r w:rsidR="00966CF7">
        <w:t>响应？答案是多线程。</w:t>
      </w:r>
    </w:p>
    <w:p w14:paraId="7F9F2512" w14:textId="77777777" w:rsidR="00774EF1" w:rsidRDefault="00774EF1" w:rsidP="00640AEE">
      <w:pPr>
        <w:ind w:firstLine="480"/>
      </w:pPr>
      <w:r>
        <w:rPr>
          <w:rFonts w:hint="eastAsia"/>
        </w:rPr>
        <w:t>每个</w:t>
      </w:r>
      <w:r>
        <w:t>进程内部，</w:t>
      </w:r>
      <w:r>
        <w:rPr>
          <w:rFonts w:hint="eastAsia"/>
        </w:rPr>
        <w:t>都有</w:t>
      </w:r>
      <w:r>
        <w:t>很多的线程，</w:t>
      </w:r>
      <w:r>
        <w:rPr>
          <w:rFonts w:hint="eastAsia"/>
        </w:rPr>
        <w:t>那么</w:t>
      </w:r>
      <w:r>
        <w:t>Chromium</w:t>
      </w:r>
      <w:r>
        <w:t>为什么要这样做呢？</w:t>
      </w:r>
      <w:r w:rsidR="00AE01EF">
        <w:rPr>
          <w:rFonts w:hint="eastAsia"/>
        </w:rPr>
        <w:t>对于</w:t>
      </w:r>
      <w:r w:rsidR="00AE01EF">
        <w:t>Browser</w:t>
      </w:r>
      <w:r w:rsidR="00AE01EF">
        <w:t>进程，</w:t>
      </w:r>
      <w:r w:rsidR="00AE01EF">
        <w:rPr>
          <w:rFonts w:hint="eastAsia"/>
        </w:rPr>
        <w:t>Chromium</w:t>
      </w:r>
      <w:r w:rsidR="00AE01EF">
        <w:t>的官方说法告诉</w:t>
      </w:r>
      <w:r w:rsidR="00AE01EF">
        <w:rPr>
          <w:rFonts w:hint="eastAsia"/>
        </w:rPr>
        <w:t>我们</w:t>
      </w:r>
      <w:r w:rsidR="00583564">
        <w:t>，</w:t>
      </w:r>
      <w:r w:rsidR="00583564">
        <w:rPr>
          <w:rFonts w:hint="eastAsia"/>
        </w:rPr>
        <w:t>多线程</w:t>
      </w:r>
      <w:r w:rsidR="00583564">
        <w:t>的主要目的就是为了保持用户界面的高响应度，</w:t>
      </w:r>
      <w:r w:rsidR="00583564">
        <w:rPr>
          <w:rFonts w:hint="eastAsia"/>
        </w:rPr>
        <w:t>保证</w:t>
      </w:r>
      <w:r w:rsidR="00583564">
        <w:t>UI</w:t>
      </w:r>
      <w:r w:rsidR="00583564">
        <w:t>线程（</w:t>
      </w:r>
      <w:r w:rsidR="00583564">
        <w:t>Browser</w:t>
      </w:r>
      <w:r w:rsidR="00583564">
        <w:t>进程中的主线程）不会被任何其他费时的操作阻碍从而影响了对</w:t>
      </w:r>
      <w:r w:rsidR="00583564">
        <w:rPr>
          <w:rFonts w:hint="eastAsia"/>
        </w:rPr>
        <w:t>用户</w:t>
      </w:r>
      <w:r w:rsidR="00583564">
        <w:t>操作的相应。</w:t>
      </w:r>
      <w:r w:rsidR="00F6106F">
        <w:t>这些费时的其他操作很多，</w:t>
      </w:r>
      <w:r w:rsidR="00F6106F">
        <w:rPr>
          <w:rFonts w:hint="eastAsia"/>
        </w:rPr>
        <w:t>例如</w:t>
      </w:r>
      <w:r w:rsidR="00F6106F">
        <w:t>本地</w:t>
      </w:r>
      <w:r w:rsidR="00F6106F">
        <w:rPr>
          <w:rFonts w:hint="eastAsia"/>
        </w:rPr>
        <w:t>文件</w:t>
      </w:r>
      <w:r w:rsidR="00F6106F">
        <w:t>读写、</w:t>
      </w:r>
      <w:r w:rsidR="00F6106F">
        <w:rPr>
          <w:rFonts w:hint="eastAsia"/>
        </w:rPr>
        <w:t>Socket</w:t>
      </w:r>
      <w:r w:rsidR="00F6106F">
        <w:t>读写、</w:t>
      </w:r>
      <w:r w:rsidR="00F6106F">
        <w:rPr>
          <w:rFonts w:hint="eastAsia"/>
        </w:rPr>
        <w:t>数据库操作</w:t>
      </w:r>
      <w:r w:rsidR="00F6106F">
        <w:t>等。</w:t>
      </w:r>
      <w:r w:rsidR="003E6185">
        <w:t>既然文件读写会阻碍其他操作，</w:t>
      </w:r>
      <w:r w:rsidR="003E6185">
        <w:rPr>
          <w:rFonts w:hint="eastAsia"/>
        </w:rPr>
        <w:t>那好</w:t>
      </w:r>
      <w:r w:rsidR="003E6185">
        <w:t>，</w:t>
      </w:r>
      <w:r w:rsidR="003E6185">
        <w:rPr>
          <w:rFonts w:hint="eastAsia"/>
        </w:rPr>
        <w:t>把</w:t>
      </w:r>
      <w:r w:rsidR="003E6185">
        <w:t>它</w:t>
      </w:r>
      <w:r w:rsidR="002D67E3">
        <w:t>们放</w:t>
      </w:r>
      <w:r w:rsidR="002D67E3">
        <w:rPr>
          <w:rFonts w:hint="eastAsia"/>
        </w:rPr>
        <w:t>在</w:t>
      </w:r>
      <w:r w:rsidR="002D67E3">
        <w:t>单独的线程里自己忙</w:t>
      </w:r>
      <w:r w:rsidR="002D67E3">
        <w:rPr>
          <w:rFonts w:hint="eastAsia"/>
        </w:rPr>
        <w:t>或者等待去</w:t>
      </w:r>
      <w:r w:rsidR="002D67E3">
        <w:t>吧。</w:t>
      </w:r>
      <w:r w:rsidR="00822203">
        <w:t>而在</w:t>
      </w:r>
      <w:r w:rsidR="00822203">
        <w:t>Render</w:t>
      </w:r>
      <w:r w:rsidR="00822203">
        <w:t>进程中</w:t>
      </w:r>
      <w:r w:rsidR="00102E1A">
        <w:t>，</w:t>
      </w:r>
      <w:r w:rsidR="00102E1A">
        <w:rPr>
          <w:rFonts w:hint="eastAsia"/>
        </w:rPr>
        <w:t>Chromium</w:t>
      </w:r>
      <w:r w:rsidR="00102E1A">
        <w:t>则不让其他操作阻止渲染线程的快速执行。</w:t>
      </w:r>
      <w:r w:rsidR="00ED5DAB">
        <w:t>更甚者，</w:t>
      </w:r>
      <w:r w:rsidR="00ED5DAB">
        <w:rPr>
          <w:rFonts w:hint="eastAsia"/>
        </w:rPr>
        <w:t>为了</w:t>
      </w:r>
      <w:r w:rsidR="00ED5DAB">
        <w:t>利用</w:t>
      </w:r>
      <w:r w:rsidR="00ED5DAB">
        <w:rPr>
          <w:rFonts w:hint="eastAsia"/>
        </w:rPr>
        <w:t>多核</w:t>
      </w:r>
      <w:r w:rsidR="00ED5DAB">
        <w:t>的</w:t>
      </w:r>
      <w:r w:rsidR="00ED5DAB">
        <w:rPr>
          <w:rFonts w:hint="eastAsia"/>
        </w:rPr>
        <w:t>优势</w:t>
      </w:r>
      <w:r w:rsidR="00ED5DAB">
        <w:t>，</w:t>
      </w:r>
      <w:r w:rsidR="00ED5DAB">
        <w:rPr>
          <w:rFonts w:hint="eastAsia"/>
        </w:rPr>
        <w:t>Chromium</w:t>
      </w:r>
      <w:r w:rsidR="00ED5DAB">
        <w:t>将渲染过程管线化，</w:t>
      </w:r>
      <w:r w:rsidR="00ED5DAB">
        <w:rPr>
          <w:rFonts w:hint="eastAsia"/>
        </w:rPr>
        <w:t>这样</w:t>
      </w:r>
      <w:r w:rsidR="00ED5DAB">
        <w:t>可以让渲染的不同阶段在不同的线程执行。</w:t>
      </w:r>
    </w:p>
    <w:p w14:paraId="175E10B6" w14:textId="77777777" w:rsidR="006B7E3F" w:rsidRDefault="001B4FB5" w:rsidP="00640AEE">
      <w:pPr>
        <w:ind w:firstLine="480"/>
      </w:pPr>
      <w:r>
        <w:t>图</w:t>
      </w:r>
      <w:r>
        <w:t>2-1</w:t>
      </w:r>
      <w:r w:rsidR="00232551">
        <w:rPr>
          <w:rFonts w:hint="eastAsia"/>
        </w:rPr>
        <w:t>3</w:t>
      </w:r>
      <w:r>
        <w:rPr>
          <w:rFonts w:hint="eastAsia"/>
        </w:rPr>
        <w:t>展示</w:t>
      </w:r>
      <w:r>
        <w:t>了主要</w:t>
      </w:r>
      <w:r>
        <w:rPr>
          <w:rFonts w:hint="eastAsia"/>
        </w:rPr>
        <w:t>进程</w:t>
      </w:r>
      <w:r>
        <w:t>中的重要线程信息及</w:t>
      </w:r>
      <w:r>
        <w:rPr>
          <w:rFonts w:hint="eastAsia"/>
        </w:rPr>
        <w:t>它们之间</w:t>
      </w:r>
      <w:r>
        <w:t>是如何工作的。</w:t>
      </w:r>
      <w:r>
        <w:rPr>
          <w:rFonts w:hint="eastAsia"/>
        </w:rPr>
        <w:t>事实上</w:t>
      </w:r>
      <w:r>
        <w:t>，</w:t>
      </w:r>
      <w:r>
        <w:rPr>
          <w:rFonts w:hint="eastAsia"/>
        </w:rPr>
        <w:t>进程中</w:t>
      </w:r>
      <w:r>
        <w:t>的线程远远不止这些，</w:t>
      </w:r>
      <w:r>
        <w:rPr>
          <w:rFonts w:hint="eastAsia"/>
        </w:rPr>
        <w:t>这里</w:t>
      </w:r>
      <w:r>
        <w:t>只是列举了其中两个重要的线程</w:t>
      </w:r>
      <w:r w:rsidR="007C0DC1">
        <w:rPr>
          <w:rFonts w:hint="eastAsia"/>
        </w:rPr>
        <w:t>。</w:t>
      </w:r>
    </w:p>
    <w:p w14:paraId="0EB3E29F" w14:textId="77777777" w:rsidR="006F7821" w:rsidRDefault="006A7DB2" w:rsidP="00640AEE">
      <w:pPr>
        <w:ind w:firstLine="480"/>
      </w:pPr>
      <w:r>
        <w:rPr>
          <w:noProof/>
        </w:rPr>
        <mc:AlternateContent>
          <mc:Choice Requires="wpg">
            <w:drawing>
              <wp:inline distT="0" distB="0" distL="0" distR="0" wp14:anchorId="21130D69" wp14:editId="72F63A86">
                <wp:extent cx="5196840" cy="3118485"/>
                <wp:effectExtent l="0" t="0" r="0" b="635"/>
                <wp:docPr id="16" name="Group 2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196840" cy="3118485"/>
                          <a:chOff x="2181" y="1440"/>
                          <a:chExt cx="8184" cy="4911"/>
                        </a:xfrm>
                      </wpg:grpSpPr>
                      <wps:wsp>
                        <wps:cNvPr id="17" name="AutoShape 239"/>
                        <wps:cNvSpPr>
                          <a:spLocks noChangeAspect="1" noChangeArrowheads="1" noTextEdit="1"/>
                        </wps:cNvSpPr>
                        <wps:spPr bwMode="auto">
                          <a:xfrm>
                            <a:off x="2181" y="1440"/>
                            <a:ext cx="8184" cy="4911"/>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241"/>
                        <wps:cNvSpPr>
                          <a:spLocks noChangeArrowheads="1"/>
                        </wps:cNvSpPr>
                        <wps:spPr bwMode="auto">
                          <a:xfrm>
                            <a:off x="2830" y="1826"/>
                            <a:ext cx="2377" cy="1656"/>
                          </a:xfrm>
                          <a:prstGeom prst="rect">
                            <a:avLst/>
                          </a:prstGeom>
                          <a:solidFill>
                            <a:srgbClr val="FFFFFF"/>
                          </a:solidFill>
                          <a:ln w="9525">
                            <a:solidFill>
                              <a:srgbClr val="000000"/>
                            </a:solidFill>
                            <a:miter lim="800000"/>
                            <a:headEnd/>
                            <a:tailEnd/>
                          </a:ln>
                        </wps:spPr>
                        <wps:txbx>
                          <w:txbxContent>
                            <w:p w14:paraId="1831C41E" w14:textId="77777777" w:rsidR="00D14876" w:rsidRPr="00A301D2" w:rsidRDefault="00D14876" w:rsidP="00A301D2">
                              <w:pPr>
                                <w:rPr>
                                  <w:sz w:val="21"/>
                                  <w:szCs w:val="21"/>
                                </w:rPr>
                              </w:pPr>
                              <w:r w:rsidRPr="00A301D2">
                                <w:rPr>
                                  <w:rFonts w:hint="eastAsia"/>
                                  <w:sz w:val="21"/>
                                  <w:szCs w:val="21"/>
                                </w:rPr>
                                <w:t>Browser</w:t>
                              </w:r>
                              <w:r w:rsidRPr="00A301D2">
                                <w:rPr>
                                  <w:rFonts w:hint="eastAsia"/>
                                  <w:sz w:val="21"/>
                                  <w:szCs w:val="21"/>
                                </w:rPr>
                                <w:t>进程</w:t>
                              </w:r>
                            </w:p>
                          </w:txbxContent>
                        </wps:txbx>
                        <wps:bodyPr rot="0" vert="horz" wrap="square" lIns="91440" tIns="45720" rIns="91440" bIns="45720" anchor="t" anchorCtr="0" upright="1">
                          <a:noAutofit/>
                        </wps:bodyPr>
                      </wps:wsp>
                      <wps:wsp>
                        <wps:cNvPr id="19" name="Rectangle 244"/>
                        <wps:cNvSpPr>
                          <a:spLocks noChangeArrowheads="1"/>
                        </wps:cNvSpPr>
                        <wps:spPr bwMode="auto">
                          <a:xfrm>
                            <a:off x="3254" y="2294"/>
                            <a:ext cx="1434" cy="385"/>
                          </a:xfrm>
                          <a:prstGeom prst="rect">
                            <a:avLst/>
                          </a:prstGeom>
                          <a:solidFill>
                            <a:srgbClr val="FFFFFF"/>
                          </a:solidFill>
                          <a:ln w="9525">
                            <a:solidFill>
                              <a:srgbClr val="000000"/>
                            </a:solidFill>
                            <a:miter lim="800000"/>
                            <a:headEnd/>
                            <a:tailEnd/>
                          </a:ln>
                        </wps:spPr>
                        <wps:txbx>
                          <w:txbxContent>
                            <w:p w14:paraId="77003D5F" w14:textId="77777777" w:rsidR="00D14876" w:rsidRPr="00A301D2" w:rsidRDefault="00D14876" w:rsidP="00A301D2">
                              <w:pPr>
                                <w:spacing w:after="0"/>
                                <w:ind w:firstLine="0"/>
                                <w:jc w:val="center"/>
                                <w:rPr>
                                  <w:sz w:val="21"/>
                                  <w:szCs w:val="21"/>
                                </w:rPr>
                              </w:pPr>
                              <w:r>
                                <w:rPr>
                                  <w:rFonts w:hint="eastAsia"/>
                                  <w:sz w:val="21"/>
                                  <w:szCs w:val="21"/>
                                </w:rPr>
                                <w:t>UI</w:t>
                              </w:r>
                              <w:r>
                                <w:rPr>
                                  <w:rFonts w:hint="eastAsia"/>
                                  <w:sz w:val="21"/>
                                  <w:szCs w:val="21"/>
                                </w:rPr>
                                <w:t>线程</w:t>
                              </w:r>
                            </w:p>
                          </w:txbxContent>
                        </wps:txbx>
                        <wps:bodyPr rot="0" vert="horz" wrap="square" lIns="91440" tIns="45720" rIns="91440" bIns="45720" anchor="t" anchorCtr="0" upright="1">
                          <a:noAutofit/>
                        </wps:bodyPr>
                      </wps:wsp>
                      <wps:wsp>
                        <wps:cNvPr id="20" name="Rectangle 245"/>
                        <wps:cNvSpPr>
                          <a:spLocks noChangeArrowheads="1"/>
                        </wps:cNvSpPr>
                        <wps:spPr bwMode="auto">
                          <a:xfrm>
                            <a:off x="3254" y="2984"/>
                            <a:ext cx="1434" cy="385"/>
                          </a:xfrm>
                          <a:prstGeom prst="rect">
                            <a:avLst/>
                          </a:prstGeom>
                          <a:solidFill>
                            <a:srgbClr val="FFFFFF"/>
                          </a:solidFill>
                          <a:ln w="9525">
                            <a:solidFill>
                              <a:srgbClr val="000000"/>
                            </a:solidFill>
                            <a:miter lim="800000"/>
                            <a:headEnd/>
                            <a:tailEnd/>
                          </a:ln>
                        </wps:spPr>
                        <wps:txbx>
                          <w:txbxContent>
                            <w:p w14:paraId="1C67C3AA" w14:textId="77777777" w:rsidR="00D14876" w:rsidRPr="00A301D2" w:rsidRDefault="00D14876" w:rsidP="00A301D2">
                              <w:pPr>
                                <w:spacing w:after="0"/>
                                <w:ind w:firstLine="0"/>
                                <w:jc w:val="center"/>
                                <w:rPr>
                                  <w:sz w:val="21"/>
                                  <w:szCs w:val="21"/>
                                </w:rPr>
                              </w:pPr>
                              <w:r>
                                <w:rPr>
                                  <w:rFonts w:hint="eastAsia"/>
                                  <w:sz w:val="21"/>
                                  <w:szCs w:val="21"/>
                                </w:rPr>
                                <w:t>IO</w:t>
                              </w:r>
                              <w:r>
                                <w:rPr>
                                  <w:rFonts w:hint="eastAsia"/>
                                  <w:sz w:val="21"/>
                                  <w:szCs w:val="21"/>
                                </w:rPr>
                                <w:t>线程</w:t>
                              </w:r>
                            </w:p>
                          </w:txbxContent>
                        </wps:txbx>
                        <wps:bodyPr rot="0" vert="horz" wrap="square" lIns="91440" tIns="45720" rIns="91440" bIns="45720" anchor="t" anchorCtr="0" upright="1">
                          <a:noAutofit/>
                        </wps:bodyPr>
                      </wps:wsp>
                      <wps:wsp>
                        <wps:cNvPr id="21" name="Rectangle 246"/>
                        <wps:cNvSpPr>
                          <a:spLocks noChangeArrowheads="1"/>
                        </wps:cNvSpPr>
                        <wps:spPr bwMode="auto">
                          <a:xfrm>
                            <a:off x="7407" y="1826"/>
                            <a:ext cx="2377" cy="1656"/>
                          </a:xfrm>
                          <a:prstGeom prst="rect">
                            <a:avLst/>
                          </a:prstGeom>
                          <a:solidFill>
                            <a:srgbClr val="FFFFFF"/>
                          </a:solidFill>
                          <a:ln w="9525">
                            <a:solidFill>
                              <a:srgbClr val="000000"/>
                            </a:solidFill>
                            <a:miter lim="800000"/>
                            <a:headEnd/>
                            <a:tailEnd/>
                          </a:ln>
                        </wps:spPr>
                        <wps:txbx>
                          <w:txbxContent>
                            <w:p w14:paraId="08E31A08" w14:textId="77777777" w:rsidR="00D14876" w:rsidRPr="00A301D2" w:rsidRDefault="00D14876" w:rsidP="00A301D2">
                              <w:pPr>
                                <w:rPr>
                                  <w:sz w:val="21"/>
                                  <w:szCs w:val="21"/>
                                </w:rPr>
                              </w:pPr>
                              <w:r>
                                <w:rPr>
                                  <w:rFonts w:hint="eastAsia"/>
                                  <w:sz w:val="21"/>
                                  <w:szCs w:val="21"/>
                                </w:rPr>
                                <w:t>Render</w:t>
                              </w:r>
                              <w:r w:rsidRPr="00A301D2">
                                <w:rPr>
                                  <w:rFonts w:hint="eastAsia"/>
                                  <w:sz w:val="21"/>
                                  <w:szCs w:val="21"/>
                                </w:rPr>
                                <w:t>进程</w:t>
                              </w:r>
                            </w:p>
                          </w:txbxContent>
                        </wps:txbx>
                        <wps:bodyPr rot="0" vert="horz" wrap="square" lIns="91440" tIns="45720" rIns="91440" bIns="45720" anchor="t" anchorCtr="0" upright="1">
                          <a:noAutofit/>
                        </wps:bodyPr>
                      </wps:wsp>
                      <wps:wsp>
                        <wps:cNvPr id="22" name="Rectangle 247"/>
                        <wps:cNvSpPr>
                          <a:spLocks noChangeArrowheads="1"/>
                        </wps:cNvSpPr>
                        <wps:spPr bwMode="auto">
                          <a:xfrm>
                            <a:off x="7831" y="2294"/>
                            <a:ext cx="1433" cy="385"/>
                          </a:xfrm>
                          <a:prstGeom prst="rect">
                            <a:avLst/>
                          </a:prstGeom>
                          <a:solidFill>
                            <a:srgbClr val="FFFFFF"/>
                          </a:solidFill>
                          <a:ln w="9525">
                            <a:solidFill>
                              <a:srgbClr val="000000"/>
                            </a:solidFill>
                            <a:miter lim="800000"/>
                            <a:headEnd/>
                            <a:tailEnd/>
                          </a:ln>
                        </wps:spPr>
                        <wps:txbx>
                          <w:txbxContent>
                            <w:p w14:paraId="0AA50F94" w14:textId="77777777" w:rsidR="00D14876" w:rsidRPr="00A301D2" w:rsidRDefault="00D14876" w:rsidP="00A301D2">
                              <w:pPr>
                                <w:spacing w:after="0"/>
                                <w:ind w:firstLine="0"/>
                                <w:jc w:val="center"/>
                                <w:rPr>
                                  <w:sz w:val="21"/>
                                  <w:szCs w:val="21"/>
                                </w:rPr>
                              </w:pPr>
                              <w:r>
                                <w:rPr>
                                  <w:rFonts w:hint="eastAsia"/>
                                  <w:sz w:val="21"/>
                                  <w:szCs w:val="21"/>
                                </w:rPr>
                                <w:t>渲染线程</w:t>
                              </w:r>
                            </w:p>
                          </w:txbxContent>
                        </wps:txbx>
                        <wps:bodyPr rot="0" vert="horz" wrap="square" lIns="91440" tIns="45720" rIns="91440" bIns="45720" anchor="t" anchorCtr="0" upright="1">
                          <a:noAutofit/>
                        </wps:bodyPr>
                      </wps:wsp>
                      <wps:wsp>
                        <wps:cNvPr id="23" name="Rectangle 248"/>
                        <wps:cNvSpPr>
                          <a:spLocks noChangeArrowheads="1"/>
                        </wps:cNvSpPr>
                        <wps:spPr bwMode="auto">
                          <a:xfrm>
                            <a:off x="7831" y="3003"/>
                            <a:ext cx="1433" cy="385"/>
                          </a:xfrm>
                          <a:prstGeom prst="rect">
                            <a:avLst/>
                          </a:prstGeom>
                          <a:solidFill>
                            <a:srgbClr val="FFFFFF"/>
                          </a:solidFill>
                          <a:ln w="9525">
                            <a:solidFill>
                              <a:srgbClr val="000000"/>
                            </a:solidFill>
                            <a:miter lim="800000"/>
                            <a:headEnd/>
                            <a:tailEnd/>
                          </a:ln>
                        </wps:spPr>
                        <wps:txbx>
                          <w:txbxContent>
                            <w:p w14:paraId="0C6F04BA" w14:textId="77777777" w:rsidR="00D14876" w:rsidRPr="00A301D2" w:rsidRDefault="00D14876" w:rsidP="00A301D2">
                              <w:pPr>
                                <w:spacing w:after="0"/>
                                <w:ind w:firstLine="0"/>
                                <w:jc w:val="center"/>
                                <w:rPr>
                                  <w:sz w:val="21"/>
                                  <w:szCs w:val="21"/>
                                </w:rPr>
                              </w:pPr>
                              <w:r>
                                <w:rPr>
                                  <w:rFonts w:hint="eastAsia"/>
                                  <w:sz w:val="21"/>
                                  <w:szCs w:val="21"/>
                                </w:rPr>
                                <w:t>IO</w:t>
                              </w:r>
                              <w:r>
                                <w:rPr>
                                  <w:rFonts w:hint="eastAsia"/>
                                  <w:sz w:val="21"/>
                                  <w:szCs w:val="21"/>
                                </w:rPr>
                                <w:t>线程</w:t>
                              </w:r>
                            </w:p>
                          </w:txbxContent>
                        </wps:txbx>
                        <wps:bodyPr rot="0" vert="horz" wrap="square" lIns="91440" tIns="45720" rIns="91440" bIns="45720" anchor="t" anchorCtr="0" upright="1">
                          <a:noAutofit/>
                        </wps:bodyPr>
                      </wps:wsp>
                      <wps:wsp>
                        <wps:cNvPr id="24" name="Rectangle 249"/>
                        <wps:cNvSpPr>
                          <a:spLocks noChangeArrowheads="1"/>
                        </wps:cNvSpPr>
                        <wps:spPr bwMode="auto">
                          <a:xfrm>
                            <a:off x="5207" y="4451"/>
                            <a:ext cx="2378" cy="1656"/>
                          </a:xfrm>
                          <a:prstGeom prst="rect">
                            <a:avLst/>
                          </a:prstGeom>
                          <a:solidFill>
                            <a:srgbClr val="FFFFFF"/>
                          </a:solidFill>
                          <a:ln w="9525">
                            <a:solidFill>
                              <a:srgbClr val="000000"/>
                            </a:solidFill>
                            <a:miter lim="800000"/>
                            <a:headEnd/>
                            <a:tailEnd/>
                          </a:ln>
                        </wps:spPr>
                        <wps:txbx>
                          <w:txbxContent>
                            <w:p w14:paraId="324C3996" w14:textId="77777777" w:rsidR="00D14876" w:rsidRPr="00A301D2" w:rsidRDefault="00D14876" w:rsidP="00A301D2">
                              <w:pPr>
                                <w:rPr>
                                  <w:sz w:val="21"/>
                                  <w:szCs w:val="21"/>
                                </w:rPr>
                              </w:pPr>
                              <w:r>
                                <w:rPr>
                                  <w:rFonts w:hint="eastAsia"/>
                                  <w:sz w:val="21"/>
                                  <w:szCs w:val="21"/>
                                </w:rPr>
                                <w:t>GPU</w:t>
                              </w:r>
                              <w:r w:rsidRPr="00A301D2">
                                <w:rPr>
                                  <w:rFonts w:hint="eastAsia"/>
                                  <w:sz w:val="21"/>
                                  <w:szCs w:val="21"/>
                                </w:rPr>
                                <w:t>进程</w:t>
                              </w:r>
                            </w:p>
                          </w:txbxContent>
                        </wps:txbx>
                        <wps:bodyPr rot="0" vert="horz" wrap="square" lIns="91440" tIns="45720" rIns="91440" bIns="45720" anchor="t" anchorCtr="0" upright="1">
                          <a:noAutofit/>
                        </wps:bodyPr>
                      </wps:wsp>
                      <wps:wsp>
                        <wps:cNvPr id="25" name="Rectangle 250"/>
                        <wps:cNvSpPr>
                          <a:spLocks noChangeArrowheads="1"/>
                        </wps:cNvSpPr>
                        <wps:spPr bwMode="auto">
                          <a:xfrm>
                            <a:off x="5629" y="4919"/>
                            <a:ext cx="1435" cy="385"/>
                          </a:xfrm>
                          <a:prstGeom prst="rect">
                            <a:avLst/>
                          </a:prstGeom>
                          <a:solidFill>
                            <a:srgbClr val="FFFFFF"/>
                          </a:solidFill>
                          <a:ln w="9525">
                            <a:solidFill>
                              <a:srgbClr val="000000"/>
                            </a:solidFill>
                            <a:miter lim="800000"/>
                            <a:headEnd/>
                            <a:tailEnd/>
                          </a:ln>
                        </wps:spPr>
                        <wps:txbx>
                          <w:txbxContent>
                            <w:p w14:paraId="7ED3A4E0" w14:textId="77777777" w:rsidR="00D14876" w:rsidRPr="00A301D2" w:rsidRDefault="00D14876" w:rsidP="00A301D2">
                              <w:pPr>
                                <w:spacing w:after="0"/>
                                <w:ind w:firstLine="0"/>
                                <w:jc w:val="center"/>
                                <w:rPr>
                                  <w:sz w:val="21"/>
                                  <w:szCs w:val="21"/>
                                </w:rPr>
                              </w:pPr>
                              <w:r>
                                <w:rPr>
                                  <w:rFonts w:hint="eastAsia"/>
                                  <w:sz w:val="21"/>
                                  <w:szCs w:val="21"/>
                                </w:rPr>
                                <w:t>IO</w:t>
                              </w:r>
                              <w:r>
                                <w:rPr>
                                  <w:rFonts w:hint="eastAsia"/>
                                  <w:sz w:val="21"/>
                                  <w:szCs w:val="21"/>
                                </w:rPr>
                                <w:t>线程</w:t>
                              </w:r>
                            </w:p>
                          </w:txbxContent>
                        </wps:txbx>
                        <wps:bodyPr rot="0" vert="horz" wrap="square" lIns="91440" tIns="45720" rIns="91440" bIns="45720" anchor="t" anchorCtr="0" upright="1">
                          <a:noAutofit/>
                        </wps:bodyPr>
                      </wps:wsp>
                      <wps:wsp>
                        <wps:cNvPr id="26" name="Rectangle 251"/>
                        <wps:cNvSpPr>
                          <a:spLocks noChangeArrowheads="1"/>
                        </wps:cNvSpPr>
                        <wps:spPr bwMode="auto">
                          <a:xfrm>
                            <a:off x="5629" y="5628"/>
                            <a:ext cx="1435" cy="385"/>
                          </a:xfrm>
                          <a:prstGeom prst="rect">
                            <a:avLst/>
                          </a:prstGeom>
                          <a:solidFill>
                            <a:srgbClr val="FFFFFF"/>
                          </a:solidFill>
                          <a:ln w="9525">
                            <a:solidFill>
                              <a:srgbClr val="000000"/>
                            </a:solidFill>
                            <a:miter lim="800000"/>
                            <a:headEnd/>
                            <a:tailEnd/>
                          </a:ln>
                        </wps:spPr>
                        <wps:txbx>
                          <w:txbxContent>
                            <w:p w14:paraId="1706D72B" w14:textId="77777777" w:rsidR="00D14876" w:rsidRPr="00A301D2" w:rsidRDefault="00D14876" w:rsidP="00A301D2">
                              <w:pPr>
                                <w:spacing w:after="0"/>
                                <w:ind w:firstLine="0"/>
                                <w:jc w:val="center"/>
                                <w:rPr>
                                  <w:sz w:val="21"/>
                                  <w:szCs w:val="21"/>
                                </w:rPr>
                              </w:pPr>
                              <w:r>
                                <w:rPr>
                                  <w:rFonts w:hint="eastAsia"/>
                                  <w:sz w:val="21"/>
                                  <w:szCs w:val="21"/>
                                </w:rPr>
                                <w:t>GL</w:t>
                              </w:r>
                              <w:r>
                                <w:rPr>
                                  <w:rFonts w:hint="eastAsia"/>
                                  <w:sz w:val="21"/>
                                  <w:szCs w:val="21"/>
                                </w:rPr>
                                <w:t>线程</w:t>
                              </w:r>
                            </w:p>
                          </w:txbxContent>
                        </wps:txbx>
                        <wps:bodyPr rot="0" vert="horz" wrap="square" lIns="91440" tIns="45720" rIns="91440" bIns="45720" anchor="t" anchorCtr="0" upright="1">
                          <a:noAutofit/>
                        </wps:bodyPr>
                      </wps:wsp>
                      <wps:wsp>
                        <wps:cNvPr id="27" name="AutoShape 253"/>
                        <wps:cNvCnPr>
                          <a:cxnSpLocks noChangeShapeType="1"/>
                          <a:stCxn id="19" idx="2"/>
                          <a:endCxn id="20" idx="0"/>
                        </wps:cNvCnPr>
                        <wps:spPr bwMode="auto">
                          <a:xfrm>
                            <a:off x="3971" y="2679"/>
                            <a:ext cx="1" cy="3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 name="AutoShape 254"/>
                        <wps:cNvCnPr>
                          <a:cxnSpLocks noChangeShapeType="1"/>
                          <a:stCxn id="22" idx="2"/>
                          <a:endCxn id="23" idx="0"/>
                        </wps:cNvCnPr>
                        <wps:spPr bwMode="auto">
                          <a:xfrm>
                            <a:off x="8548" y="2679"/>
                            <a:ext cx="1" cy="32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 name="AutoShape 255"/>
                        <wps:cNvCnPr>
                          <a:cxnSpLocks noChangeShapeType="1"/>
                          <a:stCxn id="25" idx="2"/>
                          <a:endCxn id="26" idx="0"/>
                        </wps:cNvCnPr>
                        <wps:spPr bwMode="auto">
                          <a:xfrm>
                            <a:off x="6347" y="5304"/>
                            <a:ext cx="1" cy="32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 name="AutoShape 256"/>
                        <wps:cNvCnPr>
                          <a:cxnSpLocks noChangeShapeType="1"/>
                          <a:stCxn id="20" idx="3"/>
                          <a:endCxn id="23" idx="1"/>
                        </wps:cNvCnPr>
                        <wps:spPr bwMode="auto">
                          <a:xfrm>
                            <a:off x="4688" y="3177"/>
                            <a:ext cx="3143" cy="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AutoShape 257"/>
                        <wps:cNvCnPr>
                          <a:cxnSpLocks noChangeShapeType="1"/>
                          <a:stCxn id="20" idx="2"/>
                          <a:endCxn id="25" idx="1"/>
                        </wps:cNvCnPr>
                        <wps:spPr bwMode="auto">
                          <a:xfrm>
                            <a:off x="3971" y="3369"/>
                            <a:ext cx="1658" cy="1743"/>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6" name="AutoShape 258"/>
                        <wps:cNvCnPr>
                          <a:cxnSpLocks noChangeShapeType="1"/>
                          <a:stCxn id="23" idx="2"/>
                          <a:endCxn id="25" idx="3"/>
                        </wps:cNvCnPr>
                        <wps:spPr bwMode="auto">
                          <a:xfrm flipH="1">
                            <a:off x="7064" y="3388"/>
                            <a:ext cx="1484" cy="172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240" o:spid="_x0000_s1224" style="width:409.2pt;height:245.55pt;mso-position-horizontal-relative:char;mso-position-vertical-relative:line" coordorigin="2181,1440" coordsize="8184,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">
                <o:lock v:ext="edit" aspectratio="t"/>
                <v:rect id="AutoShape 239" o:spid="_x0000_s1225" style="position:absolute;left:2181;top:1440;width:8184;height:49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5W9rwgAA&#10;ANsAAAAPAAAAZHJzL2Rvd25yZXYueG1sRE9Na8JAEL0L/odlhF5EN+1BS8xGRJCGUhBj63nITpPQ&#10;7GzMbpP037uC0Ns83uck29E0oqfO1ZYVPC8jEMSF1TWXCj7Ph8UrCOeRNTaWScEfOdim00mCsbYD&#10;n6jPfSlCCLsYFVTet7GUrqjIoFvaljhw37Yz6APsSqk7HEK4aeRLFK2kwZpDQ4Ut7SsqfvJfo2Ao&#10;jv3l/PEmj/NLZvmaXff517tST7NxtwHhafT/4oc702H+Gu6/hANke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Dlb2vCAAAA2wAAAA8AAAAAAAAAAAAAAAAAlwIAAGRycy9kb3du&#10;cmV2LnhtbFBLBQYAAAAABAAEAPUAAACGAwAAAAA=&#10;" filled="f" stroked="f">
                  <o:lock v:ext="edit" aspectratio="t" text="t"/>
                </v:rect>
                <v:rect id="Rectangle 241" o:spid="_x0000_s1226" style="position:absolute;left:2830;top:1826;width:2377;height:16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2UGYxAAA&#10;ANsAAAAPAAAAZHJzL2Rvd25yZXYueG1sRI9Bb8IwDIXvk/gPkZF2G+mYNEEhraZNTNsRymU3rzFt&#10;oXGqJkDh1+MDEjdb7/m9z8t8cK06UR8azwZeJwko4tLbhisD22L1MgMVIrLF1jMZuFCAPBs9LTG1&#10;/sxrOm1ipSSEQ4oG6hi7VOtQ1uQwTHxHLNrO9w6jrH2lbY9nCXetnibJu3bYsDTU2NFnTeVhc3QG&#10;/pvpFq/r4jtx89Vb/B2K/fHvy5jn8fCxABVpiA/z/frHCr7Ayi8yg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NlBmMQAAADbAAAADwAAAAAAAAAAAAAAAACXAgAAZHJzL2Rv&#10;d25yZXYueG1sUEsFBgAAAAAEAAQA9QAAAIgDAAAAAA==&#10;">
                  <v:textbox>
                    <w:txbxContent>
                      <w:p w14:paraId="1831C41E" w14:textId="77777777" w:rsidR="00D14876" w:rsidRPr="00A301D2" w:rsidRDefault="00D14876" w:rsidP="00A301D2">
                        <w:pPr>
                          <w:rPr>
                            <w:sz w:val="21"/>
                            <w:szCs w:val="21"/>
                          </w:rPr>
                        </w:pPr>
                        <w:r w:rsidRPr="00A301D2">
                          <w:rPr>
                            <w:rFonts w:hint="eastAsia"/>
                            <w:sz w:val="21"/>
                            <w:szCs w:val="21"/>
                          </w:rPr>
                          <w:t>Browser</w:t>
                        </w:r>
                        <w:r w:rsidRPr="00A301D2">
                          <w:rPr>
                            <w:rFonts w:hint="eastAsia"/>
                            <w:sz w:val="21"/>
                            <w:szCs w:val="21"/>
                          </w:rPr>
                          <w:t>进程</w:t>
                        </w:r>
                      </w:p>
                    </w:txbxContent>
                  </v:textbox>
                </v:rect>
                <v:rect id="Rectangle 244" o:spid="_x0000_s1227" style="position:absolute;left:3254;top:2294;width:1434;height: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leQDwgAA&#10;ANsAAAAPAAAAZHJzL2Rvd25yZXYueG1sRE9La8JAEL4X+h+WKfRWN1WQGt2E0qLUY4wXb2N2TNJm&#10;Z0N289Bf3y0UvM3H95xNOplGDNS52rKC11kEgriwuuZSwTHfvryBcB5ZY2OZFFzJQZo8Pmww1nbk&#10;jIaDL0UIYRejgsr7NpbSFRUZdDPbEgfuYjuDPsCulLrDMYSbRs6jaCkN1hwaKmzpo6Li59AbBed6&#10;fsRblu8is9ou/H7Kv/vTp1LPT9P7GoSnyd/F/+4vHeav4O+XcIBM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uV5APCAAAA2wAAAA8AAAAAAAAAAAAAAAAAlwIAAGRycy9kb3du&#10;cmV2LnhtbFBLBQYAAAAABAAEAPUAAACGAwAAAAA=&#10;">
                  <v:textbox>
                    <w:txbxContent>
                      <w:p w14:paraId="77003D5F" w14:textId="77777777" w:rsidR="00D14876" w:rsidRPr="00A301D2" w:rsidRDefault="00D14876" w:rsidP="00A301D2">
                        <w:pPr>
                          <w:spacing w:after="0"/>
                          <w:ind w:firstLine="0"/>
                          <w:jc w:val="center"/>
                          <w:rPr>
                            <w:sz w:val="21"/>
                            <w:szCs w:val="21"/>
                          </w:rPr>
                        </w:pPr>
                        <w:r>
                          <w:rPr>
                            <w:rFonts w:hint="eastAsia"/>
                            <w:sz w:val="21"/>
                            <w:szCs w:val="21"/>
                          </w:rPr>
                          <w:t>UI</w:t>
                        </w:r>
                        <w:r>
                          <w:rPr>
                            <w:rFonts w:hint="eastAsia"/>
                            <w:sz w:val="21"/>
                            <w:szCs w:val="21"/>
                          </w:rPr>
                          <w:t>线程</w:t>
                        </w:r>
                      </w:p>
                    </w:txbxContent>
                  </v:textbox>
                </v:rect>
                <v:rect id="Rectangle 245" o:spid="_x0000_s1228" style="position:absolute;left:3254;top:2984;width:1434;height: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w4cjvwAA&#10;ANsAAAAPAAAAZHJzL2Rvd25yZXYueG1sRE9Nr8FAFN2/xH+YXIndM1WJPGWIEMKS2thdnastnTtN&#10;Z1B+vVlI3vLkfE/nranEgxpXWlYw6EcgiDOrS84VHNP17x8I55E1VpZJwYsczGednykm2j55T4+D&#10;z0UIYZeggsL7OpHSZQUZdH1bEwfuYhuDPsAml7rBZwg3lYyjaCQNlhwaCqxpWVB2O9yNgnMZH/G9&#10;TzeRGa+Hftem1/tppVSv2y4mIDy1/l/8dW+1gjisD1/CD5Cz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TDhyO/AAAA2wAAAA8AAAAAAAAAAAAAAAAAlwIAAGRycy9kb3ducmV2&#10;LnhtbFBLBQYAAAAABAAEAPUAAACDAwAAAAA=&#10;">
                  <v:textbox>
                    <w:txbxContent>
                      <w:p w14:paraId="1C67C3AA" w14:textId="77777777" w:rsidR="00D14876" w:rsidRPr="00A301D2" w:rsidRDefault="00D14876"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Rectangle 246" o:spid="_x0000_s1229" style="position:absolute;left:7407;top:1826;width:2377;height:16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jyK4wgAA&#10;ANsAAAAPAAAAZHJzL2Rvd25yZXYueG1sRI9Bi8IwFITvC/6H8ARva2qFRatRRFHco9aLt2fzbKvN&#10;S2miVn/9ZkHwOMzMN8x03ppK3KlxpWUFg34EgjizuuRcwSFdf49AOI+ssbJMCp7kYD7rfE0x0fbB&#10;O7rvfS4ChF2CCgrv60RKlxVk0PVtTRy8s20M+iCbXOoGHwFuKhlH0Y80WHJYKLCmZUHZdX8zCk5l&#10;fMDXLt1EZrwe+t82vdyOK6V63XYxAeGp9Z/wu73VCuIB/H8JP0DO/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uPIrjCAAAA2wAAAA8AAAAAAAAAAAAAAAAAlwIAAGRycy9kb3du&#10;cmV2LnhtbFBLBQYAAAAABAAEAPUAAACGAwAAAAA=&#10;">
                  <v:textbox>
                    <w:txbxContent>
                      <w:p w14:paraId="08E31A08" w14:textId="77777777" w:rsidR="00D14876" w:rsidRPr="00A301D2" w:rsidRDefault="00D14876" w:rsidP="00A301D2">
                        <w:pPr>
                          <w:rPr>
                            <w:sz w:val="21"/>
                            <w:szCs w:val="21"/>
                          </w:rPr>
                        </w:pPr>
                        <w:r>
                          <w:rPr>
                            <w:rFonts w:hint="eastAsia"/>
                            <w:sz w:val="21"/>
                            <w:szCs w:val="21"/>
                          </w:rPr>
                          <w:t>Render</w:t>
                        </w:r>
                        <w:r w:rsidRPr="00A301D2">
                          <w:rPr>
                            <w:rFonts w:hint="eastAsia"/>
                            <w:sz w:val="21"/>
                            <w:szCs w:val="21"/>
                          </w:rPr>
                          <w:t>进程</w:t>
                        </w:r>
                      </w:p>
                    </w:txbxContent>
                  </v:textbox>
                </v:rect>
                <v:rect id="Rectangle 247" o:spid="_x0000_s1230" style="position:absolute;left:7831;top:2294;width:1433;height: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XbzPwgAA&#10;ANsAAAAPAAAAZHJzL2Rvd25yZXYueG1sRI9Bi8IwFITvC/6H8ARva2oXFq1GEcXFPWq9eHs2z7ba&#10;vJQmavXXG0HwOMzMN8xk1ppKXKlxpWUFg34EgjizuuRcwS5dfQ9BOI+ssbJMCu7kYDbtfE0w0fbG&#10;G7pufS4ChF2CCgrv60RKlxVk0PVtTRy8o20M+iCbXOoGbwFuKhlH0a80WHJYKLCmRUHZeXsxCg5l&#10;vMPHJv2LzGj14//b9HTZL5Xqddv5GISn1n/C7/ZaK4hjeH0JP0BO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tdvM/CAAAA2wAAAA8AAAAAAAAAAAAAAAAAlwIAAGRycy9kb3du&#10;cmV2LnhtbFBLBQYAAAAABAAEAPUAAACGAwAAAAA=&#10;">
                  <v:textbox>
                    <w:txbxContent>
                      <w:p w14:paraId="0AA50F94" w14:textId="77777777" w:rsidR="00D14876" w:rsidRPr="00A301D2" w:rsidRDefault="00D14876" w:rsidP="00A301D2">
                        <w:pPr>
                          <w:spacing w:after="0"/>
                          <w:ind w:firstLine="0"/>
                          <w:jc w:val="center"/>
                          <w:rPr>
                            <w:sz w:val="21"/>
                            <w:szCs w:val="21"/>
                          </w:rPr>
                        </w:pPr>
                        <w:r>
                          <w:rPr>
                            <w:rFonts w:hint="eastAsia"/>
                            <w:sz w:val="21"/>
                            <w:szCs w:val="21"/>
                          </w:rPr>
                          <w:t>渲染线程</w:t>
                        </w:r>
                      </w:p>
                    </w:txbxContent>
                  </v:textbox>
                </v:rect>
                <v:rect id="Rectangle 248" o:spid="_x0000_s1231" style="position:absolute;left:7831;top:3003;width:1433;height: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ERlUxAAA&#10;ANsAAAAPAAAAZHJzL2Rvd25yZXYueG1sRI9Ba8JAFITvQv/D8gq96aYRSo2uUlpS2qPGi7dn9pnE&#10;Zt+G7EZXf70rFDwOM/MNs1gF04oT9a6xrOB1koAgLq1uuFKwLfLxOwjnkTW2lknBhRyslk+jBWba&#10;nnlNp42vRISwy1BB7X2XSenKmgy6ie2Io3ewvUEfZV9J3eM5wk0r0yR5kwYbjgs1dvRZU/m3GYyC&#10;fZNu8bouvhMzy6f+NxTHYfel1Mtz+JiD8BT8I/zf/tEK0incv8QfIJ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BEZVMQAAADbAAAADwAAAAAAAAAAAAAAAACXAgAAZHJzL2Rv&#10;d25yZXYueG1sUEsFBgAAAAAEAAQA9QAAAIgDAAAAAA==&#10;">
                  <v:textbox>
                    <w:txbxContent>
                      <w:p w14:paraId="0C6F04BA" w14:textId="77777777" w:rsidR="00D14876" w:rsidRPr="00A301D2" w:rsidRDefault="00D14876"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Rectangle 249" o:spid="_x0000_s1232" style="position:absolute;left:5207;top:4451;width:2378;height:16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EgxAAA&#10;ANsAAAAPAAAAZHJzL2Rvd25yZXYueG1sRI9Ba8JAFITvBf/D8gq9NZumUmp0FVEs9miSS2/P7DNJ&#10;m30bsqtJ/fVuoeBxmJlvmMVqNK24UO8aywpeohgEcWl1w5WCIt89v4NwHllja5kU/JKD1XLysMBU&#10;24EPdMl8JQKEXYoKau+7VEpX1mTQRbYjDt7J9gZ9kH0ldY9DgJtWJnH8Jg02HBZq7GhTU/mTnY2C&#10;Y5MUeD3kH7GZ7V7955h/n7+2Sj09jus5CE+jv4f/23utIJnC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iBIMQAAADbAAAADwAAAAAAAAAAAAAAAACXAgAAZHJzL2Rv&#10;d25yZXYueG1sUEsFBgAAAAAEAAQA9QAAAIgDAAAAAA==&#10;">
                  <v:textbox>
                    <w:txbxContent>
                      <w:p w14:paraId="324C3996" w14:textId="77777777" w:rsidR="00D14876" w:rsidRPr="00A301D2" w:rsidRDefault="00D14876" w:rsidP="00A301D2">
                        <w:pPr>
                          <w:rPr>
                            <w:sz w:val="21"/>
                            <w:szCs w:val="21"/>
                          </w:rPr>
                        </w:pPr>
                        <w:r>
                          <w:rPr>
                            <w:rFonts w:hint="eastAsia"/>
                            <w:sz w:val="21"/>
                            <w:szCs w:val="21"/>
                          </w:rPr>
                          <w:t>GPU</w:t>
                        </w:r>
                        <w:r w:rsidRPr="00A301D2">
                          <w:rPr>
                            <w:rFonts w:hint="eastAsia"/>
                            <w:sz w:val="21"/>
                            <w:szCs w:val="21"/>
                          </w:rPr>
                          <w:t>进程</w:t>
                        </w:r>
                      </w:p>
                    </w:txbxContent>
                  </v:textbox>
                </v:rect>
                <v:rect id="Rectangle 250" o:spid="_x0000_s1233" style="position:absolute;left:5629;top:4919;width:1435;height: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tCS7xAAA&#10;ANsAAAAPAAAAZHJzL2Rvd25yZXYueG1sRI9Ba8JAFITvBf/D8gq9NZumWGp0FVEs9miSS2/P7DNJ&#10;m30bsqtJ/fVuoeBxmJlvmMVqNK24UO8aywpeohgEcWl1w5WCIt89v4NwHllja5kU/JKD1XLysMBU&#10;24EPdMl8JQKEXYoKau+7VEpX1mTQRbYjDt7J9gZ9kH0ldY9DgJtWJnH8Jg02HBZq7GhTU/mTnY2C&#10;Y5MUeD3kH7GZ7V7955h/n7+2Sj09jus5CE+jv4f/23utIJnC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RLQku8QAAADbAAAADwAAAAAAAAAAAAAAAACXAgAAZHJzL2Rv&#10;d25yZXYueG1sUEsFBgAAAAAEAAQA9QAAAIgDAAAAAA==&#10;">
                  <v:textbox>
                    <w:txbxContent>
                      <w:p w14:paraId="7ED3A4E0" w14:textId="77777777" w:rsidR="00D14876" w:rsidRPr="00A301D2" w:rsidRDefault="00D14876"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Rectangle 251" o:spid="_x0000_s1234" style="position:absolute;left:5629;top:5628;width:1435;height: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ZrrMwgAA&#10;ANsAAAAPAAAAZHJzL2Rvd25yZXYueG1sRI9Bi8IwFITvgv8hPMGbplYQ7RpFXFz0qPXi7W3ztu3a&#10;vJQmavXXG0HwOMzMN8x82ZpKXKlxpWUFo2EEgjizuuRcwTHdDKYgnEfWWFkmBXdysFx0O3NMtL3x&#10;nq4Hn4sAYZeggsL7OpHSZQUZdENbEwfvzzYGfZBNLnWDtwA3lYyjaCINlhwWCqxpXVB2PlyMgt8y&#10;PuJjn/5EZrYZ+12b/l9O30r1e+3qC4Sn1n/C7/ZWK4gn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muszCAAAA2wAAAA8AAAAAAAAAAAAAAAAAlwIAAGRycy9kb3du&#10;cmV2LnhtbFBLBQYAAAAABAAEAPUAAACGAwAAAAA=&#10;">
                  <v:textbox>
                    <w:txbxContent>
                      <w:p w14:paraId="1706D72B" w14:textId="77777777" w:rsidR="00D14876" w:rsidRPr="00A301D2" w:rsidRDefault="00D14876" w:rsidP="00A301D2">
                        <w:pPr>
                          <w:spacing w:after="0"/>
                          <w:ind w:firstLine="0"/>
                          <w:jc w:val="center"/>
                          <w:rPr>
                            <w:sz w:val="21"/>
                            <w:szCs w:val="21"/>
                          </w:rPr>
                        </w:pPr>
                        <w:r>
                          <w:rPr>
                            <w:rFonts w:hint="eastAsia"/>
                            <w:sz w:val="21"/>
                            <w:szCs w:val="21"/>
                          </w:rPr>
                          <w:t>GL</w:t>
                        </w:r>
                        <w:r>
                          <w:rPr>
                            <w:rFonts w:hint="eastAsia"/>
                            <w:sz w:val="21"/>
                            <w:szCs w:val="21"/>
                          </w:rPr>
                          <w:t>线程</w:t>
                        </w:r>
                      </w:p>
                    </w:txbxContent>
                  </v:textbox>
                </v:rect>
                <v:shape id="AutoShape 253" o:spid="_x0000_s1235" type="#_x0000_t32" style="position:absolute;left:3971;top:2679;width:1;height:3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golDMUAAADbAAAADwAAAGRycy9kb3ducmV2LnhtbESP3WrCQBSE7wu+w3KE3tWNgrbErFLE&#10;YqGoNJr7Q/bkh2bPhuw2SX16t1Do5TAz3zDJdjSN6KlztWUF81kEgji3uuZSwfXy9vQCwnlkjY1l&#10;UvBDDrabyUOCsbYDf1Kf+lIECLsYFVTet7GULq/IoJvZljh4he0M+iC7UuoOhwA3jVxE0UoarDks&#10;VNjSrqL8K/02Cm7HA12OWNzO+zQ7fSwP8+Upy5R6nI6vaxCeRv8f/mu/awWLZ/j9En6A3N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golDMUAAADbAAAADwAAAAAAAAAA&#10;AAAAAAChAgAAZHJzL2Rvd25yZXYueG1sUEsFBgAAAAAEAAQA+QAAAJMDAAAAAA==&#10;">
                  <v:stroke startarrow="block" endarrow="block"/>
                </v:shape>
                <v:shape id="AutoShape 254" o:spid="_x0000_s1236" type="#_x0000_t32" style="position:absolute;left:8548;top:2679;width:1;height:32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5WxfsEAAADbAAAADwAAAGRycy9kb3ducmV2LnhtbERPTWvCQBC9F/wPywje6kbBUlJXEbEo&#10;SCzG5j5kxySYnQ3ZbRLz67uHQo+P973eDqYWHbWusqxgMY9AEOdWV1wo+L59vr6DcB5ZY22ZFDzJ&#10;wXYzeVljrG3PV+pSX4gQwi5GBaX3TSyly0sy6Oa2IQ7c3bYGfYBtIXWLfQg3tVxG0Zs0WHFoKLGh&#10;fUn5I/0xCsbkSLcE7+PXIc0u59VxsbpkmVKz6bD7AOFp8P/iP/dJK1iGseFL+AFy8w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TlbF+wQAAANsAAAAPAAAAAAAAAAAAAAAA&#10;AKECAABkcnMvZG93bnJldi54bWxQSwUGAAAAAAQABAD5AAAAjwMAAAAA&#10;">
                  <v:stroke startarrow="block" endarrow="block"/>
                </v:shape>
                <v:shape id="AutoShape 255" o:spid="_x0000_s1237" type="#_x0000_t32" style="position:absolute;left:6347;top:5304;width:1;height:32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kU5cUAAADbAAAADwAAAGRycy9kb3ducmV2LnhtbESP3WrCQBSE7wu+w3KE3tWNgtLGrFLE&#10;YqGoNJr7Q/bkh2bPhuw2SX16t1Do5TAz3zDJdjSN6KlztWUF81kEgji3uuZSwfXy9vQMwnlkjY1l&#10;UvBDDrabyUOCsbYDf1Kf+lIECLsYFVTet7GULq/IoJvZljh4he0M+iC7UuoOhwA3jVxE0UoarDks&#10;VNjSrqL8K/02Cm7HA12OWNzO+zQ7fSwP8+Upy5R6nI6vaxCeRv8f/mu/awWLF/j9En6A3N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kU5cUAAADbAAAADwAAAAAAAAAA&#10;AAAAAAChAgAAZHJzL2Rvd25yZXYueG1sUEsFBgAAAAAEAAQA+QAAAJMDAAAAAA==&#10;">
                  <v:stroke startarrow="block" endarrow="block"/>
                </v:shape>
                <v:shape id="AutoShape 256" o:spid="_x0000_s1238" type="#_x0000_t32" style="position:absolute;left:4688;top:3177;width:3143;height:1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DorpcAAAADbAAAADwAAAGRycy9kb3ducmV2LnhtbERPTYvCMBC9L/gfwgje1lTFRapRRBQF&#10;UbHa+9CMbbGZlCZq9ddvDgt7fLzv2aI1lXhS40rLCgb9CARxZnXJuYLrZfM9AeE8ssbKMil4k4PF&#10;vPM1w1jbF5/pmfhchBB2MSoovK9jKV1WkEHXtzVx4G62MegDbHKpG3yFcFPJYRT9SIMlh4YCa1oV&#10;lN2Th1HwOWzpcsDb57RO0uN+vB2Mj2mqVK/bLqcgPLX+X/zn3mkFo7A+fAk/QM5/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g6K6XAAAAA2wAAAA8AAAAAAAAAAAAAAAAA&#10;oQIAAGRycy9kb3ducmV2LnhtbFBLBQYAAAAABAAEAPkAAACOAwAAAAA=&#10;">
                  <v:stroke startarrow="block" endarrow="block"/>
                </v:shape>
                <v:shape id="AutoShape 257" o:spid="_x0000_s1239" type="#_x0000_t32" style="position:absolute;left:3971;top:3369;width:1658;height:174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3aOPsQAAADbAAAADwAAAGRycy9kb3ducmV2LnhtbESPQWvCQBSE70L/w/KE3nQTi6VEV5Gi&#10;KIiWxub+yD6TYPZtyK4a/fVuQfA4zMw3zHTemVpcqHWVZQXxMAJBnFtdcaHg77AafIFwHlljbZkU&#10;3MjBfPbWm2Ki7ZV/6ZL6QgQIuwQVlN43iZQuL8mgG9qGOHhH2xr0QbaF1C1eA9zUchRFn9JgxWGh&#10;xIa+S8pP6dkouO/WdNjh8f6zTLP9dryOx/ssU+q93y0mIDx1/hV+tjdawUcM/1/CD5Cz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do4+xAAAANsAAAAPAAAAAAAAAAAA&#10;AAAAAKECAABkcnMvZG93bnJldi54bWxQSwUGAAAAAAQABAD5AAAAkgMAAAAA&#10;">
                  <v:stroke startarrow="block" endarrow="block"/>
                </v:shape>
                <v:shape id="AutoShape 258" o:spid="_x0000_s1240" type="#_x0000_t32" style="position:absolute;left:7064;top:3388;width:1484;height:172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4HGE8QAAADcAAAADwAAAGRycy9kb3ducmV2LnhtbESPT4vCMBTE7wt+h/CEvWmqYJGuUURU&#10;9LLgP9zj2+ZtW2xeSpKt9dtvBGGPw8z8hpktOlOLlpyvLCsYDRMQxLnVFRcKzqfNYArCB2SNtWVS&#10;8CAPi3nvbYaZtnc+UHsMhYgQ9hkqKENoMil9XpJBP7QNcfR+rDMYonSF1A7vEW5qOU6SVBqsOC6U&#10;2NCqpPx2/DUK9tvttJX15+26maRrR9+7Kr98KfXe75YfIAJ14T/8au+0gvEkheeZeATk/A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bgcYTxAAAANwAAAAPAAAAAAAAAAAA&#10;AAAAAKECAABkcnMvZG93bnJldi54bWxQSwUGAAAAAAQABAD5AAAAkgMAAAAA&#10;">
                  <v:stroke startarrow="block" endarrow="block"/>
                </v:shape>
                <w10:anchorlock/>
              </v:group>
            </w:pict>
          </mc:Fallback>
        </mc:AlternateContent>
      </w:r>
    </w:p>
    <w:p w14:paraId="2609B2B3" w14:textId="77777777" w:rsidR="00D82F2C" w:rsidRDefault="00D82F2C" w:rsidP="00D82F2C">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lastRenderedPageBreak/>
        <w:t xml:space="preserve">图2-13 </w:t>
      </w:r>
      <w:r w:rsidR="007400B5">
        <w:rPr>
          <w:rFonts w:ascii="楷体_GB2312" w:eastAsia="楷体_GB2312" w:hAnsi="华文楷体" w:hint="eastAsia"/>
          <w:bCs w:val="0"/>
          <w:snapToGrid w:val="0"/>
          <w:color w:val="000000"/>
          <w:sz w:val="21"/>
          <w:szCs w:val="21"/>
        </w:rPr>
        <w:t>Chromium的多线程模型</w:t>
      </w:r>
    </w:p>
    <w:p w14:paraId="5D1934B3" w14:textId="77777777" w:rsidR="00D82F2C" w:rsidRDefault="00D82F2C" w:rsidP="00D82F2C">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13 The </w:t>
      </w:r>
      <w:r w:rsidR="00B84F81">
        <w:rPr>
          <w:rFonts w:hAnsi="Times New Roman" w:hint="eastAsia"/>
          <w:bCs w:val="0"/>
          <w:sz w:val="21"/>
          <w:szCs w:val="21"/>
        </w:rPr>
        <w:t>multi-thread model of Chromium</w:t>
      </w:r>
    </w:p>
    <w:p w14:paraId="2B078F4B" w14:textId="77777777" w:rsidR="002242B7" w:rsidRDefault="002242B7" w:rsidP="00640AEE">
      <w:pPr>
        <w:ind w:firstLine="480"/>
      </w:pPr>
    </w:p>
    <w:p w14:paraId="5C110909" w14:textId="77777777" w:rsidR="001A2CDC" w:rsidRDefault="008F2C31" w:rsidP="00640AEE">
      <w:pPr>
        <w:ind w:firstLine="480"/>
      </w:pPr>
      <w:r>
        <w:t>那么，</w:t>
      </w:r>
      <w:r>
        <w:rPr>
          <w:rFonts w:hint="eastAsia"/>
        </w:rPr>
        <w:t>网页</w:t>
      </w:r>
      <w:r>
        <w:t>的加载和渲染过程在图中模型下的基本工作方式如以下步骤。</w:t>
      </w:r>
    </w:p>
    <w:p w14:paraId="1494817A" w14:textId="77777777" w:rsidR="0075449A" w:rsidRDefault="0075449A" w:rsidP="0075449A">
      <w:pPr>
        <w:pStyle w:val="af2"/>
        <w:numPr>
          <w:ilvl w:val="0"/>
          <w:numId w:val="24"/>
        </w:numPr>
        <w:ind w:firstLineChars="0"/>
      </w:pPr>
      <w:r>
        <w:rPr>
          <w:rFonts w:hint="eastAsia"/>
        </w:rPr>
        <w:t>Browser</w:t>
      </w:r>
      <w:r>
        <w:t>进程收到用户的请求，</w:t>
      </w:r>
      <w:r>
        <w:rPr>
          <w:rFonts w:hint="eastAsia"/>
        </w:rPr>
        <w:t>首先</w:t>
      </w:r>
      <w:r>
        <w:t>由</w:t>
      </w:r>
      <w:r>
        <w:t>UI</w:t>
      </w:r>
      <w:r>
        <w:t>线程处理，</w:t>
      </w:r>
      <w:r>
        <w:rPr>
          <w:rFonts w:hint="eastAsia"/>
        </w:rPr>
        <w:t>而且</w:t>
      </w:r>
      <w:r>
        <w:t>将相应的任务转给</w:t>
      </w:r>
      <w:r>
        <w:t>IO</w:t>
      </w:r>
      <w:r>
        <w:t>线程，</w:t>
      </w:r>
      <w:r>
        <w:rPr>
          <w:rFonts w:hint="eastAsia"/>
        </w:rPr>
        <w:t>它随即</w:t>
      </w:r>
      <w:r>
        <w:t>将该任务传递给</w:t>
      </w:r>
      <w:r>
        <w:t>Render</w:t>
      </w:r>
      <w:r>
        <w:t>进程。</w:t>
      </w:r>
    </w:p>
    <w:p w14:paraId="2037EBAE" w14:textId="77777777" w:rsidR="00772438" w:rsidRDefault="00772438" w:rsidP="0075449A">
      <w:pPr>
        <w:pStyle w:val="af2"/>
        <w:numPr>
          <w:ilvl w:val="0"/>
          <w:numId w:val="24"/>
        </w:numPr>
        <w:ind w:firstLineChars="0"/>
      </w:pPr>
      <w:r>
        <w:rPr>
          <w:rFonts w:hint="eastAsia"/>
        </w:rPr>
        <w:t>Render</w:t>
      </w:r>
      <w:r>
        <w:t>进程的</w:t>
      </w:r>
      <w:r>
        <w:t>IO</w:t>
      </w:r>
      <w:r>
        <w:t>线程经过简单的</w:t>
      </w:r>
      <w:r w:rsidR="00FF4A39">
        <w:t>解释后交给渲染线程。</w:t>
      </w:r>
      <w:r w:rsidR="00FF4A39">
        <w:rPr>
          <w:rFonts w:hint="eastAsia"/>
        </w:rPr>
        <w:t>渲染</w:t>
      </w:r>
      <w:r w:rsidR="00FF4A39">
        <w:t>线程接受请求，</w:t>
      </w:r>
      <w:r w:rsidR="00FF4A39">
        <w:rPr>
          <w:rFonts w:hint="eastAsia"/>
        </w:rPr>
        <w:t>加载</w:t>
      </w:r>
      <w:r w:rsidR="00FF4A39">
        <w:t>网页并</w:t>
      </w:r>
      <w:r w:rsidR="00FF4A39">
        <w:rPr>
          <w:rFonts w:hint="eastAsia"/>
        </w:rPr>
        <w:t>渲染</w:t>
      </w:r>
      <w:r w:rsidR="00FF4A39">
        <w:t>网页</w:t>
      </w:r>
      <w:r w:rsidR="007F06FB">
        <w:t>，</w:t>
      </w:r>
      <w:r w:rsidR="007F06FB">
        <w:rPr>
          <w:rFonts w:hint="eastAsia"/>
        </w:rPr>
        <w:t>这</w:t>
      </w:r>
      <w:r w:rsidR="007F06FB">
        <w:t>其中可能需要</w:t>
      </w:r>
      <w:r w:rsidR="007F06FB">
        <w:t>Browser</w:t>
      </w:r>
      <w:r w:rsidR="007F06FB">
        <w:t>进程获取资源和需要</w:t>
      </w:r>
      <w:r w:rsidR="007F06FB">
        <w:t>GPU</w:t>
      </w:r>
      <w:r w:rsidR="007F06FB">
        <w:t>进程来帮助渲染。</w:t>
      </w:r>
      <w:r w:rsidR="007F06FB">
        <w:rPr>
          <w:rFonts w:hint="eastAsia"/>
        </w:rPr>
        <w:t>最后</w:t>
      </w:r>
      <w:r w:rsidR="007F06FB">
        <w:t>Render</w:t>
      </w:r>
      <w:r w:rsidR="007F06FB">
        <w:t>进程</w:t>
      </w:r>
      <w:r w:rsidR="007F2150">
        <w:t>将结果由</w:t>
      </w:r>
      <w:r w:rsidR="007F2150">
        <w:t>IO</w:t>
      </w:r>
      <w:r w:rsidR="007F2150">
        <w:t>线程传递给</w:t>
      </w:r>
      <w:r w:rsidR="007F2150">
        <w:t>Browser</w:t>
      </w:r>
      <w:r w:rsidR="007F2150">
        <w:t>进程。</w:t>
      </w:r>
    </w:p>
    <w:p w14:paraId="1C593B32" w14:textId="77777777" w:rsidR="007F2150" w:rsidRDefault="007F2150" w:rsidP="0075449A">
      <w:pPr>
        <w:pStyle w:val="af2"/>
        <w:numPr>
          <w:ilvl w:val="0"/>
          <w:numId w:val="24"/>
        </w:numPr>
        <w:ind w:firstLineChars="0"/>
      </w:pPr>
      <w:r>
        <w:rPr>
          <w:rFonts w:hint="eastAsia"/>
        </w:rPr>
        <w:t>最后</w:t>
      </w:r>
      <w:r>
        <w:t>，</w:t>
      </w:r>
      <w:r>
        <w:rPr>
          <w:rFonts w:hint="eastAsia"/>
        </w:rPr>
        <w:t>Browser</w:t>
      </w:r>
      <w:r>
        <w:t>进程接收到结果并将结果绘制出来。</w:t>
      </w:r>
    </w:p>
    <w:p w14:paraId="26409D7F" w14:textId="77777777" w:rsidR="00074198" w:rsidRDefault="00074198" w:rsidP="005417C1">
      <w:pPr>
        <w:ind w:firstLineChars="200" w:firstLine="480"/>
      </w:pPr>
      <w:r>
        <w:rPr>
          <w:rFonts w:hint="eastAsia"/>
        </w:rPr>
        <w:t>Chromium</w:t>
      </w:r>
      <w:r>
        <w:t>中的线程间如何通信和同步呢？</w:t>
      </w:r>
      <w:r w:rsidR="005417C1">
        <w:t>这是多线程领域中一个非常难缠的问题</w:t>
      </w:r>
      <w:r w:rsidR="00BC0195">
        <w:t>，</w:t>
      </w:r>
      <w:r w:rsidR="00BC0195">
        <w:rPr>
          <w:rFonts w:hint="eastAsia"/>
        </w:rPr>
        <w:t>因为</w:t>
      </w:r>
      <w:r w:rsidR="00BC0195">
        <w:t>这会造成死锁或者资源的竞争冲突等问题。</w:t>
      </w:r>
      <w:r w:rsidR="00BC0195">
        <w:rPr>
          <w:rFonts w:hint="eastAsia"/>
        </w:rPr>
        <w:t>Chromium</w:t>
      </w:r>
      <w:r w:rsidR="00BC0195">
        <w:rPr>
          <w:rFonts w:hint="eastAsia"/>
        </w:rPr>
        <w:t>精心</w:t>
      </w:r>
      <w:r w:rsidR="00BC0195">
        <w:t>设计了一套机制来处理</w:t>
      </w:r>
      <w:r w:rsidR="00BC0195">
        <w:rPr>
          <w:rFonts w:hint="eastAsia"/>
        </w:rPr>
        <w:t>它们</w:t>
      </w:r>
      <w:r w:rsidR="00BC0195">
        <w:t>，</w:t>
      </w:r>
      <w:r w:rsidR="00BC0195">
        <w:rPr>
          <w:rFonts w:hint="eastAsia"/>
        </w:rPr>
        <w:t>那就是</w:t>
      </w:r>
      <w:r w:rsidR="00BC0195">
        <w:t>绝大多数的场景</w:t>
      </w:r>
      <w:r w:rsidR="00C63249">
        <w:t>使用事件和一种</w:t>
      </w:r>
      <w:r w:rsidR="00C63249">
        <w:t>Chromium</w:t>
      </w:r>
      <w:r w:rsidR="00C63249">
        <w:t>新创建的任务传递机制，</w:t>
      </w:r>
      <w:r w:rsidR="00C63249">
        <w:rPr>
          <w:rFonts w:hint="eastAsia"/>
        </w:rPr>
        <w:t>仅在</w:t>
      </w:r>
      <w:r w:rsidR="00A97190">
        <w:t>非</w:t>
      </w:r>
      <w:r w:rsidR="00C63249">
        <w:t>用不可的情况下才使用锁或者线程安全对象。</w:t>
      </w:r>
    </w:p>
    <w:p w14:paraId="17E6CAAF" w14:textId="77777777" w:rsidR="00640AEE" w:rsidRDefault="00A56DB7" w:rsidP="00AC6227">
      <w:pPr>
        <w:ind w:firstLine="480"/>
      </w:pPr>
      <w:r>
        <w:t>以上，</w:t>
      </w:r>
      <w:r>
        <w:rPr>
          <w:rFonts w:hint="eastAsia"/>
        </w:rPr>
        <w:t>是</w:t>
      </w:r>
      <w:r>
        <w:t>我们</w:t>
      </w:r>
      <w:r>
        <w:rPr>
          <w:rFonts w:hint="eastAsia"/>
        </w:rPr>
        <w:t>对</w:t>
      </w:r>
      <w:r>
        <w:t>浏览器</w:t>
      </w:r>
      <w:r>
        <w:rPr>
          <w:rFonts w:hint="eastAsia"/>
        </w:rPr>
        <w:t>基本</w:t>
      </w:r>
      <w:r>
        <w:t>技术的简单介绍</w:t>
      </w:r>
      <w:r w:rsidR="003A1557">
        <w:t>。</w:t>
      </w:r>
      <w:r>
        <w:rPr>
          <w:rFonts w:hint="eastAsia"/>
        </w:rPr>
        <w:t>当然</w:t>
      </w:r>
      <w:r>
        <w:t>，</w:t>
      </w:r>
      <w:r>
        <w:rPr>
          <w:rFonts w:hint="eastAsia"/>
        </w:rPr>
        <w:t>浏览器</w:t>
      </w:r>
      <w:r>
        <w:t>所涉及的技术</w:t>
      </w:r>
      <w:r>
        <w:rPr>
          <w:rFonts w:hint="eastAsia"/>
        </w:rPr>
        <w:t>不仅仅只有</w:t>
      </w:r>
      <w:r>
        <w:t>我们介绍的这些，它是</w:t>
      </w:r>
      <w:r>
        <w:rPr>
          <w:rFonts w:hint="eastAsia"/>
        </w:rPr>
        <w:t>一个</w:t>
      </w:r>
      <w:r>
        <w:t>庞大</w:t>
      </w:r>
      <w:r>
        <w:rPr>
          <w:rFonts w:hint="eastAsia"/>
        </w:rPr>
        <w:t>而</w:t>
      </w:r>
      <w:r>
        <w:t>复杂的项目。</w:t>
      </w:r>
      <w:r>
        <w:rPr>
          <w:rFonts w:hint="eastAsia"/>
        </w:rPr>
        <w:t>考虑到</w:t>
      </w:r>
      <w:r>
        <w:t>篇幅所限，我们只针对本论文可能涉及的部分进行</w:t>
      </w:r>
      <w:r>
        <w:rPr>
          <w:rFonts w:hint="eastAsia"/>
        </w:rPr>
        <w:t>了</w:t>
      </w:r>
      <w:r>
        <w:t>简单的描述</w:t>
      </w:r>
      <w:r w:rsidR="00F02117">
        <w:t>，</w:t>
      </w:r>
      <w:r w:rsidR="00F02117">
        <w:rPr>
          <w:rFonts w:hint="eastAsia"/>
        </w:rPr>
        <w:t>以便于</w:t>
      </w:r>
      <w:r w:rsidR="00F02117">
        <w:t>后文的展开。</w:t>
      </w:r>
    </w:p>
    <w:p w14:paraId="0BFA623C" w14:textId="77777777" w:rsidR="006B6F69" w:rsidRDefault="006B6F69" w:rsidP="00AC6227">
      <w:pPr>
        <w:ind w:firstLine="480"/>
      </w:pPr>
    </w:p>
    <w:p w14:paraId="1F97564A" w14:textId="77777777" w:rsidR="00640AEE" w:rsidRDefault="00640AEE" w:rsidP="00DC5799">
      <w:pPr>
        <w:pStyle w:val="My0"/>
        <w:outlineLvl w:val="1"/>
      </w:pPr>
      <w:bookmarkStart w:id="31" w:name="_Toc466328068"/>
      <w:r>
        <w:rPr>
          <w:rFonts w:hint="eastAsia"/>
        </w:rPr>
        <w:t xml:space="preserve">2.3 </w:t>
      </w:r>
      <w:r w:rsidR="00BC7147">
        <w:t>Gstreamer</w:t>
      </w:r>
      <w:r>
        <w:rPr>
          <w:rFonts w:hint="eastAsia"/>
        </w:rPr>
        <w:t>基础</w:t>
      </w:r>
      <w:bookmarkEnd w:id="31"/>
    </w:p>
    <w:p w14:paraId="0BD61B18" w14:textId="77777777" w:rsidR="00951B30" w:rsidRDefault="00566FA0" w:rsidP="006D6E04">
      <w:pPr>
        <w:pStyle w:val="My1"/>
        <w:outlineLvl w:val="2"/>
      </w:pPr>
      <w:bookmarkStart w:id="32" w:name="_Toc466328069"/>
      <w:r>
        <w:t xml:space="preserve">2.3.1 </w:t>
      </w:r>
      <w:r w:rsidR="00BC7147">
        <w:t>Gstreamer</w:t>
      </w:r>
      <w:r w:rsidR="00565E7A">
        <w:t>是什么</w:t>
      </w:r>
      <w:bookmarkEnd w:id="32"/>
    </w:p>
    <w:p w14:paraId="2FDA22C3" w14:textId="77777777" w:rsidR="006D7907" w:rsidRDefault="00BC7147" w:rsidP="00C107C3">
      <w:pPr>
        <w:ind w:firstLine="480"/>
      </w:pPr>
      <w:r>
        <w:t>Gstreamer</w:t>
      </w:r>
      <w:r w:rsidR="00CE3569">
        <w:t>是</w:t>
      </w:r>
      <w:r w:rsidR="00A4258C">
        <w:rPr>
          <w:rFonts w:hint="eastAsia"/>
        </w:rPr>
        <w:t>一个</w:t>
      </w:r>
      <w:r w:rsidR="00CE3569">
        <w:t>开源</w:t>
      </w:r>
      <w:r w:rsidR="00A4258C">
        <w:t>的</w:t>
      </w:r>
      <w:r w:rsidR="00BB3F9B">
        <w:t>多</w:t>
      </w:r>
      <w:r w:rsidR="00BB3F9B">
        <w:rPr>
          <w:rFonts w:hint="eastAsia"/>
        </w:rPr>
        <w:t>媒体</w:t>
      </w:r>
      <w:r w:rsidR="00A4258C">
        <w:t>框架</w:t>
      </w:r>
      <w:r w:rsidR="00760205">
        <w:t>库</w:t>
      </w:r>
      <w:r w:rsidR="00A4258C">
        <w:t>。利用它</w:t>
      </w:r>
      <w:r w:rsidR="00634F99">
        <w:t>，</w:t>
      </w:r>
      <w:r w:rsidR="00A4258C">
        <w:t>可以构建一系列的媒体处理模块，包括</w:t>
      </w:r>
      <w:r w:rsidR="00365AA0">
        <w:rPr>
          <w:rFonts w:hint="eastAsia"/>
        </w:rPr>
        <w:t>从</w:t>
      </w:r>
      <w:r w:rsidR="00365AA0">
        <w:t>简单的</w:t>
      </w:r>
      <w:r w:rsidR="00365AA0">
        <w:t>Ogg/Vorbis</w:t>
      </w:r>
      <w:r w:rsidR="001E7F33">
        <w:rPr>
          <w:rFonts w:hint="eastAsia"/>
        </w:rPr>
        <w:t>回放</w:t>
      </w:r>
      <w:r w:rsidR="001E7F33">
        <w:t>、</w:t>
      </w:r>
      <w:r w:rsidR="00C63946">
        <w:t>到</w:t>
      </w:r>
      <w:r w:rsidR="00F65AA4">
        <w:t>音视频流媒体</w:t>
      </w:r>
      <w:r w:rsidR="00F65AA4">
        <w:rPr>
          <w:rFonts w:hint="eastAsia"/>
        </w:rPr>
        <w:t>以及</w:t>
      </w:r>
      <w:r w:rsidR="00F65AA4">
        <w:t>复杂的音频（混</w:t>
      </w:r>
      <w:r w:rsidR="00F65AA4">
        <w:rPr>
          <w:rFonts w:hint="eastAsia"/>
        </w:rPr>
        <w:t>音</w:t>
      </w:r>
      <w:r w:rsidR="00F65AA4">
        <w:t>）</w:t>
      </w:r>
      <w:r w:rsidR="00FF09E5">
        <w:rPr>
          <w:rFonts w:hint="eastAsia"/>
        </w:rPr>
        <w:t>和</w:t>
      </w:r>
      <w:r w:rsidR="00EB1F0C">
        <w:t>视频（非线性编辑）处理。</w:t>
      </w:r>
      <w:r w:rsidR="00281634">
        <w:rPr>
          <w:rFonts w:hint="eastAsia"/>
        </w:rPr>
        <w:t>应用程序</w:t>
      </w:r>
      <w:r w:rsidR="00281634">
        <w:t>可以透明</w:t>
      </w:r>
      <w:r w:rsidR="00281634">
        <w:rPr>
          <w:rFonts w:hint="eastAsia"/>
        </w:rPr>
        <w:t>地</w:t>
      </w:r>
      <w:r w:rsidR="00281634">
        <w:t>利用解码和过滤</w:t>
      </w:r>
      <w:r w:rsidR="00281634">
        <w:rPr>
          <w:rFonts w:hint="eastAsia"/>
        </w:rPr>
        <w:t>技术</w:t>
      </w:r>
      <w:r w:rsidR="00281634">
        <w:t>，</w:t>
      </w:r>
      <w:r w:rsidR="00281634">
        <w:rPr>
          <w:rFonts w:hint="eastAsia"/>
        </w:rPr>
        <w:t>开发者</w:t>
      </w:r>
      <w:r w:rsidR="00281634">
        <w:t>可以使用</w:t>
      </w:r>
      <w:r w:rsidR="00281634">
        <w:rPr>
          <w:rFonts w:hint="eastAsia"/>
        </w:rPr>
        <w:t>简洁</w:t>
      </w:r>
      <w:r w:rsidR="00281634">
        <w:t>通用的接口来编写一个简单的</w:t>
      </w:r>
      <w:r w:rsidR="00281634">
        <w:rPr>
          <w:rFonts w:hint="eastAsia"/>
        </w:rPr>
        <w:t>插件</w:t>
      </w:r>
      <w:r w:rsidR="00281634">
        <w:t>来添加新的解码器或滤镜</w:t>
      </w:r>
      <w:r w:rsidR="009A303F" w:rsidRPr="009A303F">
        <w:rPr>
          <w:vertAlign w:val="superscript"/>
        </w:rPr>
        <w:t>[25</w:t>
      </w:r>
      <w:r w:rsidR="00281634" w:rsidRPr="009A303F">
        <w:rPr>
          <w:vertAlign w:val="superscript"/>
        </w:rPr>
        <w:t>]</w:t>
      </w:r>
      <w:r w:rsidR="00281634">
        <w:t>。</w:t>
      </w:r>
      <w:r w:rsidR="00A32184">
        <w:t>它的基本</w:t>
      </w:r>
      <w:r w:rsidR="00A32184">
        <w:rPr>
          <w:rFonts w:hint="eastAsia"/>
        </w:rPr>
        <w:t>设计</w:t>
      </w:r>
      <w:r w:rsidR="00A32184">
        <w:t>思想来自于俄勒冈（</w:t>
      </w:r>
      <w:r w:rsidR="00A32184">
        <w:t>Oregon</w:t>
      </w:r>
      <w:r w:rsidR="00A32184">
        <w:t>）研究生学院有关视频管道的创意</w:t>
      </w:r>
      <w:r w:rsidR="001D2A60">
        <w:t>，</w:t>
      </w:r>
      <w:r w:rsidR="001D2A60">
        <w:rPr>
          <w:rFonts w:hint="eastAsia"/>
        </w:rPr>
        <w:t>并且</w:t>
      </w:r>
      <w:r w:rsidR="001D2A60">
        <w:t>借鉴了微软</w:t>
      </w:r>
      <w:r w:rsidR="001D2A60">
        <w:t>DirectShow</w:t>
      </w:r>
      <w:r w:rsidR="001D2A60">
        <w:t>的设计思想</w:t>
      </w:r>
      <w:r w:rsidR="00B213A1" w:rsidRPr="00AA0566">
        <w:rPr>
          <w:vertAlign w:val="superscript"/>
        </w:rPr>
        <w:t>[26</w:t>
      </w:r>
      <w:r w:rsidR="001D2A60" w:rsidRPr="00AA0566">
        <w:rPr>
          <w:vertAlign w:val="superscript"/>
        </w:rPr>
        <w:t>]</w:t>
      </w:r>
      <w:r w:rsidR="00A32184">
        <w:t>。</w:t>
      </w:r>
    </w:p>
    <w:p w14:paraId="5E7471C6" w14:textId="77777777" w:rsidR="00A7258D" w:rsidRDefault="00A7258D" w:rsidP="00B17B82">
      <w:pPr>
        <w:spacing w:after="0" w:line="240" w:lineRule="auto"/>
        <w:ind w:firstLine="0"/>
      </w:pPr>
    </w:p>
    <w:p w14:paraId="343D9817" w14:textId="77777777" w:rsidR="00F57BB7" w:rsidRDefault="009E798F" w:rsidP="006D6E04">
      <w:pPr>
        <w:pStyle w:val="My1"/>
        <w:outlineLvl w:val="2"/>
      </w:pPr>
      <w:bookmarkStart w:id="33" w:name="_Toc466328070"/>
      <w:r>
        <w:t>2.3.2</w:t>
      </w:r>
      <w:r w:rsidR="00F57BB7">
        <w:t xml:space="preserve"> </w:t>
      </w:r>
      <w:r w:rsidR="00BC7147">
        <w:t>Gstreamer</w:t>
      </w:r>
      <w:r w:rsidR="00F57BB7">
        <w:rPr>
          <w:rFonts w:hint="eastAsia"/>
        </w:rPr>
        <w:t>特点</w:t>
      </w:r>
      <w:bookmarkEnd w:id="33"/>
    </w:p>
    <w:p w14:paraId="3A00780F" w14:textId="77777777" w:rsidR="00950938" w:rsidRDefault="00BC7147" w:rsidP="00950938">
      <w:pPr>
        <w:ind w:firstLine="480"/>
      </w:pPr>
      <w:r>
        <w:lastRenderedPageBreak/>
        <w:t>Gstreamer</w:t>
      </w:r>
      <w:r w:rsidR="00950938">
        <w:t>框架是基于插件的，</w:t>
      </w:r>
      <w:r w:rsidR="00950938">
        <w:rPr>
          <w:rFonts w:hint="eastAsia"/>
        </w:rPr>
        <w:t>有些</w:t>
      </w:r>
      <w:r w:rsidR="00950938">
        <w:t>插件中提供了各种各样的多媒体数字信号编解码器，</w:t>
      </w:r>
      <w:r w:rsidR="00950938">
        <w:rPr>
          <w:rFonts w:hint="eastAsia"/>
        </w:rPr>
        <w:t>也</w:t>
      </w:r>
      <w:r w:rsidR="00950938">
        <w:t>有些提供了其他的功能。所有的插件都能够被链接到任意的已经定义了的数据流管道中。它的核心库函数是一个处理插件、</w:t>
      </w:r>
      <w:r w:rsidR="00950938">
        <w:rPr>
          <w:rFonts w:hint="eastAsia"/>
        </w:rPr>
        <w:t>数据流</w:t>
      </w:r>
      <w:r w:rsidR="00950938">
        <w:t>和</w:t>
      </w:r>
      <w:r w:rsidR="00950938">
        <w:rPr>
          <w:rFonts w:hint="eastAsia"/>
        </w:rPr>
        <w:t>媒体操作</w:t>
      </w:r>
      <w:r w:rsidR="00950938">
        <w:t>的框架。</w:t>
      </w:r>
      <w:r w:rsidR="00950938">
        <w:rPr>
          <w:rFonts w:hint="eastAsia"/>
        </w:rPr>
        <w:t>另外</w:t>
      </w:r>
      <w:r w:rsidR="00950938">
        <w:t>，</w:t>
      </w:r>
      <w:r w:rsidR="00950938">
        <w:rPr>
          <w:rFonts w:hint="eastAsia"/>
        </w:rPr>
        <w:t>核心库</w:t>
      </w:r>
      <w:r w:rsidR="00950938">
        <w:t>还提供了一个</w:t>
      </w:r>
      <w:r w:rsidR="00950938">
        <w:t>API</w:t>
      </w:r>
      <w:r w:rsidR="00950938">
        <w:t>，</w:t>
      </w:r>
      <w:r w:rsidR="00950938">
        <w:rPr>
          <w:rFonts w:hint="eastAsia"/>
        </w:rPr>
        <w:t>这个</w:t>
      </w:r>
      <w:r w:rsidR="00950938">
        <w:t>API</w:t>
      </w:r>
      <w:r w:rsidR="00950938">
        <w:t>是开放给</w:t>
      </w:r>
      <w:r w:rsidR="00950938">
        <w:rPr>
          <w:rFonts w:hint="eastAsia"/>
        </w:rPr>
        <w:t>开发者</w:t>
      </w:r>
      <w:r w:rsidR="00950938">
        <w:t>使用的，</w:t>
      </w:r>
      <w:r w:rsidR="00950938">
        <w:rPr>
          <w:rFonts w:hint="eastAsia"/>
        </w:rPr>
        <w:t>当开发者</w:t>
      </w:r>
      <w:r w:rsidR="00950938">
        <w:t>需要使用其他的插件来编写他</w:t>
      </w:r>
      <w:r w:rsidR="00950938">
        <w:rPr>
          <w:rFonts w:hint="eastAsia"/>
        </w:rPr>
        <w:t>所</w:t>
      </w:r>
      <w:r w:rsidR="00950938">
        <w:t>需要的应用程序的时候可以使用它。</w:t>
      </w:r>
    </w:p>
    <w:p w14:paraId="3F0A98C9" w14:textId="77777777" w:rsidR="009A2B42" w:rsidRDefault="00BC7147" w:rsidP="002C5B7D">
      <w:pPr>
        <w:ind w:firstLine="480"/>
      </w:pPr>
      <w:r>
        <w:t>Gstreamer</w:t>
      </w:r>
      <w:r w:rsidR="009A2B42">
        <w:t>的程序开发框架使得编写</w:t>
      </w:r>
      <w:r w:rsidR="009A2B42">
        <w:rPr>
          <w:rFonts w:hint="eastAsia"/>
        </w:rPr>
        <w:t>任意</w:t>
      </w:r>
      <w:r w:rsidR="009A2B42">
        <w:t>类型的流媒体应用程序</w:t>
      </w:r>
      <w:r w:rsidR="009A2B42">
        <w:rPr>
          <w:rFonts w:hint="eastAsia"/>
        </w:rPr>
        <w:t>成了可能</w:t>
      </w:r>
      <w:r w:rsidR="009A2B42">
        <w:t>。</w:t>
      </w:r>
      <w:r w:rsidR="00B665EC">
        <w:t>在编写处理音频、</w:t>
      </w:r>
      <w:r w:rsidR="00B665EC">
        <w:rPr>
          <w:rFonts w:hint="eastAsia"/>
        </w:rPr>
        <w:t>视频</w:t>
      </w:r>
      <w:r w:rsidR="00B665EC">
        <w:t>或者两者皆有的应用程序时，</w:t>
      </w:r>
      <w:r>
        <w:t>Gstreamer</w:t>
      </w:r>
      <w:r w:rsidR="008F6F66">
        <w:t>可以让工作变得简单。</w:t>
      </w:r>
      <w:r w:rsidR="008F6F66">
        <w:rPr>
          <w:rFonts w:hint="eastAsia"/>
        </w:rPr>
        <w:t>它</w:t>
      </w:r>
      <w:r w:rsidR="008F6F66">
        <w:t>并不受限于音频和视频处理，理论上能够处理任意</w:t>
      </w:r>
      <w:r w:rsidR="008F6F66">
        <w:rPr>
          <w:rFonts w:hint="eastAsia"/>
        </w:rPr>
        <w:t>类型</w:t>
      </w:r>
      <w:r w:rsidR="008F6F66">
        <w:t>的</w:t>
      </w:r>
      <w:r w:rsidR="008F6F66">
        <w:rPr>
          <w:rFonts w:hint="eastAsia"/>
        </w:rPr>
        <w:t>数据流</w:t>
      </w:r>
      <w:r w:rsidR="008F6F66">
        <w:t>。</w:t>
      </w:r>
      <w:r w:rsidR="008F6F66">
        <w:rPr>
          <w:rFonts w:hint="eastAsia"/>
        </w:rPr>
        <w:t>管道</w:t>
      </w:r>
      <w:r w:rsidR="008F6F66">
        <w:t>设计的方法对于实际应用的滤波器几乎没有</w:t>
      </w:r>
      <w:r w:rsidR="008F6F66">
        <w:rPr>
          <w:rFonts w:hint="eastAsia"/>
        </w:rPr>
        <w:t>负荷</w:t>
      </w:r>
      <w:r w:rsidR="008F6F66">
        <w:t>，</w:t>
      </w:r>
      <w:r w:rsidR="008F6F66">
        <w:rPr>
          <w:rFonts w:hint="eastAsia"/>
        </w:rPr>
        <w:t>它</w:t>
      </w:r>
      <w:r w:rsidR="008F6F66">
        <w:t>甚至可以用来设计出对延时有很高要求的</w:t>
      </w:r>
      <w:r w:rsidR="008F6F66">
        <w:rPr>
          <w:rFonts w:hint="eastAsia"/>
        </w:rPr>
        <w:t>高端</w:t>
      </w:r>
      <w:r w:rsidR="008F6F66">
        <w:t>音频应用程序。</w:t>
      </w:r>
    </w:p>
    <w:p w14:paraId="14943FD9" w14:textId="77777777" w:rsidR="005D07BB" w:rsidRDefault="009E798F" w:rsidP="006D6E04">
      <w:pPr>
        <w:pStyle w:val="My1"/>
        <w:outlineLvl w:val="2"/>
      </w:pPr>
      <w:bookmarkStart w:id="34" w:name="_Toc466328071"/>
      <w:r>
        <w:t>2.3.3</w:t>
      </w:r>
      <w:r w:rsidR="005D07BB">
        <w:t xml:space="preserve"> </w:t>
      </w:r>
      <w:r w:rsidR="00CC71B3">
        <w:rPr>
          <w:rFonts w:hint="eastAsia"/>
        </w:rPr>
        <w:t>基本</w:t>
      </w:r>
      <w:r w:rsidR="00CC71B3">
        <w:t>概念</w:t>
      </w:r>
      <w:bookmarkEnd w:id="34"/>
    </w:p>
    <w:p w14:paraId="16621FBB" w14:textId="77777777" w:rsidR="006D7907" w:rsidRDefault="00CC5270" w:rsidP="00CC5270">
      <w:pPr>
        <w:ind w:firstLine="0"/>
      </w:pPr>
      <w:r>
        <w:tab/>
      </w:r>
      <w:r w:rsidR="00152E61">
        <w:t>在</w:t>
      </w:r>
      <w:r w:rsidR="00BC7147">
        <w:t>Gstreamer</w:t>
      </w:r>
      <w:r w:rsidR="00152E61">
        <w:t>中有一些基本的概念</w:t>
      </w:r>
      <w:r w:rsidR="00152E61">
        <w:rPr>
          <w:rFonts w:hint="eastAsia"/>
        </w:rPr>
        <w:t>和术语</w:t>
      </w:r>
      <w:r w:rsidR="00152E61">
        <w:t>，</w:t>
      </w:r>
      <w:r w:rsidR="007F5AEF">
        <w:rPr>
          <w:rFonts w:hint="eastAsia"/>
        </w:rPr>
        <w:t>了解</w:t>
      </w:r>
      <w:r w:rsidR="007F5AEF">
        <w:t>和理解这些</w:t>
      </w:r>
      <w:r w:rsidR="007F5AEF">
        <w:rPr>
          <w:rFonts w:hint="eastAsia"/>
        </w:rPr>
        <w:t>概念</w:t>
      </w:r>
      <w:r w:rsidR="007F5AEF">
        <w:t>和术语是</w:t>
      </w:r>
      <w:r w:rsidR="007F5AEF">
        <w:rPr>
          <w:rFonts w:hint="eastAsia"/>
        </w:rPr>
        <w:t>使用</w:t>
      </w:r>
      <w:r w:rsidR="00BC7147">
        <w:t>Gstreamer</w:t>
      </w:r>
      <w:r w:rsidR="007F5AEF">
        <w:t>的前提</w:t>
      </w:r>
      <w:r w:rsidR="00CB4774">
        <w:rPr>
          <w:rFonts w:hint="eastAsia"/>
        </w:rPr>
        <w:t>和</w:t>
      </w:r>
      <w:r w:rsidR="00CB4774">
        <w:t>基础</w:t>
      </w:r>
      <w:r w:rsidR="007F5AEF">
        <w:t>，</w:t>
      </w:r>
      <w:r w:rsidR="007F5AEF">
        <w:rPr>
          <w:rFonts w:hint="eastAsia"/>
        </w:rPr>
        <w:t>后续章节</w:t>
      </w:r>
      <w:r w:rsidR="007F5AEF">
        <w:t>会</w:t>
      </w:r>
      <w:r w:rsidR="00F3025A">
        <w:rPr>
          <w:rFonts w:hint="eastAsia"/>
        </w:rPr>
        <w:t>进场</w:t>
      </w:r>
      <w:r w:rsidR="00F3025A">
        <w:t>提到这些概念和术语</w:t>
      </w:r>
      <w:r w:rsidR="007F5AEF">
        <w:t>。</w:t>
      </w:r>
    </w:p>
    <w:p w14:paraId="4D680FBE" w14:textId="77777777" w:rsidR="00043943" w:rsidRDefault="009D4976" w:rsidP="00CC5270">
      <w:pPr>
        <w:ind w:firstLine="0"/>
      </w:pPr>
      <w:r>
        <w:rPr>
          <w:rFonts w:hint="eastAsia"/>
        </w:rPr>
        <w:tab/>
      </w:r>
      <w:r>
        <w:rPr>
          <w:rFonts w:hint="eastAsia"/>
        </w:rPr>
        <w:t>最重要</w:t>
      </w:r>
      <w:r>
        <w:t>的一个概念就是元件（</w:t>
      </w:r>
      <w:r>
        <w:t>elements</w:t>
      </w:r>
      <w:r>
        <w:t>）。</w:t>
      </w:r>
      <w:r>
        <w:rPr>
          <w:rFonts w:hint="eastAsia"/>
        </w:rPr>
        <w:t>要想</w:t>
      </w:r>
      <w:r>
        <w:t>使数据流顺利的传输，</w:t>
      </w:r>
      <w:r>
        <w:rPr>
          <w:rFonts w:hint="eastAsia"/>
        </w:rPr>
        <w:t>需要</w:t>
      </w:r>
      <w:r>
        <w:t>创建一系列的元件，</w:t>
      </w:r>
      <w:r>
        <w:rPr>
          <w:rFonts w:hint="eastAsia"/>
        </w:rPr>
        <w:t>并</w:t>
      </w:r>
      <w:r>
        <w:t>将这些元件</w:t>
      </w:r>
      <w:r w:rsidR="007C4B3E">
        <w:t>按照一定规则</w:t>
      </w:r>
      <w:r>
        <w:t>连接起来</w:t>
      </w:r>
      <w:r w:rsidR="007C4B3E">
        <w:t>（</w:t>
      </w:r>
      <w:r>
        <w:rPr>
          <w:rFonts w:hint="eastAsia"/>
        </w:rPr>
        <w:t>当然</w:t>
      </w:r>
      <w:r>
        <w:t>连接元件</w:t>
      </w:r>
      <w:r>
        <w:rPr>
          <w:rFonts w:hint="eastAsia"/>
        </w:rPr>
        <w:t>涉及到</w:t>
      </w:r>
      <w:r>
        <w:t>例外一个</w:t>
      </w:r>
      <w:r>
        <w:rPr>
          <w:rFonts w:hint="eastAsia"/>
        </w:rPr>
        <w:t>概念</w:t>
      </w:r>
      <w:r>
        <w:t>，</w:t>
      </w:r>
      <w:r>
        <w:rPr>
          <w:rFonts w:hint="eastAsia"/>
        </w:rPr>
        <w:t>后边</w:t>
      </w:r>
      <w:r>
        <w:t>会介绍</w:t>
      </w:r>
      <w:r w:rsidR="00482331">
        <w:t>。</w:t>
      </w:r>
      <w:r w:rsidR="007C4B3E">
        <w:t>）</w:t>
      </w:r>
      <w:r w:rsidR="004710C0">
        <w:t>，</w:t>
      </w:r>
      <w:r w:rsidR="004710C0">
        <w:rPr>
          <w:rFonts w:hint="eastAsia"/>
        </w:rPr>
        <w:t>然后</w:t>
      </w:r>
      <w:r w:rsidR="004710C0">
        <w:t>数据流就可以在这些被连接起来的元件</w:t>
      </w:r>
      <w:r w:rsidR="004710C0">
        <w:rPr>
          <w:rFonts w:hint="eastAsia"/>
        </w:rPr>
        <w:t>间传输</w:t>
      </w:r>
      <w:r w:rsidR="004710C0">
        <w:t>。</w:t>
      </w:r>
      <w:r w:rsidR="004710C0">
        <w:rPr>
          <w:rFonts w:hint="eastAsia"/>
        </w:rPr>
        <w:t>想象</w:t>
      </w:r>
      <w:r w:rsidR="004710C0">
        <w:t>一下一段段的自来水管，</w:t>
      </w:r>
      <w:r w:rsidR="007A5FB4">
        <w:t>为了把</w:t>
      </w:r>
      <w:r w:rsidR="007A5FB4">
        <w:rPr>
          <w:rFonts w:hint="eastAsia"/>
        </w:rPr>
        <w:t>洁净</w:t>
      </w:r>
      <w:r w:rsidR="007A5FB4">
        <w:t>的水输送到每家每户，</w:t>
      </w:r>
      <w:r w:rsidR="007A5FB4">
        <w:rPr>
          <w:rFonts w:hint="eastAsia"/>
        </w:rPr>
        <w:t>工作</w:t>
      </w:r>
      <w:r w:rsidR="007A5FB4">
        <w:t>人员</w:t>
      </w:r>
      <w:r w:rsidR="004710C0">
        <w:rPr>
          <w:rFonts w:hint="eastAsia"/>
        </w:rPr>
        <w:t>从</w:t>
      </w:r>
      <w:r w:rsidR="004710C0">
        <w:t>供水</w:t>
      </w:r>
      <w:r w:rsidR="007A5FB4">
        <w:rPr>
          <w:rFonts w:hint="eastAsia"/>
        </w:rPr>
        <w:t>中心</w:t>
      </w:r>
      <w:r w:rsidR="007A5FB4">
        <w:t>铺设管道，</w:t>
      </w:r>
      <w:r w:rsidR="00CB2E1C">
        <w:rPr>
          <w:rFonts w:hint="eastAsia"/>
        </w:rPr>
        <w:t>利用</w:t>
      </w:r>
      <w:r w:rsidR="007A5FB4">
        <w:t>大小不一</w:t>
      </w:r>
      <w:r w:rsidR="00CB2E1C">
        <w:t>各种各样的接口</w:t>
      </w:r>
      <w:r w:rsidR="008621D2">
        <w:t>、</w:t>
      </w:r>
      <w:r w:rsidR="007A5FB4">
        <w:t>水管</w:t>
      </w:r>
      <w:r w:rsidR="008621D2">
        <w:t>和其他元件</w:t>
      </w:r>
      <w:r w:rsidR="00A05181">
        <w:t>一段</w:t>
      </w:r>
      <w:r w:rsidR="00E30734">
        <w:t>衔接</w:t>
      </w:r>
      <w:r w:rsidR="005F2FF5">
        <w:rPr>
          <w:rFonts w:hint="eastAsia"/>
        </w:rPr>
        <w:t>一</w:t>
      </w:r>
      <w:r w:rsidR="00A05181">
        <w:t>段接入到每个家庭。</w:t>
      </w:r>
      <w:r w:rsidR="008621D2">
        <w:rPr>
          <w:rFonts w:hint="eastAsia"/>
        </w:rPr>
        <w:t>元件</w:t>
      </w:r>
      <w:r w:rsidR="008621D2">
        <w:t>的类型有</w:t>
      </w:r>
      <w:r w:rsidR="008621D2">
        <w:rPr>
          <w:rFonts w:hint="eastAsia"/>
        </w:rPr>
        <w:t>多种</w:t>
      </w:r>
      <w:r w:rsidR="008621D2">
        <w:t>，</w:t>
      </w:r>
      <w:r w:rsidR="00D83C8D">
        <w:rPr>
          <w:rFonts w:hint="eastAsia"/>
        </w:rPr>
        <w:t>一个元件</w:t>
      </w:r>
      <w:r w:rsidR="00D83C8D">
        <w:t>它的类型可能是</w:t>
      </w:r>
      <w:r w:rsidR="00D83C8D">
        <w:t>sources</w:t>
      </w:r>
      <w:r w:rsidR="00D83C8D">
        <w:t>、</w:t>
      </w:r>
      <w:r w:rsidR="00D83C8D">
        <w:rPr>
          <w:rFonts w:hint="eastAsia"/>
        </w:rPr>
        <w:t>filters</w:t>
      </w:r>
      <w:r w:rsidR="00D83C8D">
        <w:t>、</w:t>
      </w:r>
      <w:r w:rsidR="00D83C8D">
        <w:rPr>
          <w:rFonts w:hint="eastAsia"/>
        </w:rPr>
        <w:t>muxers</w:t>
      </w:r>
      <w:r w:rsidR="00D83C8D">
        <w:t>、</w:t>
      </w:r>
      <w:r w:rsidR="00D83C8D">
        <w:rPr>
          <w:rFonts w:hint="eastAsia"/>
        </w:rPr>
        <w:t>demux</w:t>
      </w:r>
      <w:r w:rsidR="00EC5702">
        <w:rPr>
          <w:rFonts w:hint="eastAsia"/>
        </w:rPr>
        <w:softHyphen/>
      </w:r>
      <w:r w:rsidR="00D83C8D">
        <w:rPr>
          <w:rFonts w:hint="eastAsia"/>
        </w:rPr>
        <w:t>ers</w:t>
      </w:r>
      <w:r w:rsidR="00D83C8D">
        <w:t>、</w:t>
      </w:r>
      <w:r w:rsidR="00D83C8D">
        <w:rPr>
          <w:rFonts w:hint="eastAsia"/>
        </w:rPr>
        <w:t>codecs</w:t>
      </w:r>
      <w:r w:rsidR="00D83C8D">
        <w:t>或者</w:t>
      </w:r>
      <w:r w:rsidR="00D83C8D">
        <w:t>sinks</w:t>
      </w:r>
      <w:r w:rsidR="00D83C8D">
        <w:t>。</w:t>
      </w:r>
      <w:r w:rsidR="00A65D78">
        <w:t>每个元件都有</w:t>
      </w:r>
      <w:r w:rsidR="00A65D78">
        <w:rPr>
          <w:rFonts w:hint="eastAsia"/>
        </w:rPr>
        <w:t>一个</w:t>
      </w:r>
      <w:r w:rsidR="00A65D78">
        <w:t>特殊的函数接口，有些元件的函数接口</w:t>
      </w:r>
      <w:r w:rsidR="000D30C7">
        <w:rPr>
          <w:rFonts w:hint="eastAsia"/>
        </w:rPr>
        <w:t>是</w:t>
      </w:r>
      <w:r w:rsidR="000D30C7">
        <w:t>用于能够读取文件的数据、</w:t>
      </w:r>
      <w:r w:rsidR="000D30C7">
        <w:rPr>
          <w:rFonts w:hint="eastAsia"/>
        </w:rPr>
        <w:t>解码</w:t>
      </w:r>
      <w:r w:rsidR="000D30C7">
        <w:t>文件数据的，</w:t>
      </w:r>
      <w:r w:rsidR="000D30C7">
        <w:rPr>
          <w:rFonts w:hint="eastAsia"/>
        </w:rPr>
        <w:t>而</w:t>
      </w:r>
      <w:r w:rsidR="000D30C7">
        <w:t>有些元件</w:t>
      </w:r>
      <w:r w:rsidR="00265E0D">
        <w:t>的函数接口只是输出相应的数据到具体的设备上（例如：</w:t>
      </w:r>
      <w:r w:rsidR="00265E0D">
        <w:rPr>
          <w:rFonts w:hint="eastAsia"/>
        </w:rPr>
        <w:t>声卡</w:t>
      </w:r>
      <w:r w:rsidR="00265E0D">
        <w:t>设备、</w:t>
      </w:r>
      <w:r w:rsidR="00265E0D">
        <w:rPr>
          <w:rFonts w:hint="eastAsia"/>
        </w:rPr>
        <w:t>显卡</w:t>
      </w:r>
      <w:r w:rsidR="00265E0D">
        <w:t>设备，</w:t>
      </w:r>
      <w:r w:rsidR="00265E0D">
        <w:rPr>
          <w:rFonts w:hint="eastAsia"/>
        </w:rPr>
        <w:t>等</w:t>
      </w:r>
      <w:r w:rsidR="00265E0D">
        <w:t>）。</w:t>
      </w:r>
      <w:r w:rsidR="00285CB8">
        <w:rPr>
          <w:rFonts w:hint="eastAsia"/>
        </w:rPr>
        <w:t>我们</w:t>
      </w:r>
      <w:r w:rsidR="00285CB8">
        <w:t>将若干个元件连接在一起，</w:t>
      </w:r>
      <w:r w:rsidR="00285CB8">
        <w:rPr>
          <w:rFonts w:hint="eastAsia"/>
        </w:rPr>
        <w:t>从而</w:t>
      </w:r>
      <w:r w:rsidR="00285CB8">
        <w:t>创建一个管道来完成一个特殊的任务，</w:t>
      </w:r>
      <w:r w:rsidR="008779BE">
        <w:t>例如</w:t>
      </w:r>
      <w:r w:rsidR="008779BE">
        <w:rPr>
          <w:rFonts w:hint="eastAsia"/>
        </w:rPr>
        <w:t>音频</w:t>
      </w:r>
      <w:r w:rsidR="008779BE">
        <w:t>的播放和</w:t>
      </w:r>
      <w:r w:rsidR="008779BE">
        <w:rPr>
          <w:rFonts w:hint="eastAsia"/>
        </w:rPr>
        <w:t>录制</w:t>
      </w:r>
      <w:r w:rsidR="008779BE">
        <w:t>。</w:t>
      </w:r>
      <w:r w:rsidR="00BC7147">
        <w:t>Gstreamer</w:t>
      </w:r>
      <w:r w:rsidR="008779BE">
        <w:rPr>
          <w:rFonts w:hint="eastAsia"/>
        </w:rPr>
        <w:t>默认</w:t>
      </w:r>
      <w:r w:rsidR="008779BE">
        <w:t>已经安装了很多有用的元件</w:t>
      </w:r>
      <w:r w:rsidR="008C03E9">
        <w:t>，</w:t>
      </w:r>
      <w:r w:rsidR="008C03E9">
        <w:rPr>
          <w:rFonts w:hint="eastAsia"/>
        </w:rPr>
        <w:t>通过</w:t>
      </w:r>
      <w:r w:rsidR="008C03E9">
        <w:t>使用这些元件你能够构建一个具有多种功能的应用程序。</w:t>
      </w:r>
      <w:r w:rsidR="00FF6316">
        <w:t>在某些情况下，</w:t>
      </w:r>
      <w:r w:rsidR="00FF6316">
        <w:rPr>
          <w:rFonts w:hint="eastAsia"/>
        </w:rPr>
        <w:t>开发人员</w:t>
      </w:r>
      <w:r w:rsidR="00FF6316">
        <w:t>可以</w:t>
      </w:r>
      <w:r w:rsidR="006227C4">
        <w:t>根据</w:t>
      </w:r>
      <w:r w:rsidR="006227C4">
        <w:rPr>
          <w:rFonts w:hint="eastAsia"/>
        </w:rPr>
        <w:t>项目</w:t>
      </w:r>
      <w:r w:rsidR="006227C4">
        <w:t>的需要</w:t>
      </w:r>
      <w:r w:rsidR="00FF6316">
        <w:t>编写</w:t>
      </w:r>
      <w:r w:rsidR="006227C4">
        <w:t>一些特别的新的元件。</w:t>
      </w:r>
      <w:r w:rsidR="002A5DBF">
        <w:t>一般来说，</w:t>
      </w:r>
      <w:r w:rsidR="002A5DBF">
        <w:rPr>
          <w:rFonts w:hint="eastAsia"/>
        </w:rPr>
        <w:t>元件</w:t>
      </w:r>
      <w:r w:rsidR="002A5DBF">
        <w:t>像是一个黑盒，数据从</w:t>
      </w:r>
      <w:r w:rsidR="002A5DBF">
        <w:rPr>
          <w:rFonts w:hint="eastAsia"/>
        </w:rPr>
        <w:t>黑盒</w:t>
      </w:r>
      <w:r w:rsidR="002A5DBF">
        <w:t>的</w:t>
      </w:r>
      <w:r w:rsidR="002A5DBF">
        <w:rPr>
          <w:rFonts w:hint="eastAsia"/>
        </w:rPr>
        <w:t>一端</w:t>
      </w:r>
      <w:r w:rsidR="002A5DBF">
        <w:t>流入，</w:t>
      </w:r>
      <w:r w:rsidR="002A5DBF">
        <w:rPr>
          <w:rFonts w:hint="eastAsia"/>
        </w:rPr>
        <w:t>在黑盒</w:t>
      </w:r>
      <w:r w:rsidR="002A5DBF">
        <w:t>内部进行一些加工处理，</w:t>
      </w:r>
      <w:r w:rsidR="002A5DBF">
        <w:rPr>
          <w:rFonts w:hint="eastAsia"/>
        </w:rPr>
        <w:t>然后</w:t>
      </w:r>
      <w:r w:rsidR="002A5DBF">
        <w:t>从</w:t>
      </w:r>
      <w:r w:rsidR="002A5DBF">
        <w:rPr>
          <w:rFonts w:hint="eastAsia"/>
        </w:rPr>
        <w:t>另外</w:t>
      </w:r>
      <w:r w:rsidR="002A5DBF">
        <w:t>一端</w:t>
      </w:r>
      <w:r w:rsidR="002A5DBF">
        <w:rPr>
          <w:rFonts w:hint="eastAsia"/>
        </w:rPr>
        <w:t>流出</w:t>
      </w:r>
      <w:r w:rsidR="002A5DBF">
        <w:t>被处理过的数据。</w:t>
      </w:r>
      <w:r w:rsidR="00F8414F">
        <w:t>例如</w:t>
      </w:r>
      <w:r w:rsidR="00D108F4">
        <w:t>：</w:t>
      </w:r>
      <w:r w:rsidR="00F8414F">
        <w:t>对于一个</w:t>
      </w:r>
      <w:r w:rsidR="00F8414F">
        <w:rPr>
          <w:rFonts w:hint="eastAsia"/>
        </w:rPr>
        <w:t>mux</w:t>
      </w:r>
      <w:r w:rsidR="00F8414F">
        <w:rPr>
          <w:rFonts w:hint="eastAsia"/>
        </w:rPr>
        <w:softHyphen/>
      </w:r>
      <w:r w:rsidR="008C2F60">
        <w:rPr>
          <w:rFonts w:hint="eastAsia"/>
        </w:rPr>
        <w:t>er</w:t>
      </w:r>
      <w:r w:rsidR="00F8414F">
        <w:t>元件</w:t>
      </w:r>
      <w:r w:rsidR="000918B4">
        <w:t>，</w:t>
      </w:r>
      <w:r w:rsidR="000918B4">
        <w:rPr>
          <w:rFonts w:hint="eastAsia"/>
        </w:rPr>
        <w:t>流入</w:t>
      </w:r>
      <w:r w:rsidR="000918B4">
        <w:t>的是视频文件、</w:t>
      </w:r>
      <w:r w:rsidR="000918B4">
        <w:rPr>
          <w:rFonts w:hint="eastAsia"/>
        </w:rPr>
        <w:t>音频</w:t>
      </w:r>
      <w:r w:rsidR="000918B4">
        <w:t>文件</w:t>
      </w:r>
      <w:r w:rsidR="008F367F">
        <w:rPr>
          <w:rFonts w:hint="eastAsia"/>
        </w:rPr>
        <w:t>、</w:t>
      </w:r>
      <w:r w:rsidR="009D38ED">
        <w:rPr>
          <w:rFonts w:hint="eastAsia"/>
        </w:rPr>
        <w:t>可能</w:t>
      </w:r>
      <w:r w:rsidR="009D38ED">
        <w:t>还会有</w:t>
      </w:r>
      <w:r w:rsidR="001E1134">
        <w:rPr>
          <w:rFonts w:hint="eastAsia"/>
        </w:rPr>
        <w:t>字幕</w:t>
      </w:r>
      <w:r w:rsidR="009D38ED">
        <w:t>文件，</w:t>
      </w:r>
      <w:r w:rsidR="003D6C19">
        <w:t>流出的是某一</w:t>
      </w:r>
      <w:r w:rsidR="003D6C19">
        <w:rPr>
          <w:rFonts w:hint="eastAsia"/>
        </w:rPr>
        <w:t>格式</w:t>
      </w:r>
      <w:r w:rsidR="003D6C19">
        <w:t>的视频文件。</w:t>
      </w:r>
      <w:r w:rsidR="00D108F4">
        <w:t>如</w:t>
      </w:r>
      <w:r w:rsidR="00043943">
        <w:t>，</w:t>
      </w:r>
      <w:r w:rsidR="00043943">
        <w:rPr>
          <w:rFonts w:hint="eastAsia"/>
        </w:rPr>
        <w:t>可</w:t>
      </w:r>
      <w:r w:rsidR="00043943">
        <w:t>将</w:t>
      </w:r>
      <w:r w:rsidR="00043943">
        <w:t>1.</w:t>
      </w:r>
      <w:r w:rsidR="00043943">
        <w:rPr>
          <w:rFonts w:hint="eastAsia"/>
        </w:rPr>
        <w:t>avi</w:t>
      </w:r>
      <w:r w:rsidR="00043943">
        <w:t>、</w:t>
      </w:r>
      <w:r w:rsidR="00043943">
        <w:t>1.</w:t>
      </w:r>
      <w:r w:rsidR="00043943">
        <w:rPr>
          <w:rFonts w:hint="eastAsia"/>
        </w:rPr>
        <w:t>mp</w:t>
      </w:r>
      <w:r w:rsidR="00043943">
        <w:t>3</w:t>
      </w:r>
      <w:r w:rsidR="00043943">
        <w:t>、</w:t>
      </w:r>
      <w:r w:rsidR="00043943">
        <w:rPr>
          <w:rFonts w:hint="eastAsia"/>
        </w:rPr>
        <w:t>1.srt</w:t>
      </w:r>
      <w:r w:rsidR="00FA7BBA">
        <w:t>用</w:t>
      </w:r>
      <w:r w:rsidR="00FA7BBA">
        <w:t>muxer</w:t>
      </w:r>
      <w:r w:rsidR="00FA7BBA">
        <w:t>合并为</w:t>
      </w:r>
      <w:r w:rsidR="00FA7BBA">
        <w:t>mkv</w:t>
      </w:r>
      <w:r w:rsidR="00FA7BBA">
        <w:t>格式的视频文件。</w:t>
      </w:r>
    </w:p>
    <w:p w14:paraId="2C30B874" w14:textId="77777777" w:rsidR="005D07BB" w:rsidRDefault="004F5B6A" w:rsidP="008F5E18">
      <w:pPr>
        <w:ind w:firstLine="0"/>
      </w:pPr>
      <w:r>
        <w:tab/>
      </w:r>
      <w:r>
        <w:rPr>
          <w:rFonts w:hint="eastAsia"/>
        </w:rPr>
        <w:t>插件</w:t>
      </w:r>
      <w:r>
        <w:t>（</w:t>
      </w:r>
      <w:r>
        <w:t>plugins</w:t>
      </w:r>
      <w:r>
        <w:t>）</w:t>
      </w:r>
      <w:r w:rsidR="00322192">
        <w:t>是一块可以加载的代码。</w:t>
      </w:r>
      <w:r w:rsidR="0093415F">
        <w:rPr>
          <w:rFonts w:hint="eastAsia"/>
        </w:rPr>
        <w:t>通常</w:t>
      </w:r>
      <w:r w:rsidR="0093415F">
        <w:t>被称为</w:t>
      </w:r>
      <w:r w:rsidR="00937695">
        <w:t>共享对象文件</w:t>
      </w:r>
      <w:r w:rsidR="00EF5EC4">
        <w:rPr>
          <w:rFonts w:hint="eastAsia"/>
        </w:rPr>
        <w:t>（</w:t>
      </w:r>
      <w:r w:rsidR="00EF5EC4">
        <w:rPr>
          <w:rFonts w:hint="eastAsia"/>
        </w:rPr>
        <w:t>shared</w:t>
      </w:r>
      <w:r w:rsidR="00EF5EC4">
        <w:t xml:space="preserve"> oject file</w:t>
      </w:r>
      <w:r w:rsidR="00EF5EC4">
        <w:rPr>
          <w:rFonts w:hint="eastAsia"/>
        </w:rPr>
        <w:t>）</w:t>
      </w:r>
      <w:r w:rsidR="007A2C5E">
        <w:rPr>
          <w:rFonts w:hint="eastAsia"/>
        </w:rPr>
        <w:t>或</w:t>
      </w:r>
      <w:r w:rsidR="007A2C5E">
        <w:t>动态链接库</w:t>
      </w:r>
      <w:r w:rsidR="00EF5EC4">
        <w:rPr>
          <w:rFonts w:hint="eastAsia"/>
        </w:rPr>
        <w:t>（</w:t>
      </w:r>
      <w:r w:rsidR="00EF5EC4">
        <w:rPr>
          <w:rFonts w:hint="eastAsia"/>
        </w:rPr>
        <w:t>dy</w:t>
      </w:r>
      <w:r w:rsidR="00EF5EC4">
        <w:t>namically linked library</w:t>
      </w:r>
      <w:r w:rsidR="00EF5EC4">
        <w:rPr>
          <w:rFonts w:hint="eastAsia"/>
        </w:rPr>
        <w:t>）</w:t>
      </w:r>
      <w:r w:rsidR="00EF5EC4" w:rsidRPr="00EF5EC4">
        <w:rPr>
          <w:rFonts w:hint="eastAsia"/>
          <w:vertAlign w:val="superscript"/>
        </w:rPr>
        <w:t>[</w:t>
      </w:r>
      <w:r w:rsidR="002B1562">
        <w:rPr>
          <w:vertAlign w:val="superscript"/>
        </w:rPr>
        <w:t>27</w:t>
      </w:r>
      <w:r w:rsidR="00EF5EC4" w:rsidRPr="00EF5EC4">
        <w:rPr>
          <w:rFonts w:hint="eastAsia"/>
          <w:vertAlign w:val="superscript"/>
        </w:rPr>
        <w:t>]</w:t>
      </w:r>
      <w:r w:rsidR="007A2C5E">
        <w:t>。</w:t>
      </w:r>
      <w:r w:rsidR="007A2C5E">
        <w:rPr>
          <w:rFonts w:hint="eastAsia"/>
        </w:rPr>
        <w:t>一个插件</w:t>
      </w:r>
      <w:r w:rsidR="005E7A30">
        <w:t>中可以包含一个或多个元件，</w:t>
      </w:r>
      <w:r w:rsidR="005E7A30">
        <w:rPr>
          <w:rFonts w:hint="eastAsia"/>
        </w:rPr>
        <w:lastRenderedPageBreak/>
        <w:t>因此</w:t>
      </w:r>
      <w:r w:rsidR="005E7A30">
        <w:t>可以把多个元件封装</w:t>
      </w:r>
      <w:r w:rsidR="005E7A30">
        <w:rPr>
          <w:rFonts w:hint="eastAsia"/>
        </w:rPr>
        <w:t>进</w:t>
      </w:r>
      <w:r w:rsidR="005E7A30">
        <w:t>一个插件中</w:t>
      </w:r>
      <w:r w:rsidR="00D00ABF">
        <w:t>，</w:t>
      </w:r>
      <w:r w:rsidR="00D00ABF">
        <w:rPr>
          <w:rFonts w:hint="eastAsia"/>
        </w:rPr>
        <w:t>使之支持</w:t>
      </w:r>
      <w:r w:rsidR="00D00ABF">
        <w:t>新的</w:t>
      </w:r>
      <w:r w:rsidR="00D00ABF">
        <w:rPr>
          <w:rFonts w:hint="eastAsia"/>
        </w:rPr>
        <w:t>功能</w:t>
      </w:r>
      <w:r w:rsidR="00D00ABF">
        <w:t>。</w:t>
      </w:r>
      <w:r w:rsidR="00BC7147">
        <w:t>Gstreamer</w:t>
      </w:r>
      <w:r w:rsidR="00FF64D4">
        <w:t>充斥着插件的概念，</w:t>
      </w:r>
      <w:r w:rsidR="00FF64D4">
        <w:rPr>
          <w:rFonts w:hint="eastAsia"/>
        </w:rPr>
        <w:t>即使</w:t>
      </w:r>
      <w:r w:rsidR="00FF64D4">
        <w:t>你只用到一些标准的包。</w:t>
      </w:r>
      <w:r w:rsidR="00FF64D4">
        <w:rPr>
          <w:rFonts w:hint="eastAsia"/>
        </w:rPr>
        <w:t>核心库</w:t>
      </w:r>
      <w:r w:rsidR="00FF64D4">
        <w:t>只有少量的基本函数，</w:t>
      </w:r>
      <w:r w:rsidR="00FF64D4">
        <w:rPr>
          <w:rFonts w:hint="eastAsia"/>
        </w:rPr>
        <w:t>其它</w:t>
      </w:r>
      <w:r w:rsidR="00FF64D4">
        <w:t>所有的功能都由插件来实现。一个</w:t>
      </w:r>
      <w:r w:rsidR="00FF64D4">
        <w:t>XML</w:t>
      </w:r>
      <w:r w:rsidR="00FF64D4">
        <w:t>文件</w:t>
      </w:r>
      <w:r w:rsidR="001A7867">
        <w:t>被用来保存所有</w:t>
      </w:r>
      <w:r w:rsidR="001A7867">
        <w:rPr>
          <w:rFonts w:hint="eastAsia"/>
        </w:rPr>
        <w:t>注册</w:t>
      </w:r>
      <w:r w:rsidR="001A7867">
        <w:t>的插件的详细信息。</w:t>
      </w:r>
      <w:r w:rsidR="001A7867">
        <w:rPr>
          <w:rFonts w:hint="eastAsia"/>
        </w:rPr>
        <w:t>这样</w:t>
      </w:r>
      <w:r w:rsidR="001A7867">
        <w:t>，</w:t>
      </w:r>
      <w:r w:rsidR="001A7867">
        <w:rPr>
          <w:rFonts w:hint="eastAsia"/>
        </w:rPr>
        <w:t>使用</w:t>
      </w:r>
      <w:r w:rsidR="00BC7147">
        <w:t>Gstreamer</w:t>
      </w:r>
      <w:r w:rsidR="001A7867">
        <w:t>的</w:t>
      </w:r>
      <w:r w:rsidR="001A7867">
        <w:rPr>
          <w:rFonts w:hint="eastAsia"/>
        </w:rPr>
        <w:t>程序</w:t>
      </w:r>
      <w:r w:rsidR="001A7867">
        <w:t>可以只在需要时加载插件，</w:t>
      </w:r>
      <w:r w:rsidR="001A7867">
        <w:rPr>
          <w:rFonts w:hint="eastAsia"/>
        </w:rPr>
        <w:t>而</w:t>
      </w:r>
      <w:r w:rsidR="001A7867">
        <w:t>不必实现全部加载。</w:t>
      </w:r>
    </w:p>
    <w:p w14:paraId="6420F81B" w14:textId="77777777" w:rsidR="005E37EC" w:rsidRDefault="009163C9" w:rsidP="008F5E18">
      <w:pPr>
        <w:ind w:firstLine="0"/>
      </w:pPr>
      <w:r>
        <w:tab/>
      </w:r>
      <w:r w:rsidR="001F0A9E">
        <w:rPr>
          <w:rFonts w:hint="eastAsia"/>
        </w:rPr>
        <w:t>衬垫</w:t>
      </w:r>
      <w:r w:rsidR="001F0A9E">
        <w:t>（</w:t>
      </w:r>
      <w:r w:rsidR="001F0A9E">
        <w:t>pads</w:t>
      </w:r>
      <w:r w:rsidR="001F0A9E">
        <w:t>）是</w:t>
      </w:r>
      <w:r w:rsidR="00BC7147">
        <w:t>Gstreamer</w:t>
      </w:r>
      <w:r w:rsidR="001F0A9E">
        <w:t>的另外一个基本</w:t>
      </w:r>
      <w:r w:rsidR="001F0A9E">
        <w:rPr>
          <w:rFonts w:hint="eastAsia"/>
        </w:rPr>
        <w:t>概念</w:t>
      </w:r>
      <w:r w:rsidR="001F0A9E">
        <w:t>。</w:t>
      </w:r>
      <w:r w:rsidR="00642669">
        <w:t>在</w:t>
      </w:r>
      <w:r w:rsidR="00BC7147">
        <w:t>Gstreamer</w:t>
      </w:r>
      <w:r w:rsidR="00642669">
        <w:t>中，</w:t>
      </w:r>
      <w:r w:rsidR="00642669">
        <w:rPr>
          <w:rFonts w:hint="eastAsia"/>
        </w:rPr>
        <w:t>衬垫</w:t>
      </w:r>
      <w:r w:rsidR="00642669">
        <w:t>是用来在元件间协商连接和数据流的。</w:t>
      </w:r>
      <w:r w:rsidR="00642669">
        <w:rPr>
          <w:rFonts w:hint="eastAsia"/>
        </w:rPr>
        <w:t>衬垫</w:t>
      </w:r>
      <w:r w:rsidR="00642669">
        <w:t>可以看做元件见相互连接的“接口”，</w:t>
      </w:r>
      <w:r w:rsidR="00642669">
        <w:rPr>
          <w:rFonts w:hint="eastAsia"/>
        </w:rPr>
        <w:t>数据</w:t>
      </w:r>
      <w:r w:rsidR="00642669">
        <w:t>流通过这些接口流入和流出元件</w:t>
      </w:r>
      <w:r w:rsidR="00016427" w:rsidRPr="00016427">
        <w:rPr>
          <w:rFonts w:hint="eastAsia"/>
          <w:vertAlign w:val="superscript"/>
        </w:rPr>
        <w:t>[</w:t>
      </w:r>
      <w:r w:rsidR="00016427" w:rsidRPr="00016427">
        <w:rPr>
          <w:vertAlign w:val="superscript"/>
        </w:rPr>
        <w:t>28</w:t>
      </w:r>
      <w:r w:rsidR="00016427" w:rsidRPr="00016427">
        <w:rPr>
          <w:rFonts w:hint="eastAsia"/>
          <w:vertAlign w:val="superscript"/>
        </w:rPr>
        <w:t>]</w:t>
      </w:r>
      <w:r w:rsidR="00642669">
        <w:t>。衬垫具有</w:t>
      </w:r>
      <w:r w:rsidR="00642669">
        <w:rPr>
          <w:rFonts w:hint="eastAsia"/>
        </w:rPr>
        <w:t>特殊</w:t>
      </w:r>
      <w:r w:rsidR="00642669">
        <w:t>的数据处理能力：</w:t>
      </w:r>
      <w:r w:rsidR="00642669">
        <w:rPr>
          <w:rFonts w:hint="eastAsia"/>
        </w:rPr>
        <w:t>衬垫</w:t>
      </w:r>
      <w:r w:rsidR="00642669">
        <w:t>可以限制通过它的数据类型。</w:t>
      </w:r>
      <w:r w:rsidR="00642669">
        <w:rPr>
          <w:rFonts w:hint="eastAsia"/>
        </w:rPr>
        <w:t>只有</w:t>
      </w:r>
      <w:r w:rsidR="00642669">
        <w:t>当两个衬垫允许通过的数据类型兼容时才可以将</w:t>
      </w:r>
      <w:r w:rsidR="00642669">
        <w:rPr>
          <w:rFonts w:hint="eastAsia"/>
        </w:rPr>
        <w:t>它们</w:t>
      </w:r>
      <w:r w:rsidR="00642669">
        <w:t>连接起来。</w:t>
      </w:r>
      <w:r w:rsidR="00290F75">
        <w:t>打个比方，</w:t>
      </w:r>
      <w:r w:rsidR="00290F75">
        <w:rPr>
          <w:rFonts w:hint="eastAsia"/>
        </w:rPr>
        <w:t>衬垫</w:t>
      </w:r>
      <w:r w:rsidR="00290F75">
        <w:t>类似于</w:t>
      </w:r>
      <w:r w:rsidR="00290F75">
        <w:rPr>
          <w:rFonts w:hint="eastAsia"/>
        </w:rPr>
        <w:t>物理设备</w:t>
      </w:r>
      <w:r w:rsidR="00290F75">
        <w:t>上的</w:t>
      </w:r>
      <w:r w:rsidR="00290F75">
        <w:rPr>
          <w:rFonts w:hint="eastAsia"/>
        </w:rPr>
        <w:t>a</w:t>
      </w:r>
      <w:r w:rsidR="00290F75">
        <w:t xml:space="preserve"> </w:t>
      </w:r>
      <w:r w:rsidR="00290F75">
        <w:rPr>
          <w:rFonts w:hint="eastAsia"/>
        </w:rPr>
        <w:t>plug</w:t>
      </w:r>
      <w:r w:rsidR="00290F75">
        <w:t xml:space="preserve"> </w:t>
      </w:r>
      <w:r w:rsidR="00290F75">
        <w:rPr>
          <w:rFonts w:hint="eastAsia"/>
        </w:rPr>
        <w:t>or</w:t>
      </w:r>
      <w:r w:rsidR="00290F75">
        <w:t xml:space="preserve"> </w:t>
      </w:r>
      <w:r w:rsidR="00290F75">
        <w:rPr>
          <w:rFonts w:hint="eastAsia"/>
        </w:rPr>
        <w:t>jack</w:t>
      </w:r>
      <w:r w:rsidR="00290F75">
        <w:t>。</w:t>
      </w:r>
      <w:r w:rsidR="00290F75">
        <w:rPr>
          <w:rFonts w:hint="eastAsia"/>
        </w:rPr>
        <w:t>想想</w:t>
      </w:r>
      <w:r w:rsidR="00290F75">
        <w:t>一个包含</w:t>
      </w:r>
      <w:r w:rsidR="00290F75">
        <w:rPr>
          <w:rFonts w:hint="eastAsia"/>
        </w:rPr>
        <w:t>功放</w:t>
      </w:r>
      <w:r w:rsidR="00290F75">
        <w:t>、</w:t>
      </w:r>
      <w:r w:rsidR="00290F75">
        <w:rPr>
          <w:rFonts w:hint="eastAsia"/>
        </w:rPr>
        <w:t>DVD</w:t>
      </w:r>
      <w:r w:rsidR="007C668B">
        <w:t>播放器和一个视频投影仪的家庭影院系统。</w:t>
      </w:r>
      <w:r w:rsidR="007C668B">
        <w:rPr>
          <w:rFonts w:hint="eastAsia"/>
        </w:rPr>
        <w:t>将</w:t>
      </w:r>
      <w:r w:rsidR="007C668B">
        <w:t>投影仪和</w:t>
      </w:r>
      <w:r w:rsidR="007C668B">
        <w:t>DVD</w:t>
      </w:r>
      <w:r w:rsidR="007C668B">
        <w:rPr>
          <w:rFonts w:hint="eastAsia"/>
        </w:rPr>
        <w:t>播放器</w:t>
      </w:r>
      <w:r w:rsidR="007C668B">
        <w:t>相连是允许的，</w:t>
      </w:r>
      <w:r w:rsidR="007C668B">
        <w:rPr>
          <w:rFonts w:hint="eastAsia"/>
        </w:rPr>
        <w:t>因为</w:t>
      </w:r>
      <w:r w:rsidR="007C668B">
        <w:t>这两个设备具有兼容的</w:t>
      </w:r>
      <w:r w:rsidR="007C668B">
        <w:t xml:space="preserve">video </w:t>
      </w:r>
      <w:r w:rsidR="007C668B">
        <w:rPr>
          <w:rFonts w:hint="eastAsia"/>
        </w:rPr>
        <w:t>jack</w:t>
      </w:r>
      <w:r w:rsidR="007C668B">
        <w:t>。</w:t>
      </w:r>
      <w:r w:rsidR="007C668B">
        <w:rPr>
          <w:rFonts w:hint="eastAsia"/>
        </w:rPr>
        <w:t>而</w:t>
      </w:r>
      <w:r w:rsidR="007C668B">
        <w:t>将投影仪和功放连接起来也许就行不通了，</w:t>
      </w:r>
      <w:r w:rsidR="007C668B">
        <w:rPr>
          <w:rFonts w:hint="eastAsia"/>
        </w:rPr>
        <w:t>因为</w:t>
      </w:r>
      <w:r w:rsidR="007C668B">
        <w:t>他们之间的</w:t>
      </w:r>
      <w:r w:rsidR="007C668B">
        <w:t>jack</w:t>
      </w:r>
      <w:r w:rsidR="007C668B">
        <w:t>不同。</w:t>
      </w:r>
      <w:r w:rsidR="007C668B">
        <w:rPr>
          <w:rFonts w:hint="eastAsia"/>
        </w:rPr>
        <w:t>大部分</w:t>
      </w:r>
      <w:r w:rsidR="007C668B">
        <w:t>情况下，</w:t>
      </w:r>
      <w:r w:rsidR="007C668B">
        <w:rPr>
          <w:rFonts w:hint="eastAsia"/>
        </w:rPr>
        <w:t>所有在</w:t>
      </w:r>
      <w:r w:rsidR="00BC7147">
        <w:t>Gstreamer</w:t>
      </w:r>
      <w:r w:rsidR="007C668B">
        <w:t>中流经的数据都遵循一个原则，</w:t>
      </w:r>
      <w:r w:rsidR="007C668B">
        <w:rPr>
          <w:rFonts w:hint="eastAsia"/>
        </w:rPr>
        <w:t>数据</w:t>
      </w:r>
      <w:r w:rsidR="007C668B">
        <w:t>从元件的一个或多个源</w:t>
      </w:r>
      <w:r w:rsidR="007C668B">
        <w:rPr>
          <w:rFonts w:hint="eastAsia"/>
        </w:rPr>
        <w:t>衬垫</w:t>
      </w:r>
      <w:r w:rsidR="007C668B">
        <w:t>流出，</w:t>
      </w:r>
      <w:r w:rsidR="007C668B">
        <w:rPr>
          <w:rFonts w:hint="eastAsia"/>
        </w:rPr>
        <w:t>从</w:t>
      </w:r>
      <w:r w:rsidR="007C668B">
        <w:t>一个或多个</w:t>
      </w:r>
      <w:r w:rsidR="007C668B">
        <w:t>sink</w:t>
      </w:r>
      <w:r w:rsidR="007C668B">
        <w:t>衬垫流入。</w:t>
      </w:r>
      <w:r w:rsidR="007C668B">
        <w:rPr>
          <w:rFonts w:hint="eastAsia"/>
        </w:rPr>
        <w:t>源和</w:t>
      </w:r>
      <w:r w:rsidR="007C668B">
        <w:t>sink</w:t>
      </w:r>
      <w:r w:rsidR="007C668B">
        <w:t>元件分别只有源</w:t>
      </w:r>
      <w:r w:rsidR="007C668B">
        <w:rPr>
          <w:rFonts w:hint="eastAsia"/>
        </w:rPr>
        <w:t>和</w:t>
      </w:r>
      <w:r w:rsidR="007C668B">
        <w:t>sink</w:t>
      </w:r>
      <w:r w:rsidR="007C668B">
        <w:t>衬垫。</w:t>
      </w:r>
    </w:p>
    <w:p w14:paraId="5FDB05F7" w14:textId="77777777" w:rsidR="00380D59" w:rsidRDefault="00380D59" w:rsidP="008F5E18">
      <w:pPr>
        <w:ind w:firstLine="0"/>
      </w:pPr>
      <w:r>
        <w:rPr>
          <w:rFonts w:hint="eastAsia"/>
        </w:rPr>
        <w:tab/>
      </w:r>
      <w:r w:rsidR="00AE2106">
        <w:t>以上是基本</w:t>
      </w:r>
      <w:r w:rsidR="00AE2106">
        <w:rPr>
          <w:rFonts w:hint="eastAsia"/>
        </w:rPr>
        <w:t>概念</w:t>
      </w:r>
      <w:r w:rsidR="00AE2106">
        <w:t>和</w:t>
      </w:r>
      <w:r w:rsidR="00AE2106">
        <w:rPr>
          <w:rFonts w:hint="eastAsia"/>
        </w:rPr>
        <w:t>术语</w:t>
      </w:r>
      <w:r w:rsidR="00AE2106">
        <w:t>的介绍，</w:t>
      </w:r>
      <w:r w:rsidR="00AE2106">
        <w:rPr>
          <w:rFonts w:hint="eastAsia"/>
        </w:rPr>
        <w:t>下面</w:t>
      </w:r>
      <w:r w:rsidR="00AE2106">
        <w:t>我们介绍几种常见的元件：</w:t>
      </w:r>
    </w:p>
    <w:p w14:paraId="7080AC9E" w14:textId="77777777" w:rsidR="00AE2106" w:rsidRDefault="00AE2106" w:rsidP="00AE2106">
      <w:pPr>
        <w:pStyle w:val="af2"/>
        <w:numPr>
          <w:ilvl w:val="0"/>
          <w:numId w:val="25"/>
        </w:numPr>
        <w:ind w:firstLineChars="0"/>
      </w:pPr>
      <w:r>
        <w:t>源</w:t>
      </w:r>
      <w:r>
        <w:rPr>
          <w:rFonts w:hint="eastAsia"/>
        </w:rPr>
        <w:t>元件</w:t>
      </w:r>
      <w:r w:rsidR="00430CB8">
        <w:t>（</w:t>
      </w:r>
      <w:r w:rsidR="00430CB8">
        <w:t xml:space="preserve">source </w:t>
      </w:r>
      <w:r w:rsidR="00430CB8">
        <w:rPr>
          <w:rFonts w:hint="eastAsia"/>
        </w:rPr>
        <w:t>element</w:t>
      </w:r>
      <w:r w:rsidR="00430CB8">
        <w:t>s</w:t>
      </w:r>
      <w:r w:rsidR="00430CB8">
        <w:t>）</w:t>
      </w:r>
    </w:p>
    <w:p w14:paraId="136B2C14" w14:textId="77777777" w:rsidR="00AE2106" w:rsidRDefault="0047121B" w:rsidP="00AB2A39">
      <w:pPr>
        <w:pStyle w:val="My"/>
      </w:pPr>
      <w:r>
        <w:t>源元件</w:t>
      </w:r>
      <w:r>
        <w:rPr>
          <w:rFonts w:hint="eastAsia"/>
        </w:rPr>
        <w:t>是</w:t>
      </w:r>
      <w:r>
        <w:t>管道数据的产生</w:t>
      </w:r>
      <w:r>
        <w:rPr>
          <w:rFonts w:hint="eastAsia"/>
        </w:rPr>
        <w:t>者</w:t>
      </w:r>
      <w:r>
        <w:t>，</w:t>
      </w:r>
      <w:r>
        <w:rPr>
          <w:rFonts w:hint="eastAsia"/>
        </w:rPr>
        <w:t>比如</w:t>
      </w:r>
      <w:r>
        <w:t>从</w:t>
      </w:r>
      <w:r>
        <w:rPr>
          <w:rFonts w:hint="eastAsia"/>
        </w:rPr>
        <w:t>硬盘</w:t>
      </w:r>
      <w:r>
        <w:t>或者声卡</w:t>
      </w:r>
      <w:r w:rsidR="00AF0AFD">
        <w:t>等设备中</w:t>
      </w:r>
      <w:r w:rsidR="00BA39BF">
        <w:rPr>
          <w:rFonts w:hint="eastAsia"/>
        </w:rPr>
        <w:t>将</w:t>
      </w:r>
      <w:r>
        <w:t>数据</w:t>
      </w:r>
      <w:r w:rsidR="00412B8E">
        <w:t>读取出来</w:t>
      </w:r>
      <w:r>
        <w:t>。</w:t>
      </w:r>
      <w:r w:rsidR="00632622">
        <w:t>如图</w:t>
      </w:r>
      <w:r w:rsidR="002433ED">
        <w:t>2-1</w:t>
      </w:r>
      <w:r w:rsidR="00232551">
        <w:rPr>
          <w:rFonts w:hint="eastAsia"/>
        </w:rPr>
        <w:t>4</w:t>
      </w:r>
      <w:r w:rsidR="002433ED">
        <w:t>所示：</w:t>
      </w:r>
      <w:r w:rsidR="002433ED">
        <w:rPr>
          <w:rFonts w:hint="eastAsia"/>
        </w:rPr>
        <w:t>源元件</w:t>
      </w:r>
      <w:r w:rsidR="002433ED">
        <w:t>有且只有一个源衬垫（</w:t>
      </w:r>
      <w:r w:rsidR="002433ED">
        <w:t>source</w:t>
      </w:r>
      <w:r w:rsidR="002433ED">
        <w:t>）</w:t>
      </w:r>
      <w:r w:rsidR="00B5064D">
        <w:t>，它只产生数据，</w:t>
      </w:r>
      <w:r w:rsidR="00B5064D">
        <w:rPr>
          <w:rFonts w:hint="eastAsia"/>
        </w:rPr>
        <w:t>并</w:t>
      </w:r>
      <w:r w:rsidR="00B5064D">
        <w:t>不接收数据。</w:t>
      </w:r>
      <w:r w:rsidR="00B5064D">
        <w:rPr>
          <w:rFonts w:hint="eastAsia"/>
        </w:rPr>
        <w:t>也就是说</w:t>
      </w:r>
      <w:r w:rsidR="00B5064D">
        <w:t>，</w:t>
      </w:r>
      <w:r w:rsidR="00B5064D">
        <w:rPr>
          <w:rFonts w:hint="eastAsia"/>
        </w:rPr>
        <w:t>它是</w:t>
      </w:r>
      <w:r w:rsidR="00B5064D">
        <w:t>数据的源头，</w:t>
      </w:r>
      <w:r w:rsidR="00B5064D">
        <w:rPr>
          <w:rFonts w:hint="eastAsia"/>
        </w:rPr>
        <w:t>不能</w:t>
      </w:r>
      <w:r w:rsidR="00B5064D">
        <w:t>对数据做任何处理。</w:t>
      </w:r>
    </w:p>
    <w:p w14:paraId="1186A65A" w14:textId="77777777" w:rsidR="005D07BB" w:rsidRDefault="006A7DB2" w:rsidP="00AB2A39">
      <w:pPr>
        <w:pStyle w:val="My"/>
      </w:pPr>
      <w:r>
        <w:rPr>
          <w:noProof/>
        </w:rPr>
        <mc:AlternateContent>
          <mc:Choice Requires="wps">
            <w:drawing>
              <wp:anchor distT="0" distB="0" distL="114300" distR="114300" simplePos="0" relativeHeight="251663360" behindDoc="0" locked="0" layoutInCell="1" allowOverlap="1" wp14:anchorId="6B302E86" wp14:editId="3275B0A9">
                <wp:simplePos x="0" y="0"/>
                <wp:positionH relativeFrom="column">
                  <wp:posOffset>1826260</wp:posOffset>
                </wp:positionH>
                <wp:positionV relativeFrom="paragraph">
                  <wp:posOffset>111125</wp:posOffset>
                </wp:positionV>
                <wp:extent cx="2057400" cy="1140460"/>
                <wp:effectExtent l="0" t="0" r="19050" b="21590"/>
                <wp:wrapThrough wrapText="bothSides">
                  <wp:wrapPolygon edited="0">
                    <wp:start x="0" y="0"/>
                    <wp:lineTo x="0" y="21648"/>
                    <wp:lineTo x="21600" y="21648"/>
                    <wp:lineTo x="21600" y="0"/>
                    <wp:lineTo x="0" y="0"/>
                  </wp:wrapPolygon>
                </wp:wrapThrough>
                <wp:docPr id="182" name="矩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140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46691F" w14:textId="77777777" w:rsidR="00D14876" w:rsidRPr="002D4BEA" w:rsidRDefault="00D14876" w:rsidP="002D4BEA">
                            <w:pPr>
                              <w:spacing w:after="0"/>
                              <w:ind w:firstLine="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2" o:spid="_x0000_s1241" style="position:absolute;left:0;text-align:left;margin-left:143.8pt;margin-top:8.75pt;width:162pt;height:8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" filled="f" strokecolor="black [3213]" strokeweight="1pt">
                <v:path arrowok="t"/>
                <v:textbox>
                  <w:txbxContent>
                    <w:p w14:paraId="5346691F" w14:textId="77777777" w:rsidR="00D14876" w:rsidRPr="002D4BEA" w:rsidRDefault="00D14876" w:rsidP="002D4BEA">
                      <w:pPr>
                        <w:spacing w:after="0"/>
                        <w:ind w:firstLine="0"/>
                        <w:rPr>
                          <w:color w:val="000000" w:themeColor="text1"/>
                        </w:rPr>
                      </w:pPr>
                    </w:p>
                  </w:txbxContent>
                </v:textbox>
                <w10:wrap type="through"/>
              </v:rect>
            </w:pict>
          </mc:Fallback>
        </mc:AlternateContent>
      </w:r>
      <w:r>
        <w:rPr>
          <w:noProof/>
        </w:rPr>
        <mc:AlternateContent>
          <mc:Choice Requires="wps">
            <w:drawing>
              <wp:anchor distT="0" distB="0" distL="114300" distR="114300" simplePos="0" relativeHeight="251667456" behindDoc="0" locked="0" layoutInCell="1" allowOverlap="1" wp14:anchorId="6806FF1C" wp14:editId="6F75CC75">
                <wp:simplePos x="0" y="0"/>
                <wp:positionH relativeFrom="column">
                  <wp:posOffset>1826260</wp:posOffset>
                </wp:positionH>
                <wp:positionV relativeFrom="paragraph">
                  <wp:posOffset>111125</wp:posOffset>
                </wp:positionV>
                <wp:extent cx="1480820" cy="260985"/>
                <wp:effectExtent l="0" t="0" r="0" b="0"/>
                <wp:wrapThrough wrapText="bothSides">
                  <wp:wrapPolygon edited="0">
                    <wp:start x="834" y="0"/>
                    <wp:lineTo x="834" y="18920"/>
                    <wp:lineTo x="20563" y="18920"/>
                    <wp:lineTo x="20563" y="0"/>
                    <wp:lineTo x="834" y="0"/>
                  </wp:wrapPolygon>
                </wp:wrapThrough>
                <wp:docPr id="184" name="矩形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D35FEC" w14:textId="77777777" w:rsidR="00D14876" w:rsidRPr="00124C1B" w:rsidRDefault="00D14876" w:rsidP="002D4BEA">
                            <w:pPr>
                              <w:spacing w:after="0"/>
                              <w:ind w:firstLine="0"/>
                              <w:rPr>
                                <w:color w:val="000000" w:themeColor="text1"/>
                              </w:rPr>
                            </w:pPr>
                            <w:r>
                              <w:rPr>
                                <w:color w:val="000000" w:themeColor="text1"/>
                              </w:rPr>
                              <w:t>source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4" o:spid="_x0000_s1242" style="position:absolute;left:0;text-align:left;margin-left:143.8pt;margin-top:8.75pt;width:116.6pt;height:20.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" filled="f" stroked="f" strokeweight="1pt">
                <v:path arrowok="t"/>
                <v:textbox>
                  <w:txbxContent>
                    <w:p w14:paraId="41D35FEC" w14:textId="77777777" w:rsidR="00D14876" w:rsidRPr="00124C1B" w:rsidRDefault="00D14876" w:rsidP="002D4BEA">
                      <w:pPr>
                        <w:spacing w:after="0"/>
                        <w:ind w:firstLine="0"/>
                        <w:rPr>
                          <w:color w:val="000000" w:themeColor="text1"/>
                        </w:rPr>
                      </w:pPr>
                      <w:r>
                        <w:rPr>
                          <w:color w:val="000000" w:themeColor="text1"/>
                        </w:rPr>
                        <w:t>source element</w:t>
                      </w:r>
                    </w:p>
                  </w:txbxContent>
                </v:textbox>
                <w10:wrap type="through"/>
              </v:rect>
            </w:pict>
          </mc:Fallback>
        </mc:AlternateContent>
      </w:r>
    </w:p>
    <w:p w14:paraId="75A88F2D" w14:textId="77777777" w:rsidR="0053198E" w:rsidRDefault="006A7DB2" w:rsidP="00AB2A39">
      <w:pPr>
        <w:pStyle w:val="My"/>
      </w:pPr>
      <w:r>
        <w:rPr>
          <w:noProof/>
        </w:rPr>
        <mc:AlternateContent>
          <mc:Choice Requires="wps">
            <w:drawing>
              <wp:anchor distT="0" distB="0" distL="114300" distR="114300" simplePos="0" relativeHeight="251665408" behindDoc="0" locked="0" layoutInCell="1" allowOverlap="1" wp14:anchorId="153184F1" wp14:editId="27C5BC56">
                <wp:simplePos x="0" y="0"/>
                <wp:positionH relativeFrom="column">
                  <wp:posOffset>3189605</wp:posOffset>
                </wp:positionH>
                <wp:positionV relativeFrom="paragraph">
                  <wp:posOffset>182880</wp:posOffset>
                </wp:positionV>
                <wp:extent cx="686435" cy="281940"/>
                <wp:effectExtent l="0" t="0" r="18415" b="22860"/>
                <wp:wrapThrough wrapText="bothSides">
                  <wp:wrapPolygon edited="0">
                    <wp:start x="0" y="0"/>
                    <wp:lineTo x="0" y="21892"/>
                    <wp:lineTo x="21580" y="21892"/>
                    <wp:lineTo x="21580" y="0"/>
                    <wp:lineTo x="0" y="0"/>
                  </wp:wrapPolygon>
                </wp:wrapThrough>
                <wp:docPr id="183" name="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643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8A63D5" w14:textId="77777777" w:rsidR="00D14876" w:rsidRPr="00124C1B" w:rsidRDefault="00D14876" w:rsidP="00124C1B">
                            <w:pPr>
                              <w:spacing w:after="0"/>
                              <w:ind w:firstLine="0"/>
                              <w:rPr>
                                <w:color w:val="000000" w:themeColor="text1"/>
                              </w:rPr>
                            </w:pPr>
                            <w:r>
                              <w:rPr>
                                <w:color w:val="000000" w:themeColor="text1"/>
                              </w:rPr>
                              <w:t>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3" o:spid="_x0000_s1243" style="position:absolute;left:0;text-align:left;margin-left:251.15pt;margin-top:14.4pt;width:54.05pt;height:2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" filled="f" strokecolor="black [3213]" strokeweight="1pt">
                <v:path arrowok="t"/>
                <v:textbox>
                  <w:txbxContent>
                    <w:p w14:paraId="418A63D5" w14:textId="77777777" w:rsidR="00D14876" w:rsidRPr="00124C1B" w:rsidRDefault="00D14876" w:rsidP="00124C1B">
                      <w:pPr>
                        <w:spacing w:after="0"/>
                        <w:ind w:firstLine="0"/>
                        <w:rPr>
                          <w:color w:val="000000" w:themeColor="text1"/>
                        </w:rPr>
                      </w:pPr>
                      <w:r>
                        <w:rPr>
                          <w:color w:val="000000" w:themeColor="text1"/>
                        </w:rPr>
                        <w:t>source</w:t>
                      </w:r>
                    </w:p>
                  </w:txbxContent>
                </v:textbox>
                <w10:wrap type="through"/>
              </v:rect>
            </w:pict>
          </mc:Fallback>
        </mc:AlternateContent>
      </w:r>
    </w:p>
    <w:p w14:paraId="5E89B24C" w14:textId="77777777" w:rsidR="0053198E" w:rsidRDefault="0053198E" w:rsidP="00AB2A39">
      <w:pPr>
        <w:pStyle w:val="My"/>
      </w:pPr>
    </w:p>
    <w:p w14:paraId="6389FEAD" w14:textId="77777777" w:rsidR="0053198E" w:rsidRDefault="0053198E" w:rsidP="00AB2A39">
      <w:pPr>
        <w:pStyle w:val="My"/>
      </w:pPr>
    </w:p>
    <w:p w14:paraId="3FFC105C" w14:textId="77777777" w:rsidR="00366B91" w:rsidRDefault="00366B91" w:rsidP="00A96A27">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CD4BF9">
        <w:rPr>
          <w:rFonts w:ascii="楷体_GB2312" w:eastAsia="楷体_GB2312" w:hAnsi="华文楷体" w:hint="eastAsia"/>
          <w:bCs w:val="0"/>
          <w:snapToGrid w:val="0"/>
          <w:color w:val="000000"/>
          <w:sz w:val="21"/>
          <w:szCs w:val="21"/>
        </w:rPr>
        <w:t>2-1</w:t>
      </w:r>
      <w:r w:rsidR="00232551">
        <w:rPr>
          <w:rFonts w:ascii="楷体_GB2312" w:eastAsia="楷体_GB2312" w:hAnsi="华文楷体" w:hint="eastAsia"/>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sidR="00CD4BF9">
        <w:rPr>
          <w:rFonts w:ascii="楷体_GB2312" w:eastAsia="楷体_GB2312" w:hAnsi="华文楷体"/>
          <w:bCs w:val="0"/>
          <w:snapToGrid w:val="0"/>
          <w:color w:val="000000"/>
          <w:sz w:val="21"/>
          <w:szCs w:val="21"/>
        </w:rPr>
        <w:t>源元件示意图</w:t>
      </w:r>
    </w:p>
    <w:p w14:paraId="440C6746" w14:textId="77777777" w:rsidR="00366B91" w:rsidRDefault="00366B91" w:rsidP="00A96A27">
      <w:pPr>
        <w:spacing w:line="240" w:lineRule="auto"/>
        <w:ind w:firstLine="0"/>
        <w:jc w:val="center"/>
        <w:rPr>
          <w:rFonts w:hAnsi="Times New Roman"/>
          <w:bCs w:val="0"/>
          <w:sz w:val="21"/>
          <w:szCs w:val="21"/>
        </w:rPr>
      </w:pPr>
      <w:r w:rsidRPr="00464265">
        <w:rPr>
          <w:rFonts w:hAnsi="Times New Roman"/>
          <w:bCs w:val="0"/>
          <w:sz w:val="21"/>
          <w:szCs w:val="21"/>
        </w:rPr>
        <w:t>Fig 2-</w:t>
      </w:r>
      <w:r w:rsidR="00CD4BF9">
        <w:rPr>
          <w:rFonts w:hAnsi="Times New Roman" w:hint="eastAsia"/>
          <w:bCs w:val="0"/>
          <w:sz w:val="21"/>
          <w:szCs w:val="21"/>
        </w:rPr>
        <w:t>1</w:t>
      </w:r>
      <w:r w:rsidR="00232551">
        <w:rPr>
          <w:rFonts w:hAnsi="Times New Roman" w:hint="eastAsia"/>
          <w:bCs w:val="0"/>
          <w:sz w:val="21"/>
          <w:szCs w:val="21"/>
        </w:rPr>
        <w:t>4</w:t>
      </w:r>
      <w:r w:rsidRPr="00464265">
        <w:rPr>
          <w:rFonts w:hAnsi="Times New Roman"/>
          <w:bCs w:val="0"/>
          <w:sz w:val="21"/>
          <w:szCs w:val="21"/>
        </w:rPr>
        <w:t xml:space="preserve"> </w:t>
      </w:r>
      <w:r w:rsidR="00D31670">
        <w:rPr>
          <w:rFonts w:hAnsi="Times New Roman"/>
          <w:bCs w:val="0"/>
          <w:sz w:val="21"/>
          <w:szCs w:val="21"/>
        </w:rPr>
        <w:t xml:space="preserve">source </w:t>
      </w:r>
      <w:r w:rsidR="00D31670">
        <w:rPr>
          <w:rFonts w:hAnsi="Times New Roman" w:hint="eastAsia"/>
          <w:bCs w:val="0"/>
          <w:sz w:val="21"/>
          <w:szCs w:val="21"/>
        </w:rPr>
        <w:t>element</w:t>
      </w:r>
    </w:p>
    <w:p w14:paraId="2AE2B7B5" w14:textId="77777777" w:rsidR="00E10BE5" w:rsidRDefault="00E10BE5" w:rsidP="00A96A27">
      <w:pPr>
        <w:spacing w:line="240" w:lineRule="auto"/>
        <w:ind w:firstLine="0"/>
        <w:jc w:val="center"/>
        <w:rPr>
          <w:rFonts w:hAnsi="Times New Roman"/>
          <w:bCs w:val="0"/>
          <w:sz w:val="21"/>
          <w:szCs w:val="21"/>
        </w:rPr>
      </w:pPr>
    </w:p>
    <w:p w14:paraId="56AE54F9" w14:textId="77777777" w:rsidR="005D07BB" w:rsidRDefault="004812A1" w:rsidP="004812A1">
      <w:pPr>
        <w:pStyle w:val="af2"/>
        <w:numPr>
          <w:ilvl w:val="0"/>
          <w:numId w:val="25"/>
        </w:numPr>
        <w:ind w:firstLineChars="0"/>
      </w:pPr>
      <w:r>
        <w:rPr>
          <w:rFonts w:hint="eastAsia"/>
        </w:rPr>
        <w:t>过滤</w:t>
      </w:r>
      <w:r w:rsidR="002F0AF7">
        <w:t>器（</w:t>
      </w:r>
      <w:r w:rsidR="002F0AF7">
        <w:t>filters</w:t>
      </w:r>
      <w:r w:rsidR="002F0AF7">
        <w:t>）</w:t>
      </w:r>
      <w:r>
        <w:t>与类过滤元件</w:t>
      </w:r>
      <w:r w:rsidR="002F0AF7">
        <w:t>（</w:t>
      </w:r>
      <w:r w:rsidR="002F0AF7">
        <w:t>Filter-like</w:t>
      </w:r>
      <w:r w:rsidR="00AC26BB">
        <w:t xml:space="preserve"> </w:t>
      </w:r>
      <w:r w:rsidR="00AC26BB">
        <w:rPr>
          <w:rFonts w:hint="eastAsia"/>
        </w:rPr>
        <w:t>element</w:t>
      </w:r>
      <w:r w:rsidR="00AC26BB">
        <w:t>s</w:t>
      </w:r>
      <w:r w:rsidR="002F0AF7">
        <w:t>）</w:t>
      </w:r>
    </w:p>
    <w:p w14:paraId="78FEB377" w14:textId="77777777" w:rsidR="004812A1" w:rsidRDefault="00B21E48" w:rsidP="00984514">
      <w:pPr>
        <w:ind w:firstLineChars="175" w:firstLine="420"/>
      </w:pPr>
      <w:r>
        <w:rPr>
          <w:rFonts w:hint="eastAsia"/>
        </w:rPr>
        <w:t>过滤器以及</w:t>
      </w:r>
      <w:r>
        <w:t>类过滤元件都同时拥有输入和输出衬垫</w:t>
      </w:r>
      <w:r w:rsidR="00C91C44">
        <w:t>，</w:t>
      </w:r>
      <w:r w:rsidR="00C91C44">
        <w:rPr>
          <w:rFonts w:hint="eastAsia"/>
        </w:rPr>
        <w:t>它们</w:t>
      </w:r>
      <w:r w:rsidR="00C91C44">
        <w:t>对从输入</w:t>
      </w:r>
      <w:r w:rsidR="00C91C44">
        <w:rPr>
          <w:rFonts w:hint="eastAsia"/>
        </w:rPr>
        <w:t>衬垫</w:t>
      </w:r>
      <w:r w:rsidR="00C91C44">
        <w:t>接收到的数据进行处理</w:t>
      </w:r>
      <w:r w:rsidR="00984514">
        <w:t>操作，</w:t>
      </w:r>
      <w:r w:rsidR="00984514">
        <w:rPr>
          <w:rFonts w:hint="eastAsia"/>
        </w:rPr>
        <w:t>然后</w:t>
      </w:r>
      <w:r w:rsidR="00984514">
        <w:t>将处理后的数据提供给输出衬垫。</w:t>
      </w:r>
      <w:r w:rsidR="008D3411">
        <w:t>音量元件、</w:t>
      </w:r>
      <w:r w:rsidR="008D3411">
        <w:rPr>
          <w:rFonts w:hint="eastAsia"/>
        </w:rPr>
        <w:t>视频</w:t>
      </w:r>
      <w:r w:rsidR="008D3411">
        <w:t>转换器、</w:t>
      </w:r>
      <w:r w:rsidR="008D3411">
        <w:rPr>
          <w:rFonts w:hint="eastAsia"/>
        </w:rPr>
        <w:t>Ogg</w:t>
      </w:r>
      <w:r w:rsidR="008D3411">
        <w:t>分流者或者</w:t>
      </w:r>
      <w:r w:rsidR="008D3411">
        <w:t>Vorbis</w:t>
      </w:r>
      <w:r w:rsidR="008D3411">
        <w:t>解码器都是这种</w:t>
      </w:r>
      <w:r w:rsidR="008D3411">
        <w:rPr>
          <w:rFonts w:hint="eastAsia"/>
        </w:rPr>
        <w:t>类型</w:t>
      </w:r>
      <w:r w:rsidR="008D3411">
        <w:t>的元件。</w:t>
      </w:r>
      <w:r w:rsidR="007E0332">
        <w:t>类过滤元件可以拥有</w:t>
      </w:r>
      <w:r w:rsidR="007E0332">
        <w:rPr>
          <w:rFonts w:hint="eastAsia"/>
        </w:rPr>
        <w:t>任意</w:t>
      </w:r>
      <w:r w:rsidR="007E0332">
        <w:t>个的元衬垫或</w:t>
      </w:r>
      <w:r w:rsidR="007E0332">
        <w:lastRenderedPageBreak/>
        <w:t>者接收衬垫。</w:t>
      </w:r>
      <w:r w:rsidR="007E0332">
        <w:rPr>
          <w:rFonts w:hint="eastAsia"/>
        </w:rPr>
        <w:t>像</w:t>
      </w:r>
      <w:r w:rsidR="007E0332">
        <w:t>一个视频分流器可能有一个接收衬垫以及多个（</w:t>
      </w:r>
      <w:r w:rsidR="007E0332">
        <w:t>1-</w:t>
      </w:r>
      <w:r w:rsidR="007E0332">
        <w:rPr>
          <w:rFonts w:hint="eastAsia"/>
        </w:rPr>
        <w:t>N</w:t>
      </w:r>
      <w:r w:rsidR="007E0332">
        <w:t>）源衬垫，</w:t>
      </w:r>
      <w:r w:rsidR="007E0332">
        <w:rPr>
          <w:rFonts w:hint="eastAsia"/>
        </w:rPr>
        <w:t>每个</w:t>
      </w:r>
      <w:r w:rsidR="007E0332">
        <w:t>接收衬垫对应一种元数据流（</w:t>
      </w:r>
      <w:r w:rsidR="007E0332">
        <w:t xml:space="preserve">elementary </w:t>
      </w:r>
      <w:r w:rsidR="007E0332">
        <w:rPr>
          <w:rFonts w:hint="eastAsia"/>
        </w:rPr>
        <w:t>stream</w:t>
      </w:r>
      <w:r w:rsidR="007E0332">
        <w:t>）。</w:t>
      </w:r>
      <w:r w:rsidR="007E0332">
        <w:rPr>
          <w:rFonts w:hint="eastAsia"/>
        </w:rPr>
        <w:t>相反地</w:t>
      </w:r>
      <w:r w:rsidR="003F27DC">
        <w:t>，</w:t>
      </w:r>
      <w:r w:rsidR="003F27DC">
        <w:rPr>
          <w:rFonts w:hint="eastAsia"/>
        </w:rPr>
        <w:t>解码</w:t>
      </w:r>
      <w:r w:rsidR="003F27DC">
        <w:t>器只有一个</w:t>
      </w:r>
      <w:r w:rsidR="00E0394E">
        <w:t>源衬垫及一个接收衬垫。</w:t>
      </w:r>
      <w:r w:rsidR="0056625D">
        <w:t>图</w:t>
      </w:r>
      <w:r w:rsidR="0056625D">
        <w:t>2-1</w:t>
      </w:r>
      <w:r w:rsidR="008B3B94">
        <w:rPr>
          <w:rFonts w:hint="eastAsia"/>
        </w:rPr>
        <w:t>5</w:t>
      </w:r>
      <w:r w:rsidR="0056625D">
        <w:rPr>
          <w:rFonts w:hint="eastAsia"/>
        </w:rPr>
        <w:t>为</w:t>
      </w:r>
      <w:r w:rsidR="0056625D">
        <w:t>形象化的过滤</w:t>
      </w:r>
      <w:r w:rsidR="0056625D">
        <w:rPr>
          <w:rFonts w:hint="eastAsia"/>
        </w:rPr>
        <w:t>元件</w:t>
      </w:r>
      <w:r w:rsidR="0056625D">
        <w:t>，</w:t>
      </w:r>
      <w:r w:rsidR="0056625D">
        <w:rPr>
          <w:rFonts w:hint="eastAsia"/>
        </w:rPr>
        <w:t>这个</w:t>
      </w:r>
      <w:r w:rsidR="0056625D">
        <w:t>特殊的元件同时拥有源端和接收端，接收输入数据的接收衬垫在元件的左端，</w:t>
      </w:r>
      <w:r w:rsidR="0056625D">
        <w:rPr>
          <w:rFonts w:hint="eastAsia"/>
        </w:rPr>
        <w:t>源</w:t>
      </w:r>
      <w:r w:rsidR="0056625D">
        <w:t>衬垫在右端。</w:t>
      </w:r>
      <w:r w:rsidR="00F10FC0">
        <w:t>图</w:t>
      </w:r>
      <w:r w:rsidR="00F10FC0">
        <w:t>2-1</w:t>
      </w:r>
      <w:r w:rsidR="008B3B94">
        <w:rPr>
          <w:rFonts w:hint="eastAsia"/>
        </w:rPr>
        <w:t>6</w:t>
      </w:r>
      <w:r w:rsidR="00F10FC0">
        <w:rPr>
          <w:rFonts w:hint="eastAsia"/>
        </w:rPr>
        <w:t>为</w:t>
      </w:r>
      <w:r w:rsidR="00F10FC0">
        <w:t>形象化的拥有多个输出的过滤元件</w:t>
      </w:r>
      <w:r w:rsidR="00D17CA3">
        <w:t>，</w:t>
      </w:r>
      <w:r w:rsidR="00D17CA3">
        <w:rPr>
          <w:rFonts w:hint="eastAsia"/>
        </w:rPr>
        <w:t>它</w:t>
      </w:r>
      <w:r w:rsidR="00D17CA3">
        <w:t>有多个输出衬垫</w:t>
      </w:r>
      <w:r w:rsidR="00717C7E">
        <w:t>（</w:t>
      </w:r>
      <w:r w:rsidR="00717C7E">
        <w:t>source pad</w:t>
      </w:r>
      <w:r w:rsidR="00717C7E">
        <w:t>）。</w:t>
      </w:r>
      <w:r w:rsidR="00717C7E">
        <w:t>Ogg</w:t>
      </w:r>
      <w:r w:rsidR="00717C7E">
        <w:t>分流器是个很好的实例，</w:t>
      </w:r>
      <w:r w:rsidR="00717C7E">
        <w:rPr>
          <w:rFonts w:hint="eastAsia"/>
        </w:rPr>
        <w:t>因为</w:t>
      </w:r>
      <w:r w:rsidR="00717C7E">
        <w:t>Ogg</w:t>
      </w:r>
      <w:r w:rsidR="00717C7E">
        <w:t>流包含音频元数据流。</w:t>
      </w:r>
      <w:r w:rsidR="00717C7E">
        <w:rPr>
          <w:rFonts w:hint="eastAsia"/>
        </w:rPr>
        <w:t>当</w:t>
      </w:r>
      <w:r w:rsidR="00717C7E">
        <w:t>一个新</w:t>
      </w:r>
      <w:r w:rsidR="00717C7E">
        <w:rPr>
          <w:rFonts w:hint="eastAsia"/>
        </w:rPr>
        <w:t>的</w:t>
      </w:r>
      <w:r w:rsidR="00717C7E">
        <w:t>衬垫被创建时，分流器通常会产生一个信号，</w:t>
      </w:r>
      <w:r w:rsidR="00717C7E">
        <w:rPr>
          <w:rFonts w:hint="eastAsia"/>
        </w:rPr>
        <w:t>开发者</w:t>
      </w:r>
      <w:r w:rsidR="00717C7E">
        <w:t>可以在信号处理事件中处理新的元数据流。</w:t>
      </w:r>
    </w:p>
    <w:p w14:paraId="5E37C25B" w14:textId="77777777" w:rsidR="00E31E69" w:rsidRDefault="006A7DB2" w:rsidP="00E31E69">
      <w:pPr>
        <w:pStyle w:val="My"/>
      </w:pPr>
      <w:r>
        <w:rPr>
          <w:noProof/>
        </w:rPr>
        <mc:AlternateContent>
          <mc:Choice Requires="wps">
            <w:drawing>
              <wp:anchor distT="0" distB="0" distL="114300" distR="114300" simplePos="0" relativeHeight="251669504" behindDoc="0" locked="0" layoutInCell="1" allowOverlap="1" wp14:anchorId="67D6FE37" wp14:editId="3DE36F0E">
                <wp:simplePos x="0" y="0"/>
                <wp:positionH relativeFrom="column">
                  <wp:posOffset>1826260</wp:posOffset>
                </wp:positionH>
                <wp:positionV relativeFrom="paragraph">
                  <wp:posOffset>111125</wp:posOffset>
                </wp:positionV>
                <wp:extent cx="2057400" cy="1140460"/>
                <wp:effectExtent l="0" t="0" r="19050" b="21590"/>
                <wp:wrapThrough wrapText="bothSides">
                  <wp:wrapPolygon edited="0">
                    <wp:start x="0" y="0"/>
                    <wp:lineTo x="0" y="21648"/>
                    <wp:lineTo x="21600" y="21648"/>
                    <wp:lineTo x="21600" y="0"/>
                    <wp:lineTo x="0" y="0"/>
                  </wp:wrapPolygon>
                </wp:wrapThrough>
                <wp:docPr id="185" name="矩形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140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2D43D4" w14:textId="77777777" w:rsidR="00D14876" w:rsidRPr="002D4BEA" w:rsidRDefault="00D14876" w:rsidP="00E31E69">
                            <w:pPr>
                              <w:spacing w:after="0"/>
                              <w:ind w:firstLine="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5" o:spid="_x0000_s1244" style="position:absolute;left:0;text-align:left;margin-left:143.8pt;margin-top:8.75pt;width:162pt;height:8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" filled="f" strokecolor="black [3213]" strokeweight="1pt">
                <v:path arrowok="t"/>
                <v:textbox>
                  <w:txbxContent>
                    <w:p w14:paraId="1D2D43D4" w14:textId="77777777" w:rsidR="00D14876" w:rsidRPr="002D4BEA" w:rsidRDefault="00D14876" w:rsidP="00E31E69">
                      <w:pPr>
                        <w:spacing w:after="0"/>
                        <w:ind w:firstLine="0"/>
                        <w:rPr>
                          <w:color w:val="000000" w:themeColor="text1"/>
                        </w:rPr>
                      </w:pPr>
                    </w:p>
                  </w:txbxContent>
                </v:textbox>
                <w10:wrap type="through"/>
              </v:rect>
            </w:pict>
          </mc:Fallback>
        </mc:AlternateContent>
      </w:r>
      <w:r>
        <w:rPr>
          <w:noProof/>
        </w:rPr>
        <mc:AlternateContent>
          <mc:Choice Requires="wps">
            <w:drawing>
              <wp:anchor distT="0" distB="0" distL="114300" distR="114300" simplePos="0" relativeHeight="251671552" behindDoc="0" locked="0" layoutInCell="1" allowOverlap="1" wp14:anchorId="59283537" wp14:editId="768E639B">
                <wp:simplePos x="0" y="0"/>
                <wp:positionH relativeFrom="column">
                  <wp:posOffset>1826260</wp:posOffset>
                </wp:positionH>
                <wp:positionV relativeFrom="paragraph">
                  <wp:posOffset>111125</wp:posOffset>
                </wp:positionV>
                <wp:extent cx="1480820" cy="260985"/>
                <wp:effectExtent l="0" t="0" r="0" b="0"/>
                <wp:wrapThrough wrapText="bothSides">
                  <wp:wrapPolygon edited="0">
                    <wp:start x="834" y="0"/>
                    <wp:lineTo x="834" y="18920"/>
                    <wp:lineTo x="20563" y="18920"/>
                    <wp:lineTo x="20563" y="0"/>
                    <wp:lineTo x="834" y="0"/>
                  </wp:wrapPolygon>
                </wp:wrapThrough>
                <wp:docPr id="186" name="矩形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EC45DA" w14:textId="77777777" w:rsidR="00D14876" w:rsidRPr="00124C1B" w:rsidRDefault="00D14876" w:rsidP="00E31E69">
                            <w:pPr>
                              <w:spacing w:after="0"/>
                              <w:ind w:firstLine="0"/>
                              <w:rPr>
                                <w:color w:val="000000" w:themeColor="text1"/>
                              </w:rPr>
                            </w:pPr>
                            <w:r>
                              <w:rPr>
                                <w:rFonts w:hint="eastAsia"/>
                                <w:color w:val="000000" w:themeColor="text1"/>
                              </w:rP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6" o:spid="_x0000_s1245" style="position:absolute;left:0;text-align:left;margin-left:143.8pt;margin-top:8.75pt;width:116.6pt;height:2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" filled="f" stroked="f" strokeweight="1pt">
                <v:path arrowok="t"/>
                <v:textbox>
                  <w:txbxContent>
                    <w:p w14:paraId="66EC45DA" w14:textId="77777777" w:rsidR="00D14876" w:rsidRPr="00124C1B" w:rsidRDefault="00D14876" w:rsidP="00E31E69">
                      <w:pPr>
                        <w:spacing w:after="0"/>
                        <w:ind w:firstLine="0"/>
                        <w:rPr>
                          <w:color w:val="000000" w:themeColor="text1"/>
                        </w:rPr>
                      </w:pPr>
                      <w:r>
                        <w:rPr>
                          <w:rFonts w:hint="eastAsia"/>
                          <w:color w:val="000000" w:themeColor="text1"/>
                        </w:rPr>
                        <w:t>filter</w:t>
                      </w:r>
                    </w:p>
                  </w:txbxContent>
                </v:textbox>
                <w10:wrap type="through"/>
              </v:rect>
            </w:pict>
          </mc:Fallback>
        </mc:AlternateContent>
      </w:r>
    </w:p>
    <w:p w14:paraId="1C280D14" w14:textId="77777777" w:rsidR="00E31E69" w:rsidRDefault="006A7DB2" w:rsidP="00E31E69">
      <w:pPr>
        <w:pStyle w:val="My"/>
      </w:pPr>
      <w:r>
        <w:rPr>
          <w:noProof/>
        </w:rPr>
        <mc:AlternateContent>
          <mc:Choice Requires="wps">
            <w:drawing>
              <wp:anchor distT="0" distB="0" distL="114300" distR="114300" simplePos="0" relativeHeight="251670528" behindDoc="0" locked="0" layoutInCell="1" allowOverlap="1" wp14:anchorId="4F902F56" wp14:editId="6974E429">
                <wp:simplePos x="0" y="0"/>
                <wp:positionH relativeFrom="column">
                  <wp:posOffset>3324225</wp:posOffset>
                </wp:positionH>
                <wp:positionV relativeFrom="paragraph">
                  <wp:posOffset>186690</wp:posOffset>
                </wp:positionV>
                <wp:extent cx="556260" cy="281940"/>
                <wp:effectExtent l="0" t="0" r="15240" b="22860"/>
                <wp:wrapThrough wrapText="bothSides">
                  <wp:wrapPolygon edited="0">
                    <wp:start x="0" y="0"/>
                    <wp:lineTo x="0" y="21892"/>
                    <wp:lineTo x="21452" y="21892"/>
                    <wp:lineTo x="21452" y="0"/>
                    <wp:lineTo x="0" y="0"/>
                  </wp:wrapPolygon>
                </wp:wrapThrough>
                <wp:docPr id="187" name="矩形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26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156BE5" w14:textId="77777777" w:rsidR="00D14876" w:rsidRPr="00124C1B" w:rsidRDefault="00D14876" w:rsidP="00E31E69">
                            <w:pPr>
                              <w:spacing w:after="0"/>
                              <w:ind w:firstLine="0"/>
                              <w:rPr>
                                <w:color w:val="000000" w:themeColor="text1"/>
                              </w:rPr>
                            </w:pPr>
                            <w:r>
                              <w:rPr>
                                <w:color w:val="000000" w:themeColor="text1"/>
                              </w:rPr>
                              <w:t>src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7" o:spid="_x0000_s1246" style="position:absolute;left:0;text-align:left;margin-left:261.75pt;margin-top:14.7pt;width:43.8pt;height:22.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" filled="f" strokecolor="black [3213]" strokeweight="1pt">
                <v:path arrowok="t"/>
                <v:textbox>
                  <w:txbxContent>
                    <w:p w14:paraId="7B156BE5" w14:textId="77777777" w:rsidR="00D14876" w:rsidRPr="00124C1B" w:rsidRDefault="00D14876" w:rsidP="00E31E69">
                      <w:pPr>
                        <w:spacing w:after="0"/>
                        <w:ind w:firstLine="0"/>
                        <w:rPr>
                          <w:color w:val="000000" w:themeColor="text1"/>
                        </w:rPr>
                      </w:pPr>
                      <w:r>
                        <w:rPr>
                          <w:color w:val="000000" w:themeColor="text1"/>
                        </w:rPr>
                        <w:t>src</w:t>
                      </w:r>
                    </w:p>
                  </w:txbxContent>
                </v:textbox>
                <w10:wrap type="through"/>
              </v:rect>
            </w:pict>
          </mc:Fallback>
        </mc:AlternateContent>
      </w:r>
      <w:r>
        <w:rPr>
          <w:noProof/>
        </w:rPr>
        <mc:AlternateContent>
          <mc:Choice Requires="wps">
            <w:drawing>
              <wp:anchor distT="0" distB="0" distL="114300" distR="114300" simplePos="0" relativeHeight="251673600" behindDoc="0" locked="0" layoutInCell="1" allowOverlap="1" wp14:anchorId="4461E4A4" wp14:editId="7A8D490E">
                <wp:simplePos x="0" y="0"/>
                <wp:positionH relativeFrom="column">
                  <wp:posOffset>1828165</wp:posOffset>
                </wp:positionH>
                <wp:positionV relativeFrom="paragraph">
                  <wp:posOffset>177800</wp:posOffset>
                </wp:positionV>
                <wp:extent cx="574040" cy="281940"/>
                <wp:effectExtent l="0" t="0" r="16510" b="22860"/>
                <wp:wrapThrough wrapText="bothSides">
                  <wp:wrapPolygon edited="0">
                    <wp:start x="0" y="0"/>
                    <wp:lineTo x="0" y="21892"/>
                    <wp:lineTo x="21504" y="21892"/>
                    <wp:lineTo x="21504" y="0"/>
                    <wp:lineTo x="0" y="0"/>
                  </wp:wrapPolygon>
                </wp:wrapThrough>
                <wp:docPr id="188" name="矩形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C6118E" w14:textId="77777777" w:rsidR="00D14876" w:rsidRPr="00124C1B" w:rsidRDefault="00D14876" w:rsidP="00E31E69">
                            <w:pPr>
                              <w:spacing w:after="0"/>
                              <w:ind w:firstLine="0"/>
                              <w:rPr>
                                <w:color w:val="000000" w:themeColor="text1"/>
                              </w:rPr>
                            </w:pPr>
                            <w:r>
                              <w:rPr>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8" o:spid="_x0000_s1247" style="position:absolute;left:0;text-align:left;margin-left:143.95pt;margin-top:14pt;width:45.2pt;height:2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" filled="f" strokecolor="black [3213]" strokeweight="1pt">
                <v:path arrowok="t"/>
                <v:textbox>
                  <w:txbxContent>
                    <w:p w14:paraId="4BC6118E" w14:textId="77777777" w:rsidR="00D14876" w:rsidRPr="00124C1B" w:rsidRDefault="00D14876" w:rsidP="00E31E69">
                      <w:pPr>
                        <w:spacing w:after="0"/>
                        <w:ind w:firstLine="0"/>
                        <w:rPr>
                          <w:color w:val="000000" w:themeColor="text1"/>
                        </w:rPr>
                      </w:pPr>
                      <w:r>
                        <w:rPr>
                          <w:color w:val="000000" w:themeColor="text1"/>
                        </w:rPr>
                        <w:t>sink</w:t>
                      </w:r>
                    </w:p>
                  </w:txbxContent>
                </v:textbox>
                <w10:wrap type="through"/>
              </v:rect>
            </w:pict>
          </mc:Fallback>
        </mc:AlternateContent>
      </w:r>
    </w:p>
    <w:p w14:paraId="478A80F2" w14:textId="77777777" w:rsidR="00E31E69" w:rsidRDefault="00E31E69" w:rsidP="00E31E69">
      <w:pPr>
        <w:pStyle w:val="My"/>
      </w:pPr>
    </w:p>
    <w:p w14:paraId="2781A519" w14:textId="77777777" w:rsidR="00E31E69" w:rsidRDefault="00E31E69" w:rsidP="00E31E69">
      <w:pPr>
        <w:pStyle w:val="My"/>
      </w:pPr>
    </w:p>
    <w:p w14:paraId="33A77A1D" w14:textId="77777777" w:rsidR="00E31E69" w:rsidRDefault="00E31E69" w:rsidP="00E31E6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C5285A">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5</w:t>
      </w:r>
      <w:r>
        <w:rPr>
          <w:rFonts w:ascii="楷体_GB2312" w:eastAsia="楷体_GB2312" w:hAnsi="华文楷体" w:hint="eastAsia"/>
          <w:bCs w:val="0"/>
          <w:snapToGrid w:val="0"/>
          <w:color w:val="000000"/>
          <w:sz w:val="21"/>
          <w:szCs w:val="21"/>
        </w:rPr>
        <w:t xml:space="preserve"> </w:t>
      </w:r>
      <w:r w:rsidR="009E7243">
        <w:rPr>
          <w:rFonts w:ascii="楷体_GB2312" w:eastAsia="楷体_GB2312" w:hAnsi="华文楷体"/>
          <w:bCs w:val="0"/>
          <w:snapToGrid w:val="0"/>
          <w:color w:val="000000"/>
          <w:sz w:val="21"/>
          <w:szCs w:val="21"/>
        </w:rPr>
        <w:t>形象化的</w:t>
      </w:r>
      <w:r w:rsidR="00DD7E3D">
        <w:rPr>
          <w:rFonts w:ascii="楷体_GB2312" w:eastAsia="楷体_GB2312" w:hAnsi="华文楷体"/>
          <w:bCs w:val="0"/>
          <w:snapToGrid w:val="0"/>
          <w:color w:val="000000"/>
          <w:sz w:val="21"/>
          <w:szCs w:val="21"/>
        </w:rPr>
        <w:t>过滤元件</w:t>
      </w:r>
    </w:p>
    <w:p w14:paraId="3B046FB2" w14:textId="77777777" w:rsidR="00E31E69" w:rsidRDefault="00E31E69" w:rsidP="00E31E69">
      <w:pPr>
        <w:spacing w:line="240" w:lineRule="auto"/>
        <w:ind w:firstLine="0"/>
        <w:jc w:val="center"/>
        <w:rPr>
          <w:rFonts w:hAnsi="Times New Roman"/>
          <w:bCs w:val="0"/>
          <w:sz w:val="21"/>
          <w:szCs w:val="21"/>
        </w:rPr>
      </w:pPr>
      <w:r w:rsidRPr="00464265">
        <w:rPr>
          <w:rFonts w:hAnsi="Times New Roman"/>
          <w:bCs w:val="0"/>
          <w:sz w:val="21"/>
          <w:szCs w:val="21"/>
        </w:rPr>
        <w:t>Fig 2-</w:t>
      </w:r>
      <w:r w:rsidR="00F92D02">
        <w:rPr>
          <w:rFonts w:hAnsi="Times New Roman" w:hint="eastAsia"/>
          <w:bCs w:val="0"/>
          <w:sz w:val="21"/>
          <w:szCs w:val="21"/>
        </w:rPr>
        <w:t>1</w:t>
      </w:r>
      <w:r w:rsidR="008B3B94">
        <w:rPr>
          <w:rFonts w:hAnsi="Times New Roman" w:hint="eastAsia"/>
          <w:bCs w:val="0"/>
          <w:sz w:val="21"/>
          <w:szCs w:val="21"/>
        </w:rPr>
        <w:t>5</w:t>
      </w:r>
      <w:r w:rsidRPr="00464265">
        <w:rPr>
          <w:rFonts w:hAnsi="Times New Roman"/>
          <w:bCs w:val="0"/>
          <w:sz w:val="21"/>
          <w:szCs w:val="21"/>
        </w:rPr>
        <w:t xml:space="preserve"> </w:t>
      </w:r>
      <w:r w:rsidR="00FC6996" w:rsidRPr="00FC6996">
        <w:rPr>
          <w:rFonts w:hAnsi="Times New Roman"/>
          <w:bCs w:val="0"/>
          <w:sz w:val="21"/>
          <w:szCs w:val="21"/>
        </w:rPr>
        <w:t>Figurative</w:t>
      </w:r>
      <w:r w:rsidR="00FC6996">
        <w:rPr>
          <w:rFonts w:hAnsi="Times New Roman"/>
          <w:bCs w:val="0"/>
          <w:sz w:val="21"/>
          <w:szCs w:val="21"/>
        </w:rPr>
        <w:t xml:space="preserve"> </w:t>
      </w:r>
      <w:r w:rsidR="00DD7E3D">
        <w:rPr>
          <w:rFonts w:hAnsi="Times New Roman"/>
          <w:bCs w:val="0"/>
          <w:sz w:val="21"/>
          <w:szCs w:val="21"/>
        </w:rPr>
        <w:t xml:space="preserve">filter </w:t>
      </w:r>
      <w:r>
        <w:rPr>
          <w:rFonts w:hAnsi="Times New Roman" w:hint="eastAsia"/>
          <w:bCs w:val="0"/>
          <w:sz w:val="21"/>
          <w:szCs w:val="21"/>
        </w:rPr>
        <w:t>element</w:t>
      </w:r>
    </w:p>
    <w:p w14:paraId="343DCC3E" w14:textId="77777777" w:rsidR="003C744D" w:rsidRDefault="003C744D" w:rsidP="00A06478">
      <w:pPr>
        <w:ind w:firstLine="0"/>
      </w:pPr>
    </w:p>
    <w:p w14:paraId="41D1326D" w14:textId="77777777" w:rsidR="003C744D" w:rsidRDefault="006A7DB2" w:rsidP="003C744D">
      <w:pPr>
        <w:pStyle w:val="My"/>
      </w:pPr>
      <w:r>
        <w:rPr>
          <w:noProof/>
        </w:rPr>
        <mc:AlternateContent>
          <mc:Choice Requires="wps">
            <w:drawing>
              <wp:anchor distT="0" distB="0" distL="114300" distR="114300" simplePos="0" relativeHeight="251676672" behindDoc="0" locked="0" layoutInCell="1" allowOverlap="1" wp14:anchorId="1938AA5B" wp14:editId="2DEC19BC">
                <wp:simplePos x="0" y="0"/>
                <wp:positionH relativeFrom="column">
                  <wp:posOffset>3325495</wp:posOffset>
                </wp:positionH>
                <wp:positionV relativeFrom="paragraph">
                  <wp:posOffset>342265</wp:posOffset>
                </wp:positionV>
                <wp:extent cx="556260" cy="281940"/>
                <wp:effectExtent l="0" t="0" r="15240" b="22860"/>
                <wp:wrapThrough wrapText="bothSides">
                  <wp:wrapPolygon edited="0">
                    <wp:start x="0" y="0"/>
                    <wp:lineTo x="0" y="21892"/>
                    <wp:lineTo x="21452" y="21892"/>
                    <wp:lineTo x="21452" y="0"/>
                    <wp:lineTo x="0" y="0"/>
                  </wp:wrapPolygon>
                </wp:wrapThrough>
                <wp:docPr id="191" name="矩形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26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481CEF" w14:textId="77777777" w:rsidR="00D14876" w:rsidRPr="00124C1B" w:rsidRDefault="00D14876" w:rsidP="003C744D">
                            <w:pPr>
                              <w:spacing w:after="0"/>
                              <w:ind w:firstLine="0"/>
                              <w:rPr>
                                <w:color w:val="000000" w:themeColor="text1"/>
                              </w:rPr>
                            </w:pPr>
                            <w:r>
                              <w:rPr>
                                <w:color w:val="000000" w:themeColor="text1"/>
                              </w:rPr>
                              <w:t>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1" o:spid="_x0000_s1248" style="position:absolute;left:0;text-align:left;margin-left:261.85pt;margin-top:26.95pt;width:43.8pt;height:2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" filled="f" strokecolor="black [3213]" strokeweight="1pt">
                <v:path arrowok="t"/>
                <v:textbox>
                  <w:txbxContent>
                    <w:p w14:paraId="72481CEF" w14:textId="77777777" w:rsidR="00D14876" w:rsidRPr="00124C1B" w:rsidRDefault="00D14876" w:rsidP="003C744D">
                      <w:pPr>
                        <w:spacing w:after="0"/>
                        <w:ind w:firstLine="0"/>
                        <w:rPr>
                          <w:color w:val="000000" w:themeColor="text1"/>
                        </w:rPr>
                      </w:pPr>
                      <w:r>
                        <w:rPr>
                          <w:color w:val="000000" w:themeColor="text1"/>
                        </w:rPr>
                        <w:t>video</w:t>
                      </w:r>
                    </w:p>
                  </w:txbxContent>
                </v:textbox>
                <w10:wrap type="through"/>
              </v:rect>
            </w:pict>
          </mc:Fallback>
        </mc:AlternateContent>
      </w:r>
      <w:r>
        <w:rPr>
          <w:noProof/>
        </w:rPr>
        <mc:AlternateContent>
          <mc:Choice Requires="wps">
            <w:drawing>
              <wp:anchor distT="0" distB="0" distL="114300" distR="114300" simplePos="0" relativeHeight="251675648" behindDoc="0" locked="0" layoutInCell="1" allowOverlap="1" wp14:anchorId="55A40F5F" wp14:editId="11EE93B2">
                <wp:simplePos x="0" y="0"/>
                <wp:positionH relativeFrom="column">
                  <wp:posOffset>1826260</wp:posOffset>
                </wp:positionH>
                <wp:positionV relativeFrom="paragraph">
                  <wp:posOffset>111125</wp:posOffset>
                </wp:positionV>
                <wp:extent cx="2057400" cy="1140460"/>
                <wp:effectExtent l="0" t="0" r="19050" b="21590"/>
                <wp:wrapThrough wrapText="bothSides">
                  <wp:wrapPolygon edited="0">
                    <wp:start x="0" y="0"/>
                    <wp:lineTo x="0" y="21648"/>
                    <wp:lineTo x="21600" y="21648"/>
                    <wp:lineTo x="21600" y="0"/>
                    <wp:lineTo x="0" y="0"/>
                  </wp:wrapPolygon>
                </wp:wrapThrough>
                <wp:docPr id="189" name="矩形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140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D3E80" w14:textId="77777777" w:rsidR="00D14876" w:rsidRPr="002D4BEA" w:rsidRDefault="00D14876" w:rsidP="003C744D">
                            <w:pPr>
                              <w:spacing w:after="0"/>
                              <w:ind w:firstLine="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9" o:spid="_x0000_s1249" style="position:absolute;left:0;text-align:left;margin-left:143.8pt;margin-top:8.75pt;width:162pt;height:8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" filled="f" strokecolor="black [3213]" strokeweight="1pt">
                <v:path arrowok="t"/>
                <v:textbox>
                  <w:txbxContent>
                    <w:p w14:paraId="16DD3E80" w14:textId="77777777" w:rsidR="00D14876" w:rsidRPr="002D4BEA" w:rsidRDefault="00D14876" w:rsidP="003C744D">
                      <w:pPr>
                        <w:spacing w:after="0"/>
                        <w:ind w:firstLine="0"/>
                        <w:rPr>
                          <w:color w:val="000000" w:themeColor="text1"/>
                        </w:rPr>
                      </w:pPr>
                    </w:p>
                  </w:txbxContent>
                </v:textbox>
                <w10:wrap type="through"/>
              </v:rect>
            </w:pict>
          </mc:Fallback>
        </mc:AlternateContent>
      </w:r>
      <w:r>
        <w:rPr>
          <w:noProof/>
        </w:rPr>
        <mc:AlternateContent>
          <mc:Choice Requires="wps">
            <w:drawing>
              <wp:anchor distT="0" distB="0" distL="114300" distR="114300" simplePos="0" relativeHeight="251677696" behindDoc="0" locked="0" layoutInCell="1" allowOverlap="1" wp14:anchorId="08A4C186" wp14:editId="33A0EB73">
                <wp:simplePos x="0" y="0"/>
                <wp:positionH relativeFrom="column">
                  <wp:posOffset>1826260</wp:posOffset>
                </wp:positionH>
                <wp:positionV relativeFrom="paragraph">
                  <wp:posOffset>111125</wp:posOffset>
                </wp:positionV>
                <wp:extent cx="1480820" cy="260985"/>
                <wp:effectExtent l="0" t="0" r="0" b="0"/>
                <wp:wrapThrough wrapText="bothSides">
                  <wp:wrapPolygon edited="0">
                    <wp:start x="834" y="0"/>
                    <wp:lineTo x="834" y="18920"/>
                    <wp:lineTo x="20563" y="18920"/>
                    <wp:lineTo x="20563" y="0"/>
                    <wp:lineTo x="834" y="0"/>
                  </wp:wrapPolygon>
                </wp:wrapThrough>
                <wp:docPr id="190" name="矩形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E25C6B" w14:textId="77777777" w:rsidR="00D14876" w:rsidRPr="00124C1B" w:rsidRDefault="00D14876" w:rsidP="003C744D">
                            <w:pPr>
                              <w:spacing w:after="0"/>
                              <w:ind w:firstLine="0"/>
                              <w:rPr>
                                <w:color w:val="000000" w:themeColor="text1"/>
                              </w:rPr>
                            </w:pPr>
                            <w:r>
                              <w:rPr>
                                <w:color w:val="000000" w:themeColor="text1"/>
                              </w:rPr>
                              <w:t>demuxer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0" o:spid="_x0000_s1250" style="position:absolute;left:0;text-align:left;margin-left:143.8pt;margin-top:8.75pt;width:116.6pt;height:20.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" filled="f" stroked="f" strokeweight="1pt">
                <v:path arrowok="t"/>
                <v:textbox>
                  <w:txbxContent>
                    <w:p w14:paraId="3CE25C6B" w14:textId="77777777" w:rsidR="00D14876" w:rsidRPr="00124C1B" w:rsidRDefault="00D14876" w:rsidP="003C744D">
                      <w:pPr>
                        <w:spacing w:after="0"/>
                        <w:ind w:firstLine="0"/>
                        <w:rPr>
                          <w:color w:val="000000" w:themeColor="text1"/>
                        </w:rPr>
                      </w:pPr>
                      <w:r>
                        <w:rPr>
                          <w:color w:val="000000" w:themeColor="text1"/>
                        </w:rPr>
                        <w:t>demuxer</w:t>
                      </w:r>
                    </w:p>
                  </w:txbxContent>
                </v:textbox>
                <w10:wrap type="through"/>
              </v:rect>
            </w:pict>
          </mc:Fallback>
        </mc:AlternateContent>
      </w:r>
    </w:p>
    <w:p w14:paraId="11885984" w14:textId="77777777" w:rsidR="003C744D" w:rsidRDefault="006A7DB2" w:rsidP="003C744D">
      <w:pPr>
        <w:pStyle w:val="My"/>
      </w:pPr>
      <w:r>
        <w:rPr>
          <w:noProof/>
        </w:rPr>
        <mc:AlternateContent>
          <mc:Choice Requires="wps">
            <w:drawing>
              <wp:anchor distT="0" distB="0" distL="114300" distR="114300" simplePos="0" relativeHeight="251678720" behindDoc="0" locked="0" layoutInCell="1" allowOverlap="1" wp14:anchorId="3F757657" wp14:editId="1849C019">
                <wp:simplePos x="0" y="0"/>
                <wp:positionH relativeFrom="column">
                  <wp:posOffset>1828165</wp:posOffset>
                </wp:positionH>
                <wp:positionV relativeFrom="paragraph">
                  <wp:posOffset>177800</wp:posOffset>
                </wp:positionV>
                <wp:extent cx="574040" cy="281940"/>
                <wp:effectExtent l="0" t="0" r="16510" b="22860"/>
                <wp:wrapThrough wrapText="bothSides">
                  <wp:wrapPolygon edited="0">
                    <wp:start x="0" y="0"/>
                    <wp:lineTo x="0" y="21892"/>
                    <wp:lineTo x="21504" y="21892"/>
                    <wp:lineTo x="21504" y="0"/>
                    <wp:lineTo x="0" y="0"/>
                  </wp:wrapPolygon>
                </wp:wrapThrough>
                <wp:docPr id="192" name="矩形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65F57E" w14:textId="77777777" w:rsidR="00D14876" w:rsidRPr="00124C1B" w:rsidRDefault="00D14876" w:rsidP="003C744D">
                            <w:pPr>
                              <w:spacing w:after="0"/>
                              <w:ind w:firstLine="0"/>
                              <w:rPr>
                                <w:color w:val="000000" w:themeColor="text1"/>
                              </w:rPr>
                            </w:pPr>
                            <w:r>
                              <w:rPr>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2" o:spid="_x0000_s1251" style="position:absolute;left:0;text-align:left;margin-left:143.95pt;margin-top:14pt;width:45.2pt;height:22.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" filled="f" strokecolor="black [3213]" strokeweight="1pt">
                <v:path arrowok="t"/>
                <v:textbox>
                  <w:txbxContent>
                    <w:p w14:paraId="4A65F57E" w14:textId="77777777" w:rsidR="00D14876" w:rsidRPr="00124C1B" w:rsidRDefault="00D14876" w:rsidP="003C744D">
                      <w:pPr>
                        <w:spacing w:after="0"/>
                        <w:ind w:firstLine="0"/>
                        <w:rPr>
                          <w:color w:val="000000" w:themeColor="text1"/>
                        </w:rPr>
                      </w:pPr>
                      <w:r>
                        <w:rPr>
                          <w:color w:val="000000" w:themeColor="text1"/>
                        </w:rPr>
                        <w:t>sink</w:t>
                      </w:r>
                    </w:p>
                  </w:txbxContent>
                </v:textbox>
                <w10:wrap type="through"/>
              </v:rect>
            </w:pict>
          </mc:Fallback>
        </mc:AlternateContent>
      </w:r>
    </w:p>
    <w:p w14:paraId="36DECF3B" w14:textId="77777777" w:rsidR="003C744D" w:rsidRDefault="006A7DB2" w:rsidP="003C744D">
      <w:pPr>
        <w:pStyle w:val="My"/>
      </w:pPr>
      <w:r>
        <w:rPr>
          <w:noProof/>
        </w:rPr>
        <mc:AlternateContent>
          <mc:Choice Requires="wps">
            <w:drawing>
              <wp:anchor distT="0" distB="0" distL="114300" distR="114300" simplePos="0" relativeHeight="251680768" behindDoc="0" locked="0" layoutInCell="1" allowOverlap="1" wp14:anchorId="605B466A" wp14:editId="28A9275A">
                <wp:simplePos x="0" y="0"/>
                <wp:positionH relativeFrom="column">
                  <wp:posOffset>3327400</wp:posOffset>
                </wp:positionH>
                <wp:positionV relativeFrom="paragraph">
                  <wp:posOffset>48895</wp:posOffset>
                </wp:positionV>
                <wp:extent cx="556260" cy="281940"/>
                <wp:effectExtent l="0" t="0" r="15240" b="22860"/>
                <wp:wrapThrough wrapText="bothSides">
                  <wp:wrapPolygon edited="0">
                    <wp:start x="0" y="0"/>
                    <wp:lineTo x="0" y="21892"/>
                    <wp:lineTo x="21452" y="21892"/>
                    <wp:lineTo x="21452" y="0"/>
                    <wp:lineTo x="0" y="0"/>
                  </wp:wrapPolygon>
                </wp:wrapThrough>
                <wp:docPr id="193" name="矩形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26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2AC6E8" w14:textId="77777777" w:rsidR="00D14876" w:rsidRPr="00124C1B" w:rsidRDefault="00D14876" w:rsidP="003C744D">
                            <w:pPr>
                              <w:spacing w:after="0"/>
                              <w:ind w:firstLine="0"/>
                              <w:rPr>
                                <w:color w:val="000000" w:themeColor="text1"/>
                              </w:rPr>
                            </w:pPr>
                            <w:r>
                              <w:rPr>
                                <w:rFonts w:hint="eastAsia"/>
                                <w:color w:val="000000" w:themeColor="text1"/>
                              </w:rPr>
                              <w:t>audio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3" o:spid="_x0000_s1252" style="position:absolute;left:0;text-align:left;margin-left:262pt;margin-top:3.85pt;width:43.8pt;height:22.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" filled="f" strokecolor="black [3213]" strokeweight="1pt">
                <v:path arrowok="t"/>
                <v:textbox>
                  <w:txbxContent>
                    <w:p w14:paraId="262AC6E8" w14:textId="77777777" w:rsidR="00D14876" w:rsidRPr="00124C1B" w:rsidRDefault="00D14876" w:rsidP="003C744D">
                      <w:pPr>
                        <w:spacing w:after="0"/>
                        <w:ind w:firstLine="0"/>
                        <w:rPr>
                          <w:color w:val="000000" w:themeColor="text1"/>
                        </w:rPr>
                      </w:pPr>
                      <w:r>
                        <w:rPr>
                          <w:rFonts w:hint="eastAsia"/>
                          <w:color w:val="000000" w:themeColor="text1"/>
                        </w:rPr>
                        <w:t>audio</w:t>
                      </w:r>
                    </w:p>
                  </w:txbxContent>
                </v:textbox>
                <w10:wrap type="through"/>
              </v:rect>
            </w:pict>
          </mc:Fallback>
        </mc:AlternateContent>
      </w:r>
    </w:p>
    <w:p w14:paraId="1CC0DFB4" w14:textId="77777777" w:rsidR="003C744D" w:rsidRDefault="003C744D" w:rsidP="003C744D">
      <w:pPr>
        <w:pStyle w:val="My"/>
      </w:pPr>
    </w:p>
    <w:p w14:paraId="2E52CAFE" w14:textId="77777777" w:rsidR="003C744D" w:rsidRDefault="003C744D" w:rsidP="003C744D">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A06478">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A06478">
        <w:rPr>
          <w:rFonts w:ascii="楷体_GB2312" w:eastAsia="楷体_GB2312" w:hAnsi="华文楷体"/>
          <w:bCs w:val="0"/>
          <w:snapToGrid w:val="0"/>
          <w:color w:val="000000"/>
          <w:sz w:val="21"/>
          <w:szCs w:val="21"/>
        </w:rPr>
        <w:t>有多个输出的过滤元件</w:t>
      </w:r>
    </w:p>
    <w:p w14:paraId="39423A81" w14:textId="77777777" w:rsidR="003C744D" w:rsidRDefault="003C744D" w:rsidP="003C744D">
      <w:pPr>
        <w:spacing w:line="240" w:lineRule="auto"/>
        <w:ind w:firstLine="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1</w:t>
      </w:r>
      <w:r w:rsidR="008B3B94">
        <w:rPr>
          <w:rFonts w:hAnsi="Times New Roman" w:hint="eastAsia"/>
          <w:bCs w:val="0"/>
          <w:sz w:val="21"/>
          <w:szCs w:val="21"/>
        </w:rPr>
        <w:t>6</w:t>
      </w:r>
      <w:r w:rsidRPr="00464265">
        <w:rPr>
          <w:rFonts w:hAnsi="Times New Roman"/>
          <w:bCs w:val="0"/>
          <w:sz w:val="21"/>
          <w:szCs w:val="21"/>
        </w:rPr>
        <w:t xml:space="preserve"> </w:t>
      </w:r>
      <w:r>
        <w:rPr>
          <w:rFonts w:hAnsi="Times New Roman"/>
          <w:bCs w:val="0"/>
          <w:sz w:val="21"/>
          <w:szCs w:val="21"/>
        </w:rPr>
        <w:t xml:space="preserve">filter </w:t>
      </w:r>
      <w:r>
        <w:rPr>
          <w:rFonts w:hAnsi="Times New Roman" w:hint="eastAsia"/>
          <w:bCs w:val="0"/>
          <w:sz w:val="21"/>
          <w:szCs w:val="21"/>
        </w:rPr>
        <w:t>element</w:t>
      </w:r>
      <w:r w:rsidR="00D52ED9">
        <w:rPr>
          <w:rFonts w:hAnsi="Times New Roman"/>
          <w:bCs w:val="0"/>
          <w:sz w:val="21"/>
          <w:szCs w:val="21"/>
        </w:rPr>
        <w:t xml:space="preserve"> </w:t>
      </w:r>
      <w:r w:rsidR="005D458B" w:rsidRPr="005D458B">
        <w:rPr>
          <w:rFonts w:hAnsi="Times New Roman"/>
          <w:bCs w:val="0"/>
          <w:sz w:val="21"/>
          <w:szCs w:val="21"/>
        </w:rPr>
        <w:t>with multiple</w:t>
      </w:r>
      <w:r w:rsidR="008206C4">
        <w:rPr>
          <w:rFonts w:hAnsi="Times New Roman"/>
          <w:bCs w:val="0"/>
          <w:sz w:val="21"/>
          <w:szCs w:val="21"/>
        </w:rPr>
        <w:t xml:space="preserve"> </w:t>
      </w:r>
      <w:r w:rsidR="008206C4">
        <w:rPr>
          <w:rFonts w:hAnsi="Times New Roman" w:hint="eastAsia"/>
          <w:bCs w:val="0"/>
          <w:sz w:val="21"/>
          <w:szCs w:val="21"/>
        </w:rPr>
        <w:t>out</w:t>
      </w:r>
      <w:r w:rsidR="008206C4">
        <w:rPr>
          <w:rFonts w:hAnsi="Times New Roman"/>
          <w:bCs w:val="0"/>
          <w:sz w:val="21"/>
          <w:szCs w:val="21"/>
        </w:rPr>
        <w:t>puts</w:t>
      </w:r>
    </w:p>
    <w:p w14:paraId="3CCB4499" w14:textId="77777777" w:rsidR="003C3A7C" w:rsidRDefault="003C3A7C" w:rsidP="003C3A7C">
      <w:pPr>
        <w:pStyle w:val="af2"/>
        <w:ind w:left="360" w:firstLineChars="0" w:firstLine="0"/>
      </w:pPr>
    </w:p>
    <w:p w14:paraId="5D138456" w14:textId="77777777" w:rsidR="003C3A7C" w:rsidRDefault="00430CB8" w:rsidP="003C3A7C">
      <w:pPr>
        <w:pStyle w:val="af2"/>
        <w:numPr>
          <w:ilvl w:val="0"/>
          <w:numId w:val="25"/>
        </w:numPr>
        <w:ind w:firstLineChars="0"/>
      </w:pPr>
      <w:r>
        <w:t>接收元件</w:t>
      </w:r>
      <w:r w:rsidR="003D1527">
        <w:t>（</w:t>
      </w:r>
      <w:r w:rsidR="003D1527">
        <w:rPr>
          <w:rFonts w:hint="eastAsia"/>
        </w:rPr>
        <w:t>sink</w:t>
      </w:r>
      <w:r w:rsidR="003D1527">
        <w:t xml:space="preserve"> </w:t>
      </w:r>
      <w:r w:rsidR="003D1527">
        <w:rPr>
          <w:rFonts w:hint="eastAsia"/>
        </w:rPr>
        <w:t>element</w:t>
      </w:r>
      <w:r w:rsidR="003D1527">
        <w:t>s</w:t>
      </w:r>
      <w:r w:rsidR="003C3A7C">
        <w:t>）</w:t>
      </w:r>
    </w:p>
    <w:p w14:paraId="50C8C084" w14:textId="77777777" w:rsidR="002D020D" w:rsidRDefault="00071AEB" w:rsidP="00B01E72">
      <w:pPr>
        <w:pStyle w:val="My1"/>
        <w:ind w:firstLine="426"/>
        <w:rPr>
          <w:rFonts w:ascii="Times New Roman" w:eastAsia="宋体" w:hAnsi="宋体"/>
          <w:b w:val="0"/>
        </w:rPr>
      </w:pPr>
      <w:r>
        <w:rPr>
          <w:rFonts w:ascii="Times New Roman" w:eastAsia="宋体" w:hAnsi="宋体"/>
          <w:b w:val="0"/>
        </w:rPr>
        <w:t>接收元件处在</w:t>
      </w:r>
      <w:r w:rsidR="0048656B">
        <w:rPr>
          <w:rFonts w:ascii="Times New Roman" w:eastAsia="宋体" w:hAnsi="宋体"/>
          <w:b w:val="0"/>
        </w:rPr>
        <w:t>媒体</w:t>
      </w:r>
      <w:r>
        <w:rPr>
          <w:rFonts w:ascii="Times New Roman" w:eastAsia="宋体" w:hAnsi="宋体"/>
          <w:b w:val="0"/>
        </w:rPr>
        <w:t>管道的末端，</w:t>
      </w:r>
      <w:r w:rsidR="000A0A6A">
        <w:rPr>
          <w:rFonts w:ascii="Times New Roman" w:eastAsia="宋体" w:hAnsi="宋体"/>
          <w:b w:val="0"/>
        </w:rPr>
        <w:t>如图</w:t>
      </w:r>
      <w:r w:rsidR="000A0A6A">
        <w:rPr>
          <w:rFonts w:ascii="Times New Roman" w:eastAsia="宋体" w:hAnsi="宋体"/>
          <w:b w:val="0"/>
        </w:rPr>
        <w:t>2-1</w:t>
      </w:r>
      <w:r w:rsidR="008B3B94">
        <w:rPr>
          <w:rFonts w:ascii="Times New Roman" w:eastAsia="宋体" w:hAnsi="宋体" w:hint="eastAsia"/>
          <w:b w:val="0"/>
        </w:rPr>
        <w:t>7</w:t>
      </w:r>
      <w:r w:rsidR="000A0A6A">
        <w:rPr>
          <w:rFonts w:ascii="Times New Roman" w:eastAsia="宋体" w:hAnsi="宋体" w:hint="eastAsia"/>
          <w:b w:val="0"/>
        </w:rPr>
        <w:t>所示</w:t>
      </w:r>
      <w:r w:rsidR="00E7509B">
        <w:rPr>
          <w:rFonts w:ascii="Times New Roman" w:eastAsia="宋体" w:hAnsi="宋体"/>
          <w:b w:val="0"/>
        </w:rPr>
        <w:t>为接收元件的示意图，</w:t>
      </w:r>
      <w:r w:rsidR="00E7509B">
        <w:rPr>
          <w:rFonts w:ascii="Times New Roman" w:eastAsia="宋体" w:hAnsi="宋体" w:hint="eastAsia"/>
          <w:b w:val="0"/>
        </w:rPr>
        <w:t>它</w:t>
      </w:r>
      <w:r w:rsidR="00E7509B">
        <w:rPr>
          <w:rFonts w:ascii="Times New Roman" w:eastAsia="宋体" w:hAnsi="宋体"/>
          <w:b w:val="0"/>
        </w:rPr>
        <w:t>只有一个接收衬垫（</w:t>
      </w:r>
      <w:r w:rsidR="00E7509B">
        <w:rPr>
          <w:rFonts w:ascii="Times New Roman" w:eastAsia="宋体" w:hAnsi="宋体"/>
          <w:b w:val="0"/>
        </w:rPr>
        <w:t xml:space="preserve">sink </w:t>
      </w:r>
      <w:r w:rsidR="00E7509B">
        <w:rPr>
          <w:rFonts w:ascii="Times New Roman" w:eastAsia="宋体" w:hAnsi="宋体" w:hint="eastAsia"/>
          <w:b w:val="0"/>
        </w:rPr>
        <w:t>pad</w:t>
      </w:r>
      <w:r w:rsidR="00E7509B">
        <w:rPr>
          <w:rFonts w:ascii="Times New Roman" w:eastAsia="宋体" w:hAnsi="宋体"/>
          <w:b w:val="0"/>
        </w:rPr>
        <w:t>）</w:t>
      </w:r>
      <w:r w:rsidR="006E3C62">
        <w:rPr>
          <w:rFonts w:ascii="Times New Roman" w:eastAsia="宋体" w:hAnsi="宋体"/>
          <w:b w:val="0"/>
        </w:rPr>
        <w:t>，因而它只接收数据，</w:t>
      </w:r>
      <w:r w:rsidR="006E3C62">
        <w:rPr>
          <w:rFonts w:ascii="Times New Roman" w:eastAsia="宋体" w:hAnsi="宋体" w:hint="eastAsia"/>
          <w:b w:val="0"/>
        </w:rPr>
        <w:t>不</w:t>
      </w:r>
      <w:r w:rsidR="006E3C62">
        <w:rPr>
          <w:rFonts w:ascii="Times New Roman" w:eastAsia="宋体" w:hAnsi="宋体"/>
          <w:b w:val="0"/>
        </w:rPr>
        <w:t>产生数据。</w:t>
      </w:r>
      <w:r w:rsidR="005844B4">
        <w:rPr>
          <w:rFonts w:ascii="Times New Roman" w:eastAsia="宋体" w:hAnsi="宋体"/>
          <w:b w:val="0"/>
        </w:rPr>
        <w:t>例如常见的写磁盘、</w:t>
      </w:r>
      <w:r w:rsidR="005844B4">
        <w:rPr>
          <w:rFonts w:ascii="Times New Roman" w:eastAsia="宋体" w:hAnsi="宋体" w:hint="eastAsia"/>
          <w:b w:val="0"/>
        </w:rPr>
        <w:t>利用</w:t>
      </w:r>
      <w:r w:rsidR="005844B4">
        <w:rPr>
          <w:rFonts w:ascii="Times New Roman" w:eastAsia="宋体" w:hAnsi="宋体"/>
          <w:b w:val="0"/>
        </w:rPr>
        <w:t>声卡播放声音，</w:t>
      </w:r>
      <w:r w:rsidR="005844B4">
        <w:rPr>
          <w:rFonts w:ascii="Times New Roman" w:eastAsia="宋体" w:hAnsi="宋体" w:hint="eastAsia"/>
          <w:b w:val="0"/>
        </w:rPr>
        <w:t>以及</w:t>
      </w:r>
      <w:r w:rsidR="005844B4">
        <w:rPr>
          <w:rFonts w:ascii="Times New Roman" w:eastAsia="宋体" w:hAnsi="宋体"/>
          <w:b w:val="0"/>
        </w:rPr>
        <w:t>视频输出都是由接收元件实现的。</w:t>
      </w:r>
    </w:p>
    <w:p w14:paraId="408E69A9" w14:textId="77777777" w:rsidR="00F01D5D" w:rsidRDefault="006A7DB2" w:rsidP="00F01D5D">
      <w:pPr>
        <w:pStyle w:val="My"/>
      </w:pPr>
      <w:r>
        <w:rPr>
          <w:noProof/>
        </w:rPr>
        <w:lastRenderedPageBreak/>
        <mc:AlternateContent>
          <mc:Choice Requires="wps">
            <w:drawing>
              <wp:anchor distT="0" distB="0" distL="114300" distR="114300" simplePos="0" relativeHeight="251682816" behindDoc="0" locked="0" layoutInCell="1" allowOverlap="1" wp14:anchorId="7C576F2C" wp14:editId="4150F620">
                <wp:simplePos x="0" y="0"/>
                <wp:positionH relativeFrom="column">
                  <wp:posOffset>1826260</wp:posOffset>
                </wp:positionH>
                <wp:positionV relativeFrom="paragraph">
                  <wp:posOffset>111125</wp:posOffset>
                </wp:positionV>
                <wp:extent cx="2057400" cy="1140460"/>
                <wp:effectExtent l="0" t="0" r="19050" b="21590"/>
                <wp:wrapThrough wrapText="bothSides">
                  <wp:wrapPolygon edited="0">
                    <wp:start x="0" y="0"/>
                    <wp:lineTo x="0" y="21648"/>
                    <wp:lineTo x="21600" y="21648"/>
                    <wp:lineTo x="21600" y="0"/>
                    <wp:lineTo x="0" y="0"/>
                  </wp:wrapPolygon>
                </wp:wrapThrough>
                <wp:docPr id="194" name="矩形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140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43F38" w14:textId="77777777" w:rsidR="00D14876" w:rsidRPr="002D4BEA" w:rsidRDefault="00D14876" w:rsidP="00F01D5D">
                            <w:pPr>
                              <w:spacing w:after="0"/>
                              <w:ind w:firstLine="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4" o:spid="_x0000_s1253" style="position:absolute;left:0;text-align:left;margin-left:143.8pt;margin-top:8.75pt;width:162pt;height:8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" filled="f" strokecolor="black [3213]" strokeweight="1pt">
                <v:path arrowok="t"/>
                <v:textbox>
                  <w:txbxContent>
                    <w:p w14:paraId="51843F38" w14:textId="77777777" w:rsidR="00D14876" w:rsidRPr="002D4BEA" w:rsidRDefault="00D14876" w:rsidP="00F01D5D">
                      <w:pPr>
                        <w:spacing w:after="0"/>
                        <w:ind w:firstLine="0"/>
                        <w:rPr>
                          <w:color w:val="000000" w:themeColor="text1"/>
                        </w:rPr>
                      </w:pPr>
                    </w:p>
                  </w:txbxContent>
                </v:textbox>
                <w10:wrap type="through"/>
              </v:rect>
            </w:pict>
          </mc:Fallback>
        </mc:AlternateContent>
      </w:r>
      <w:r>
        <w:rPr>
          <w:noProof/>
        </w:rPr>
        <mc:AlternateContent>
          <mc:Choice Requires="wps">
            <w:drawing>
              <wp:anchor distT="0" distB="0" distL="114300" distR="114300" simplePos="0" relativeHeight="251684864" behindDoc="0" locked="0" layoutInCell="1" allowOverlap="1" wp14:anchorId="59FF0F4D" wp14:editId="28FAE978">
                <wp:simplePos x="0" y="0"/>
                <wp:positionH relativeFrom="column">
                  <wp:posOffset>1826260</wp:posOffset>
                </wp:positionH>
                <wp:positionV relativeFrom="paragraph">
                  <wp:posOffset>111125</wp:posOffset>
                </wp:positionV>
                <wp:extent cx="1480820" cy="260985"/>
                <wp:effectExtent l="0" t="0" r="0" b="0"/>
                <wp:wrapThrough wrapText="bothSides">
                  <wp:wrapPolygon edited="0">
                    <wp:start x="834" y="0"/>
                    <wp:lineTo x="834" y="18920"/>
                    <wp:lineTo x="20563" y="18920"/>
                    <wp:lineTo x="20563" y="0"/>
                    <wp:lineTo x="834" y="0"/>
                  </wp:wrapPolygon>
                </wp:wrapThrough>
                <wp:docPr id="195" name="矩形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746CF1" w14:textId="77777777" w:rsidR="00D14876" w:rsidRPr="00124C1B" w:rsidRDefault="00D14876" w:rsidP="00F01D5D">
                            <w:pPr>
                              <w:spacing w:after="0"/>
                              <w:ind w:firstLine="0"/>
                              <w:rPr>
                                <w:color w:val="000000" w:themeColor="text1"/>
                              </w:rPr>
                            </w:pPr>
                            <w:r>
                              <w:rPr>
                                <w:color w:val="000000" w:themeColor="text1"/>
                              </w:rPr>
                              <w:t>sink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5" o:spid="_x0000_s1254" style="position:absolute;left:0;text-align:left;margin-left:143.8pt;margin-top:8.75pt;width:116.6pt;height:20.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" filled="f" stroked="f" strokeweight="1pt">
                <v:path arrowok="t"/>
                <v:textbox>
                  <w:txbxContent>
                    <w:p w14:paraId="3E746CF1" w14:textId="77777777" w:rsidR="00D14876" w:rsidRPr="00124C1B" w:rsidRDefault="00D14876" w:rsidP="00F01D5D">
                      <w:pPr>
                        <w:spacing w:after="0"/>
                        <w:ind w:firstLine="0"/>
                        <w:rPr>
                          <w:color w:val="000000" w:themeColor="text1"/>
                        </w:rPr>
                      </w:pPr>
                      <w:r>
                        <w:rPr>
                          <w:color w:val="000000" w:themeColor="text1"/>
                        </w:rPr>
                        <w:t>sink element</w:t>
                      </w:r>
                    </w:p>
                  </w:txbxContent>
                </v:textbox>
                <w10:wrap type="through"/>
              </v:rect>
            </w:pict>
          </mc:Fallback>
        </mc:AlternateContent>
      </w:r>
    </w:p>
    <w:p w14:paraId="32784CD7" w14:textId="77777777" w:rsidR="00F01D5D" w:rsidRDefault="006A7DB2" w:rsidP="00F01D5D">
      <w:pPr>
        <w:pStyle w:val="My"/>
      </w:pPr>
      <w:r>
        <w:rPr>
          <w:noProof/>
        </w:rPr>
        <mc:AlternateContent>
          <mc:Choice Requires="wps">
            <w:drawing>
              <wp:anchor distT="0" distB="0" distL="114300" distR="114300" simplePos="0" relativeHeight="251683840" behindDoc="0" locked="0" layoutInCell="1" allowOverlap="1" wp14:anchorId="3CDB7B08" wp14:editId="4B0BC4F6">
                <wp:simplePos x="0" y="0"/>
                <wp:positionH relativeFrom="column">
                  <wp:posOffset>1826895</wp:posOffset>
                </wp:positionH>
                <wp:positionV relativeFrom="paragraph">
                  <wp:posOffset>228600</wp:posOffset>
                </wp:positionV>
                <wp:extent cx="551815" cy="281940"/>
                <wp:effectExtent l="0" t="0" r="19685" b="22860"/>
                <wp:wrapThrough wrapText="bothSides">
                  <wp:wrapPolygon edited="0">
                    <wp:start x="0" y="0"/>
                    <wp:lineTo x="0" y="21892"/>
                    <wp:lineTo x="21625" y="21892"/>
                    <wp:lineTo x="21625" y="0"/>
                    <wp:lineTo x="0" y="0"/>
                  </wp:wrapPolygon>
                </wp:wrapThrough>
                <wp:docPr id="196" name="矩形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81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BC9D97" w14:textId="77777777" w:rsidR="00D14876" w:rsidRPr="00124C1B" w:rsidRDefault="00D14876" w:rsidP="00F01D5D">
                            <w:pPr>
                              <w:spacing w:after="0"/>
                              <w:ind w:firstLine="0"/>
                              <w:rPr>
                                <w:color w:val="000000" w:themeColor="text1"/>
                              </w:rPr>
                            </w:pPr>
                            <w:r>
                              <w:rPr>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6" o:spid="_x0000_s1255" style="position:absolute;left:0;text-align:left;margin-left:143.85pt;margin-top:18pt;width:43.45pt;height:22.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" filled="f" strokecolor="black [3213]" strokeweight="1pt">
                <v:path arrowok="t"/>
                <v:textbox>
                  <w:txbxContent>
                    <w:p w14:paraId="53BC9D97" w14:textId="77777777" w:rsidR="00D14876" w:rsidRPr="00124C1B" w:rsidRDefault="00D14876" w:rsidP="00F01D5D">
                      <w:pPr>
                        <w:spacing w:after="0"/>
                        <w:ind w:firstLine="0"/>
                        <w:rPr>
                          <w:color w:val="000000" w:themeColor="text1"/>
                        </w:rPr>
                      </w:pPr>
                      <w:r>
                        <w:rPr>
                          <w:color w:val="000000" w:themeColor="text1"/>
                        </w:rPr>
                        <w:t>sink</w:t>
                      </w:r>
                    </w:p>
                  </w:txbxContent>
                </v:textbox>
                <w10:wrap type="through"/>
              </v:rect>
            </w:pict>
          </mc:Fallback>
        </mc:AlternateContent>
      </w:r>
    </w:p>
    <w:p w14:paraId="4C28A2C8" w14:textId="77777777" w:rsidR="00F01D5D" w:rsidRDefault="00F01D5D" w:rsidP="00F01D5D">
      <w:pPr>
        <w:pStyle w:val="My"/>
      </w:pPr>
    </w:p>
    <w:p w14:paraId="4DF9A1DB" w14:textId="77777777" w:rsidR="00F01D5D" w:rsidRDefault="00F01D5D" w:rsidP="00F01D5D">
      <w:pPr>
        <w:pStyle w:val="My"/>
      </w:pPr>
    </w:p>
    <w:p w14:paraId="7CC3282B" w14:textId="77777777" w:rsidR="00F01D5D" w:rsidRDefault="00F01D5D" w:rsidP="00F01D5D">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图2-1</w:t>
      </w:r>
      <w:r w:rsidR="008B3B94">
        <w:rPr>
          <w:rFonts w:ascii="楷体_GB2312" w:eastAsia="楷体_GB2312" w:hAnsi="华文楷体" w:hint="eastAsia"/>
          <w:bCs w:val="0"/>
          <w:snapToGrid w:val="0"/>
          <w:color w:val="000000"/>
          <w:sz w:val="21"/>
          <w:szCs w:val="21"/>
        </w:rPr>
        <w:t>7</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接收元件</w:t>
      </w:r>
    </w:p>
    <w:p w14:paraId="65E9031D" w14:textId="77777777" w:rsidR="002D020D" w:rsidRDefault="00F01D5D" w:rsidP="006641B2">
      <w:pPr>
        <w:spacing w:line="240" w:lineRule="auto"/>
        <w:ind w:firstLine="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1</w:t>
      </w:r>
      <w:r w:rsidR="008B3B94">
        <w:rPr>
          <w:rFonts w:hAnsi="Times New Roman" w:hint="eastAsia"/>
          <w:bCs w:val="0"/>
          <w:sz w:val="21"/>
          <w:szCs w:val="21"/>
        </w:rPr>
        <w:t>7</w:t>
      </w:r>
      <w:r w:rsidRPr="00464265">
        <w:rPr>
          <w:rFonts w:hAnsi="Times New Roman"/>
          <w:bCs w:val="0"/>
          <w:sz w:val="21"/>
          <w:szCs w:val="21"/>
        </w:rPr>
        <w:t xml:space="preserve"> </w:t>
      </w:r>
      <w:r>
        <w:rPr>
          <w:rFonts w:hAnsi="Times New Roman"/>
          <w:bCs w:val="0"/>
          <w:sz w:val="21"/>
          <w:szCs w:val="21"/>
        </w:rPr>
        <w:t>sin</w:t>
      </w:r>
      <w:r>
        <w:rPr>
          <w:rFonts w:hAnsi="Times New Roman" w:hint="eastAsia"/>
          <w:bCs w:val="0"/>
          <w:sz w:val="21"/>
          <w:szCs w:val="21"/>
        </w:rPr>
        <w:t>k</w:t>
      </w:r>
      <w:r>
        <w:rPr>
          <w:rFonts w:hAnsi="Times New Roman"/>
          <w:bCs w:val="0"/>
          <w:sz w:val="21"/>
          <w:szCs w:val="21"/>
        </w:rPr>
        <w:t xml:space="preserve"> </w:t>
      </w:r>
      <w:r>
        <w:rPr>
          <w:rFonts w:hAnsi="Times New Roman" w:hint="eastAsia"/>
          <w:bCs w:val="0"/>
          <w:sz w:val="21"/>
          <w:szCs w:val="21"/>
        </w:rPr>
        <w:t>element</w:t>
      </w:r>
    </w:p>
    <w:p w14:paraId="3729555D" w14:textId="77777777" w:rsidR="006641B2" w:rsidRPr="006641B2" w:rsidRDefault="006641B2" w:rsidP="006641B2">
      <w:pPr>
        <w:spacing w:line="240" w:lineRule="auto"/>
        <w:ind w:firstLine="0"/>
        <w:jc w:val="center"/>
        <w:rPr>
          <w:rFonts w:hAnsi="Times New Roman"/>
          <w:bCs w:val="0"/>
          <w:sz w:val="21"/>
          <w:szCs w:val="21"/>
        </w:rPr>
      </w:pPr>
    </w:p>
    <w:p w14:paraId="47BCA4DB" w14:textId="77777777" w:rsidR="006641B2" w:rsidRPr="00EB7958" w:rsidRDefault="006641B2" w:rsidP="006641B2">
      <w:pPr>
        <w:pStyle w:val="My1"/>
        <w:numPr>
          <w:ilvl w:val="0"/>
          <w:numId w:val="25"/>
        </w:numPr>
        <w:rPr>
          <w:rFonts w:ascii="Times New Roman" w:eastAsia="宋体" w:hAnsi="宋体"/>
          <w:b w:val="0"/>
        </w:rPr>
      </w:pPr>
      <w:r>
        <w:rPr>
          <w:rFonts w:ascii="Times New Roman" w:eastAsia="宋体" w:hAnsi="宋体" w:hint="eastAsia"/>
          <w:b w:val="0"/>
        </w:rPr>
        <w:t>箱柜</w:t>
      </w:r>
      <w:r w:rsidR="00422961">
        <w:rPr>
          <w:rFonts w:ascii="Times New Roman" w:eastAsia="宋体" w:hAnsi="宋体"/>
          <w:b w:val="0"/>
        </w:rPr>
        <w:t>（</w:t>
      </w:r>
      <w:r w:rsidR="00DF727D">
        <w:rPr>
          <w:rFonts w:ascii="Times New Roman" w:eastAsia="宋体" w:hAnsi="宋体" w:hint="eastAsia"/>
          <w:b w:val="0"/>
        </w:rPr>
        <w:t>b</w:t>
      </w:r>
      <w:r w:rsidR="00422961">
        <w:rPr>
          <w:rFonts w:ascii="Times New Roman" w:eastAsia="宋体" w:hAnsi="宋体"/>
          <w:b w:val="0"/>
        </w:rPr>
        <w:t>ins</w:t>
      </w:r>
      <w:r w:rsidR="00422961">
        <w:rPr>
          <w:rFonts w:ascii="Times New Roman" w:eastAsia="宋体" w:hAnsi="宋体"/>
          <w:b w:val="0"/>
        </w:rPr>
        <w:t>）</w:t>
      </w:r>
      <w:r>
        <w:rPr>
          <w:rFonts w:ascii="Times New Roman" w:eastAsia="宋体" w:hAnsi="宋体"/>
          <w:b w:val="0"/>
        </w:rPr>
        <w:t>和管道</w:t>
      </w:r>
      <w:r w:rsidR="00422961">
        <w:rPr>
          <w:rFonts w:ascii="Times New Roman" w:eastAsia="宋体" w:hAnsi="宋体"/>
          <w:b w:val="0"/>
        </w:rPr>
        <w:t>（</w:t>
      </w:r>
      <w:r w:rsidR="00422961">
        <w:rPr>
          <w:rFonts w:ascii="Times New Roman" w:eastAsia="宋体" w:hAnsi="宋体"/>
          <w:b w:val="0"/>
        </w:rPr>
        <w:t>pipelines</w:t>
      </w:r>
      <w:r w:rsidR="00422961">
        <w:rPr>
          <w:rFonts w:ascii="Times New Roman" w:eastAsia="宋体" w:hAnsi="宋体"/>
          <w:b w:val="0"/>
        </w:rPr>
        <w:t>）</w:t>
      </w:r>
    </w:p>
    <w:p w14:paraId="2B0D37C2" w14:textId="77777777" w:rsidR="002D020D" w:rsidRDefault="00F5188D" w:rsidP="00F5188D">
      <w:pPr>
        <w:pStyle w:val="My1"/>
        <w:ind w:firstLine="426"/>
        <w:rPr>
          <w:rFonts w:ascii="Times New Roman" w:eastAsia="宋体" w:hAnsi="宋体"/>
          <w:b w:val="0"/>
        </w:rPr>
      </w:pPr>
      <w:r>
        <w:rPr>
          <w:rFonts w:ascii="Times New Roman" w:eastAsia="宋体" w:hAnsi="宋体" w:hint="eastAsia"/>
          <w:b w:val="0"/>
        </w:rPr>
        <w:t>箱柜</w:t>
      </w:r>
      <w:r w:rsidR="00DF727D">
        <w:rPr>
          <w:rFonts w:ascii="Times New Roman" w:eastAsia="宋体" w:hAnsi="宋体"/>
          <w:b w:val="0"/>
        </w:rPr>
        <w:t>是一个可以</w:t>
      </w:r>
      <w:r w:rsidR="00DF727D">
        <w:rPr>
          <w:rFonts w:ascii="Times New Roman" w:eastAsia="宋体" w:hAnsi="宋体" w:hint="eastAsia"/>
          <w:b w:val="0"/>
        </w:rPr>
        <w:t>装载</w:t>
      </w:r>
      <w:r w:rsidR="00DF727D">
        <w:rPr>
          <w:rFonts w:ascii="Times New Roman" w:eastAsia="宋体" w:hAnsi="宋体"/>
          <w:b w:val="0"/>
        </w:rPr>
        <w:t>元件（</w:t>
      </w:r>
      <w:r w:rsidR="00DF727D">
        <w:rPr>
          <w:rFonts w:ascii="Times New Roman" w:eastAsia="宋体" w:hAnsi="宋体"/>
          <w:b w:val="0"/>
        </w:rPr>
        <w:t>element</w:t>
      </w:r>
      <w:r w:rsidR="00DF727D">
        <w:rPr>
          <w:rFonts w:ascii="Times New Roman" w:eastAsia="宋体" w:hAnsi="宋体"/>
          <w:b w:val="0"/>
        </w:rPr>
        <w:t>）</w:t>
      </w:r>
      <w:r w:rsidR="00DF727D">
        <w:rPr>
          <w:rFonts w:ascii="Times New Roman" w:eastAsia="宋体" w:hAnsi="宋体" w:hint="eastAsia"/>
          <w:b w:val="0"/>
        </w:rPr>
        <w:t>的</w:t>
      </w:r>
      <w:r w:rsidR="00DF727D">
        <w:rPr>
          <w:rFonts w:ascii="Times New Roman" w:eastAsia="宋体" w:hAnsi="宋体"/>
          <w:b w:val="0"/>
        </w:rPr>
        <w:t>容器。管道是箱柜的一个特殊子类型，</w:t>
      </w:r>
      <w:r w:rsidR="00DF727D">
        <w:rPr>
          <w:rFonts w:ascii="Times New Roman" w:eastAsia="宋体" w:hAnsi="宋体" w:hint="eastAsia"/>
          <w:b w:val="0"/>
        </w:rPr>
        <w:t>管道</w:t>
      </w:r>
      <w:r w:rsidR="00DF727D">
        <w:rPr>
          <w:rFonts w:ascii="Times New Roman" w:eastAsia="宋体" w:hAnsi="宋体"/>
          <w:b w:val="0"/>
        </w:rPr>
        <w:t>可以</w:t>
      </w:r>
      <w:r w:rsidR="00E11DBF">
        <w:rPr>
          <w:rFonts w:ascii="Times New Roman" w:eastAsia="宋体" w:hAnsi="宋体"/>
          <w:b w:val="0"/>
        </w:rPr>
        <w:t>操作包含在它自身内部的所有元件。</w:t>
      </w:r>
      <w:r w:rsidR="009A1ED0">
        <w:rPr>
          <w:rFonts w:ascii="Times New Roman" w:eastAsia="宋体" w:hAnsi="宋体"/>
          <w:b w:val="0"/>
        </w:rPr>
        <w:t>因为箱柜本身又是元件的子集，</w:t>
      </w:r>
      <w:r w:rsidR="009A1ED0">
        <w:rPr>
          <w:rFonts w:ascii="Times New Roman" w:eastAsia="宋体" w:hAnsi="宋体" w:hint="eastAsia"/>
          <w:b w:val="0"/>
        </w:rPr>
        <w:t>所以</w:t>
      </w:r>
      <w:r w:rsidR="009A1ED0">
        <w:rPr>
          <w:rFonts w:ascii="Times New Roman" w:eastAsia="宋体" w:hAnsi="宋体"/>
          <w:b w:val="0"/>
        </w:rPr>
        <w:t>能够像操作普通元件一样地操作箱柜</w:t>
      </w:r>
      <w:r w:rsidR="00A402C8">
        <w:rPr>
          <w:rFonts w:ascii="Times New Roman" w:eastAsia="宋体" w:hAnsi="宋体"/>
          <w:b w:val="0"/>
        </w:rPr>
        <w:t>，</w:t>
      </w:r>
      <w:r w:rsidR="00A402C8">
        <w:rPr>
          <w:rFonts w:ascii="Times New Roman" w:eastAsia="宋体" w:hAnsi="宋体" w:hint="eastAsia"/>
          <w:b w:val="0"/>
        </w:rPr>
        <w:t>通过</w:t>
      </w:r>
      <w:r w:rsidR="00A402C8">
        <w:rPr>
          <w:rFonts w:ascii="Times New Roman" w:eastAsia="宋体" w:hAnsi="宋体"/>
          <w:b w:val="0"/>
        </w:rPr>
        <w:t>这种方法可以降低应用程序的复杂度</w:t>
      </w:r>
      <w:r w:rsidR="005421C1">
        <w:rPr>
          <w:rFonts w:ascii="Times New Roman" w:eastAsia="宋体" w:hAnsi="宋体"/>
          <w:b w:val="0"/>
        </w:rPr>
        <w:t>。</w:t>
      </w:r>
      <w:r w:rsidR="005421C1">
        <w:rPr>
          <w:rFonts w:ascii="Times New Roman" w:eastAsia="宋体" w:hAnsi="宋体" w:hint="eastAsia"/>
          <w:b w:val="0"/>
        </w:rPr>
        <w:t>开发者</w:t>
      </w:r>
      <w:r w:rsidR="005421C1">
        <w:rPr>
          <w:rFonts w:ascii="Times New Roman" w:eastAsia="宋体" w:hAnsi="宋体"/>
          <w:b w:val="0"/>
        </w:rPr>
        <w:t>可以改变一个箱柜的状态来改变箱柜内部所有元件的状态。</w:t>
      </w:r>
      <w:r w:rsidR="00205AC7">
        <w:rPr>
          <w:rFonts w:ascii="Times New Roman" w:eastAsia="宋体" w:hAnsi="宋体"/>
          <w:b w:val="0"/>
        </w:rPr>
        <w:t>箱柜可以发送总线消息（</w:t>
      </w:r>
      <w:r w:rsidR="00205AC7">
        <w:rPr>
          <w:rFonts w:ascii="Times New Roman" w:eastAsia="宋体" w:hAnsi="宋体"/>
          <w:b w:val="0"/>
        </w:rPr>
        <w:t xml:space="preserve">bus </w:t>
      </w:r>
      <w:r w:rsidR="00205AC7">
        <w:rPr>
          <w:rFonts w:ascii="Times New Roman" w:eastAsia="宋体" w:hAnsi="宋体" w:hint="eastAsia"/>
          <w:b w:val="0"/>
        </w:rPr>
        <w:t>message</w:t>
      </w:r>
      <w:r w:rsidR="00205AC7">
        <w:rPr>
          <w:rFonts w:ascii="Times New Roman" w:eastAsia="宋体" w:hAnsi="宋体"/>
          <w:b w:val="0"/>
        </w:rPr>
        <w:t>s</w:t>
      </w:r>
      <w:r w:rsidR="00205AC7">
        <w:rPr>
          <w:rFonts w:ascii="Times New Roman" w:eastAsia="宋体" w:hAnsi="宋体"/>
          <w:b w:val="0"/>
        </w:rPr>
        <w:t>）给它的子集元件。</w:t>
      </w:r>
      <w:r w:rsidR="00E050ED">
        <w:rPr>
          <w:rFonts w:ascii="Times New Roman" w:eastAsia="宋体" w:hAnsi="宋体"/>
          <w:b w:val="0"/>
        </w:rPr>
        <w:t>管道是高级的箱柜，</w:t>
      </w:r>
      <w:r w:rsidR="00E050ED">
        <w:rPr>
          <w:rFonts w:ascii="Times New Roman" w:eastAsia="宋体" w:hAnsi="宋体" w:hint="eastAsia"/>
          <w:b w:val="0"/>
        </w:rPr>
        <w:t>当设定</w:t>
      </w:r>
      <w:r w:rsidR="00E050ED">
        <w:rPr>
          <w:rFonts w:ascii="Times New Roman" w:eastAsia="宋体" w:hAnsi="宋体"/>
          <w:b w:val="0"/>
        </w:rPr>
        <w:t>管道的暂停或者播放状态的时候，</w:t>
      </w:r>
      <w:r w:rsidR="00E050ED">
        <w:rPr>
          <w:rFonts w:ascii="Times New Roman" w:eastAsia="宋体" w:hAnsi="宋体" w:hint="eastAsia"/>
          <w:b w:val="0"/>
        </w:rPr>
        <w:t>数据</w:t>
      </w:r>
      <w:r w:rsidR="00E050ED">
        <w:rPr>
          <w:rFonts w:ascii="Times New Roman" w:eastAsia="宋体" w:hAnsi="宋体"/>
          <w:b w:val="0"/>
        </w:rPr>
        <w:t>流</w:t>
      </w:r>
      <w:r w:rsidR="00E050ED">
        <w:rPr>
          <w:rFonts w:ascii="Times New Roman" w:eastAsia="宋体" w:hAnsi="宋体" w:hint="eastAsia"/>
          <w:b w:val="0"/>
        </w:rPr>
        <w:t>将</w:t>
      </w:r>
      <w:r w:rsidR="00E050ED">
        <w:rPr>
          <w:rFonts w:ascii="Times New Roman" w:eastAsia="宋体" w:hAnsi="宋体"/>
          <w:b w:val="0"/>
        </w:rPr>
        <w:t>开始流动，</w:t>
      </w:r>
      <w:r w:rsidR="00E050ED">
        <w:rPr>
          <w:rFonts w:ascii="Times New Roman" w:eastAsia="宋体" w:hAnsi="宋体" w:hint="eastAsia"/>
          <w:b w:val="0"/>
        </w:rPr>
        <w:t>并且</w:t>
      </w:r>
      <w:r w:rsidR="00E050ED">
        <w:rPr>
          <w:rFonts w:ascii="Times New Roman" w:eastAsia="宋体" w:hAnsi="宋体"/>
          <w:b w:val="0"/>
        </w:rPr>
        <w:t>媒体数据处理也开始进行。</w:t>
      </w:r>
      <w:r w:rsidR="00E050ED">
        <w:rPr>
          <w:rFonts w:ascii="Times New Roman" w:eastAsia="宋体" w:hAnsi="宋体" w:hint="eastAsia"/>
          <w:b w:val="0"/>
        </w:rPr>
        <w:t>一旦</w:t>
      </w:r>
      <w:r w:rsidR="00E050ED">
        <w:rPr>
          <w:rFonts w:ascii="Times New Roman" w:eastAsia="宋体" w:hAnsi="宋体"/>
          <w:b w:val="0"/>
        </w:rPr>
        <w:t>开始，</w:t>
      </w:r>
      <w:r w:rsidR="00E050ED">
        <w:rPr>
          <w:rFonts w:ascii="Times New Roman" w:eastAsia="宋体" w:hAnsi="宋体" w:hint="eastAsia"/>
          <w:b w:val="0"/>
        </w:rPr>
        <w:t>管道</w:t>
      </w:r>
      <w:r w:rsidR="00E050ED">
        <w:rPr>
          <w:rFonts w:ascii="Times New Roman" w:eastAsia="宋体" w:hAnsi="宋体"/>
          <w:b w:val="0"/>
        </w:rPr>
        <w:t>将在一个单独的线程运行，</w:t>
      </w:r>
      <w:r w:rsidR="00E050ED">
        <w:rPr>
          <w:rFonts w:ascii="Times New Roman" w:eastAsia="宋体" w:hAnsi="宋体" w:hint="eastAsia"/>
          <w:b w:val="0"/>
        </w:rPr>
        <w:t>直到</w:t>
      </w:r>
      <w:r w:rsidR="00E050ED">
        <w:rPr>
          <w:rFonts w:ascii="Times New Roman" w:eastAsia="宋体" w:hAnsi="宋体"/>
          <w:b w:val="0"/>
        </w:rPr>
        <w:t>被停止或者数据流播放完毕。</w:t>
      </w:r>
      <w:r w:rsidR="00535590">
        <w:rPr>
          <w:rFonts w:ascii="Times New Roman" w:eastAsia="宋体" w:hAnsi="宋体"/>
          <w:b w:val="0"/>
        </w:rPr>
        <w:t>箱柜的示意图如图</w:t>
      </w:r>
      <w:r w:rsidR="00535590">
        <w:rPr>
          <w:rFonts w:ascii="Times New Roman" w:eastAsia="宋体" w:hAnsi="宋体"/>
          <w:b w:val="0"/>
        </w:rPr>
        <w:t>2-1</w:t>
      </w:r>
      <w:r w:rsidR="00DC4286">
        <w:rPr>
          <w:rFonts w:ascii="Times New Roman" w:eastAsia="宋体" w:hAnsi="宋体" w:hint="eastAsia"/>
          <w:b w:val="0"/>
        </w:rPr>
        <w:t>8</w:t>
      </w:r>
      <w:r w:rsidR="00535590">
        <w:rPr>
          <w:rFonts w:ascii="Times New Roman" w:eastAsia="宋体" w:hAnsi="宋体" w:hint="eastAsia"/>
          <w:b w:val="0"/>
        </w:rPr>
        <w:t>所示</w:t>
      </w:r>
      <w:r w:rsidR="00535590">
        <w:rPr>
          <w:rFonts w:ascii="Times New Roman" w:eastAsia="宋体" w:hAnsi="宋体"/>
          <w:b w:val="0"/>
        </w:rPr>
        <w:t>。</w:t>
      </w:r>
    </w:p>
    <w:p w14:paraId="3520CAEB" w14:textId="77777777" w:rsidR="002D020D" w:rsidRDefault="006A7DB2" w:rsidP="009E798F">
      <w:pPr>
        <w:pStyle w:val="My1"/>
      </w:pPr>
      <w:r>
        <w:rPr>
          <w:noProof/>
        </w:rPr>
        <mc:AlternateContent>
          <mc:Choice Requires="wps">
            <w:drawing>
              <wp:anchor distT="0" distB="0" distL="114300" distR="114300" simplePos="0" relativeHeight="251694080" behindDoc="0" locked="0" layoutInCell="1" allowOverlap="1" wp14:anchorId="1D8FF027" wp14:editId="35FCD964">
                <wp:simplePos x="0" y="0"/>
                <wp:positionH relativeFrom="column">
                  <wp:posOffset>459105</wp:posOffset>
                </wp:positionH>
                <wp:positionV relativeFrom="paragraph">
                  <wp:posOffset>213995</wp:posOffset>
                </wp:positionV>
                <wp:extent cx="1480820" cy="260985"/>
                <wp:effectExtent l="0" t="0" r="0" b="0"/>
                <wp:wrapThrough wrapText="bothSides">
                  <wp:wrapPolygon edited="0">
                    <wp:start x="834" y="0"/>
                    <wp:lineTo x="834" y="18920"/>
                    <wp:lineTo x="20563" y="18920"/>
                    <wp:lineTo x="20563" y="0"/>
                    <wp:lineTo x="834" y="0"/>
                  </wp:wrapPolygon>
                </wp:wrapThrough>
                <wp:docPr id="202" name="矩形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491141" w14:textId="77777777" w:rsidR="00D14876" w:rsidRPr="00124C1B" w:rsidRDefault="00D14876" w:rsidP="00094FAB">
                            <w:pPr>
                              <w:spacing w:after="0"/>
                              <w:ind w:firstLine="0"/>
                              <w:rPr>
                                <w:color w:val="000000" w:themeColor="text1"/>
                              </w:rPr>
                            </w:pPr>
                            <w:r>
                              <w:rPr>
                                <w:rFonts w:hint="eastAsia"/>
                                <w:color w:val="000000" w:themeColor="text1"/>
                              </w:rPr>
                              <w:t>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2" o:spid="_x0000_s1256" style="position:absolute;margin-left:36.15pt;margin-top:16.85pt;width:116.6pt;height:20.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" filled="f" stroked="f" strokeweight="1pt">
                <v:path arrowok="t"/>
                <v:textbox>
                  <w:txbxContent>
                    <w:p w14:paraId="60491141" w14:textId="77777777" w:rsidR="00D14876" w:rsidRPr="00124C1B" w:rsidRDefault="00D14876" w:rsidP="00094FAB">
                      <w:pPr>
                        <w:spacing w:after="0"/>
                        <w:ind w:firstLine="0"/>
                        <w:rPr>
                          <w:color w:val="000000" w:themeColor="text1"/>
                        </w:rPr>
                      </w:pPr>
                      <w:r>
                        <w:rPr>
                          <w:rFonts w:hint="eastAsia"/>
                          <w:color w:val="000000" w:themeColor="text1"/>
                        </w:rPr>
                        <w:t>bin</w:t>
                      </w:r>
                    </w:p>
                  </w:txbxContent>
                </v:textbox>
                <w10:wrap type="through"/>
              </v:rect>
            </w:pict>
          </mc:Fallback>
        </mc:AlternateContent>
      </w:r>
      <w:r>
        <w:rPr>
          <w:noProof/>
        </w:rPr>
        <mc:AlternateContent>
          <mc:Choice Requires="wps">
            <w:drawing>
              <wp:anchor distT="0" distB="0" distL="114300" distR="114300" simplePos="0" relativeHeight="251685888" behindDoc="0" locked="0" layoutInCell="1" allowOverlap="1" wp14:anchorId="402CA745" wp14:editId="0C19E905">
                <wp:simplePos x="0" y="0"/>
                <wp:positionH relativeFrom="column">
                  <wp:posOffset>456565</wp:posOffset>
                </wp:positionH>
                <wp:positionV relativeFrom="paragraph">
                  <wp:posOffset>218440</wp:posOffset>
                </wp:positionV>
                <wp:extent cx="4914900" cy="2032000"/>
                <wp:effectExtent l="0" t="0" r="19050" b="25400"/>
                <wp:wrapThrough wrapText="bothSides">
                  <wp:wrapPolygon edited="0">
                    <wp:start x="0" y="0"/>
                    <wp:lineTo x="0" y="21668"/>
                    <wp:lineTo x="21600" y="21668"/>
                    <wp:lineTo x="21600" y="0"/>
                    <wp:lineTo x="0" y="0"/>
                  </wp:wrapPolygon>
                </wp:wrapThrough>
                <wp:docPr id="197" name="矩形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2032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rect w14:anchorId="290CC3FB" id="矩形 197" o:spid="_x0000_s1026" style="position:absolute;left:0;text-align:left;margin-left:35.95pt;margin-top:17.2pt;width:387pt;height:16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" filled="f" strokecolor="black [3213]" strokeweight="1pt">
                <v:path arrowok="t"/>
                <w10:wrap type="through"/>
              </v:rect>
            </w:pict>
          </mc:Fallback>
        </mc:AlternateContent>
      </w:r>
    </w:p>
    <w:p w14:paraId="4615711D" w14:textId="77777777" w:rsidR="002D020D" w:rsidRDefault="006A7DB2" w:rsidP="009E798F">
      <w:pPr>
        <w:pStyle w:val="My1"/>
      </w:pPr>
      <w:r>
        <w:rPr>
          <w:noProof/>
        </w:rPr>
        <mc:AlternateContent>
          <mc:Choice Requires="wps">
            <w:drawing>
              <wp:anchor distT="0" distB="0" distL="114300" distR="114300" simplePos="0" relativeHeight="251700224" behindDoc="0" locked="0" layoutInCell="1" allowOverlap="1" wp14:anchorId="590D2E52" wp14:editId="69B6E0E5">
                <wp:simplePos x="0" y="0"/>
                <wp:positionH relativeFrom="column">
                  <wp:posOffset>4000500</wp:posOffset>
                </wp:positionH>
                <wp:positionV relativeFrom="paragraph">
                  <wp:posOffset>356235</wp:posOffset>
                </wp:positionV>
                <wp:extent cx="1254760" cy="260985"/>
                <wp:effectExtent l="0" t="0" r="0" b="0"/>
                <wp:wrapThrough wrapText="bothSides">
                  <wp:wrapPolygon edited="0">
                    <wp:start x="984" y="0"/>
                    <wp:lineTo x="984" y="18920"/>
                    <wp:lineTo x="20332" y="18920"/>
                    <wp:lineTo x="20332" y="0"/>
                    <wp:lineTo x="984" y="0"/>
                  </wp:wrapPolygon>
                </wp:wrapThrough>
                <wp:docPr id="207" name="矩形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476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C246A7" w14:textId="77777777" w:rsidR="00D14876" w:rsidRPr="00124C1B" w:rsidRDefault="00D14876" w:rsidP="00F329A9">
                            <w:pPr>
                              <w:spacing w:after="0"/>
                              <w:ind w:firstLine="0"/>
                              <w:jc w:val="center"/>
                              <w:rPr>
                                <w:color w:val="000000" w:themeColor="text1"/>
                              </w:rPr>
                            </w:pPr>
                            <w:r>
                              <w:rPr>
                                <w:rFonts w:hint="eastAsia"/>
                                <w:color w:val="000000" w:themeColor="text1"/>
                              </w:rPr>
                              <w:t>element</w:t>
                            </w: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7" o:spid="_x0000_s1257" style="position:absolute;margin-left:315pt;margin-top:28.05pt;width:98.8pt;height:2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" filled="f" stroked="f" strokeweight="1pt">
                <v:path arrowok="t"/>
                <v:textbox>
                  <w:txbxContent>
                    <w:p w14:paraId="06C246A7" w14:textId="77777777" w:rsidR="00D14876" w:rsidRPr="00124C1B" w:rsidRDefault="00D14876" w:rsidP="00F329A9">
                      <w:pPr>
                        <w:spacing w:after="0"/>
                        <w:ind w:firstLine="0"/>
                        <w:jc w:val="center"/>
                        <w:rPr>
                          <w:color w:val="000000" w:themeColor="text1"/>
                        </w:rPr>
                      </w:pPr>
                      <w:r>
                        <w:rPr>
                          <w:rFonts w:hint="eastAsia"/>
                          <w:color w:val="000000" w:themeColor="text1"/>
                        </w:rPr>
                        <w:t>element</w:t>
                      </w:r>
                      <w:r>
                        <w:rPr>
                          <w:color w:val="000000" w:themeColor="text1"/>
                        </w:rPr>
                        <w:t>3</w:t>
                      </w:r>
                    </w:p>
                  </w:txbxContent>
                </v:textbox>
                <w10:wrap type="through"/>
              </v:rect>
            </w:pict>
          </mc:Fallback>
        </mc:AlternateContent>
      </w:r>
      <w:r>
        <w:rPr>
          <w:noProof/>
        </w:rPr>
        <mc:AlternateContent>
          <mc:Choice Requires="wps">
            <w:drawing>
              <wp:anchor distT="0" distB="0" distL="114300" distR="114300" simplePos="0" relativeHeight="251698176" behindDoc="0" locked="0" layoutInCell="1" allowOverlap="1" wp14:anchorId="27DE9A9E" wp14:editId="21DE68AE">
                <wp:simplePos x="0" y="0"/>
                <wp:positionH relativeFrom="column">
                  <wp:posOffset>2286000</wp:posOffset>
                </wp:positionH>
                <wp:positionV relativeFrom="paragraph">
                  <wp:posOffset>356235</wp:posOffset>
                </wp:positionV>
                <wp:extent cx="1254760" cy="260985"/>
                <wp:effectExtent l="0" t="0" r="0" b="0"/>
                <wp:wrapThrough wrapText="bothSides">
                  <wp:wrapPolygon edited="0">
                    <wp:start x="984" y="0"/>
                    <wp:lineTo x="984" y="18920"/>
                    <wp:lineTo x="20332" y="18920"/>
                    <wp:lineTo x="20332" y="0"/>
                    <wp:lineTo x="984" y="0"/>
                  </wp:wrapPolygon>
                </wp:wrapThrough>
                <wp:docPr id="206" name="矩形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476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BC6391" w14:textId="77777777" w:rsidR="00D14876" w:rsidRPr="00124C1B" w:rsidRDefault="00D14876" w:rsidP="00094FAB">
                            <w:pPr>
                              <w:spacing w:after="0"/>
                              <w:ind w:firstLine="0"/>
                              <w:jc w:val="center"/>
                              <w:rPr>
                                <w:color w:val="000000" w:themeColor="text1"/>
                              </w:rPr>
                            </w:pPr>
                            <w:r>
                              <w:rPr>
                                <w:rFonts w:hint="eastAsia"/>
                                <w:color w:val="000000" w:themeColor="text1"/>
                              </w:rPr>
                              <w:t>element</w:t>
                            </w: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6" o:spid="_x0000_s1258" style="position:absolute;margin-left:180pt;margin-top:28.05pt;width:98.8pt;height:20.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" filled="f" stroked="f" strokeweight="1pt">
                <v:path arrowok="t"/>
                <v:textbox>
                  <w:txbxContent>
                    <w:p w14:paraId="07BC6391" w14:textId="77777777" w:rsidR="00D14876" w:rsidRPr="00124C1B" w:rsidRDefault="00D14876" w:rsidP="00094FAB">
                      <w:pPr>
                        <w:spacing w:after="0"/>
                        <w:ind w:firstLine="0"/>
                        <w:jc w:val="center"/>
                        <w:rPr>
                          <w:color w:val="000000" w:themeColor="text1"/>
                        </w:rPr>
                      </w:pPr>
                      <w:r>
                        <w:rPr>
                          <w:rFonts w:hint="eastAsia"/>
                          <w:color w:val="000000" w:themeColor="text1"/>
                        </w:rPr>
                        <w:t>element</w:t>
                      </w:r>
                      <w:r>
                        <w:rPr>
                          <w:color w:val="000000" w:themeColor="text1"/>
                        </w:rPr>
                        <w:t>2</w:t>
                      </w:r>
                    </w:p>
                  </w:txbxContent>
                </v:textbox>
                <w10:wrap type="through"/>
              </v:rect>
            </w:pict>
          </mc:Fallback>
        </mc:AlternateContent>
      </w:r>
      <w:r>
        <w:rPr>
          <w:noProof/>
        </w:rPr>
        <mc:AlternateContent>
          <mc:Choice Requires="wps">
            <w:drawing>
              <wp:anchor distT="0" distB="0" distL="114300" distR="114300" simplePos="0" relativeHeight="251696128" behindDoc="0" locked="0" layoutInCell="1" allowOverlap="1" wp14:anchorId="6C62A769" wp14:editId="1FBD5CEF">
                <wp:simplePos x="0" y="0"/>
                <wp:positionH relativeFrom="column">
                  <wp:posOffset>573405</wp:posOffset>
                </wp:positionH>
                <wp:positionV relativeFrom="paragraph">
                  <wp:posOffset>354965</wp:posOffset>
                </wp:positionV>
                <wp:extent cx="1254760" cy="260985"/>
                <wp:effectExtent l="0" t="0" r="0" b="0"/>
                <wp:wrapThrough wrapText="bothSides">
                  <wp:wrapPolygon edited="0">
                    <wp:start x="984" y="0"/>
                    <wp:lineTo x="984" y="18920"/>
                    <wp:lineTo x="20332" y="18920"/>
                    <wp:lineTo x="20332" y="0"/>
                    <wp:lineTo x="984" y="0"/>
                  </wp:wrapPolygon>
                </wp:wrapThrough>
                <wp:docPr id="205" name="矩形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476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2EAEC2" w14:textId="77777777" w:rsidR="00D14876" w:rsidRPr="00124C1B" w:rsidRDefault="00D14876" w:rsidP="00094FAB">
                            <w:pPr>
                              <w:spacing w:after="0"/>
                              <w:ind w:firstLine="0"/>
                              <w:jc w:val="center"/>
                              <w:rPr>
                                <w:color w:val="000000" w:themeColor="text1"/>
                              </w:rPr>
                            </w:pPr>
                            <w:r>
                              <w:rPr>
                                <w:rFonts w:hint="eastAsia"/>
                                <w:color w:val="000000" w:themeColor="text1"/>
                              </w:rPr>
                              <w:t>element</w:t>
                            </w: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5" o:spid="_x0000_s1259" style="position:absolute;margin-left:45.15pt;margin-top:27.95pt;width:98.8pt;height:20.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" filled="f" stroked="f" strokeweight="1pt">
                <v:path arrowok="t"/>
                <v:textbox>
                  <w:txbxContent>
                    <w:p w14:paraId="162EAEC2" w14:textId="77777777" w:rsidR="00D14876" w:rsidRPr="00124C1B" w:rsidRDefault="00D14876" w:rsidP="00094FAB">
                      <w:pPr>
                        <w:spacing w:after="0"/>
                        <w:ind w:firstLine="0"/>
                        <w:jc w:val="center"/>
                        <w:rPr>
                          <w:color w:val="000000" w:themeColor="text1"/>
                        </w:rPr>
                      </w:pPr>
                      <w:r>
                        <w:rPr>
                          <w:rFonts w:hint="eastAsia"/>
                          <w:color w:val="000000" w:themeColor="text1"/>
                        </w:rPr>
                        <w:t>element</w:t>
                      </w:r>
                      <w:r>
                        <w:rPr>
                          <w:color w:val="000000" w:themeColor="text1"/>
                        </w:rPr>
                        <w:t>1</w:t>
                      </w:r>
                    </w:p>
                  </w:txbxContent>
                </v:textbox>
                <w10:wrap type="through"/>
              </v:rect>
            </w:pict>
          </mc:Fallback>
        </mc:AlternateContent>
      </w:r>
      <w:r>
        <w:rPr>
          <w:noProof/>
        </w:rPr>
        <mc:AlternateContent>
          <mc:Choice Requires="wps">
            <w:drawing>
              <wp:anchor distT="0" distB="0" distL="114300" distR="114300" simplePos="0" relativeHeight="251688960" behindDoc="0" locked="0" layoutInCell="1" allowOverlap="1" wp14:anchorId="3EA304FB" wp14:editId="0F02E7F4">
                <wp:simplePos x="0" y="0"/>
                <wp:positionH relativeFrom="column">
                  <wp:posOffset>2283460</wp:posOffset>
                </wp:positionH>
                <wp:positionV relativeFrom="paragraph">
                  <wp:posOffset>354965</wp:posOffset>
                </wp:positionV>
                <wp:extent cx="1257300" cy="1016000"/>
                <wp:effectExtent l="0" t="0" r="19050" b="12700"/>
                <wp:wrapThrough wrapText="bothSides">
                  <wp:wrapPolygon edited="0">
                    <wp:start x="0" y="0"/>
                    <wp:lineTo x="0" y="21465"/>
                    <wp:lineTo x="21600" y="21465"/>
                    <wp:lineTo x="21600" y="0"/>
                    <wp:lineTo x="0" y="0"/>
                  </wp:wrapPolygon>
                </wp:wrapThrough>
                <wp:docPr id="199" name="矩形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1016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94946A1" id="矩形 199" o:spid="_x0000_s1026" style="position:absolute;left:0;text-align:left;margin-left:179.8pt;margin-top:27.95pt;width:99pt;height:8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" filled="f" strokecolor="black [3213]" strokeweight="1pt">
                <v:path arrowok="t"/>
                <w10:wrap type="through"/>
              </v:rect>
            </w:pict>
          </mc:Fallback>
        </mc:AlternateContent>
      </w:r>
      <w:r>
        <w:rPr>
          <w:noProof/>
        </w:rPr>
        <mc:AlternateContent>
          <mc:Choice Requires="wps">
            <w:drawing>
              <wp:anchor distT="0" distB="0" distL="114300" distR="114300" simplePos="0" relativeHeight="251691008" behindDoc="0" locked="0" layoutInCell="1" allowOverlap="1" wp14:anchorId="7D893C27" wp14:editId="14D58D12">
                <wp:simplePos x="0" y="0"/>
                <wp:positionH relativeFrom="column">
                  <wp:posOffset>3996690</wp:posOffset>
                </wp:positionH>
                <wp:positionV relativeFrom="paragraph">
                  <wp:posOffset>348615</wp:posOffset>
                </wp:positionV>
                <wp:extent cx="1257300" cy="1016000"/>
                <wp:effectExtent l="0" t="0" r="19050" b="12700"/>
                <wp:wrapThrough wrapText="bothSides">
                  <wp:wrapPolygon edited="0">
                    <wp:start x="0" y="0"/>
                    <wp:lineTo x="0" y="21465"/>
                    <wp:lineTo x="21600" y="21465"/>
                    <wp:lineTo x="21600" y="0"/>
                    <wp:lineTo x="0" y="0"/>
                  </wp:wrapPolygon>
                </wp:wrapThrough>
                <wp:docPr id="200" name="矩形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1016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9010B96" id="矩形 200" o:spid="_x0000_s1026" style="position:absolute;left:0;text-align:left;margin-left:314.7pt;margin-top:27.45pt;width:99pt;height:80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" filled="f" strokecolor="black [3213]" strokeweight="1pt">
                <v:path arrowok="t"/>
                <w10:wrap type="through"/>
              </v:rect>
            </w:pict>
          </mc:Fallback>
        </mc:AlternateContent>
      </w:r>
      <w:r>
        <w:rPr>
          <w:noProof/>
        </w:rPr>
        <mc:AlternateContent>
          <mc:Choice Requires="wps">
            <w:drawing>
              <wp:anchor distT="0" distB="0" distL="114300" distR="114300" simplePos="0" relativeHeight="251686912" behindDoc="0" locked="0" layoutInCell="1" allowOverlap="1" wp14:anchorId="5F91AA67" wp14:editId="72431A77">
                <wp:simplePos x="0" y="0"/>
                <wp:positionH relativeFrom="column">
                  <wp:posOffset>571500</wp:posOffset>
                </wp:positionH>
                <wp:positionV relativeFrom="paragraph">
                  <wp:posOffset>349885</wp:posOffset>
                </wp:positionV>
                <wp:extent cx="1257300" cy="1016000"/>
                <wp:effectExtent l="0" t="0" r="19050" b="12700"/>
                <wp:wrapThrough wrapText="bothSides">
                  <wp:wrapPolygon edited="0">
                    <wp:start x="0" y="0"/>
                    <wp:lineTo x="0" y="21465"/>
                    <wp:lineTo x="21600" y="21465"/>
                    <wp:lineTo x="21600" y="0"/>
                    <wp:lineTo x="0" y="0"/>
                  </wp:wrapPolygon>
                </wp:wrapThrough>
                <wp:docPr id="198" name="矩形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1016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90CDD45" id="矩形 198" o:spid="_x0000_s1026" style="position:absolute;left:0;text-align:left;margin-left:45pt;margin-top:27.55pt;width:99pt;height:8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" filled="f" strokecolor="black [3213]" strokeweight="1pt">
                <v:path arrowok="t"/>
                <w10:wrap type="through"/>
              </v:rect>
            </w:pict>
          </mc:Fallback>
        </mc:AlternateContent>
      </w:r>
    </w:p>
    <w:p w14:paraId="3FA133E9" w14:textId="77777777" w:rsidR="00BA04ED" w:rsidRDefault="006A7DB2" w:rsidP="009E798F">
      <w:pPr>
        <w:pStyle w:val="My1"/>
      </w:pPr>
      <w:r>
        <w:rPr>
          <w:noProof/>
        </w:rPr>
        <mc:AlternateContent>
          <mc:Choice Requires="wps">
            <w:drawing>
              <wp:anchor distT="0" distB="0" distL="114300" distR="114300" simplePos="0" relativeHeight="251706368" behindDoc="0" locked="0" layoutInCell="1" allowOverlap="1" wp14:anchorId="135B3A66" wp14:editId="2DDC1593">
                <wp:simplePos x="0" y="0"/>
                <wp:positionH relativeFrom="column">
                  <wp:posOffset>4000500</wp:posOffset>
                </wp:positionH>
                <wp:positionV relativeFrom="paragraph">
                  <wp:posOffset>358140</wp:posOffset>
                </wp:positionV>
                <wp:extent cx="551815" cy="281940"/>
                <wp:effectExtent l="0" t="0" r="19685" b="22860"/>
                <wp:wrapThrough wrapText="bothSides">
                  <wp:wrapPolygon edited="0">
                    <wp:start x="0" y="0"/>
                    <wp:lineTo x="0" y="21892"/>
                    <wp:lineTo x="21625" y="21892"/>
                    <wp:lineTo x="21625" y="0"/>
                    <wp:lineTo x="0" y="0"/>
                  </wp:wrapPolygon>
                </wp:wrapThrough>
                <wp:docPr id="210" name="矩形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81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C66E22" w14:textId="77777777" w:rsidR="00D14876" w:rsidRPr="00124C1B" w:rsidRDefault="00D14876" w:rsidP="0071155F">
                            <w:pPr>
                              <w:spacing w:after="0"/>
                              <w:ind w:firstLine="0"/>
                              <w:rPr>
                                <w:color w:val="000000" w:themeColor="text1"/>
                              </w:rPr>
                            </w:pPr>
                            <w:r>
                              <w:rPr>
                                <w:rFonts w:hint="eastAsia"/>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0" o:spid="_x0000_s1260" style="position:absolute;margin-left:315pt;margin-top:28.2pt;width:43.45pt;height:22.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" filled="f" strokecolor="black [3213]" strokeweight="1pt">
                <v:path arrowok="t"/>
                <v:textbox>
                  <w:txbxContent>
                    <w:p w14:paraId="62C66E22" w14:textId="77777777" w:rsidR="00D14876" w:rsidRPr="00124C1B" w:rsidRDefault="00D14876" w:rsidP="0071155F">
                      <w:pPr>
                        <w:spacing w:after="0"/>
                        <w:ind w:firstLine="0"/>
                        <w:rPr>
                          <w:color w:val="000000" w:themeColor="text1"/>
                        </w:rPr>
                      </w:pPr>
                      <w:r>
                        <w:rPr>
                          <w:rFonts w:hint="eastAsia"/>
                          <w:color w:val="000000" w:themeColor="text1"/>
                        </w:rPr>
                        <w:t>sink</w:t>
                      </w:r>
                    </w:p>
                  </w:txbxContent>
                </v:textbox>
                <w10:wrap type="through"/>
              </v:rect>
            </w:pict>
          </mc:Fallback>
        </mc:AlternateContent>
      </w:r>
      <w:r>
        <w:rPr>
          <w:noProof/>
        </w:rPr>
        <mc:AlternateContent>
          <mc:Choice Requires="wps">
            <w:drawing>
              <wp:anchor distT="0" distB="0" distL="114300" distR="114300" simplePos="0" relativeHeight="251704320" behindDoc="0" locked="0" layoutInCell="1" allowOverlap="1" wp14:anchorId="6F347CEB" wp14:editId="4BA93F61">
                <wp:simplePos x="0" y="0"/>
                <wp:positionH relativeFrom="column">
                  <wp:posOffset>3105150</wp:posOffset>
                </wp:positionH>
                <wp:positionV relativeFrom="paragraph">
                  <wp:posOffset>360680</wp:posOffset>
                </wp:positionV>
                <wp:extent cx="441960" cy="281940"/>
                <wp:effectExtent l="0" t="0" r="15240" b="22860"/>
                <wp:wrapThrough wrapText="bothSides">
                  <wp:wrapPolygon edited="0">
                    <wp:start x="0" y="0"/>
                    <wp:lineTo x="0" y="21892"/>
                    <wp:lineTo x="21414" y="21892"/>
                    <wp:lineTo x="21414" y="0"/>
                    <wp:lineTo x="0" y="0"/>
                  </wp:wrapPolygon>
                </wp:wrapThrough>
                <wp:docPr id="209" name="矩形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96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F3FE85" w14:textId="77777777" w:rsidR="00D14876" w:rsidRPr="00124C1B" w:rsidRDefault="00D14876" w:rsidP="001B5490">
                            <w:pPr>
                              <w:spacing w:after="0"/>
                              <w:ind w:firstLine="0"/>
                              <w:jc w:val="right"/>
                              <w:rPr>
                                <w:color w:val="000000" w:themeColor="text1"/>
                              </w:rPr>
                            </w:pPr>
                            <w:r>
                              <w:rPr>
                                <w:color w:val="000000" w:themeColor="text1"/>
                              </w:rPr>
                              <w:t>src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9" o:spid="_x0000_s1261" style="position:absolute;margin-left:244.5pt;margin-top:28.4pt;width:34.8pt;height:22.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" filled="f" strokecolor="black [3213]" strokeweight="1pt">
                <v:path arrowok="t"/>
                <v:textbox>
                  <w:txbxContent>
                    <w:p w14:paraId="3DF3FE85" w14:textId="77777777" w:rsidR="00D14876" w:rsidRPr="00124C1B" w:rsidRDefault="00D14876" w:rsidP="001B5490">
                      <w:pPr>
                        <w:spacing w:after="0"/>
                        <w:ind w:firstLine="0"/>
                        <w:jc w:val="right"/>
                        <w:rPr>
                          <w:color w:val="000000" w:themeColor="text1"/>
                        </w:rPr>
                      </w:pPr>
                      <w:r>
                        <w:rPr>
                          <w:color w:val="000000" w:themeColor="text1"/>
                        </w:rPr>
                        <w:t>src</w:t>
                      </w:r>
                    </w:p>
                  </w:txbxContent>
                </v:textbox>
                <w10:wrap type="through"/>
              </v:rect>
            </w:pict>
          </mc:Fallback>
        </mc:AlternateContent>
      </w:r>
      <w:r>
        <w:rPr>
          <w:noProof/>
        </w:rPr>
        <mc:AlternateContent>
          <mc:Choice Requires="wps">
            <w:drawing>
              <wp:anchor distT="0" distB="0" distL="114300" distR="114300" simplePos="0" relativeHeight="251693056" behindDoc="0" locked="0" layoutInCell="1" allowOverlap="1" wp14:anchorId="36F13764" wp14:editId="5EE6D849">
                <wp:simplePos x="0" y="0"/>
                <wp:positionH relativeFrom="column">
                  <wp:posOffset>1371600</wp:posOffset>
                </wp:positionH>
                <wp:positionV relativeFrom="paragraph">
                  <wp:posOffset>360680</wp:posOffset>
                </wp:positionV>
                <wp:extent cx="454025" cy="281940"/>
                <wp:effectExtent l="0" t="0" r="22225" b="22860"/>
                <wp:wrapThrough wrapText="bothSides">
                  <wp:wrapPolygon edited="0">
                    <wp:start x="0" y="0"/>
                    <wp:lineTo x="0" y="21892"/>
                    <wp:lineTo x="21751" y="21892"/>
                    <wp:lineTo x="21751" y="0"/>
                    <wp:lineTo x="0" y="0"/>
                  </wp:wrapPolygon>
                </wp:wrapThrough>
                <wp:docPr id="201" name="矩形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402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D57C73" w14:textId="77777777" w:rsidR="00D14876" w:rsidRPr="00124C1B" w:rsidRDefault="00D14876" w:rsidP="00094FAB">
                            <w:pPr>
                              <w:spacing w:after="0"/>
                              <w:ind w:firstLine="0"/>
                              <w:rPr>
                                <w:color w:val="000000" w:themeColor="text1"/>
                              </w:rPr>
                            </w:pPr>
                            <w:r>
                              <w:rPr>
                                <w:color w:val="000000" w:themeColor="text1"/>
                              </w:rPr>
                              <w:t>src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1" o:spid="_x0000_s1262" style="position:absolute;margin-left:108pt;margin-top:28.4pt;width:35.75pt;height:2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" filled="f" strokecolor="black [3213]" strokeweight="1pt">
                <v:path arrowok="t"/>
                <v:textbox>
                  <w:txbxContent>
                    <w:p w14:paraId="1AD57C73" w14:textId="77777777" w:rsidR="00D14876" w:rsidRPr="00124C1B" w:rsidRDefault="00D14876" w:rsidP="00094FAB">
                      <w:pPr>
                        <w:spacing w:after="0"/>
                        <w:ind w:firstLine="0"/>
                        <w:rPr>
                          <w:color w:val="000000" w:themeColor="text1"/>
                        </w:rPr>
                      </w:pPr>
                      <w:r>
                        <w:rPr>
                          <w:color w:val="000000" w:themeColor="text1"/>
                        </w:rPr>
                        <w:t>src</w:t>
                      </w:r>
                    </w:p>
                  </w:txbxContent>
                </v:textbox>
                <w10:wrap type="through"/>
              </v:rect>
            </w:pict>
          </mc:Fallback>
        </mc:AlternateContent>
      </w:r>
      <w:r>
        <w:rPr>
          <w:noProof/>
        </w:rPr>
        <mc:AlternateContent>
          <mc:Choice Requires="wps">
            <w:drawing>
              <wp:anchor distT="0" distB="0" distL="114300" distR="114300" simplePos="0" relativeHeight="251702272" behindDoc="0" locked="0" layoutInCell="1" allowOverlap="1" wp14:anchorId="59044401" wp14:editId="13B1D240">
                <wp:simplePos x="0" y="0"/>
                <wp:positionH relativeFrom="column">
                  <wp:posOffset>2286000</wp:posOffset>
                </wp:positionH>
                <wp:positionV relativeFrom="paragraph">
                  <wp:posOffset>358140</wp:posOffset>
                </wp:positionV>
                <wp:extent cx="551815" cy="281940"/>
                <wp:effectExtent l="0" t="0" r="19685" b="22860"/>
                <wp:wrapThrough wrapText="bothSides">
                  <wp:wrapPolygon edited="0">
                    <wp:start x="0" y="0"/>
                    <wp:lineTo x="0" y="21892"/>
                    <wp:lineTo x="21625" y="21892"/>
                    <wp:lineTo x="21625" y="0"/>
                    <wp:lineTo x="0" y="0"/>
                  </wp:wrapPolygon>
                </wp:wrapThrough>
                <wp:docPr id="208" name="矩形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81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46DF82" w14:textId="77777777" w:rsidR="00D14876" w:rsidRPr="00124C1B" w:rsidRDefault="00D14876" w:rsidP="001B5490">
                            <w:pPr>
                              <w:spacing w:after="0"/>
                              <w:ind w:firstLine="0"/>
                              <w:rPr>
                                <w:color w:val="000000" w:themeColor="text1"/>
                              </w:rPr>
                            </w:pPr>
                            <w:r>
                              <w:rPr>
                                <w:rFonts w:hint="eastAsia"/>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8" o:spid="_x0000_s1263" style="position:absolute;margin-left:180pt;margin-top:28.2pt;width:43.45pt;height:22.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" filled="f" strokecolor="black [3213]" strokeweight="1pt">
                <v:path arrowok="t"/>
                <v:textbox>
                  <w:txbxContent>
                    <w:p w14:paraId="1B46DF82" w14:textId="77777777" w:rsidR="00D14876" w:rsidRPr="00124C1B" w:rsidRDefault="00D14876" w:rsidP="001B5490">
                      <w:pPr>
                        <w:spacing w:after="0"/>
                        <w:ind w:firstLine="0"/>
                        <w:rPr>
                          <w:color w:val="000000" w:themeColor="text1"/>
                        </w:rPr>
                      </w:pPr>
                      <w:r>
                        <w:rPr>
                          <w:rFonts w:hint="eastAsia"/>
                          <w:color w:val="000000" w:themeColor="text1"/>
                        </w:rPr>
                        <w:t>sink</w:t>
                      </w:r>
                    </w:p>
                  </w:txbxContent>
                </v:textbox>
                <w10:wrap type="through"/>
              </v:rect>
            </w:pict>
          </mc:Fallback>
        </mc:AlternateContent>
      </w:r>
    </w:p>
    <w:p w14:paraId="26514B56" w14:textId="77777777" w:rsidR="00BA04ED" w:rsidRDefault="006A7DB2" w:rsidP="009E798F">
      <w:pPr>
        <w:pStyle w:val="My1"/>
      </w:pPr>
      <w:r>
        <w:rPr>
          <w:noProof/>
        </w:rPr>
        <mc:AlternateContent>
          <mc:Choice Requires="wps">
            <w:drawing>
              <wp:anchor distT="4294967295" distB="4294967295" distL="114300" distR="114300" simplePos="0" relativeHeight="251709440" behindDoc="0" locked="0" layoutInCell="1" allowOverlap="1" wp14:anchorId="27DBACB4" wp14:editId="317D4BDC">
                <wp:simplePos x="0" y="0"/>
                <wp:positionH relativeFrom="column">
                  <wp:posOffset>3539490</wp:posOffset>
                </wp:positionH>
                <wp:positionV relativeFrom="paragraph">
                  <wp:posOffset>149859</wp:posOffset>
                </wp:positionV>
                <wp:extent cx="457200" cy="0"/>
                <wp:effectExtent l="0" t="76200" r="19050" b="95250"/>
                <wp:wrapNone/>
                <wp:docPr id="213" name="直线箭头连接符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5EC22F5" id="直线箭头连接符 213" o:spid="_x0000_s1026" type="#_x0000_t32" style="position:absolute;left:0;text-align:left;margin-left:278.7pt;margin-top:11.8pt;width:36pt;height:0;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" strokecolor="black [3213]"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707392" behindDoc="0" locked="0" layoutInCell="1" allowOverlap="1" wp14:anchorId="2ED401ED" wp14:editId="165AB41F">
                <wp:simplePos x="0" y="0"/>
                <wp:positionH relativeFrom="column">
                  <wp:posOffset>1828800</wp:posOffset>
                </wp:positionH>
                <wp:positionV relativeFrom="paragraph">
                  <wp:posOffset>147954</wp:posOffset>
                </wp:positionV>
                <wp:extent cx="457200" cy="0"/>
                <wp:effectExtent l="0" t="76200" r="19050" b="95250"/>
                <wp:wrapNone/>
                <wp:docPr id="212" name="直线箭头连接符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1AF8D42" id="直线箭头连接符 212" o:spid="_x0000_s1026" type="#_x0000_t32" style="position:absolute;left:0;text-align:left;margin-left:2in;margin-top:11.65pt;width:36pt;height:0;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" strokecolor="black [3213]" strokeweight=".5pt">
                <v:stroke endarrow="block" joinstyle="miter"/>
                <o:lock v:ext="edit" shapetype="f"/>
              </v:shape>
            </w:pict>
          </mc:Fallback>
        </mc:AlternateContent>
      </w:r>
    </w:p>
    <w:p w14:paraId="17C3E5FB" w14:textId="77777777" w:rsidR="00BA04ED" w:rsidRDefault="00BA04ED" w:rsidP="009E798F">
      <w:pPr>
        <w:pStyle w:val="My1"/>
      </w:pPr>
    </w:p>
    <w:p w14:paraId="515A8973" w14:textId="77777777" w:rsidR="00BA04ED" w:rsidRDefault="00BA04ED" w:rsidP="009E798F">
      <w:pPr>
        <w:pStyle w:val="My1"/>
      </w:pPr>
    </w:p>
    <w:p w14:paraId="1957F49F" w14:textId="77777777" w:rsidR="00161F04" w:rsidRDefault="00161F04" w:rsidP="005B1DE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p>
    <w:p w14:paraId="5E502431" w14:textId="77777777" w:rsidR="005B1DE9" w:rsidRDefault="005B1DE9" w:rsidP="005B1DE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AD4398">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8</w:t>
      </w:r>
      <w:r>
        <w:rPr>
          <w:rFonts w:ascii="楷体_GB2312" w:eastAsia="楷体_GB2312" w:hAnsi="华文楷体" w:hint="eastAsia"/>
          <w:bCs w:val="0"/>
          <w:snapToGrid w:val="0"/>
          <w:color w:val="000000"/>
          <w:sz w:val="21"/>
          <w:szCs w:val="21"/>
        </w:rPr>
        <w:t xml:space="preserve"> </w:t>
      </w:r>
      <w:r w:rsidR="00250427">
        <w:rPr>
          <w:rFonts w:ascii="楷体_GB2312" w:eastAsia="楷体_GB2312" w:hAnsi="华文楷体"/>
          <w:bCs w:val="0"/>
          <w:snapToGrid w:val="0"/>
          <w:color w:val="000000"/>
          <w:sz w:val="21"/>
          <w:szCs w:val="21"/>
        </w:rPr>
        <w:t>箱柜示意图</w:t>
      </w:r>
    </w:p>
    <w:p w14:paraId="438960FD" w14:textId="77777777" w:rsidR="005B1DE9" w:rsidRDefault="005B1DE9" w:rsidP="005B1DE9">
      <w:pPr>
        <w:spacing w:line="240" w:lineRule="auto"/>
        <w:ind w:firstLine="0"/>
        <w:jc w:val="center"/>
        <w:rPr>
          <w:rFonts w:hAnsi="Times New Roman"/>
          <w:bCs w:val="0"/>
          <w:sz w:val="21"/>
          <w:szCs w:val="21"/>
        </w:rPr>
      </w:pPr>
      <w:r w:rsidRPr="00464265">
        <w:rPr>
          <w:rFonts w:hAnsi="Times New Roman"/>
          <w:bCs w:val="0"/>
          <w:sz w:val="21"/>
          <w:szCs w:val="21"/>
        </w:rPr>
        <w:t>Fig 2-</w:t>
      </w:r>
      <w:r w:rsidR="00AD4398">
        <w:rPr>
          <w:rFonts w:hAnsi="Times New Roman" w:hint="eastAsia"/>
          <w:bCs w:val="0"/>
          <w:sz w:val="21"/>
          <w:szCs w:val="21"/>
        </w:rPr>
        <w:t>1</w:t>
      </w:r>
      <w:r w:rsidR="008B3B94">
        <w:rPr>
          <w:rFonts w:hAnsi="Times New Roman" w:hint="eastAsia"/>
          <w:bCs w:val="0"/>
          <w:sz w:val="21"/>
          <w:szCs w:val="21"/>
        </w:rPr>
        <w:t>8</w:t>
      </w:r>
      <w:r w:rsidRPr="00464265">
        <w:rPr>
          <w:rFonts w:hAnsi="Times New Roman"/>
          <w:bCs w:val="0"/>
          <w:sz w:val="21"/>
          <w:szCs w:val="21"/>
        </w:rPr>
        <w:t xml:space="preserve"> </w:t>
      </w:r>
      <w:r w:rsidR="00250427">
        <w:rPr>
          <w:rFonts w:hAnsi="Times New Roman" w:hint="eastAsia"/>
          <w:bCs w:val="0"/>
          <w:sz w:val="21"/>
          <w:szCs w:val="21"/>
        </w:rPr>
        <w:t>bin</w:t>
      </w:r>
    </w:p>
    <w:p w14:paraId="085AA70D" w14:textId="77777777" w:rsidR="003559D3" w:rsidRDefault="003559D3" w:rsidP="009E798F">
      <w:pPr>
        <w:pStyle w:val="My1"/>
      </w:pPr>
    </w:p>
    <w:p w14:paraId="18C748BC" w14:textId="77777777" w:rsidR="0020077E" w:rsidRPr="00EB7958" w:rsidRDefault="0020077E" w:rsidP="0020077E">
      <w:pPr>
        <w:pStyle w:val="My1"/>
        <w:numPr>
          <w:ilvl w:val="0"/>
          <w:numId w:val="25"/>
        </w:numPr>
        <w:rPr>
          <w:rFonts w:ascii="Times New Roman" w:eastAsia="宋体" w:hAnsi="宋体"/>
          <w:b w:val="0"/>
        </w:rPr>
      </w:pPr>
      <w:r>
        <w:rPr>
          <w:rFonts w:ascii="Times New Roman" w:eastAsia="宋体" w:hAnsi="宋体" w:hint="eastAsia"/>
          <w:b w:val="0"/>
        </w:rPr>
        <w:t>元件</w:t>
      </w:r>
      <w:r>
        <w:rPr>
          <w:rFonts w:ascii="Times New Roman" w:eastAsia="宋体" w:hAnsi="宋体"/>
          <w:b w:val="0"/>
        </w:rPr>
        <w:t>状态</w:t>
      </w:r>
    </w:p>
    <w:p w14:paraId="303E11D0" w14:textId="77777777" w:rsidR="006B6C72" w:rsidRDefault="004A4B93" w:rsidP="00193B0A">
      <w:pPr>
        <w:pStyle w:val="My1"/>
        <w:ind w:firstLine="360"/>
        <w:jc w:val="both"/>
        <w:rPr>
          <w:rFonts w:ascii="Times New Roman" w:eastAsia="宋体" w:hAnsi="宋体"/>
          <w:b w:val="0"/>
        </w:rPr>
      </w:pPr>
      <w:r>
        <w:rPr>
          <w:rFonts w:ascii="Times New Roman" w:eastAsia="宋体" w:hAnsi="宋体" w:hint="eastAsia"/>
          <w:b w:val="0"/>
        </w:rPr>
        <w:lastRenderedPageBreak/>
        <w:t>一个元件在</w:t>
      </w:r>
      <w:r>
        <w:rPr>
          <w:rFonts w:ascii="Times New Roman" w:eastAsia="宋体" w:hAnsi="宋体"/>
          <w:b w:val="0"/>
        </w:rPr>
        <w:t>被创建后，</w:t>
      </w:r>
      <w:r>
        <w:rPr>
          <w:rFonts w:ascii="Times New Roman" w:eastAsia="宋体" w:hAnsi="宋体" w:hint="eastAsia"/>
          <w:b w:val="0"/>
        </w:rPr>
        <w:t>它</w:t>
      </w:r>
      <w:r>
        <w:rPr>
          <w:rFonts w:ascii="Times New Roman" w:eastAsia="宋体" w:hAnsi="宋体"/>
          <w:b w:val="0"/>
        </w:rPr>
        <w:t>不会执行任何操作。</w:t>
      </w:r>
      <w:r w:rsidR="00DC4A95">
        <w:rPr>
          <w:rFonts w:ascii="Times New Roman" w:eastAsia="宋体" w:hAnsi="宋体"/>
          <w:b w:val="0"/>
        </w:rPr>
        <w:t>如果想要元件执行某些</w:t>
      </w:r>
      <w:r w:rsidR="00580FDB">
        <w:rPr>
          <w:rFonts w:ascii="Times New Roman" w:eastAsia="宋体" w:hAnsi="宋体" w:hint="eastAsia"/>
          <w:b w:val="0"/>
        </w:rPr>
        <w:t>动作</w:t>
      </w:r>
      <w:r w:rsidR="00DC4A95">
        <w:rPr>
          <w:rFonts w:ascii="Times New Roman" w:eastAsia="宋体" w:hAnsi="宋体"/>
          <w:b w:val="0"/>
        </w:rPr>
        <w:t>，</w:t>
      </w:r>
      <w:r w:rsidR="00DC4A95">
        <w:rPr>
          <w:rFonts w:ascii="Times New Roman" w:eastAsia="宋体" w:hAnsi="宋体" w:hint="eastAsia"/>
          <w:b w:val="0"/>
        </w:rPr>
        <w:t>就</w:t>
      </w:r>
      <w:r w:rsidR="00DC4A95">
        <w:rPr>
          <w:rFonts w:ascii="Times New Roman" w:eastAsia="宋体" w:hAnsi="宋体"/>
          <w:b w:val="0"/>
        </w:rPr>
        <w:t>需要</w:t>
      </w:r>
      <w:r>
        <w:rPr>
          <w:rFonts w:ascii="Times New Roman" w:eastAsia="宋体" w:hAnsi="宋体"/>
          <w:b w:val="0"/>
        </w:rPr>
        <w:t>需要改变元件的状态，</w:t>
      </w:r>
      <w:r>
        <w:rPr>
          <w:rFonts w:ascii="Times New Roman" w:eastAsia="宋体" w:hAnsi="宋体" w:hint="eastAsia"/>
          <w:b w:val="0"/>
        </w:rPr>
        <w:t>使得</w:t>
      </w:r>
      <w:r>
        <w:rPr>
          <w:rFonts w:ascii="Times New Roman" w:eastAsia="宋体" w:hAnsi="宋体"/>
          <w:b w:val="0"/>
        </w:rPr>
        <w:t>它能够做某些事情</w:t>
      </w:r>
      <w:r w:rsidR="007C4FDC">
        <w:rPr>
          <w:rFonts w:ascii="Times New Roman" w:eastAsia="宋体" w:hAnsi="宋体"/>
          <w:b w:val="0"/>
        </w:rPr>
        <w:t>。</w:t>
      </w:r>
      <w:r w:rsidR="007C4FDC">
        <w:rPr>
          <w:rFonts w:ascii="Times New Roman" w:eastAsia="宋体" w:hAnsi="宋体" w:hint="eastAsia"/>
          <w:b w:val="0"/>
        </w:rPr>
        <w:t>在</w:t>
      </w:r>
      <w:r w:rsidR="00BC7147">
        <w:rPr>
          <w:rFonts w:ascii="Times New Roman" w:eastAsia="宋体" w:hAnsi="宋体"/>
          <w:b w:val="0"/>
        </w:rPr>
        <w:t>Gstreamer</w:t>
      </w:r>
      <w:r w:rsidR="00560EF3">
        <w:rPr>
          <w:rFonts w:ascii="Times New Roman" w:eastAsia="宋体" w:hAnsi="宋体"/>
          <w:b w:val="0"/>
        </w:rPr>
        <w:t>中，</w:t>
      </w:r>
      <w:r w:rsidR="00560EF3">
        <w:rPr>
          <w:rFonts w:ascii="Times New Roman" w:eastAsia="宋体" w:hAnsi="宋体" w:hint="eastAsia"/>
          <w:b w:val="0"/>
        </w:rPr>
        <w:t>元件</w:t>
      </w:r>
      <w:r w:rsidR="00560EF3">
        <w:rPr>
          <w:rFonts w:ascii="Times New Roman" w:eastAsia="宋体" w:hAnsi="宋体"/>
          <w:b w:val="0"/>
        </w:rPr>
        <w:t>有四种状态，</w:t>
      </w:r>
      <w:r w:rsidR="00560EF3">
        <w:rPr>
          <w:rFonts w:ascii="Times New Roman" w:eastAsia="宋体" w:hAnsi="宋体" w:hint="eastAsia"/>
          <w:b w:val="0"/>
        </w:rPr>
        <w:t>每种</w:t>
      </w:r>
      <w:r w:rsidR="00560EF3">
        <w:rPr>
          <w:rFonts w:ascii="Times New Roman" w:eastAsia="宋体" w:hAnsi="宋体"/>
          <w:b w:val="0"/>
        </w:rPr>
        <w:t>状态都有其特定的意义。</w:t>
      </w:r>
    </w:p>
    <w:p w14:paraId="583E3745" w14:textId="77777777" w:rsidR="006B6C72" w:rsidRDefault="008B356A" w:rsidP="00361E1E">
      <w:pPr>
        <w:pStyle w:val="My1"/>
        <w:numPr>
          <w:ilvl w:val="0"/>
          <w:numId w:val="26"/>
        </w:numPr>
        <w:rPr>
          <w:rFonts w:ascii="Times New Roman" w:eastAsia="宋体" w:hAnsi="宋体"/>
          <w:b w:val="0"/>
        </w:rPr>
      </w:pPr>
      <w:r>
        <w:rPr>
          <w:rFonts w:ascii="Times New Roman" w:eastAsia="宋体" w:hAnsi="宋体"/>
          <w:b w:val="0"/>
        </w:rPr>
        <w:t>GST_STATE_NULL</w:t>
      </w:r>
      <w:r>
        <w:rPr>
          <w:rFonts w:ascii="Times New Roman" w:eastAsia="宋体" w:hAnsi="宋体"/>
          <w:b w:val="0"/>
        </w:rPr>
        <w:t>：</w:t>
      </w:r>
      <w:r w:rsidR="003A255F">
        <w:rPr>
          <w:rFonts w:ascii="Times New Roman" w:eastAsia="宋体" w:hAnsi="宋体"/>
          <w:b w:val="0"/>
        </w:rPr>
        <w:t>默认状态。</w:t>
      </w:r>
      <w:r w:rsidR="003A255F">
        <w:rPr>
          <w:rFonts w:ascii="Times New Roman" w:eastAsia="宋体" w:hAnsi="宋体" w:hint="eastAsia"/>
          <w:b w:val="0"/>
        </w:rPr>
        <w:t>所有新创建</w:t>
      </w:r>
      <w:r w:rsidR="003A255F">
        <w:rPr>
          <w:rFonts w:ascii="Times New Roman" w:eastAsia="宋体" w:hAnsi="宋体"/>
          <w:b w:val="0"/>
        </w:rPr>
        <w:t>的元件的</w:t>
      </w:r>
      <w:r w:rsidR="003A255F">
        <w:rPr>
          <w:rFonts w:ascii="Times New Roman" w:eastAsia="宋体" w:hAnsi="宋体" w:hint="eastAsia"/>
          <w:b w:val="0"/>
        </w:rPr>
        <w:t>初始</w:t>
      </w:r>
      <w:r w:rsidR="003A255F">
        <w:rPr>
          <w:rFonts w:ascii="Times New Roman" w:eastAsia="宋体" w:hAnsi="宋体"/>
          <w:b w:val="0"/>
        </w:rPr>
        <w:t>默认状态</w:t>
      </w:r>
      <w:r w:rsidR="00105C68">
        <w:rPr>
          <w:rFonts w:ascii="Times New Roman" w:eastAsia="宋体" w:hAnsi="宋体"/>
          <w:b w:val="0"/>
        </w:rPr>
        <w:t>，</w:t>
      </w:r>
      <w:r w:rsidR="00105C68">
        <w:rPr>
          <w:rFonts w:ascii="Times New Roman" w:eastAsia="宋体" w:hAnsi="宋体" w:hint="eastAsia"/>
          <w:b w:val="0"/>
        </w:rPr>
        <w:t>该状态</w:t>
      </w:r>
      <w:r w:rsidR="00105C68">
        <w:rPr>
          <w:rFonts w:ascii="Times New Roman" w:eastAsia="宋体" w:hAnsi="宋体"/>
          <w:b w:val="0"/>
        </w:rPr>
        <w:t>将回收所有被</w:t>
      </w:r>
      <w:r w:rsidR="00105C68">
        <w:rPr>
          <w:rFonts w:ascii="Times New Roman" w:eastAsia="宋体" w:hAnsi="宋体" w:hint="eastAsia"/>
          <w:b w:val="0"/>
        </w:rPr>
        <w:t>该</w:t>
      </w:r>
      <w:r w:rsidR="00105C68">
        <w:rPr>
          <w:rFonts w:ascii="Times New Roman" w:eastAsia="宋体" w:hAnsi="宋体"/>
          <w:b w:val="0"/>
        </w:rPr>
        <w:t>元件占用的资源。</w:t>
      </w:r>
    </w:p>
    <w:p w14:paraId="65DB42AF" w14:textId="77777777" w:rsidR="009A6ADA" w:rsidRDefault="009A6ADA" w:rsidP="00361E1E">
      <w:pPr>
        <w:pStyle w:val="My1"/>
        <w:numPr>
          <w:ilvl w:val="0"/>
          <w:numId w:val="26"/>
        </w:numPr>
        <w:rPr>
          <w:rFonts w:ascii="Times New Roman" w:eastAsia="宋体" w:hAnsi="宋体"/>
          <w:b w:val="0"/>
        </w:rPr>
      </w:pPr>
      <w:r>
        <w:rPr>
          <w:rFonts w:ascii="Times New Roman" w:eastAsia="宋体" w:hAnsi="宋体" w:hint="eastAsia"/>
          <w:b w:val="0"/>
        </w:rPr>
        <w:t>GST_STATE_READY</w:t>
      </w:r>
      <w:r>
        <w:rPr>
          <w:rFonts w:ascii="Times New Roman" w:eastAsia="宋体" w:hAnsi="宋体"/>
          <w:b w:val="0"/>
        </w:rPr>
        <w:t>：</w:t>
      </w:r>
      <w:r w:rsidR="004A7494">
        <w:rPr>
          <w:rFonts w:ascii="Times New Roman" w:eastAsia="宋体" w:hAnsi="宋体"/>
          <w:b w:val="0"/>
        </w:rPr>
        <w:t>准备状态。</w:t>
      </w:r>
      <w:r w:rsidR="0025342E">
        <w:rPr>
          <w:rFonts w:ascii="Times New Roman" w:eastAsia="宋体" w:hAnsi="宋体" w:hint="eastAsia"/>
          <w:b w:val="0"/>
        </w:rPr>
        <w:t>这种</w:t>
      </w:r>
      <w:r w:rsidR="0025342E">
        <w:rPr>
          <w:rFonts w:ascii="Times New Roman" w:eastAsia="宋体" w:hAnsi="宋体"/>
          <w:b w:val="0"/>
        </w:rPr>
        <w:t>状态下，</w:t>
      </w:r>
      <w:r w:rsidR="0025342E">
        <w:rPr>
          <w:rFonts w:ascii="Times New Roman" w:eastAsia="宋体" w:hAnsi="宋体" w:hint="eastAsia"/>
          <w:b w:val="0"/>
        </w:rPr>
        <w:t>元件</w:t>
      </w:r>
      <w:r w:rsidR="0025342E">
        <w:rPr>
          <w:rFonts w:ascii="Times New Roman" w:eastAsia="宋体" w:hAnsi="宋体"/>
          <w:b w:val="0"/>
        </w:rPr>
        <w:t>会得到所有所需的全局资源</w:t>
      </w:r>
      <w:r w:rsidR="00AA7322">
        <w:rPr>
          <w:rFonts w:ascii="Times New Roman" w:eastAsia="宋体" w:hAnsi="宋体"/>
          <w:b w:val="0"/>
        </w:rPr>
        <w:t>，</w:t>
      </w:r>
      <w:r w:rsidR="00AA7322">
        <w:rPr>
          <w:rFonts w:ascii="Times New Roman" w:eastAsia="宋体" w:hAnsi="宋体" w:hint="eastAsia"/>
          <w:b w:val="0"/>
        </w:rPr>
        <w:t>这些</w:t>
      </w:r>
      <w:r w:rsidR="00AA7322">
        <w:rPr>
          <w:rFonts w:ascii="Times New Roman" w:eastAsia="宋体" w:hAnsi="宋体"/>
          <w:b w:val="0"/>
        </w:rPr>
        <w:t>全局资源将被通过该元件的数据流所使用。</w:t>
      </w:r>
      <w:r w:rsidR="0087353E">
        <w:rPr>
          <w:rFonts w:ascii="Times New Roman" w:eastAsia="宋体" w:hAnsi="宋体"/>
          <w:b w:val="0"/>
        </w:rPr>
        <w:t>例如打开设备、</w:t>
      </w:r>
      <w:r w:rsidR="0087353E">
        <w:rPr>
          <w:rFonts w:ascii="Times New Roman" w:eastAsia="宋体" w:hAnsi="宋体" w:hint="eastAsia"/>
          <w:b w:val="0"/>
        </w:rPr>
        <w:t>分配</w:t>
      </w:r>
      <w:r w:rsidR="0087353E">
        <w:rPr>
          <w:rFonts w:ascii="Times New Roman" w:eastAsia="宋体" w:hAnsi="宋体"/>
          <w:b w:val="0"/>
        </w:rPr>
        <w:t>缓存。</w:t>
      </w:r>
      <w:r w:rsidR="0087353E">
        <w:rPr>
          <w:rFonts w:ascii="Times New Roman" w:eastAsia="宋体" w:hAnsi="宋体" w:hint="eastAsia"/>
          <w:b w:val="0"/>
        </w:rPr>
        <w:t>但</w:t>
      </w:r>
      <w:r w:rsidR="0087353E">
        <w:rPr>
          <w:rFonts w:ascii="Times New Roman" w:eastAsia="宋体" w:hAnsi="宋体"/>
          <w:b w:val="0"/>
        </w:rPr>
        <w:t>这种状态下，</w:t>
      </w:r>
      <w:r w:rsidR="0087353E">
        <w:rPr>
          <w:rFonts w:ascii="Times New Roman" w:eastAsia="宋体" w:hAnsi="宋体" w:hint="eastAsia"/>
          <w:b w:val="0"/>
        </w:rPr>
        <w:t>数据流仍</w:t>
      </w:r>
      <w:r w:rsidR="0087353E">
        <w:rPr>
          <w:rFonts w:ascii="Times New Roman" w:eastAsia="宋体" w:hAnsi="宋体"/>
          <w:b w:val="0"/>
        </w:rPr>
        <w:t>未开始被处理，</w:t>
      </w:r>
      <w:r w:rsidR="0087353E">
        <w:rPr>
          <w:rFonts w:ascii="Times New Roman" w:eastAsia="宋体" w:hAnsi="宋体" w:hint="eastAsia"/>
          <w:b w:val="0"/>
        </w:rPr>
        <w:t>所以</w:t>
      </w:r>
      <w:r w:rsidR="0087353E">
        <w:rPr>
          <w:rFonts w:ascii="Times New Roman" w:eastAsia="宋体" w:hAnsi="宋体"/>
          <w:b w:val="0"/>
        </w:rPr>
        <w:t>数据流的位置信息应该自动</w:t>
      </w:r>
      <w:r w:rsidR="0087353E">
        <w:rPr>
          <w:rFonts w:ascii="Times New Roman" w:eastAsia="宋体" w:hAnsi="宋体" w:hint="eastAsia"/>
          <w:b w:val="0"/>
        </w:rPr>
        <w:t>置</w:t>
      </w:r>
      <w:r w:rsidR="0087353E">
        <w:rPr>
          <w:rFonts w:ascii="Times New Roman" w:eastAsia="宋体" w:hAnsi="宋体" w:hint="eastAsia"/>
          <w:b w:val="0"/>
        </w:rPr>
        <w:t>0</w:t>
      </w:r>
      <w:r w:rsidR="0087353E">
        <w:rPr>
          <w:rFonts w:ascii="Times New Roman" w:eastAsia="宋体" w:hAnsi="宋体" w:hint="eastAsia"/>
          <w:b w:val="0"/>
        </w:rPr>
        <w:t>。</w:t>
      </w:r>
      <w:r w:rsidR="004B526A">
        <w:rPr>
          <w:rFonts w:ascii="Times New Roman" w:eastAsia="宋体" w:hAnsi="宋体"/>
          <w:b w:val="0"/>
        </w:rPr>
        <w:t>如果数据流先前被打开过，</w:t>
      </w:r>
      <w:r w:rsidR="004B526A">
        <w:rPr>
          <w:rFonts w:ascii="Times New Roman" w:eastAsia="宋体" w:hAnsi="宋体" w:hint="eastAsia"/>
          <w:b w:val="0"/>
        </w:rPr>
        <w:t>它</w:t>
      </w:r>
      <w:r w:rsidR="004B526A">
        <w:rPr>
          <w:rFonts w:ascii="Times New Roman" w:eastAsia="宋体" w:hAnsi="宋体"/>
          <w:b w:val="0"/>
        </w:rPr>
        <w:t>应该被关闭，</w:t>
      </w:r>
      <w:r w:rsidR="004B526A">
        <w:rPr>
          <w:rFonts w:ascii="Times New Roman" w:eastAsia="宋体" w:hAnsi="宋体" w:hint="eastAsia"/>
          <w:b w:val="0"/>
        </w:rPr>
        <w:t>并且</w:t>
      </w:r>
      <w:r w:rsidR="004B526A">
        <w:rPr>
          <w:rFonts w:ascii="Times New Roman" w:eastAsia="宋体" w:hAnsi="宋体"/>
          <w:b w:val="0"/>
        </w:rPr>
        <w:t>其位置信息、</w:t>
      </w:r>
      <w:r w:rsidR="004B526A">
        <w:rPr>
          <w:rFonts w:ascii="Times New Roman" w:eastAsia="宋体" w:hAnsi="宋体" w:hint="eastAsia"/>
          <w:b w:val="0"/>
        </w:rPr>
        <w:t>特性</w:t>
      </w:r>
      <w:r w:rsidR="004B526A">
        <w:rPr>
          <w:rFonts w:ascii="Times New Roman" w:eastAsia="宋体" w:hAnsi="宋体"/>
          <w:b w:val="0"/>
        </w:rPr>
        <w:t>信息应该被重置为初始状态。</w:t>
      </w:r>
    </w:p>
    <w:p w14:paraId="279A0DA4" w14:textId="77777777" w:rsidR="00F12580" w:rsidRDefault="00F12580" w:rsidP="00361E1E">
      <w:pPr>
        <w:pStyle w:val="My1"/>
        <w:numPr>
          <w:ilvl w:val="0"/>
          <w:numId w:val="26"/>
        </w:numPr>
        <w:rPr>
          <w:rFonts w:ascii="Times New Roman" w:eastAsia="宋体" w:hAnsi="宋体"/>
          <w:b w:val="0"/>
        </w:rPr>
      </w:pPr>
      <w:r>
        <w:rPr>
          <w:rFonts w:ascii="Times New Roman" w:eastAsia="宋体" w:hAnsi="宋体"/>
          <w:b w:val="0"/>
        </w:rPr>
        <w:t>GST_STATE_PAUSED</w:t>
      </w:r>
      <w:r>
        <w:rPr>
          <w:rFonts w:ascii="Times New Roman" w:eastAsia="宋体" w:hAnsi="宋体"/>
          <w:b w:val="0"/>
        </w:rPr>
        <w:t>：</w:t>
      </w:r>
      <w:r w:rsidR="0061064B">
        <w:rPr>
          <w:rFonts w:ascii="Times New Roman" w:eastAsia="宋体" w:hAnsi="宋体"/>
          <w:b w:val="0"/>
        </w:rPr>
        <w:t>暂停状态。</w:t>
      </w:r>
      <w:r w:rsidR="0061064B">
        <w:rPr>
          <w:rFonts w:ascii="Times New Roman" w:eastAsia="宋体" w:hAnsi="宋体" w:hint="eastAsia"/>
          <w:b w:val="0"/>
        </w:rPr>
        <w:t>在</w:t>
      </w:r>
      <w:r w:rsidR="0061064B">
        <w:rPr>
          <w:rFonts w:ascii="Times New Roman" w:eastAsia="宋体" w:hAnsi="宋体"/>
          <w:b w:val="0"/>
        </w:rPr>
        <w:t>这种状态下，</w:t>
      </w:r>
      <w:r w:rsidR="0061064B">
        <w:rPr>
          <w:rFonts w:ascii="Times New Roman" w:eastAsia="宋体" w:hAnsi="宋体" w:hint="eastAsia"/>
          <w:b w:val="0"/>
        </w:rPr>
        <w:t>元件</w:t>
      </w:r>
      <w:r w:rsidR="0061064B">
        <w:rPr>
          <w:rFonts w:ascii="Times New Roman" w:eastAsia="宋体" w:hAnsi="宋体"/>
          <w:b w:val="0"/>
        </w:rPr>
        <w:t>已经对流开始了处理，</w:t>
      </w:r>
      <w:r w:rsidR="0061064B">
        <w:rPr>
          <w:rFonts w:ascii="Times New Roman" w:eastAsia="宋体" w:hAnsi="宋体" w:hint="eastAsia"/>
          <w:b w:val="0"/>
        </w:rPr>
        <w:t>但</w:t>
      </w:r>
      <w:r w:rsidR="0061064B">
        <w:rPr>
          <w:rFonts w:ascii="Times New Roman" w:eastAsia="宋体" w:hAnsi="宋体"/>
          <w:b w:val="0"/>
        </w:rPr>
        <w:t>此刻暂停了处理。</w:t>
      </w:r>
      <w:r w:rsidR="0061064B">
        <w:rPr>
          <w:rFonts w:ascii="Times New Roman" w:eastAsia="宋体" w:hAnsi="宋体" w:hint="eastAsia"/>
          <w:b w:val="0"/>
        </w:rPr>
        <w:t>因此</w:t>
      </w:r>
      <w:r w:rsidR="0061064B">
        <w:rPr>
          <w:rFonts w:ascii="Times New Roman" w:eastAsia="宋体" w:hAnsi="宋体"/>
          <w:b w:val="0"/>
        </w:rPr>
        <w:t>，该状态下元件可以修改流的位置信息，</w:t>
      </w:r>
      <w:r w:rsidR="0061064B">
        <w:rPr>
          <w:rFonts w:ascii="Times New Roman" w:eastAsia="宋体" w:hAnsi="宋体" w:hint="eastAsia"/>
          <w:b w:val="0"/>
        </w:rPr>
        <w:t>读取</w:t>
      </w:r>
      <w:r w:rsidR="0061064B">
        <w:rPr>
          <w:rFonts w:ascii="Times New Roman" w:eastAsia="宋体" w:hAnsi="宋体"/>
          <w:b w:val="0"/>
        </w:rPr>
        <w:t>或者处理数据流</w:t>
      </w:r>
      <w:r w:rsidR="00A33983">
        <w:rPr>
          <w:rFonts w:ascii="Times New Roman" w:eastAsia="宋体" w:hAnsi="宋体"/>
          <w:b w:val="0"/>
        </w:rPr>
        <w:t>，</w:t>
      </w:r>
      <w:r w:rsidR="00A33983">
        <w:rPr>
          <w:rFonts w:ascii="Times New Roman" w:eastAsia="宋体" w:hAnsi="宋体" w:hint="eastAsia"/>
          <w:b w:val="0"/>
        </w:rPr>
        <w:t>以及</w:t>
      </w:r>
      <w:r w:rsidR="00A33983">
        <w:rPr>
          <w:rFonts w:ascii="Times New Roman" w:eastAsia="宋体" w:hAnsi="宋体"/>
          <w:b w:val="0"/>
        </w:rPr>
        <w:t>一旦状态变为</w:t>
      </w:r>
      <w:r w:rsidR="00A33983">
        <w:rPr>
          <w:rFonts w:ascii="Times New Roman" w:eastAsia="宋体" w:hAnsi="宋体"/>
          <w:b w:val="0"/>
        </w:rPr>
        <w:t>PLAYING</w:t>
      </w:r>
      <w:r w:rsidR="00A33983">
        <w:rPr>
          <w:rFonts w:ascii="Times New Roman" w:eastAsia="宋体" w:hAnsi="宋体"/>
          <w:b w:val="0"/>
        </w:rPr>
        <w:t>，</w:t>
      </w:r>
      <w:r w:rsidR="00A33983">
        <w:rPr>
          <w:rFonts w:ascii="Times New Roman" w:eastAsia="宋体" w:hAnsi="宋体" w:hint="eastAsia"/>
          <w:b w:val="0"/>
        </w:rPr>
        <w:t>流</w:t>
      </w:r>
      <w:r w:rsidR="00A33983">
        <w:rPr>
          <w:rFonts w:ascii="Times New Roman" w:eastAsia="宋体" w:hAnsi="宋体"/>
          <w:b w:val="0"/>
        </w:rPr>
        <w:t>可以重放数据流。</w:t>
      </w:r>
      <w:r w:rsidR="00A33983">
        <w:rPr>
          <w:rFonts w:ascii="Times New Roman" w:eastAsia="宋体" w:hAnsi="宋体" w:hint="eastAsia"/>
          <w:b w:val="0"/>
        </w:rPr>
        <w:t>这种</w:t>
      </w:r>
      <w:r w:rsidR="00A33983">
        <w:rPr>
          <w:rFonts w:ascii="Times New Roman" w:eastAsia="宋体" w:hAnsi="宋体"/>
          <w:b w:val="0"/>
        </w:rPr>
        <w:t>情况下，</w:t>
      </w:r>
      <w:r w:rsidR="00A33983">
        <w:rPr>
          <w:rFonts w:ascii="Times New Roman" w:eastAsia="宋体" w:hAnsi="宋体" w:hint="eastAsia"/>
          <w:b w:val="0"/>
        </w:rPr>
        <w:t>时钟</w:t>
      </w:r>
      <w:r w:rsidR="00A33983">
        <w:rPr>
          <w:rFonts w:ascii="Times New Roman" w:eastAsia="宋体" w:hAnsi="宋体"/>
          <w:b w:val="0"/>
        </w:rPr>
        <w:t>是禁止运行的。</w:t>
      </w:r>
      <w:r w:rsidR="006131E8">
        <w:rPr>
          <w:rFonts w:ascii="Times New Roman" w:eastAsia="宋体" w:hAnsi="宋体"/>
          <w:b w:val="0"/>
        </w:rPr>
        <w:t>总之，</w:t>
      </w:r>
      <w:r w:rsidR="006131E8">
        <w:rPr>
          <w:rFonts w:ascii="Times New Roman" w:eastAsia="宋体" w:hAnsi="宋体" w:hint="eastAsia"/>
          <w:b w:val="0"/>
        </w:rPr>
        <w:t>PAUSED</w:t>
      </w:r>
      <w:r w:rsidR="006131E8">
        <w:rPr>
          <w:rFonts w:ascii="Times New Roman" w:eastAsia="宋体" w:hAnsi="宋体"/>
          <w:b w:val="0"/>
        </w:rPr>
        <w:t>状态除了不能运行</w:t>
      </w:r>
      <w:r w:rsidR="006131E8">
        <w:rPr>
          <w:rFonts w:ascii="Times New Roman" w:eastAsia="宋体" w:hAnsi="宋体" w:hint="eastAsia"/>
          <w:b w:val="0"/>
        </w:rPr>
        <w:t>时钟</w:t>
      </w:r>
      <w:r w:rsidR="006131E8">
        <w:rPr>
          <w:rFonts w:ascii="Times New Roman" w:eastAsia="宋体" w:hAnsi="宋体"/>
          <w:b w:val="0"/>
        </w:rPr>
        <w:t>外，</w:t>
      </w:r>
      <w:r w:rsidR="006131E8">
        <w:rPr>
          <w:rFonts w:ascii="Times New Roman" w:eastAsia="宋体" w:hAnsi="宋体" w:hint="eastAsia"/>
          <w:b w:val="0"/>
        </w:rPr>
        <w:t>其它</w:t>
      </w:r>
      <w:r w:rsidR="006131E8">
        <w:rPr>
          <w:rFonts w:ascii="Times New Roman" w:eastAsia="宋体" w:hAnsi="宋体"/>
          <w:b w:val="0"/>
        </w:rPr>
        <w:t>与</w:t>
      </w:r>
      <w:r w:rsidR="006131E8">
        <w:rPr>
          <w:rFonts w:ascii="Times New Roman" w:eastAsia="宋体" w:hAnsi="宋体"/>
          <w:b w:val="0"/>
        </w:rPr>
        <w:t>PLAYING</w:t>
      </w:r>
      <w:r w:rsidR="006131E8">
        <w:rPr>
          <w:rFonts w:ascii="Times New Roman" w:eastAsia="宋体" w:hAnsi="宋体"/>
          <w:b w:val="0"/>
        </w:rPr>
        <w:t>状态一模一样。</w:t>
      </w:r>
      <w:r w:rsidR="006131E8">
        <w:rPr>
          <w:rFonts w:ascii="Times New Roman" w:eastAsia="宋体" w:hAnsi="宋体" w:hint="eastAsia"/>
          <w:b w:val="0"/>
        </w:rPr>
        <w:t>处于</w:t>
      </w:r>
      <w:r w:rsidR="006131E8">
        <w:rPr>
          <w:rFonts w:ascii="Times New Roman" w:eastAsia="宋体" w:hAnsi="宋体"/>
          <w:b w:val="0"/>
        </w:rPr>
        <w:t>PAUSED</w:t>
      </w:r>
      <w:r w:rsidR="006131E8">
        <w:rPr>
          <w:rFonts w:ascii="Times New Roman" w:eastAsia="宋体" w:hAnsi="宋体"/>
          <w:b w:val="0"/>
        </w:rPr>
        <w:t>状态的元件会很快变换到</w:t>
      </w:r>
      <w:r w:rsidR="006131E8">
        <w:rPr>
          <w:rFonts w:ascii="Times New Roman" w:eastAsia="宋体" w:hAnsi="宋体"/>
          <w:b w:val="0"/>
        </w:rPr>
        <w:t>PLAYING</w:t>
      </w:r>
      <w:r w:rsidR="006131E8">
        <w:rPr>
          <w:rFonts w:ascii="Times New Roman" w:eastAsia="宋体" w:hAnsi="宋体"/>
          <w:b w:val="0"/>
        </w:rPr>
        <w:t>状态。举例来说，</w:t>
      </w:r>
      <w:r w:rsidR="006131E8">
        <w:rPr>
          <w:rFonts w:ascii="Times New Roman" w:eastAsia="宋体" w:hAnsi="宋体" w:hint="eastAsia"/>
          <w:b w:val="0"/>
        </w:rPr>
        <w:t>视频</w:t>
      </w:r>
      <w:r w:rsidR="006131E8">
        <w:rPr>
          <w:rFonts w:ascii="Times New Roman" w:eastAsia="宋体" w:hAnsi="宋体"/>
          <w:b w:val="0"/>
        </w:rPr>
        <w:t>或音频输出元件会等待数据的到来，</w:t>
      </w:r>
      <w:r w:rsidR="006131E8">
        <w:rPr>
          <w:rFonts w:ascii="Times New Roman" w:eastAsia="宋体" w:hAnsi="宋体" w:hint="eastAsia"/>
          <w:b w:val="0"/>
        </w:rPr>
        <w:t>并</w:t>
      </w:r>
      <w:r w:rsidR="006131E8">
        <w:rPr>
          <w:rFonts w:ascii="Times New Roman" w:eastAsia="宋体" w:hAnsi="宋体"/>
          <w:b w:val="0"/>
        </w:rPr>
        <w:t>将它们</w:t>
      </w:r>
      <w:r w:rsidR="006131E8">
        <w:rPr>
          <w:rFonts w:ascii="Times New Roman" w:eastAsia="宋体" w:hAnsi="宋体" w:hint="eastAsia"/>
          <w:b w:val="0"/>
        </w:rPr>
        <w:t>压入</w:t>
      </w:r>
      <w:r w:rsidR="006131E8">
        <w:rPr>
          <w:rFonts w:ascii="Times New Roman" w:eastAsia="宋体" w:hAnsi="宋体"/>
          <w:b w:val="0"/>
        </w:rPr>
        <w:t>队列。</w:t>
      </w:r>
      <w:r w:rsidR="00F10732">
        <w:rPr>
          <w:rFonts w:ascii="Times New Roman" w:eastAsia="宋体" w:hAnsi="宋体"/>
          <w:b w:val="0"/>
        </w:rPr>
        <w:t>一旦状态改变，</w:t>
      </w:r>
      <w:r w:rsidR="00F10732">
        <w:rPr>
          <w:rFonts w:ascii="Times New Roman" w:eastAsia="宋体" w:hAnsi="宋体" w:hint="eastAsia"/>
          <w:b w:val="0"/>
        </w:rPr>
        <w:t>元件</w:t>
      </w:r>
      <w:r w:rsidR="00F10732">
        <w:rPr>
          <w:rFonts w:ascii="Times New Roman" w:eastAsia="宋体" w:hAnsi="宋体"/>
          <w:b w:val="0"/>
        </w:rPr>
        <w:t>就会处理收到的数据。</w:t>
      </w:r>
      <w:r w:rsidR="002A5BC5">
        <w:rPr>
          <w:rFonts w:ascii="Times New Roman" w:eastAsia="宋体" w:hAnsi="宋体"/>
          <w:b w:val="0"/>
        </w:rPr>
        <w:t>同样，</w:t>
      </w:r>
      <w:r w:rsidR="002A5BC5">
        <w:rPr>
          <w:rFonts w:ascii="Times New Roman" w:eastAsia="宋体" w:hAnsi="宋体" w:hint="eastAsia"/>
          <w:b w:val="0"/>
        </w:rPr>
        <w:t>视频</w:t>
      </w:r>
      <w:r w:rsidR="002A5BC5">
        <w:rPr>
          <w:rFonts w:ascii="Times New Roman" w:eastAsia="宋体" w:hAnsi="宋体"/>
          <w:b w:val="0"/>
        </w:rPr>
        <w:t>接收元件能够播放</w:t>
      </w:r>
      <w:r w:rsidR="00AC611C">
        <w:rPr>
          <w:rFonts w:ascii="Times New Roman" w:eastAsia="宋体" w:hAnsi="宋体"/>
          <w:b w:val="0"/>
        </w:rPr>
        <w:t>数据的第一帧（因为这并不会影响时钟）。</w:t>
      </w:r>
      <w:r w:rsidR="00743C80">
        <w:rPr>
          <w:rFonts w:ascii="Times New Roman" w:eastAsia="宋体" w:hAnsi="宋体"/>
          <w:b w:val="0"/>
        </w:rPr>
        <w:t>自动加载器（</w:t>
      </w:r>
      <w:r w:rsidR="00743C80">
        <w:rPr>
          <w:rFonts w:ascii="Times New Roman" w:eastAsia="宋体" w:hAnsi="宋体"/>
          <w:b w:val="0"/>
        </w:rPr>
        <w:t>Autopluggers</w:t>
      </w:r>
      <w:r w:rsidR="00743C80">
        <w:rPr>
          <w:rFonts w:ascii="Times New Roman" w:eastAsia="宋体" w:hAnsi="宋体"/>
          <w:b w:val="0"/>
        </w:rPr>
        <w:t>）可以对已经加载进管道的插件进行这种状态</w:t>
      </w:r>
      <w:r w:rsidR="00743C80">
        <w:rPr>
          <w:rFonts w:ascii="Times New Roman" w:eastAsia="宋体" w:hAnsi="宋体" w:hint="eastAsia"/>
          <w:b w:val="0"/>
        </w:rPr>
        <w:t>转换</w:t>
      </w:r>
      <w:r w:rsidR="00743C80">
        <w:rPr>
          <w:rFonts w:ascii="Times New Roman" w:eastAsia="宋体" w:hAnsi="宋体"/>
          <w:b w:val="0"/>
        </w:rPr>
        <w:t>。</w:t>
      </w:r>
      <w:r w:rsidR="00743C80">
        <w:rPr>
          <w:rFonts w:ascii="Times New Roman" w:eastAsia="宋体" w:hAnsi="宋体" w:hint="eastAsia"/>
          <w:b w:val="0"/>
        </w:rPr>
        <w:t>其它</w:t>
      </w:r>
      <w:r w:rsidR="00743C80">
        <w:rPr>
          <w:rFonts w:ascii="Times New Roman" w:eastAsia="宋体" w:hAnsi="宋体"/>
          <w:b w:val="0"/>
        </w:rPr>
        <w:t>更多的像</w:t>
      </w:r>
      <w:r w:rsidR="00743C80">
        <w:rPr>
          <w:rFonts w:ascii="Times New Roman" w:eastAsia="宋体" w:hAnsi="宋体"/>
          <w:b w:val="0"/>
        </w:rPr>
        <w:t>codecs</w:t>
      </w:r>
      <w:r w:rsidR="00743C80">
        <w:rPr>
          <w:rFonts w:ascii="Times New Roman" w:eastAsia="宋体" w:hAnsi="宋体"/>
          <w:b w:val="0"/>
        </w:rPr>
        <w:t>或者</w:t>
      </w:r>
      <w:r w:rsidR="00743C80">
        <w:rPr>
          <w:rFonts w:ascii="Times New Roman" w:eastAsia="宋体" w:hAnsi="宋体"/>
          <w:b w:val="0"/>
        </w:rPr>
        <w:t>filters</w:t>
      </w:r>
      <w:r w:rsidR="00743C80">
        <w:rPr>
          <w:rFonts w:ascii="Times New Roman" w:eastAsia="宋体" w:hAnsi="宋体"/>
          <w:b w:val="0"/>
        </w:rPr>
        <w:t>这种元件不需要</w:t>
      </w:r>
      <w:r w:rsidR="00743C80">
        <w:rPr>
          <w:rFonts w:ascii="Times New Roman" w:eastAsia="宋体" w:hAnsi="宋体" w:hint="eastAsia"/>
          <w:b w:val="0"/>
        </w:rPr>
        <w:t>在</w:t>
      </w:r>
      <w:r w:rsidR="00743C80">
        <w:rPr>
          <w:rFonts w:ascii="Times New Roman" w:eastAsia="宋体" w:hAnsi="宋体"/>
          <w:b w:val="0"/>
        </w:rPr>
        <w:t>这个状态上</w:t>
      </w:r>
      <w:r w:rsidR="00743C80">
        <w:rPr>
          <w:rFonts w:ascii="Times New Roman" w:eastAsia="宋体" w:hAnsi="宋体" w:hint="eastAsia"/>
          <w:b w:val="0"/>
        </w:rPr>
        <w:t>做</w:t>
      </w:r>
      <w:r w:rsidR="00743C80">
        <w:rPr>
          <w:rFonts w:ascii="Times New Roman" w:eastAsia="宋体" w:hAnsi="宋体"/>
          <w:b w:val="0"/>
        </w:rPr>
        <w:t>任何事情。</w:t>
      </w:r>
    </w:p>
    <w:p w14:paraId="5C0A0CCA" w14:textId="77777777" w:rsidR="0056521D" w:rsidRDefault="00E45B5C" w:rsidP="00134F56">
      <w:pPr>
        <w:pStyle w:val="My1"/>
        <w:numPr>
          <w:ilvl w:val="0"/>
          <w:numId w:val="26"/>
        </w:numPr>
        <w:rPr>
          <w:rFonts w:ascii="Times New Roman" w:eastAsia="宋体" w:hAnsi="宋体"/>
          <w:b w:val="0"/>
        </w:rPr>
      </w:pPr>
      <w:r>
        <w:rPr>
          <w:rFonts w:ascii="Times New Roman" w:eastAsia="宋体" w:hAnsi="宋体"/>
          <w:b w:val="0"/>
        </w:rPr>
        <w:t>GST_STATE_PLAYING</w:t>
      </w:r>
      <w:r>
        <w:rPr>
          <w:rFonts w:ascii="Times New Roman" w:eastAsia="宋体" w:hAnsi="宋体"/>
          <w:b w:val="0"/>
        </w:rPr>
        <w:t>：</w:t>
      </w:r>
      <w:r w:rsidR="00EF67F1">
        <w:rPr>
          <w:rFonts w:ascii="Times New Roman" w:eastAsia="宋体" w:hAnsi="宋体"/>
          <w:b w:val="0"/>
        </w:rPr>
        <w:t>PLAYING</w:t>
      </w:r>
      <w:r w:rsidR="00EF67F1">
        <w:rPr>
          <w:rFonts w:ascii="Times New Roman" w:eastAsia="宋体" w:hAnsi="宋体"/>
          <w:b w:val="0"/>
        </w:rPr>
        <w:t>状态除了当前运行时钟外，</w:t>
      </w:r>
      <w:r w:rsidR="00EF67F1">
        <w:rPr>
          <w:rFonts w:ascii="Times New Roman" w:eastAsia="宋体" w:hAnsi="宋体" w:hint="eastAsia"/>
          <w:b w:val="0"/>
        </w:rPr>
        <w:t>其它</w:t>
      </w:r>
      <w:r w:rsidR="00EF67F1">
        <w:rPr>
          <w:rFonts w:ascii="Times New Roman" w:eastAsia="宋体" w:hAnsi="宋体"/>
          <w:b w:val="0"/>
        </w:rPr>
        <w:t>与</w:t>
      </w:r>
      <w:r w:rsidR="00EF67F1">
        <w:rPr>
          <w:rFonts w:ascii="Times New Roman" w:eastAsia="宋体" w:hAnsi="宋体"/>
          <w:b w:val="0"/>
        </w:rPr>
        <w:t>PAUSED</w:t>
      </w:r>
      <w:r w:rsidR="00EF67F1">
        <w:rPr>
          <w:rFonts w:ascii="Times New Roman" w:eastAsia="宋体" w:hAnsi="宋体"/>
          <w:b w:val="0"/>
        </w:rPr>
        <w:t>状态一模一样。</w:t>
      </w:r>
      <w:r w:rsidR="00EF67F1">
        <w:rPr>
          <w:rFonts w:ascii="Times New Roman" w:eastAsia="宋体" w:hAnsi="宋体" w:hint="eastAsia"/>
          <w:b w:val="0"/>
        </w:rPr>
        <w:t>你</w:t>
      </w:r>
      <w:r w:rsidR="00EF67F1">
        <w:rPr>
          <w:rFonts w:ascii="Times New Roman" w:eastAsia="宋体" w:hAnsi="宋体"/>
          <w:b w:val="0"/>
        </w:rPr>
        <w:t>可以通过函数</w:t>
      </w:r>
      <w:r w:rsidR="00EF67F1">
        <w:rPr>
          <w:rFonts w:ascii="Times New Roman" w:eastAsia="宋体" w:hAnsi="宋体"/>
          <w:b w:val="0"/>
        </w:rPr>
        <w:t>gst_element_set_state()</w:t>
      </w:r>
      <w:r w:rsidR="00EF67F1">
        <w:rPr>
          <w:rFonts w:ascii="Times New Roman" w:eastAsia="宋体" w:hAnsi="宋体"/>
          <w:b w:val="0"/>
        </w:rPr>
        <w:t>来改变一个元件的状态</w:t>
      </w:r>
      <w:r w:rsidR="0042677C">
        <w:rPr>
          <w:rFonts w:ascii="Times New Roman" w:eastAsia="宋体" w:hAnsi="宋体"/>
          <w:b w:val="0"/>
        </w:rPr>
        <w:t>。</w:t>
      </w:r>
      <w:r w:rsidR="0042677C">
        <w:rPr>
          <w:rFonts w:ascii="Times New Roman" w:eastAsia="宋体" w:hAnsi="宋体" w:hint="eastAsia"/>
          <w:b w:val="0"/>
        </w:rPr>
        <w:t>你如</w:t>
      </w:r>
      <w:r w:rsidR="0042677C">
        <w:rPr>
          <w:rFonts w:ascii="Times New Roman" w:eastAsia="宋体" w:hAnsi="宋体"/>
          <w:b w:val="0"/>
        </w:rPr>
        <w:t>果</w:t>
      </w:r>
      <w:r w:rsidR="00E21B15">
        <w:rPr>
          <w:rFonts w:ascii="Times New Roman" w:eastAsia="宋体" w:hAnsi="宋体" w:hint="eastAsia"/>
          <w:b w:val="0"/>
        </w:rPr>
        <w:t>显</w:t>
      </w:r>
      <w:r w:rsidR="00E21B15">
        <w:rPr>
          <w:rFonts w:ascii="Times New Roman" w:eastAsia="宋体" w:hAnsi="宋体"/>
          <w:b w:val="0"/>
        </w:rPr>
        <w:t>式</w:t>
      </w:r>
      <w:r w:rsidR="00E21B15">
        <w:rPr>
          <w:rFonts w:ascii="Times New Roman" w:eastAsia="宋体" w:hAnsi="宋体" w:hint="eastAsia"/>
          <w:b w:val="0"/>
        </w:rPr>
        <w:t>地</w:t>
      </w:r>
      <w:r w:rsidR="00E21B15">
        <w:rPr>
          <w:rFonts w:ascii="Times New Roman" w:eastAsia="宋体" w:hAnsi="宋体"/>
          <w:b w:val="0"/>
        </w:rPr>
        <w:t>改变一个元件的状态，</w:t>
      </w:r>
      <w:r w:rsidR="00A1721E">
        <w:rPr>
          <w:rFonts w:ascii="Times New Roman" w:eastAsia="宋体" w:hAnsi="宋体"/>
          <w:b w:val="0"/>
        </w:rPr>
        <w:t>Gstreamer</w:t>
      </w:r>
      <w:r w:rsidR="00E21B15">
        <w:rPr>
          <w:rFonts w:ascii="Times New Roman" w:eastAsia="宋体" w:hAnsi="宋体"/>
          <w:b w:val="0"/>
        </w:rPr>
        <w:t>可能会使它在内部经过一些中间状态。</w:t>
      </w:r>
      <w:r w:rsidR="00E21B15">
        <w:rPr>
          <w:rFonts w:ascii="Times New Roman" w:eastAsia="宋体" w:hAnsi="宋体" w:hint="eastAsia"/>
          <w:b w:val="0"/>
        </w:rPr>
        <w:t>例如</w:t>
      </w:r>
      <w:r w:rsidR="00E21B15">
        <w:rPr>
          <w:rFonts w:ascii="Times New Roman" w:eastAsia="宋体" w:hAnsi="宋体"/>
          <w:b w:val="0"/>
        </w:rPr>
        <w:t>，</w:t>
      </w:r>
      <w:r w:rsidR="00E21B15">
        <w:rPr>
          <w:rFonts w:ascii="Times New Roman" w:eastAsia="宋体" w:hAnsi="宋体" w:hint="eastAsia"/>
          <w:b w:val="0"/>
        </w:rPr>
        <w:t>将</w:t>
      </w:r>
      <w:r w:rsidR="00E21B15">
        <w:rPr>
          <w:rFonts w:ascii="Times New Roman" w:eastAsia="宋体" w:hAnsi="宋体"/>
          <w:b w:val="0"/>
        </w:rPr>
        <w:t>一个元件从</w:t>
      </w:r>
      <w:r w:rsidR="00E21B15">
        <w:rPr>
          <w:rFonts w:ascii="Times New Roman" w:eastAsia="宋体" w:hAnsi="宋体"/>
          <w:b w:val="0"/>
        </w:rPr>
        <w:t>NULL</w:t>
      </w:r>
      <w:r w:rsidR="00E21B15">
        <w:rPr>
          <w:rFonts w:ascii="Times New Roman" w:eastAsia="宋体" w:hAnsi="宋体"/>
          <w:b w:val="0"/>
        </w:rPr>
        <w:t>状态设置为</w:t>
      </w:r>
      <w:r w:rsidR="00E21B15">
        <w:rPr>
          <w:rFonts w:ascii="Times New Roman" w:eastAsia="宋体" w:hAnsi="宋体"/>
          <w:b w:val="0"/>
        </w:rPr>
        <w:t>PLAYING</w:t>
      </w:r>
      <w:r w:rsidR="00E21B15">
        <w:rPr>
          <w:rFonts w:ascii="Times New Roman" w:eastAsia="宋体" w:hAnsi="宋体"/>
          <w:b w:val="0"/>
        </w:rPr>
        <w:t>状态，</w:t>
      </w:r>
      <w:r w:rsidR="00E21B15">
        <w:rPr>
          <w:rFonts w:ascii="Times New Roman" w:eastAsia="宋体" w:hAnsi="宋体" w:hint="eastAsia"/>
          <w:b w:val="0"/>
        </w:rPr>
        <w:t>G</w:t>
      </w:r>
      <w:r w:rsidR="00E21B15">
        <w:rPr>
          <w:rFonts w:ascii="Times New Roman" w:eastAsia="宋体" w:hAnsi="宋体"/>
          <w:b w:val="0"/>
        </w:rPr>
        <w:t>s</w:t>
      </w:r>
      <w:r w:rsidR="00E21B15">
        <w:rPr>
          <w:rFonts w:ascii="Times New Roman" w:eastAsia="宋体" w:hAnsi="宋体" w:hint="eastAsia"/>
          <w:b w:val="0"/>
        </w:rPr>
        <w:t>treamer</w:t>
      </w:r>
      <w:r w:rsidR="00E21B15">
        <w:rPr>
          <w:rFonts w:ascii="Times New Roman" w:eastAsia="宋体" w:hAnsi="宋体"/>
          <w:b w:val="0"/>
        </w:rPr>
        <w:t>在其内部会使得元件经历过</w:t>
      </w:r>
      <w:r w:rsidR="00E21B15">
        <w:rPr>
          <w:rFonts w:ascii="Times New Roman" w:eastAsia="宋体" w:hAnsi="宋体"/>
          <w:b w:val="0"/>
        </w:rPr>
        <w:t>READY</w:t>
      </w:r>
      <w:r w:rsidR="00E21B15">
        <w:rPr>
          <w:rFonts w:ascii="Times New Roman" w:eastAsia="宋体" w:hAnsi="宋体"/>
          <w:b w:val="0"/>
        </w:rPr>
        <w:t>以及</w:t>
      </w:r>
      <w:r w:rsidR="00E21B15">
        <w:rPr>
          <w:rFonts w:ascii="Times New Roman" w:eastAsia="宋体" w:hAnsi="宋体"/>
          <w:b w:val="0"/>
        </w:rPr>
        <w:t>PAUSED</w:t>
      </w:r>
      <w:r w:rsidR="00E21B15">
        <w:rPr>
          <w:rFonts w:ascii="Times New Roman" w:eastAsia="宋体" w:hAnsi="宋体"/>
          <w:b w:val="0"/>
        </w:rPr>
        <w:t>状态。</w:t>
      </w:r>
      <w:r w:rsidR="00821F58">
        <w:rPr>
          <w:rFonts w:ascii="Times New Roman" w:eastAsia="宋体" w:hAnsi="宋体"/>
          <w:b w:val="0"/>
        </w:rPr>
        <w:t>当处于</w:t>
      </w:r>
      <w:r w:rsidR="00821F58">
        <w:rPr>
          <w:rFonts w:ascii="Times New Roman" w:eastAsia="宋体" w:hAnsi="宋体"/>
          <w:b w:val="0"/>
        </w:rPr>
        <w:t>GST_STATE_PLAYING</w:t>
      </w:r>
      <w:r w:rsidR="00821F58">
        <w:rPr>
          <w:rFonts w:ascii="Times New Roman" w:eastAsia="宋体" w:hAnsi="宋体"/>
          <w:b w:val="0"/>
        </w:rPr>
        <w:t>状态，</w:t>
      </w:r>
      <w:r w:rsidR="00821F58">
        <w:rPr>
          <w:rFonts w:ascii="Times New Roman" w:eastAsia="宋体" w:hAnsi="宋体" w:hint="eastAsia"/>
          <w:b w:val="0"/>
        </w:rPr>
        <w:t>管道</w:t>
      </w:r>
      <w:r w:rsidR="00821F58">
        <w:rPr>
          <w:rFonts w:ascii="Times New Roman" w:eastAsia="宋体" w:hAnsi="宋体"/>
          <w:b w:val="0"/>
        </w:rPr>
        <w:t>会自动处理数据。</w:t>
      </w:r>
      <w:r w:rsidR="00047BE5">
        <w:rPr>
          <w:rFonts w:ascii="Times New Roman" w:eastAsia="宋体" w:hAnsi="宋体" w:hint="eastAsia"/>
          <w:b w:val="0"/>
        </w:rPr>
        <w:t>它们</w:t>
      </w:r>
      <w:r w:rsidR="00047BE5">
        <w:rPr>
          <w:rFonts w:ascii="Times New Roman" w:eastAsia="宋体" w:hAnsi="宋体"/>
          <w:b w:val="0"/>
        </w:rPr>
        <w:t>不需要任何形式的迭代，</w:t>
      </w:r>
      <w:r w:rsidR="00047BE5">
        <w:rPr>
          <w:rFonts w:ascii="Times New Roman" w:eastAsia="宋体" w:hAnsi="宋体" w:hint="eastAsia"/>
          <w:b w:val="0"/>
        </w:rPr>
        <w:t>G</w:t>
      </w:r>
      <w:r w:rsidR="00047BE5">
        <w:rPr>
          <w:rFonts w:ascii="Times New Roman" w:eastAsia="宋体" w:hAnsi="宋体"/>
          <w:b w:val="0"/>
        </w:rPr>
        <w:t>s</w:t>
      </w:r>
      <w:r w:rsidR="00047BE5">
        <w:rPr>
          <w:rFonts w:ascii="Times New Roman" w:eastAsia="宋体" w:hAnsi="宋体" w:hint="eastAsia"/>
          <w:b w:val="0"/>
        </w:rPr>
        <w:t>treamer</w:t>
      </w:r>
      <w:r w:rsidR="00047BE5">
        <w:rPr>
          <w:rFonts w:ascii="Times New Roman" w:eastAsia="宋体" w:hAnsi="宋体"/>
          <w:b w:val="0"/>
        </w:rPr>
        <w:t>会</w:t>
      </w:r>
      <w:r w:rsidR="00047BE5">
        <w:rPr>
          <w:rFonts w:ascii="Times New Roman" w:eastAsia="宋体" w:hAnsi="宋体" w:hint="eastAsia"/>
          <w:b w:val="0"/>
        </w:rPr>
        <w:t>开启</w:t>
      </w:r>
      <w:r w:rsidR="00047BE5">
        <w:rPr>
          <w:rFonts w:ascii="Times New Roman" w:eastAsia="宋体" w:hAnsi="宋体"/>
          <w:b w:val="0"/>
        </w:rPr>
        <w:t>一个新的线程来处理数据。</w:t>
      </w:r>
      <w:r w:rsidR="00051AC9">
        <w:rPr>
          <w:rFonts w:ascii="Times New Roman" w:eastAsia="宋体" w:hAnsi="宋体"/>
          <w:b w:val="0"/>
        </w:rPr>
        <w:t>Gstreamer</w:t>
      </w:r>
      <w:r w:rsidR="00051AC9">
        <w:rPr>
          <w:rFonts w:ascii="Times New Roman" w:eastAsia="宋体" w:hAnsi="宋体"/>
          <w:b w:val="0"/>
        </w:rPr>
        <w:t>同样可以使用</w:t>
      </w:r>
      <w:r w:rsidR="00051AC9">
        <w:rPr>
          <w:rFonts w:ascii="Times New Roman" w:eastAsia="宋体" w:hAnsi="宋体"/>
          <w:b w:val="0"/>
        </w:rPr>
        <w:t>GstBus</w:t>
      </w:r>
      <w:r w:rsidR="00051AC9">
        <w:rPr>
          <w:rFonts w:ascii="Times New Roman" w:eastAsia="宋体" w:hAnsi="宋体"/>
          <w:b w:val="0"/>
        </w:rPr>
        <w:t>在管道线程和应用程序线程间交互信息。</w:t>
      </w:r>
    </w:p>
    <w:p w14:paraId="089994C7" w14:textId="77777777" w:rsidR="009E798F" w:rsidRDefault="009E798F" w:rsidP="006D6E04">
      <w:pPr>
        <w:pStyle w:val="My1"/>
        <w:outlineLvl w:val="2"/>
      </w:pPr>
      <w:bookmarkStart w:id="35" w:name="_Toc466328072"/>
      <w:r>
        <w:t xml:space="preserve">2.3.4 </w:t>
      </w:r>
      <w:r>
        <w:rPr>
          <w:rFonts w:hint="eastAsia"/>
        </w:rPr>
        <w:t>总线</w:t>
      </w:r>
      <w:r w:rsidR="00A90376">
        <w:t>（Bus）</w:t>
      </w:r>
      <w:bookmarkEnd w:id="35"/>
    </w:p>
    <w:p w14:paraId="06ED3F48" w14:textId="77777777" w:rsidR="005D07BB" w:rsidRDefault="00C61587" w:rsidP="00264F9C">
      <w:pPr>
        <w:ind w:firstLine="0"/>
      </w:pPr>
      <w:r>
        <w:lastRenderedPageBreak/>
        <w:tab/>
      </w:r>
      <w:r w:rsidR="00B82874">
        <w:t>总线是一个简单的系统</w:t>
      </w:r>
      <w:r w:rsidR="002E48BD">
        <w:t>，</w:t>
      </w:r>
      <w:r w:rsidR="002E48BD">
        <w:rPr>
          <w:rFonts w:hint="eastAsia"/>
        </w:rPr>
        <w:t>它</w:t>
      </w:r>
      <w:r w:rsidR="00011214">
        <w:t>拥有</w:t>
      </w:r>
      <w:r w:rsidR="00011214">
        <w:rPr>
          <w:rFonts w:hint="eastAsia"/>
        </w:rPr>
        <w:t>一套</w:t>
      </w:r>
      <w:r w:rsidR="00011214">
        <w:t>自己的线程机制</w:t>
      </w:r>
      <w:r w:rsidR="008C2108">
        <w:t>，</w:t>
      </w:r>
      <w:r w:rsidR="002E48BD">
        <w:t>采用</w:t>
      </w:r>
      <w:r w:rsidR="008C2108">
        <w:t>这套机制可以把</w:t>
      </w:r>
      <w:r w:rsidR="00501A81">
        <w:t>一个管道线程的</w:t>
      </w:r>
      <w:r w:rsidR="00501A81">
        <w:rPr>
          <w:rFonts w:hint="eastAsia"/>
        </w:rPr>
        <w:t>message</w:t>
      </w:r>
      <w:r w:rsidR="002E48BD">
        <w:t>分发到一个应用程序中。</w:t>
      </w:r>
      <w:r w:rsidR="002E48BD">
        <w:rPr>
          <w:rFonts w:hint="eastAsia"/>
        </w:rPr>
        <w:t>当</w:t>
      </w:r>
      <w:r w:rsidR="002E48BD">
        <w:t>使用</w:t>
      </w:r>
      <w:r w:rsidR="002E48BD">
        <w:t>Gstreamer</w:t>
      </w:r>
      <w:r w:rsidR="002E48BD">
        <w:t>的时候，</w:t>
      </w:r>
      <w:r w:rsidR="00692D7A">
        <w:t>由于总线机制的存在，</w:t>
      </w:r>
      <w:r w:rsidR="002E48BD">
        <w:rPr>
          <w:rFonts w:hint="eastAsia"/>
        </w:rPr>
        <w:t>应用程序</w:t>
      </w:r>
      <w:r w:rsidR="00404326">
        <w:t>不需要</w:t>
      </w:r>
      <w:r w:rsidR="00404326">
        <w:rPr>
          <w:rFonts w:hint="eastAsia"/>
        </w:rPr>
        <w:t>对</w:t>
      </w:r>
      <w:r w:rsidR="00404326">
        <w:t>线程</w:t>
      </w:r>
      <w:r w:rsidR="00E746F6">
        <w:rPr>
          <w:rFonts w:hint="eastAsia"/>
        </w:rPr>
        <w:t>过分</w:t>
      </w:r>
      <w:r w:rsidR="00404326">
        <w:t>关心</w:t>
      </w:r>
      <w:r w:rsidR="006D41D6">
        <w:t>或者线程识别</w:t>
      </w:r>
      <w:r w:rsidR="002E48BD">
        <w:t>，</w:t>
      </w:r>
      <w:r w:rsidR="00F500BD">
        <w:rPr>
          <w:rFonts w:hint="eastAsia"/>
        </w:rPr>
        <w:t>尽管</w:t>
      </w:r>
      <w:r w:rsidR="002E48BD">
        <w:t>Gstreamer</w:t>
      </w:r>
      <w:r w:rsidR="00893751">
        <w:t>可能</w:t>
      </w:r>
      <w:r w:rsidR="002E48BD">
        <w:t>已经加载了多个线程。</w:t>
      </w:r>
    </w:p>
    <w:p w14:paraId="56A16E58" w14:textId="77777777" w:rsidR="000C4AA7" w:rsidRDefault="000C4AA7" w:rsidP="00264F9C">
      <w:pPr>
        <w:ind w:firstLine="0"/>
      </w:pPr>
      <w:r>
        <w:rPr>
          <w:rFonts w:hint="eastAsia"/>
        </w:rPr>
        <w:tab/>
      </w:r>
      <w:r>
        <w:rPr>
          <w:rFonts w:hint="eastAsia"/>
        </w:rPr>
        <w:t>当</w:t>
      </w:r>
      <w:r>
        <w:t>一个管道创建后，</w:t>
      </w:r>
      <w:r>
        <w:rPr>
          <w:rFonts w:hint="eastAsia"/>
        </w:rPr>
        <w:t>默认</w:t>
      </w:r>
      <w:r>
        <w:t>是包含有一个总线的</w:t>
      </w:r>
      <w:r w:rsidR="00FB6C12">
        <w:t>，</w:t>
      </w:r>
      <w:r>
        <w:rPr>
          <w:rFonts w:hint="eastAsia"/>
        </w:rPr>
        <w:t>因此应用程序</w:t>
      </w:r>
      <w:r>
        <w:t>不需要再创建总线</w:t>
      </w:r>
      <w:r w:rsidR="00176D6C">
        <w:t>，</w:t>
      </w:r>
      <w:r w:rsidR="000C3303">
        <w:t>只需要在总线上设置一个</w:t>
      </w:r>
      <w:r w:rsidR="000C3303">
        <w:rPr>
          <w:rFonts w:hint="eastAsia"/>
        </w:rPr>
        <w:t>消息</w:t>
      </w:r>
      <w:r w:rsidR="000C3303">
        <w:t>处理器</w:t>
      </w:r>
      <w:r w:rsidR="00FB6C12">
        <w:t>。</w:t>
      </w:r>
      <w:r w:rsidR="00176D6C">
        <w:t>当主循环运行的时候，</w:t>
      </w:r>
      <w:r w:rsidR="00176D6C">
        <w:rPr>
          <w:rFonts w:hint="eastAsia"/>
        </w:rPr>
        <w:t>总线</w:t>
      </w:r>
      <w:r w:rsidR="00176D6C">
        <w:t>会</w:t>
      </w:r>
      <w:r w:rsidR="00176D6C">
        <w:rPr>
          <w:rFonts w:hint="eastAsia"/>
        </w:rPr>
        <w:t>轮询</w:t>
      </w:r>
      <w:r w:rsidR="00176D6C">
        <w:t>这个消息处理器看是否有新的消息，</w:t>
      </w:r>
      <w:r w:rsidR="00176D6C">
        <w:rPr>
          <w:rFonts w:hint="eastAsia"/>
        </w:rPr>
        <w:t>如果有</w:t>
      </w:r>
      <w:r w:rsidR="00176D6C">
        <w:t>消息则消息被采集</w:t>
      </w:r>
      <w:r w:rsidR="00FA50AA">
        <w:t>到</w:t>
      </w:r>
      <w:r w:rsidR="00176D6C">
        <w:t>，</w:t>
      </w:r>
      <w:r w:rsidR="00176D6C">
        <w:rPr>
          <w:rFonts w:hint="eastAsia"/>
        </w:rPr>
        <w:t>总线</w:t>
      </w:r>
      <w:r w:rsidR="00176D6C">
        <w:t>会调用相应的回调函数完成</w:t>
      </w:r>
      <w:r w:rsidR="00ED4289">
        <w:t>处理。</w:t>
      </w:r>
    </w:p>
    <w:p w14:paraId="0A1300DC" w14:textId="77777777" w:rsidR="00566EBB" w:rsidRDefault="00853329" w:rsidP="00264F9C">
      <w:pPr>
        <w:ind w:firstLine="0"/>
      </w:pPr>
      <w:r>
        <w:tab/>
      </w:r>
      <w:r>
        <w:rPr>
          <w:rFonts w:hint="eastAsia"/>
        </w:rPr>
        <w:t>使用总线的</w:t>
      </w:r>
      <w:r>
        <w:t>方法有两种</w:t>
      </w:r>
      <w:r w:rsidR="004B1394" w:rsidRPr="004B1394">
        <w:rPr>
          <w:rFonts w:hint="eastAsia"/>
          <w:vertAlign w:val="superscript"/>
        </w:rPr>
        <w:t>[</w:t>
      </w:r>
      <w:r w:rsidR="004B1394" w:rsidRPr="004B1394">
        <w:rPr>
          <w:vertAlign w:val="superscript"/>
        </w:rPr>
        <w:t>29</w:t>
      </w:r>
      <w:r w:rsidR="004B1394" w:rsidRPr="004B1394">
        <w:rPr>
          <w:rFonts w:hint="eastAsia"/>
          <w:vertAlign w:val="superscript"/>
        </w:rPr>
        <w:t>]</w:t>
      </w:r>
      <w:r>
        <w:t>。</w:t>
      </w:r>
      <w:r>
        <w:rPr>
          <w:rFonts w:hint="eastAsia"/>
        </w:rPr>
        <w:t>第一种</w:t>
      </w:r>
      <w:r>
        <w:t>是运行</w:t>
      </w:r>
      <w:r>
        <w:t>G</w:t>
      </w:r>
      <w:r>
        <w:rPr>
          <w:rFonts w:hint="eastAsia"/>
        </w:rPr>
        <w:t>Lib</w:t>
      </w:r>
      <w:r>
        <w:t>/Gtk+</w:t>
      </w:r>
      <w:r>
        <w:rPr>
          <w:rFonts w:hint="eastAsia"/>
        </w:rPr>
        <w:t>主循环</w:t>
      </w:r>
      <w:r>
        <w:t>（也可以自己运行默认的</w:t>
      </w:r>
      <w:r>
        <w:t>GLib</w:t>
      </w:r>
      <w:r>
        <w:t>循环），</w:t>
      </w:r>
      <w:r>
        <w:rPr>
          <w:rFonts w:hint="eastAsia"/>
        </w:rPr>
        <w:t>然后</w:t>
      </w:r>
      <w:r>
        <w:t>使用侦听器对总线进行侦听。</w:t>
      </w:r>
      <w:r>
        <w:rPr>
          <w:rFonts w:hint="eastAsia"/>
        </w:rPr>
        <w:t>如果</w:t>
      </w:r>
      <w:r>
        <w:t>使用这种方法</w:t>
      </w:r>
      <w:r w:rsidR="00F55B24">
        <w:t>，</w:t>
      </w:r>
      <w:r w:rsidR="00F55B24">
        <w:t>Gl</w:t>
      </w:r>
      <w:r w:rsidR="00F55B24">
        <w:rPr>
          <w:rFonts w:hint="eastAsia"/>
        </w:rPr>
        <w:t>ib</w:t>
      </w:r>
      <w:r w:rsidR="00F55B24">
        <w:t>的主循环将轮询总线上是否存在新的消息，</w:t>
      </w:r>
      <w:r w:rsidR="00F55B24">
        <w:rPr>
          <w:rFonts w:hint="eastAsia"/>
        </w:rPr>
        <w:t>当</w:t>
      </w:r>
      <w:r w:rsidR="00F55B24">
        <w:t>存在新的消息的时候，</w:t>
      </w:r>
      <w:r w:rsidR="00F55B24">
        <w:rPr>
          <w:rFonts w:hint="eastAsia"/>
        </w:rPr>
        <w:t>总线</w:t>
      </w:r>
      <w:r w:rsidR="00F55B24">
        <w:t>会马上通知你。</w:t>
      </w:r>
      <w:r w:rsidR="00F55B24">
        <w:rPr>
          <w:rFonts w:hint="eastAsia"/>
        </w:rPr>
        <w:t>在</w:t>
      </w:r>
      <w:r w:rsidR="00F55B24">
        <w:t>这种情况下，</w:t>
      </w:r>
      <w:r w:rsidR="00F55B24">
        <w:rPr>
          <w:rFonts w:hint="eastAsia"/>
        </w:rPr>
        <w:t>会用到</w:t>
      </w:r>
      <w:r w:rsidR="00F55B24">
        <w:t>gst_bus_add_watch()/gst_bus_add_signal_watch()</w:t>
      </w:r>
      <w:r w:rsidR="00F55B24">
        <w:t>两个函数。</w:t>
      </w:r>
      <w:r w:rsidR="00F55B24">
        <w:rPr>
          <w:rFonts w:hint="eastAsia"/>
        </w:rPr>
        <w:t>当</w:t>
      </w:r>
      <w:r w:rsidR="00F55B24">
        <w:t>使用总线时，</w:t>
      </w:r>
      <w:r w:rsidR="00F55B24">
        <w:rPr>
          <w:rFonts w:hint="eastAsia"/>
        </w:rPr>
        <w:t>设置</w:t>
      </w:r>
      <w:r w:rsidR="00F55B24">
        <w:t>消息处理器到管道的总线上可以使用</w:t>
      </w:r>
      <w:r w:rsidR="00F55B24">
        <w:t>gst_bus_add_watch()</w:t>
      </w:r>
      <w:r w:rsidR="00F55B24">
        <w:rPr>
          <w:rFonts w:hint="eastAsia"/>
        </w:rPr>
        <w:t>来</w:t>
      </w:r>
      <w:r w:rsidR="00F55B24">
        <w:t>创建</w:t>
      </w:r>
      <w:r w:rsidR="00F55B24">
        <w:rPr>
          <w:rFonts w:hint="eastAsia"/>
        </w:rPr>
        <w:t>一个消息</w:t>
      </w:r>
      <w:r w:rsidR="00F55B24">
        <w:t>处理器来</w:t>
      </w:r>
      <w:r w:rsidR="00F55B24">
        <w:rPr>
          <w:rFonts w:hint="eastAsia"/>
        </w:rPr>
        <w:t>侦听</w:t>
      </w:r>
      <w:r w:rsidR="00F55B24">
        <w:t>管道。每当管道发出一个消息到总线，</w:t>
      </w:r>
      <w:r w:rsidR="00F55B24">
        <w:rPr>
          <w:rFonts w:hint="eastAsia"/>
        </w:rPr>
        <w:t>这个</w:t>
      </w:r>
      <w:r w:rsidR="00F55B24">
        <w:t>消息处理器就会被</w:t>
      </w:r>
      <w:r w:rsidR="00F55B24">
        <w:rPr>
          <w:rFonts w:hint="eastAsia"/>
        </w:rPr>
        <w:t>触发</w:t>
      </w:r>
      <w:r w:rsidR="00F55B24">
        <w:t>，</w:t>
      </w:r>
      <w:r w:rsidR="008E4967">
        <w:t>消息处理器则开始</w:t>
      </w:r>
      <w:r w:rsidR="009E6594">
        <w:rPr>
          <w:rFonts w:hint="eastAsia"/>
        </w:rPr>
        <w:t>检测</w:t>
      </w:r>
      <w:r w:rsidR="009E6594">
        <w:t>消息信号类型从而决定那些时间将被处理。</w:t>
      </w:r>
      <w:r w:rsidR="00566EBB">
        <w:rPr>
          <w:rFonts w:hint="eastAsia"/>
        </w:rPr>
        <w:t>第二种是</w:t>
      </w:r>
      <w:r w:rsidR="00566EBB">
        <w:t>自己侦听总线消息，</w:t>
      </w:r>
      <w:r w:rsidR="00566EBB">
        <w:rPr>
          <w:rFonts w:hint="eastAsia"/>
        </w:rPr>
        <w:t>使用</w:t>
      </w:r>
      <w:r w:rsidR="00566EBB">
        <w:t>gst_bus_peek()/</w:t>
      </w:r>
      <w:r w:rsidR="00566EBB">
        <w:rPr>
          <w:rFonts w:hint="eastAsia"/>
        </w:rPr>
        <w:t>gst_bus_poll</w:t>
      </w:r>
      <w:r w:rsidR="00566EBB">
        <w:t>()</w:t>
      </w:r>
      <w:r w:rsidR="00566EBB">
        <w:t>就可以实现。</w:t>
      </w:r>
    </w:p>
    <w:p w14:paraId="1614B810" w14:textId="77777777" w:rsidR="009E222E" w:rsidRDefault="009E222E" w:rsidP="00264F9C">
      <w:pPr>
        <w:ind w:firstLine="0"/>
      </w:pPr>
      <w:r>
        <w:rPr>
          <w:rFonts w:hint="eastAsia"/>
        </w:rPr>
        <w:tab/>
      </w:r>
      <w:r w:rsidR="0038070B">
        <w:rPr>
          <w:rFonts w:hint="eastAsia"/>
        </w:rPr>
        <w:t>G</w:t>
      </w:r>
      <w:r w:rsidR="0038070B">
        <w:t>s</w:t>
      </w:r>
      <w:r w:rsidR="0038070B">
        <w:rPr>
          <w:rFonts w:hint="eastAsia"/>
        </w:rPr>
        <w:t>treamer</w:t>
      </w:r>
      <w:r w:rsidR="0038070B">
        <w:rPr>
          <w:rFonts w:hint="eastAsia"/>
        </w:rPr>
        <w:t>有</w:t>
      </w:r>
      <w:r w:rsidR="00D46A16">
        <w:rPr>
          <w:rFonts w:hint="eastAsia"/>
        </w:rPr>
        <w:t>几种由总线传递的预</w:t>
      </w:r>
      <w:r w:rsidR="00026D57">
        <w:rPr>
          <w:rFonts w:hint="eastAsia"/>
        </w:rPr>
        <w:t>定义消息类型，这些消息都是可扩展的，插件可以定义自己的一些信息。所有的消息都有一个消息源、类型和时间戳。这个消息源能被用来判断由哪个</w:t>
      </w:r>
      <w:r w:rsidR="00026D57">
        <w:rPr>
          <w:rFonts w:hint="eastAsia"/>
        </w:rPr>
        <w:t>element</w:t>
      </w:r>
      <w:r w:rsidR="00026D57">
        <w:rPr>
          <w:rFonts w:hint="eastAsia"/>
        </w:rPr>
        <w:t>发出消息</w:t>
      </w:r>
      <w:r w:rsidR="00211C13">
        <w:rPr>
          <w:rFonts w:hint="eastAsia"/>
        </w:rPr>
        <w:t>。例如在众多的消息中，应用程序只对上层的管道发出的消息感兴趣（例如状态发生了改变）</w:t>
      </w:r>
      <w:r w:rsidR="00CC3638">
        <w:rPr>
          <w:rFonts w:hint="eastAsia"/>
        </w:rPr>
        <w:t>。下面是一些消息的简介。</w:t>
      </w:r>
    </w:p>
    <w:p w14:paraId="33E603DF" w14:textId="77777777" w:rsidR="00CC3638" w:rsidRDefault="00CC3638" w:rsidP="00CC3638">
      <w:pPr>
        <w:pStyle w:val="af2"/>
        <w:numPr>
          <w:ilvl w:val="0"/>
          <w:numId w:val="27"/>
        </w:numPr>
        <w:ind w:firstLineChars="0"/>
      </w:pPr>
      <w:r>
        <w:rPr>
          <w:rFonts w:hint="eastAsia"/>
        </w:rPr>
        <w:t>错误、警告和消息提示：</w:t>
      </w:r>
      <w:r w:rsidR="002C7EC6">
        <w:rPr>
          <w:rFonts w:hint="eastAsia"/>
        </w:rPr>
        <w:t>它们被各个元件</w:t>
      </w:r>
      <w:r w:rsidR="00C43DAC">
        <w:rPr>
          <w:rFonts w:hint="eastAsia"/>
        </w:rPr>
        <w:t>用来在必要的时候通知用户现在管道的状态</w:t>
      </w:r>
      <w:r w:rsidR="0014402A">
        <w:rPr>
          <w:rFonts w:hint="eastAsia"/>
        </w:rPr>
        <w:t>。</w:t>
      </w:r>
      <w:r w:rsidR="002141F5">
        <w:rPr>
          <w:rFonts w:hint="eastAsia"/>
        </w:rPr>
        <w:t>错误信息表明有致命的错误并且终止数据传送，错误应该被修复，这样才能继续管道的工作。警告并不是致命的，但是暗示有问题存在。消息提示用来告知非错误的信息。这些消息含有一个带有主要的错误类型和消息的</w:t>
      </w:r>
      <w:r w:rsidR="002141F5">
        <w:rPr>
          <w:rFonts w:hint="eastAsia"/>
        </w:rPr>
        <w:t>GError</w:t>
      </w:r>
      <w:r w:rsidR="001C62E6">
        <w:rPr>
          <w:rFonts w:hint="eastAsia"/>
        </w:rPr>
        <w:t>，和一个任选的调试字符串。</w:t>
      </w:r>
      <w:r w:rsidR="00D20A13">
        <w:rPr>
          <w:rFonts w:hint="eastAsia"/>
        </w:rPr>
        <w:t>这两项都可以用</w:t>
      </w:r>
      <w:r w:rsidR="00D20A13">
        <w:rPr>
          <w:rFonts w:hint="eastAsia"/>
        </w:rPr>
        <w:t>gst_message_parse_error()</w:t>
      </w:r>
      <w:r w:rsidR="00CA26B7">
        <w:rPr>
          <w:rFonts w:hint="eastAsia"/>
        </w:rPr>
        <w:t>/gst_message_parse_warning()</w:t>
      </w:r>
      <w:r w:rsidR="00CA26B7">
        <w:rPr>
          <w:rFonts w:hint="eastAsia"/>
        </w:rPr>
        <w:t>以及</w:t>
      </w:r>
      <w:r w:rsidR="00CA26B7">
        <w:rPr>
          <w:rFonts w:hint="eastAsia"/>
        </w:rPr>
        <w:t>gst_message_parse_info()</w:t>
      </w:r>
      <w:r w:rsidR="00CA26B7">
        <w:rPr>
          <w:rFonts w:hint="eastAsia"/>
        </w:rPr>
        <w:t>三个函数来提取其信息。当使用完毕后，错误和修正字符串都会被释放出来。</w:t>
      </w:r>
    </w:p>
    <w:p w14:paraId="1A2F557C" w14:textId="77777777" w:rsidR="00CA26B7" w:rsidRDefault="004E4A5D" w:rsidP="00CC3638">
      <w:pPr>
        <w:pStyle w:val="af2"/>
        <w:numPr>
          <w:ilvl w:val="0"/>
          <w:numId w:val="27"/>
        </w:numPr>
        <w:ind w:firstLineChars="0"/>
      </w:pPr>
      <w:r>
        <w:rPr>
          <w:rFonts w:hint="eastAsia"/>
        </w:rPr>
        <w:t>数据流结束（</w:t>
      </w:r>
      <w:r>
        <w:rPr>
          <w:rFonts w:hint="eastAsia"/>
        </w:rPr>
        <w:t>End of stream</w:t>
      </w:r>
      <w:r>
        <w:rPr>
          <w:rFonts w:hint="eastAsia"/>
        </w:rPr>
        <w:t>）提示：当数据流结束的时候，改消息被发出。管道的状态不会改变，但是之后的媒体操作将会停止。</w:t>
      </w:r>
      <w:r w:rsidR="00A04F79">
        <w:rPr>
          <w:rFonts w:hint="eastAsia"/>
        </w:rPr>
        <w:t>应用程序接收到这一消息后，可以根据具体的情况作出动作，比如跳到下一首歌播放。</w:t>
      </w:r>
      <w:r w:rsidR="005101B8">
        <w:rPr>
          <w:rFonts w:hint="eastAsia"/>
        </w:rPr>
        <w:t>在数据流结束提示的</w:t>
      </w:r>
      <w:r w:rsidR="005101B8">
        <w:rPr>
          <w:rFonts w:hint="eastAsia"/>
        </w:rPr>
        <w:lastRenderedPageBreak/>
        <w:t>消息出现之后，任然是可以通过向后搜索来回到以前数据流前</w:t>
      </w:r>
      <w:r w:rsidR="00905A41">
        <w:rPr>
          <w:rFonts w:hint="eastAsia"/>
        </w:rPr>
        <w:t>面的位置。之后的播放工作将会自动的继续执行。此消息不携带</w:t>
      </w:r>
      <w:r w:rsidR="005101B8">
        <w:rPr>
          <w:rFonts w:hint="eastAsia"/>
        </w:rPr>
        <w:t>特殊参数。</w:t>
      </w:r>
    </w:p>
    <w:p w14:paraId="24EF36DD" w14:textId="77777777" w:rsidR="00905A41" w:rsidRDefault="003D4E33" w:rsidP="00CC3638">
      <w:pPr>
        <w:pStyle w:val="af2"/>
        <w:numPr>
          <w:ilvl w:val="0"/>
          <w:numId w:val="27"/>
        </w:numPr>
        <w:ind w:firstLineChars="0"/>
      </w:pPr>
      <w:r>
        <w:rPr>
          <w:rFonts w:hint="eastAsia"/>
        </w:rPr>
        <w:t>标签（</w:t>
      </w:r>
      <w:r>
        <w:rPr>
          <w:rFonts w:hint="eastAsia"/>
        </w:rPr>
        <w:t>Tags</w:t>
      </w:r>
      <w:r>
        <w:rPr>
          <w:rFonts w:hint="eastAsia"/>
        </w:rPr>
        <w:t>）：当元数据在数据流中被找到的时候，此消息被发送。</w:t>
      </w:r>
      <w:r w:rsidR="004321BA">
        <w:rPr>
          <w:rFonts w:hint="eastAsia"/>
        </w:rPr>
        <w:t>一个管道</w:t>
      </w:r>
      <w:r w:rsidR="009B0D73">
        <w:rPr>
          <w:rFonts w:hint="eastAsia"/>
        </w:rPr>
        <w:t>可以发出多个</w:t>
      </w:r>
      <w:r w:rsidR="009B0D73">
        <w:rPr>
          <w:rFonts w:hint="eastAsia"/>
        </w:rPr>
        <w:t>Tag</w:t>
      </w:r>
      <w:r w:rsidR="00B42711">
        <w:rPr>
          <w:rFonts w:hint="eastAsia"/>
        </w:rPr>
        <w:t>（如元数据的描述里有艺术家、歌曲名等）。应用程序应该将元数据存储在缓存里。函数</w:t>
      </w:r>
      <w:r w:rsidR="00B42711">
        <w:rPr>
          <w:rFonts w:hint="eastAsia"/>
        </w:rPr>
        <w:t>gst_message_parse_tag()</w:t>
      </w:r>
      <w:r w:rsidR="00B42711">
        <w:rPr>
          <w:rFonts w:hint="eastAsia"/>
        </w:rPr>
        <w:t>被用来解析</w:t>
      </w:r>
      <w:r w:rsidR="00B42711">
        <w:rPr>
          <w:rFonts w:hint="eastAsia"/>
        </w:rPr>
        <w:t>tag</w:t>
      </w:r>
      <w:r w:rsidR="00B42711">
        <w:rPr>
          <w:rFonts w:hint="eastAsia"/>
        </w:rPr>
        <w:t>的列表，当该列表不再使用的时候，函数</w:t>
      </w:r>
      <w:r w:rsidR="00B42711">
        <w:rPr>
          <w:rFonts w:hint="eastAsia"/>
        </w:rPr>
        <w:t>gst_tag_list_free()</w:t>
      </w:r>
      <w:r w:rsidR="00B42711">
        <w:rPr>
          <w:rFonts w:hint="eastAsia"/>
        </w:rPr>
        <w:t>释放其相应的</w:t>
      </w:r>
      <w:r w:rsidR="00B42711">
        <w:rPr>
          <w:rFonts w:hint="eastAsia"/>
        </w:rPr>
        <w:t>tag</w:t>
      </w:r>
      <w:r w:rsidR="00B42711">
        <w:rPr>
          <w:rFonts w:hint="eastAsia"/>
        </w:rPr>
        <w:t>。</w:t>
      </w:r>
    </w:p>
    <w:p w14:paraId="08187456" w14:textId="77777777" w:rsidR="0083510F" w:rsidRDefault="00B42711" w:rsidP="00385D94">
      <w:pPr>
        <w:pStyle w:val="af2"/>
        <w:numPr>
          <w:ilvl w:val="0"/>
          <w:numId w:val="27"/>
        </w:numPr>
        <w:ind w:firstLineChars="0"/>
      </w:pPr>
      <w:r>
        <w:rPr>
          <w:rFonts w:hint="eastAsia"/>
        </w:rPr>
        <w:t>状态转换（</w:t>
      </w:r>
      <w:r>
        <w:rPr>
          <w:rFonts w:hint="eastAsia"/>
        </w:rPr>
        <w:t>State Changes</w:t>
      </w:r>
      <w:r>
        <w:rPr>
          <w:rFonts w:hint="eastAsia"/>
        </w:rPr>
        <w:t>）：当状态成功的转换时，此消息被发送。函数</w:t>
      </w:r>
      <w:r>
        <w:rPr>
          <w:rFonts w:hint="eastAsia"/>
        </w:rPr>
        <w:t>gst_</w:t>
      </w:r>
      <w:r w:rsidR="00385D94">
        <w:rPr>
          <w:rFonts w:hint="eastAsia"/>
        </w:rPr>
        <w:t>message_parse</w:t>
      </w:r>
      <w:r w:rsidR="00A2435F">
        <w:t>_state_changed()</w:t>
      </w:r>
      <w:r w:rsidR="0083510F">
        <w:rPr>
          <w:rFonts w:hint="eastAsia"/>
        </w:rPr>
        <w:t>可以</w:t>
      </w:r>
      <w:r w:rsidR="0083510F">
        <w:t>用来解析转换中的新旧状态。</w:t>
      </w:r>
    </w:p>
    <w:p w14:paraId="2D33B5A0" w14:textId="77777777" w:rsidR="009B0D73" w:rsidRDefault="00B92AC8" w:rsidP="00385D94">
      <w:pPr>
        <w:pStyle w:val="af2"/>
        <w:numPr>
          <w:ilvl w:val="0"/>
          <w:numId w:val="27"/>
        </w:numPr>
        <w:ind w:firstLineChars="0"/>
      </w:pPr>
      <w:r>
        <w:t>缓冲（</w:t>
      </w:r>
      <w:r>
        <w:t>B</w:t>
      </w:r>
      <w:r>
        <w:rPr>
          <w:rFonts w:hint="eastAsia"/>
        </w:rPr>
        <w:t>u</w:t>
      </w:r>
      <w:r>
        <w:t>ffering</w:t>
      </w:r>
      <w:r>
        <w:t>）</w:t>
      </w:r>
      <w:r w:rsidR="00385D94">
        <w:t xml:space="preserve"> </w:t>
      </w:r>
      <w:r w:rsidR="00832B2B">
        <w:t>：</w:t>
      </w:r>
      <w:r w:rsidR="00832B2B">
        <w:rPr>
          <w:rFonts w:hint="eastAsia"/>
        </w:rPr>
        <w:t>当</w:t>
      </w:r>
      <w:r w:rsidR="00832B2B">
        <w:t>对网络数据进行缓冲的时候，此</w:t>
      </w:r>
      <w:r w:rsidR="00832B2B">
        <w:rPr>
          <w:rFonts w:hint="eastAsia"/>
        </w:rPr>
        <w:t>消息</w:t>
      </w:r>
      <w:r w:rsidR="00832B2B">
        <w:t>被发送。可以通过</w:t>
      </w:r>
      <w:r w:rsidR="00832B2B">
        <w:t>gst_message_get_structure()</w:t>
      </w:r>
      <w:r w:rsidR="00832B2B">
        <w:t>的返回值</w:t>
      </w:r>
      <w:r w:rsidR="00832B2B">
        <w:rPr>
          <w:rFonts w:hint="eastAsia"/>
        </w:rPr>
        <w:t>解析</w:t>
      </w:r>
      <w:r w:rsidR="00832B2B">
        <w:t>“</w:t>
      </w:r>
      <w:r w:rsidR="00832B2B">
        <w:t xml:space="preserve">buffer </w:t>
      </w:r>
      <w:r w:rsidR="00832B2B">
        <w:rPr>
          <w:rFonts w:hint="eastAsia"/>
        </w:rPr>
        <w:t>percent</w:t>
      </w:r>
      <w:r w:rsidR="00832B2B">
        <w:t>”，</w:t>
      </w:r>
      <w:r w:rsidR="00832B2B">
        <w:rPr>
          <w:rFonts w:hint="eastAsia"/>
        </w:rPr>
        <w:t>从而</w:t>
      </w:r>
      <w:r w:rsidR="00832B2B">
        <w:t>得到缓冲进度</w:t>
      </w:r>
      <w:r w:rsidR="00DD2163">
        <w:t>的百分比</w:t>
      </w:r>
      <w:r w:rsidR="00832B2B">
        <w:t>。</w:t>
      </w:r>
    </w:p>
    <w:p w14:paraId="33CB7F50" w14:textId="77777777" w:rsidR="00E770DA" w:rsidRDefault="00E770DA" w:rsidP="00385D94">
      <w:pPr>
        <w:pStyle w:val="af2"/>
        <w:numPr>
          <w:ilvl w:val="0"/>
          <w:numId w:val="27"/>
        </w:numPr>
        <w:ind w:firstLineChars="0"/>
      </w:pPr>
      <w:r>
        <w:rPr>
          <w:rFonts w:hint="eastAsia"/>
        </w:rPr>
        <w:t>元件</w:t>
      </w:r>
      <w:r>
        <w:t>消息（</w:t>
      </w:r>
      <w:r>
        <w:t xml:space="preserve">Element </w:t>
      </w:r>
      <w:r>
        <w:rPr>
          <w:rFonts w:hint="eastAsia"/>
        </w:rPr>
        <w:t>message</w:t>
      </w:r>
      <w:r w:rsidR="001B00F7">
        <w:t>s</w:t>
      </w:r>
      <w:r>
        <w:t>）</w:t>
      </w:r>
      <w:r w:rsidR="001B00F7">
        <w:t>：</w:t>
      </w:r>
      <w:r w:rsidR="001B00F7">
        <w:rPr>
          <w:rFonts w:hint="eastAsia"/>
        </w:rPr>
        <w:t>它</w:t>
      </w:r>
      <w:r w:rsidR="001B00F7">
        <w:t>是一组特殊的消息，</w:t>
      </w:r>
      <w:r w:rsidR="00AD4E21">
        <w:t>用以标识一个特定元件。</w:t>
      </w:r>
      <w:r w:rsidR="00E81583">
        <w:t>这样一组特殊的消息通常</w:t>
      </w:r>
      <w:r w:rsidR="009C1E28">
        <w:t>表述了</w:t>
      </w:r>
      <w:r w:rsidR="005F1A7C">
        <w:t>一些额外</w:t>
      </w:r>
      <w:r w:rsidR="009D06C8">
        <w:t>的信息</w:t>
      </w:r>
      <w:r w:rsidR="009C27C4">
        <w:t>。</w:t>
      </w:r>
      <w:r w:rsidR="009C27C4">
        <w:rPr>
          <w:rFonts w:hint="eastAsia"/>
        </w:rPr>
        <w:t>元件</w:t>
      </w:r>
      <w:r w:rsidR="009C27C4">
        <w:t>的信息</w:t>
      </w:r>
      <w:r w:rsidR="00B23719">
        <w:t>应该</w:t>
      </w:r>
      <w:r w:rsidR="00A4622D">
        <w:t>被详细的描述</w:t>
      </w:r>
      <w:r w:rsidR="00B51798">
        <w:t>，</w:t>
      </w:r>
      <w:r w:rsidR="00B51798">
        <w:rPr>
          <w:rFonts w:hint="eastAsia"/>
        </w:rPr>
        <w:t>因为</w:t>
      </w:r>
      <w:r w:rsidR="00B51798">
        <w:t>这样一些元件信息将被作为消息而发送给其他</w:t>
      </w:r>
      <w:r w:rsidR="00B51798">
        <w:rPr>
          <w:rFonts w:hint="eastAsia"/>
        </w:rPr>
        <w:t>元件</w:t>
      </w:r>
      <w:r w:rsidR="00B51798">
        <w:t>。</w:t>
      </w:r>
      <w:r w:rsidR="005C4FC3">
        <w:t>例如：“</w:t>
      </w:r>
      <w:r w:rsidR="007C7447">
        <w:t>qtdemux</w:t>
      </w:r>
      <w:r w:rsidR="005C4FC3">
        <w:t>”</w:t>
      </w:r>
      <w:r w:rsidR="007C7447">
        <w:t>QuickTime</w:t>
      </w:r>
      <w:r w:rsidR="007C7447">
        <w:t>整流器（</w:t>
      </w:r>
      <w:r w:rsidR="007C7447">
        <w:t>demuxer</w:t>
      </w:r>
      <w:r w:rsidR="007C7447">
        <w:t>）应该把“</w:t>
      </w:r>
      <w:r w:rsidR="007C7447">
        <w:t>redirect</w:t>
      </w:r>
      <w:r w:rsidR="007C7447">
        <w:t>”信息保存于该元件信息中，</w:t>
      </w:r>
      <w:r w:rsidR="007C7447">
        <w:rPr>
          <w:rFonts w:hint="eastAsia"/>
        </w:rPr>
        <w:t>以便</w:t>
      </w:r>
      <w:r w:rsidR="007C7447">
        <w:t>在某些特殊情况下将“</w:t>
      </w:r>
      <w:r w:rsidR="007C7447">
        <w:t>redirect</w:t>
      </w:r>
      <w:r w:rsidR="007C7447">
        <w:t>”元件信息发送出去。</w:t>
      </w:r>
    </w:p>
    <w:p w14:paraId="20DFDEC8" w14:textId="77777777" w:rsidR="005210B1" w:rsidRDefault="00054C58" w:rsidP="00706F6C">
      <w:pPr>
        <w:pStyle w:val="af2"/>
        <w:widowControl w:val="0"/>
        <w:numPr>
          <w:ilvl w:val="0"/>
          <w:numId w:val="27"/>
        </w:numPr>
        <w:ind w:left="840" w:firstLineChars="0"/>
      </w:pPr>
      <w:r>
        <w:rPr>
          <w:rFonts w:hint="eastAsia"/>
        </w:rPr>
        <w:t>Application</w:t>
      </w:r>
      <w:r>
        <w:t>-</w:t>
      </w:r>
      <w:r>
        <w:rPr>
          <w:rFonts w:hint="eastAsia"/>
        </w:rPr>
        <w:t>specific</w:t>
      </w:r>
      <w:r>
        <w:t>消息：</w:t>
      </w:r>
      <w:r>
        <w:rPr>
          <w:rFonts w:hint="eastAsia"/>
        </w:rPr>
        <w:t>我们</w:t>
      </w:r>
      <w:r>
        <w:t>可以将取得的消息结构解析</w:t>
      </w:r>
      <w:r>
        <w:rPr>
          <w:rFonts w:hint="eastAsia"/>
        </w:rPr>
        <w:t>出来</w:t>
      </w:r>
      <w:r>
        <w:t>，</w:t>
      </w:r>
      <w:r>
        <w:rPr>
          <w:rFonts w:hint="eastAsia"/>
        </w:rPr>
        <w:t>从而</w:t>
      </w:r>
      <w:r>
        <w:t>得到有关</w:t>
      </w:r>
      <w:r>
        <w:t>Application-</w:t>
      </w:r>
      <w:r>
        <w:rPr>
          <w:rFonts w:hint="eastAsia"/>
        </w:rPr>
        <w:t>specific</w:t>
      </w:r>
      <w:r>
        <w:rPr>
          <w:rFonts w:hint="eastAsia"/>
        </w:rPr>
        <w:t>消息</w:t>
      </w:r>
      <w:r>
        <w:t>的任何信息</w:t>
      </w:r>
      <w:r w:rsidR="005210B1">
        <w:t>，</w:t>
      </w:r>
      <w:r>
        <w:rPr>
          <w:rFonts w:hint="eastAsia"/>
        </w:rPr>
        <w:t>通常</w:t>
      </w:r>
      <w:r>
        <w:t>这些信息是能够被安全地忽略。</w:t>
      </w:r>
      <w:r w:rsidR="005210B1">
        <w:t>应用程序消息</w:t>
      </w:r>
      <w:r w:rsidR="0077189A">
        <w:t>主要用于内部，</w:t>
      </w:r>
      <w:r w:rsidR="0077189A">
        <w:rPr>
          <w:rFonts w:hint="eastAsia"/>
        </w:rPr>
        <w:t>以备</w:t>
      </w:r>
      <w:r w:rsidR="0077189A">
        <w:t>从一些线程排列信息到主</w:t>
      </w:r>
      <w:r w:rsidR="0077189A">
        <w:rPr>
          <w:rFonts w:hint="eastAsia"/>
        </w:rPr>
        <w:t>线程</w:t>
      </w:r>
      <w:r w:rsidR="0077189A">
        <w:t>应用的需求。</w:t>
      </w:r>
    </w:p>
    <w:p w14:paraId="47725368" w14:textId="77777777" w:rsidR="004E3DB2" w:rsidRDefault="004E3DB2" w:rsidP="00264F9C">
      <w:pPr>
        <w:ind w:firstLine="0"/>
      </w:pPr>
    </w:p>
    <w:p w14:paraId="07F691D4" w14:textId="77777777" w:rsidR="004B0C7D" w:rsidRDefault="004B0C7D" w:rsidP="006D6E04">
      <w:pPr>
        <w:pStyle w:val="My1"/>
        <w:outlineLvl w:val="2"/>
      </w:pPr>
      <w:bookmarkStart w:id="36" w:name="_Toc466328073"/>
      <w:r>
        <w:t xml:space="preserve">2.3.5 </w:t>
      </w:r>
      <w:r>
        <w:rPr>
          <w:rFonts w:hint="eastAsia"/>
        </w:rPr>
        <w:t>G</w:t>
      </w:r>
      <w:r>
        <w:t>s</w:t>
      </w:r>
      <w:r>
        <w:rPr>
          <w:rFonts w:hint="eastAsia"/>
        </w:rPr>
        <w:t>treamer</w:t>
      </w:r>
      <w:r w:rsidR="007D6EB2">
        <w:rPr>
          <w:rFonts w:hint="eastAsia"/>
        </w:rPr>
        <w:t>使用</w:t>
      </w:r>
      <w:r w:rsidR="007D6EB2">
        <w:t>方法</w:t>
      </w:r>
      <w:bookmarkEnd w:id="36"/>
    </w:p>
    <w:p w14:paraId="19452BB7" w14:textId="77777777" w:rsidR="005D07BB" w:rsidRDefault="006C76E9" w:rsidP="00D968A2">
      <w:pPr>
        <w:ind w:firstLine="0"/>
      </w:pPr>
      <w:r>
        <w:tab/>
      </w:r>
      <w:r>
        <w:rPr>
          <w:rFonts w:hint="eastAsia"/>
        </w:rPr>
        <w:t>下面</w:t>
      </w:r>
      <w:r>
        <w:t>，</w:t>
      </w:r>
      <w:r>
        <w:rPr>
          <w:rFonts w:hint="eastAsia"/>
        </w:rPr>
        <w:t>我们</w:t>
      </w:r>
      <w:r w:rsidR="00F43703">
        <w:rPr>
          <w:rFonts w:hint="eastAsia"/>
        </w:rPr>
        <w:t>以</w:t>
      </w:r>
      <w:r w:rsidR="00F43703">
        <w:t>一个具体的实例来</w:t>
      </w:r>
      <w:r>
        <w:t>看看如何</w:t>
      </w:r>
      <w:r w:rsidR="00F43703">
        <w:rPr>
          <w:rFonts w:hint="eastAsia"/>
        </w:rPr>
        <w:t>利用</w:t>
      </w:r>
      <w:r w:rsidR="00F43703">
        <w:t>Gstreamer</w:t>
      </w:r>
      <w:r w:rsidR="00F43703">
        <w:t>框架的</w:t>
      </w:r>
      <w:r w:rsidR="00F43703">
        <w:rPr>
          <w:rFonts w:hint="eastAsia"/>
        </w:rPr>
        <w:t>组件</w:t>
      </w:r>
      <w:r w:rsidR="00F43703">
        <w:t>，</w:t>
      </w:r>
      <w:r w:rsidR="00F43703">
        <w:rPr>
          <w:rFonts w:hint="eastAsia"/>
        </w:rPr>
        <w:t>实现</w:t>
      </w:r>
      <w:r w:rsidR="00F43703">
        <w:t>一个简单的</w:t>
      </w:r>
      <w:r w:rsidR="00F43703">
        <w:t>MP3</w:t>
      </w:r>
      <w:r w:rsidR="00F43703">
        <w:t>播放器。</w:t>
      </w:r>
      <w:r w:rsidR="00F43703">
        <w:rPr>
          <w:rFonts w:hint="eastAsia"/>
        </w:rPr>
        <w:t>数据源</w:t>
      </w:r>
      <w:r w:rsidR="00F43703">
        <w:t>元件负责从磁盘上读取数据，</w:t>
      </w:r>
      <w:r w:rsidR="00F43703">
        <w:rPr>
          <w:rFonts w:hint="eastAsia"/>
        </w:rPr>
        <w:t>过滤器</w:t>
      </w:r>
      <w:r w:rsidR="00F43703">
        <w:t>元件负责对数据进行解码，</w:t>
      </w:r>
      <w:r w:rsidR="00F43703">
        <w:rPr>
          <w:rFonts w:hint="eastAsia"/>
        </w:rPr>
        <w:t>而</w:t>
      </w:r>
      <w:r w:rsidR="00F43703">
        <w:t>接收器元件负责将解码后的数据写入声卡。</w:t>
      </w:r>
    </w:p>
    <w:p w14:paraId="0DAAB9B7" w14:textId="77777777" w:rsidR="006B15B7" w:rsidRDefault="006B15B7" w:rsidP="00D968A2">
      <w:pPr>
        <w:ind w:firstLine="0"/>
      </w:pPr>
      <w:r>
        <w:rPr>
          <w:rFonts w:hint="eastAsia"/>
        </w:rPr>
        <w:tab/>
      </w:r>
      <w:r>
        <w:rPr>
          <w:rFonts w:hint="eastAsia"/>
        </w:rPr>
        <w:t>要想</w:t>
      </w:r>
      <w:r>
        <w:t>在程序中应用</w:t>
      </w:r>
      <w:r>
        <w:t>Gstreamer</w:t>
      </w:r>
      <w:r>
        <w:t>提供的各种功能，</w:t>
      </w:r>
      <w:r>
        <w:rPr>
          <w:rFonts w:hint="eastAsia"/>
        </w:rPr>
        <w:t>首先</w:t>
      </w:r>
      <w:r>
        <w:t>必须在主函数中调用</w:t>
      </w:r>
      <w:r>
        <w:t>gst_init()</w:t>
      </w:r>
      <w:r>
        <w:t>来完成初始化工作，</w:t>
      </w:r>
      <w:r>
        <w:rPr>
          <w:rFonts w:hint="eastAsia"/>
        </w:rPr>
        <w:t>以便</w:t>
      </w:r>
      <w:r>
        <w:t>用户从命令行</w:t>
      </w:r>
      <w:r>
        <w:rPr>
          <w:rFonts w:hint="eastAsia"/>
        </w:rPr>
        <w:t>输入</w:t>
      </w:r>
      <w:r>
        <w:t>的参数传递给</w:t>
      </w:r>
      <w:r>
        <w:t>Gstreamer</w:t>
      </w:r>
      <w:r>
        <w:rPr>
          <w:rFonts w:hint="eastAsia"/>
        </w:rPr>
        <w:t>函数</w:t>
      </w:r>
      <w:r>
        <w:t>库</w:t>
      </w:r>
      <w:r w:rsidR="00A1721E">
        <w:t>。</w:t>
      </w:r>
      <w:r w:rsidR="00A1721E">
        <w:rPr>
          <w:rFonts w:hint="eastAsia"/>
        </w:rPr>
        <w:t>一个</w:t>
      </w:r>
      <w:r w:rsidR="00A1721E">
        <w:t>典型的</w:t>
      </w:r>
      <w:r w:rsidR="00A1721E">
        <w:t>Gstreamer</w:t>
      </w:r>
      <w:r w:rsidR="00A1721E">
        <w:t>应用程序的初始化如下所示：</w:t>
      </w:r>
    </w:p>
    <w:p w14:paraId="69A357BA" w14:textId="77777777" w:rsidR="00A1721E" w:rsidRPr="00D20777" w:rsidRDefault="004932C8" w:rsidP="00D519CA">
      <w:pPr>
        <w:spacing w:after="0"/>
        <w:ind w:firstLine="0"/>
        <w:rPr>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w:t>
      </w:r>
      <w:r w:rsidRPr="00D20777">
        <w:rPr>
          <w:rFonts w:hint="eastAsia"/>
          <w:sz w:val="21"/>
          <w:szCs w:val="21"/>
        </w:rPr>
        <w:t>include</w:t>
      </w:r>
      <w:r w:rsidRPr="00D20777">
        <w:rPr>
          <w:sz w:val="21"/>
          <w:szCs w:val="21"/>
        </w:rPr>
        <w:t xml:space="preserve"> &lt;gst/gst.h&gt;</w:t>
      </w:r>
    </w:p>
    <w:p w14:paraId="3A6967E4" w14:textId="77777777" w:rsidR="004932C8" w:rsidRPr="00D20777" w:rsidRDefault="004932C8" w:rsidP="00D519CA">
      <w:pPr>
        <w:spacing w:after="0"/>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int main(</w:t>
      </w:r>
      <w:r w:rsidR="007B0BF2" w:rsidRPr="00D20777">
        <w:rPr>
          <w:sz w:val="21"/>
          <w:szCs w:val="21"/>
        </w:rPr>
        <w:t>int ar</w:t>
      </w:r>
      <w:r w:rsidRPr="00D20777">
        <w:rPr>
          <w:sz w:val="21"/>
          <w:szCs w:val="21"/>
        </w:rPr>
        <w:t>gc, char *argv[]</w:t>
      </w:r>
      <w:r w:rsidRPr="00D20777">
        <w:rPr>
          <w:rFonts w:hint="eastAsia"/>
          <w:sz w:val="21"/>
          <w:szCs w:val="21"/>
        </w:rPr>
        <w:t>)</w:t>
      </w:r>
      <w:r w:rsidRPr="00D20777">
        <w:rPr>
          <w:sz w:val="21"/>
          <w:szCs w:val="21"/>
        </w:rPr>
        <w:t xml:space="preserve"> </w:t>
      </w:r>
    </w:p>
    <w:p w14:paraId="78C37030" w14:textId="77777777" w:rsidR="004932C8" w:rsidRPr="00D20777" w:rsidRDefault="004932C8" w:rsidP="00D519CA">
      <w:pPr>
        <w:spacing w:after="0"/>
        <w:ind w:left="1260" w:firstLine="420"/>
        <w:rPr>
          <w:sz w:val="21"/>
          <w:szCs w:val="21"/>
        </w:rPr>
      </w:pPr>
      <w:r w:rsidRPr="00D20777">
        <w:rPr>
          <w:sz w:val="21"/>
          <w:szCs w:val="21"/>
        </w:rPr>
        <w:lastRenderedPageBreak/>
        <w:t>{</w:t>
      </w:r>
    </w:p>
    <w:p w14:paraId="7CB3E3E2" w14:textId="77777777" w:rsidR="004932C8" w:rsidRPr="00D20777" w:rsidRDefault="004932C8" w:rsidP="00D519CA">
      <w:pPr>
        <w:spacing w:after="0"/>
        <w:ind w:left="1260" w:firstLine="420"/>
        <w:rPr>
          <w:sz w:val="21"/>
          <w:szCs w:val="21"/>
        </w:rPr>
      </w:pPr>
      <w:r w:rsidRPr="00D20777">
        <w:rPr>
          <w:rFonts w:hint="eastAsia"/>
          <w:sz w:val="21"/>
          <w:szCs w:val="21"/>
        </w:rPr>
        <w:tab/>
        <w:t>gst_init(</w:t>
      </w:r>
      <w:r w:rsidRPr="00D20777">
        <w:rPr>
          <w:sz w:val="21"/>
          <w:szCs w:val="21"/>
        </w:rPr>
        <w:t>&amp;argc, &amp;argv</w:t>
      </w:r>
      <w:r w:rsidRPr="00D20777">
        <w:rPr>
          <w:rFonts w:hint="eastAsia"/>
          <w:sz w:val="21"/>
          <w:szCs w:val="21"/>
        </w:rPr>
        <w:t>);</w:t>
      </w:r>
    </w:p>
    <w:p w14:paraId="1C3A5E73" w14:textId="77777777" w:rsidR="004932C8" w:rsidRPr="00D20777" w:rsidRDefault="004932C8" w:rsidP="00D519CA">
      <w:pPr>
        <w:ind w:left="1260" w:firstLine="420"/>
        <w:rPr>
          <w:sz w:val="21"/>
          <w:szCs w:val="21"/>
        </w:rPr>
      </w:pPr>
      <w:r w:rsidRPr="00D20777">
        <w:rPr>
          <w:sz w:val="21"/>
          <w:szCs w:val="21"/>
        </w:rPr>
        <w:t>}</w:t>
      </w:r>
    </w:p>
    <w:p w14:paraId="0646134F" w14:textId="77777777" w:rsidR="00AB5967" w:rsidRDefault="00AB5967" w:rsidP="00AB5967">
      <w:pPr>
        <w:ind w:firstLine="0"/>
      </w:pPr>
      <w:r>
        <w:tab/>
      </w:r>
      <w:r>
        <w:t>接下去需要创建三个元件并连接成管道，</w:t>
      </w:r>
      <w:r>
        <w:rPr>
          <w:rFonts w:hint="eastAsia"/>
        </w:rPr>
        <w:t>由于</w:t>
      </w:r>
      <w:r w:rsidR="0048657C">
        <w:t>所有</w:t>
      </w:r>
      <w:r w:rsidR="0048657C">
        <w:t>Gstreamer</w:t>
      </w:r>
      <w:r w:rsidR="0048657C">
        <w:t>都具有相同的基类</w:t>
      </w:r>
      <w:r w:rsidR="0048657C">
        <w:t>G</w:t>
      </w:r>
      <w:r w:rsidR="0048657C">
        <w:rPr>
          <w:rFonts w:hint="eastAsia"/>
        </w:rPr>
        <w:t>st</w:t>
      </w:r>
      <w:r w:rsidR="0048657C">
        <w:t>Element</w:t>
      </w:r>
      <w:r w:rsidR="0048657C">
        <w:t>，</w:t>
      </w:r>
      <w:r w:rsidR="0048657C">
        <w:rPr>
          <w:rFonts w:hint="eastAsia"/>
        </w:rPr>
        <w:t>所以</w:t>
      </w:r>
      <w:r w:rsidR="0048657C">
        <w:t>可以采用</w:t>
      </w:r>
      <w:r w:rsidR="0048657C">
        <w:rPr>
          <w:rFonts w:hint="eastAsia"/>
        </w:rPr>
        <w:t>如下</w:t>
      </w:r>
      <w:r w:rsidR="0048657C">
        <w:t>方式进行定义：</w:t>
      </w:r>
    </w:p>
    <w:p w14:paraId="495F73A6" w14:textId="77777777" w:rsidR="0048657C" w:rsidRPr="00D20777" w:rsidRDefault="0048657C" w:rsidP="00AB5967">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sz w:val="21"/>
          <w:szCs w:val="21"/>
        </w:rPr>
        <w:t>GstElement *</w:t>
      </w:r>
      <w:r w:rsidR="00B90BBB" w:rsidRPr="00D20777">
        <w:rPr>
          <w:sz w:val="21"/>
          <w:szCs w:val="21"/>
        </w:rPr>
        <w:t>pipelin</w:t>
      </w:r>
      <w:r w:rsidR="00B90BBB" w:rsidRPr="00D20777">
        <w:rPr>
          <w:rFonts w:hint="eastAsia"/>
          <w:sz w:val="21"/>
          <w:szCs w:val="21"/>
        </w:rPr>
        <w:t>e</w:t>
      </w:r>
      <w:r w:rsidR="00B90BBB" w:rsidRPr="00D20777">
        <w:rPr>
          <w:sz w:val="21"/>
          <w:szCs w:val="21"/>
        </w:rPr>
        <w:t>, *filesrc, *decoder, *audiosink;</w:t>
      </w:r>
    </w:p>
    <w:p w14:paraId="6DE478C0" w14:textId="77777777" w:rsidR="00E7768B" w:rsidRDefault="00B85CB3" w:rsidP="00D968A2">
      <w:pPr>
        <w:ind w:firstLine="0"/>
      </w:pPr>
      <w:r>
        <w:tab/>
      </w:r>
      <w:r>
        <w:t>管道在</w:t>
      </w:r>
      <w:r>
        <w:t>Gstreamer</w:t>
      </w:r>
      <w:r>
        <w:t>框架中是用来容纳和管理元件的，</w:t>
      </w:r>
      <w:r>
        <w:rPr>
          <w:rFonts w:hint="eastAsia"/>
        </w:rPr>
        <w:t>下面</w:t>
      </w:r>
      <w:r>
        <w:t>的代码将创建一条名为</w:t>
      </w:r>
      <w:r>
        <w:t>pipeline</w:t>
      </w:r>
      <w:r>
        <w:t>的新管道</w:t>
      </w:r>
      <w:r w:rsidR="00CF6258">
        <w:t>：</w:t>
      </w:r>
    </w:p>
    <w:p w14:paraId="70F94898" w14:textId="77777777" w:rsidR="00CF6258" w:rsidRPr="00D20777" w:rsidRDefault="00CF6258" w:rsidP="00D968A2">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pipeline</w:t>
      </w:r>
      <w:r w:rsidRPr="00D20777">
        <w:rPr>
          <w:sz w:val="21"/>
          <w:szCs w:val="21"/>
        </w:rPr>
        <w:t xml:space="preserve"> = </w:t>
      </w:r>
      <w:r w:rsidRPr="00D20777">
        <w:rPr>
          <w:rFonts w:hint="eastAsia"/>
          <w:sz w:val="21"/>
          <w:szCs w:val="21"/>
        </w:rPr>
        <w:t>gst</w:t>
      </w:r>
      <w:r w:rsidRPr="00D20777">
        <w:rPr>
          <w:sz w:val="21"/>
          <w:szCs w:val="21"/>
        </w:rPr>
        <w:t>_pipeline_new(</w:t>
      </w:r>
      <w:r w:rsidRPr="00D20777">
        <w:rPr>
          <w:rFonts w:hAnsi="Times New Roman"/>
          <w:sz w:val="21"/>
          <w:szCs w:val="21"/>
        </w:rPr>
        <w:t>“</w:t>
      </w:r>
      <w:r w:rsidR="0049644B" w:rsidRPr="00D20777">
        <w:rPr>
          <w:rFonts w:hAnsi="Times New Roman"/>
          <w:sz w:val="21"/>
          <w:szCs w:val="21"/>
        </w:rPr>
        <w:t>pipeline</w:t>
      </w:r>
      <w:r w:rsidRPr="00D20777">
        <w:rPr>
          <w:rFonts w:hAnsi="Times New Roman"/>
          <w:sz w:val="21"/>
          <w:szCs w:val="21"/>
        </w:rPr>
        <w:t>”</w:t>
      </w:r>
      <w:r w:rsidRPr="00D20777">
        <w:rPr>
          <w:sz w:val="21"/>
          <w:szCs w:val="21"/>
        </w:rPr>
        <w:t>);</w:t>
      </w:r>
    </w:p>
    <w:p w14:paraId="2662F052" w14:textId="77777777" w:rsidR="00BD6A13" w:rsidRDefault="00BD6A13" w:rsidP="00D968A2">
      <w:pPr>
        <w:ind w:firstLine="0"/>
      </w:pPr>
      <w:r>
        <w:tab/>
      </w:r>
      <w:r>
        <w:t>数据源元件负责从磁盘文件中读取数据，</w:t>
      </w:r>
      <w:r>
        <w:rPr>
          <w:rFonts w:hint="eastAsia"/>
        </w:rPr>
        <w:t>它</w:t>
      </w:r>
      <w:r>
        <w:t>具有名为“</w:t>
      </w:r>
      <w:r>
        <w:t>location</w:t>
      </w:r>
      <w:r>
        <w:t>”的属性，</w:t>
      </w:r>
      <w:r>
        <w:rPr>
          <w:rFonts w:hint="eastAsia"/>
        </w:rPr>
        <w:t>用来</w:t>
      </w:r>
      <w:r>
        <w:t>指明文件在磁盘上的位置。</w:t>
      </w:r>
      <w:r>
        <w:rPr>
          <w:rFonts w:hint="eastAsia"/>
        </w:rPr>
        <w:t>使用</w:t>
      </w:r>
      <w:r>
        <w:t>标准的</w:t>
      </w:r>
      <w:r>
        <w:t>GObject</w:t>
      </w:r>
      <w:r w:rsidR="00B02895">
        <w:t>属性机制</w:t>
      </w:r>
      <w:r w:rsidR="00D96044">
        <w:t>可以为</w:t>
      </w:r>
      <w:r w:rsidR="00D96044">
        <w:rPr>
          <w:rFonts w:hint="eastAsia"/>
        </w:rPr>
        <w:t>元件设置</w:t>
      </w:r>
      <w:r w:rsidR="00D96044">
        <w:t>相应的属性：</w:t>
      </w:r>
    </w:p>
    <w:p w14:paraId="3CAA526E" w14:textId="77777777" w:rsidR="00D96044" w:rsidRPr="00D20777" w:rsidRDefault="00D96044" w:rsidP="00D20777">
      <w:pPr>
        <w:spacing w:after="0"/>
        <w:ind w:firstLine="0"/>
        <w:rPr>
          <w:rFonts w:hAnsi="Times New Roman"/>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file</w:t>
      </w:r>
      <w:r w:rsidRPr="00D20777">
        <w:rPr>
          <w:sz w:val="21"/>
          <w:szCs w:val="21"/>
        </w:rPr>
        <w:t xml:space="preserve">src = </w:t>
      </w:r>
      <w:r w:rsidRPr="00D20777">
        <w:rPr>
          <w:rFonts w:hint="eastAsia"/>
          <w:sz w:val="21"/>
          <w:szCs w:val="21"/>
        </w:rPr>
        <w:t>gst</w:t>
      </w:r>
      <w:r w:rsidRPr="00D20777">
        <w:rPr>
          <w:sz w:val="21"/>
          <w:szCs w:val="21"/>
        </w:rPr>
        <w:t>_element</w:t>
      </w:r>
      <w:r w:rsidRPr="00D20777">
        <w:rPr>
          <w:rFonts w:hAnsi="Times New Roman"/>
          <w:sz w:val="21"/>
          <w:szCs w:val="21"/>
        </w:rPr>
        <w:t>_factory_make(“filesrc”, “disk_source”);</w:t>
      </w:r>
    </w:p>
    <w:p w14:paraId="6D291B3A" w14:textId="77777777" w:rsidR="00E05686" w:rsidRPr="00D20777" w:rsidRDefault="00890F2C" w:rsidP="00D968A2">
      <w:pPr>
        <w:ind w:firstLine="0"/>
        <w:rPr>
          <w:rFonts w:hAnsi="Times New Roman"/>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g_object_</w:t>
      </w:r>
      <w:r w:rsidRPr="00D20777">
        <w:rPr>
          <w:rFonts w:hAnsi="Times New Roman"/>
          <w:sz w:val="21"/>
          <w:szCs w:val="21"/>
        </w:rPr>
        <w:t>set(G_OBJECT(filesrc), “location”, argv[1], NULL);</w:t>
      </w:r>
    </w:p>
    <w:p w14:paraId="5D067508" w14:textId="77777777" w:rsidR="00E05686" w:rsidRDefault="00E05686" w:rsidP="00D968A2">
      <w:pPr>
        <w:ind w:firstLine="0"/>
        <w:rPr>
          <w:rFonts w:hAnsi="Times New Roman"/>
        </w:rPr>
      </w:pPr>
      <w:r>
        <w:rPr>
          <w:rFonts w:hAnsi="Times New Roman"/>
        </w:rPr>
        <w:tab/>
      </w:r>
      <w:r w:rsidR="00515C85">
        <w:rPr>
          <w:rFonts w:hAnsi="Times New Roman" w:hint="eastAsia"/>
        </w:rPr>
        <w:t>过滤器</w:t>
      </w:r>
      <w:r w:rsidR="00515C85">
        <w:rPr>
          <w:rFonts w:hAnsi="Times New Roman"/>
        </w:rPr>
        <w:t>元件负责将解码后的数据利用声卡播放出来：</w:t>
      </w:r>
    </w:p>
    <w:p w14:paraId="5BC4A293" w14:textId="77777777" w:rsidR="00515C85" w:rsidRPr="00D20777" w:rsidRDefault="00515C85" w:rsidP="00D968A2">
      <w:pPr>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t>audio</w:t>
      </w:r>
      <w:r w:rsidRPr="00D20777">
        <w:rPr>
          <w:rFonts w:hAnsi="Times New Roman"/>
          <w:sz w:val="21"/>
          <w:szCs w:val="21"/>
        </w:rPr>
        <w:t>sink = gst_element_factory_make(“</w:t>
      </w:r>
      <w:r w:rsidR="00C13D8D" w:rsidRPr="00D20777">
        <w:rPr>
          <w:rFonts w:hAnsi="Times New Roman"/>
          <w:sz w:val="21"/>
          <w:szCs w:val="21"/>
        </w:rPr>
        <w:t>audiosink</w:t>
      </w:r>
      <w:r w:rsidRPr="00D20777">
        <w:rPr>
          <w:rFonts w:hAnsi="Times New Roman"/>
          <w:sz w:val="21"/>
          <w:szCs w:val="21"/>
        </w:rPr>
        <w:t>”</w:t>
      </w:r>
      <w:r w:rsidR="00C13D8D" w:rsidRPr="00D20777">
        <w:rPr>
          <w:rFonts w:hAnsi="Times New Roman"/>
          <w:sz w:val="21"/>
          <w:szCs w:val="21"/>
        </w:rPr>
        <w:t>, “play_audio”</w:t>
      </w:r>
      <w:r w:rsidRPr="00D20777">
        <w:rPr>
          <w:rFonts w:hAnsi="Times New Roman"/>
          <w:sz w:val="21"/>
          <w:szCs w:val="21"/>
        </w:rPr>
        <w:t>);</w:t>
      </w:r>
    </w:p>
    <w:p w14:paraId="219DC61C" w14:textId="77777777" w:rsidR="00974622" w:rsidRDefault="00974622" w:rsidP="00D968A2">
      <w:pPr>
        <w:ind w:firstLine="0"/>
        <w:rPr>
          <w:rFonts w:hAnsi="Times New Roman"/>
        </w:rPr>
      </w:pPr>
      <w:r>
        <w:rPr>
          <w:rFonts w:hAnsi="Times New Roman"/>
        </w:rPr>
        <w:tab/>
      </w:r>
      <w:r>
        <w:rPr>
          <w:rFonts w:hAnsi="Times New Roman"/>
        </w:rPr>
        <w:t>已经创建好的三个元件需要</w:t>
      </w:r>
      <w:r>
        <w:rPr>
          <w:rFonts w:hAnsi="Times New Roman" w:hint="eastAsia"/>
        </w:rPr>
        <w:t>全部</w:t>
      </w:r>
      <w:r>
        <w:rPr>
          <w:rFonts w:hAnsi="Times New Roman"/>
        </w:rPr>
        <w:t>添加到管道中，</w:t>
      </w:r>
      <w:r>
        <w:rPr>
          <w:rFonts w:hAnsi="Times New Roman" w:hint="eastAsia"/>
        </w:rPr>
        <w:t>并</w:t>
      </w:r>
      <w:r>
        <w:rPr>
          <w:rFonts w:hAnsi="Times New Roman"/>
        </w:rPr>
        <w:t>按顺序连接起来：</w:t>
      </w:r>
    </w:p>
    <w:p w14:paraId="3CC5D872" w14:textId="77777777" w:rsidR="00057F01" w:rsidRPr="00D20777" w:rsidRDefault="00057F01" w:rsidP="00D20777">
      <w:pPr>
        <w:spacing w:after="0"/>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00AB4BF0" w:rsidRPr="00D20777">
        <w:rPr>
          <w:rFonts w:hAnsi="Times New Roman"/>
          <w:sz w:val="21"/>
          <w:szCs w:val="21"/>
        </w:rPr>
        <w:t>gst_bin_add_many(</w:t>
      </w:r>
      <w:r w:rsidR="00D0716F" w:rsidRPr="00D20777">
        <w:rPr>
          <w:rFonts w:hAnsi="Times New Roman"/>
          <w:sz w:val="21"/>
          <w:szCs w:val="21"/>
        </w:rPr>
        <w:t>GST_BIN(pipeline), filesrc, decoder, audiosink, NULL</w:t>
      </w:r>
      <w:r w:rsidR="00AB4BF0" w:rsidRPr="00D20777">
        <w:rPr>
          <w:rFonts w:hAnsi="Times New Roman"/>
          <w:sz w:val="21"/>
          <w:szCs w:val="21"/>
        </w:rPr>
        <w:t>);</w:t>
      </w:r>
    </w:p>
    <w:p w14:paraId="0D0D50B4" w14:textId="77777777" w:rsidR="00D0716F" w:rsidRPr="00D20777" w:rsidRDefault="00D0716F" w:rsidP="00D968A2">
      <w:pPr>
        <w:ind w:firstLine="0"/>
        <w:rPr>
          <w:rFonts w:hAnsi="Times New Roman"/>
          <w:sz w:val="21"/>
          <w:szCs w:val="21"/>
        </w:rPr>
      </w:pPr>
      <w:r w:rsidRPr="00D20777">
        <w:rPr>
          <w:rFonts w:hAnsi="Times New Roman"/>
          <w:sz w:val="21"/>
          <w:szCs w:val="21"/>
        </w:rPr>
        <w:tab/>
      </w:r>
      <w:r w:rsidRPr="00D20777">
        <w:rPr>
          <w:rFonts w:hAnsi="Times New Roman"/>
          <w:sz w:val="21"/>
          <w:szCs w:val="21"/>
        </w:rPr>
        <w:tab/>
      </w:r>
      <w:r w:rsidRPr="00D20777">
        <w:rPr>
          <w:rFonts w:hAnsi="Times New Roman"/>
          <w:sz w:val="21"/>
          <w:szCs w:val="21"/>
        </w:rPr>
        <w:tab/>
      </w:r>
      <w:r w:rsidRPr="00D20777">
        <w:rPr>
          <w:rFonts w:hAnsi="Times New Roman"/>
          <w:sz w:val="21"/>
          <w:szCs w:val="21"/>
        </w:rPr>
        <w:tab/>
        <w:t>gst_element_link_many(filesrc, decoder, audiosink, NULL);</w:t>
      </w:r>
    </w:p>
    <w:p w14:paraId="52DDC136" w14:textId="77777777" w:rsidR="009474B0" w:rsidRDefault="009474B0" w:rsidP="00D968A2">
      <w:pPr>
        <w:ind w:firstLine="0"/>
        <w:rPr>
          <w:rFonts w:hAnsi="Times New Roman"/>
        </w:rPr>
      </w:pPr>
      <w:r>
        <w:rPr>
          <w:rFonts w:hAnsi="Times New Roman"/>
        </w:rPr>
        <w:tab/>
      </w:r>
      <w:r>
        <w:rPr>
          <w:rFonts w:hAnsi="Times New Roman"/>
        </w:rPr>
        <w:t>所有</w:t>
      </w:r>
      <w:r>
        <w:rPr>
          <w:rFonts w:hAnsi="Times New Roman" w:hint="eastAsia"/>
        </w:rPr>
        <w:t>准备</w:t>
      </w:r>
      <w:r>
        <w:rPr>
          <w:rFonts w:hAnsi="Times New Roman"/>
        </w:rPr>
        <w:t>工作都做好之后，</w:t>
      </w:r>
      <w:r>
        <w:rPr>
          <w:rFonts w:hAnsi="Times New Roman" w:hint="eastAsia"/>
        </w:rPr>
        <w:t>就</w:t>
      </w:r>
      <w:r>
        <w:rPr>
          <w:rFonts w:hAnsi="Times New Roman"/>
        </w:rPr>
        <w:t>可以通过</w:t>
      </w:r>
      <w:r w:rsidR="009E1107">
        <w:rPr>
          <w:rFonts w:hAnsi="Times New Roman"/>
        </w:rPr>
        <w:t>将</w:t>
      </w:r>
      <w:r>
        <w:rPr>
          <w:rFonts w:hAnsi="Times New Roman"/>
        </w:rPr>
        <w:t>管道</w:t>
      </w:r>
      <w:r w:rsidR="009E1107">
        <w:rPr>
          <w:rFonts w:hAnsi="Times New Roman"/>
        </w:rPr>
        <w:t>的状态切换到</w:t>
      </w:r>
      <w:r w:rsidR="009E1107">
        <w:rPr>
          <w:rFonts w:hAnsi="Times New Roman"/>
        </w:rPr>
        <w:t>PLAYING</w:t>
      </w:r>
      <w:r w:rsidR="009E1107">
        <w:rPr>
          <w:rFonts w:hAnsi="Times New Roman"/>
        </w:rPr>
        <w:t>状态，</w:t>
      </w:r>
      <w:r w:rsidR="009E1107">
        <w:rPr>
          <w:rFonts w:hAnsi="Times New Roman" w:hint="eastAsia"/>
        </w:rPr>
        <w:t>来</w:t>
      </w:r>
      <w:r w:rsidR="009E1107">
        <w:rPr>
          <w:rFonts w:hAnsi="Times New Roman"/>
        </w:rPr>
        <w:t>启动整个管道的数据处理流程：</w:t>
      </w:r>
    </w:p>
    <w:p w14:paraId="204A1AD2" w14:textId="77777777" w:rsidR="00E50C77" w:rsidRPr="005006C5" w:rsidRDefault="00E50C77" w:rsidP="00D968A2">
      <w:pPr>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gst</w:t>
      </w:r>
      <w:r w:rsidRPr="005006C5">
        <w:rPr>
          <w:rFonts w:hAnsi="Times New Roman"/>
          <w:sz w:val="21"/>
          <w:szCs w:val="21"/>
        </w:rPr>
        <w:t>_element_set_state(pipeline, GST_STATE_PLAYING);</w:t>
      </w:r>
    </w:p>
    <w:p w14:paraId="55F3BAD6" w14:textId="77777777" w:rsidR="004804FA" w:rsidRDefault="004804FA" w:rsidP="00D968A2">
      <w:pPr>
        <w:ind w:firstLine="0"/>
        <w:rPr>
          <w:rFonts w:hAnsi="Times New Roman"/>
        </w:rPr>
      </w:pPr>
      <w:r>
        <w:rPr>
          <w:rFonts w:hAnsi="Times New Roman"/>
        </w:rPr>
        <w:tab/>
        <w:t> </w:t>
      </w:r>
      <w:r>
        <w:rPr>
          <w:rFonts w:hAnsi="Times New Roman"/>
        </w:rPr>
        <w:t>这里</w:t>
      </w:r>
      <w:r w:rsidR="007B71D9">
        <w:rPr>
          <w:rFonts w:hAnsi="Times New Roman"/>
        </w:rPr>
        <w:t>可以通过</w:t>
      </w:r>
      <w:r w:rsidR="00706610">
        <w:rPr>
          <w:rFonts w:hAnsi="Times New Roman"/>
        </w:rPr>
        <w:t>gst_pip</w:t>
      </w:r>
      <w:r w:rsidR="007B71D9">
        <w:rPr>
          <w:rFonts w:hAnsi="Times New Roman"/>
        </w:rPr>
        <w:t>eline_get_bus(GST_PIPELINE(pipeline))</w:t>
      </w:r>
      <w:r w:rsidR="002E1895">
        <w:rPr>
          <w:rFonts w:hAnsi="Times New Roman"/>
        </w:rPr>
        <w:t>获取</w:t>
      </w:r>
      <w:r w:rsidR="002E1895">
        <w:rPr>
          <w:rFonts w:hAnsi="Times New Roman" w:hint="eastAsia"/>
        </w:rPr>
        <w:t>到</w:t>
      </w:r>
      <w:r w:rsidR="002E1895">
        <w:rPr>
          <w:rFonts w:hAnsi="Times New Roman"/>
        </w:rPr>
        <w:t>总线</w:t>
      </w:r>
      <w:r w:rsidR="002E1895">
        <w:rPr>
          <w:rFonts w:hAnsi="Times New Roman"/>
        </w:rPr>
        <w:t>bus</w:t>
      </w:r>
      <w:r w:rsidR="002E1895">
        <w:rPr>
          <w:rFonts w:hAnsi="Times New Roman"/>
        </w:rPr>
        <w:t>，</w:t>
      </w:r>
      <w:r w:rsidR="002E1895">
        <w:rPr>
          <w:rFonts w:hAnsi="Times New Roman" w:hint="eastAsia"/>
        </w:rPr>
        <w:t>然后</w:t>
      </w:r>
      <w:r>
        <w:rPr>
          <w:rFonts w:hAnsi="Times New Roman"/>
        </w:rPr>
        <w:t>加入一个消息处理函数</w:t>
      </w:r>
      <w:r>
        <w:rPr>
          <w:rFonts w:hAnsi="Times New Roman"/>
        </w:rPr>
        <w:t>bus_call</w:t>
      </w:r>
      <w:r>
        <w:rPr>
          <w:rFonts w:hAnsi="Times New Roman"/>
        </w:rPr>
        <w:t>来监视产生的消息</w:t>
      </w:r>
      <w:r w:rsidR="007A24D1">
        <w:rPr>
          <w:rFonts w:hAnsi="Times New Roman"/>
        </w:rPr>
        <w:t>：</w:t>
      </w:r>
    </w:p>
    <w:p w14:paraId="025387B3" w14:textId="77777777" w:rsidR="004804FA" w:rsidRPr="005006C5" w:rsidRDefault="007A24D1" w:rsidP="00D968A2">
      <w:pPr>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sz w:val="21"/>
          <w:szCs w:val="21"/>
        </w:rPr>
        <w:t>gst_bus_add_watch(</w:t>
      </w:r>
      <w:r w:rsidR="00677B10" w:rsidRPr="005006C5">
        <w:rPr>
          <w:rFonts w:hAnsi="Times New Roman"/>
          <w:sz w:val="21"/>
          <w:szCs w:val="21"/>
        </w:rPr>
        <w:t>bus, bus_call, loop</w:t>
      </w:r>
      <w:r w:rsidRPr="005006C5">
        <w:rPr>
          <w:rFonts w:hAnsi="Times New Roman"/>
          <w:sz w:val="21"/>
          <w:szCs w:val="21"/>
        </w:rPr>
        <w:t>)</w:t>
      </w:r>
    </w:p>
    <w:p w14:paraId="59899D57" w14:textId="77777777" w:rsidR="004233E3" w:rsidRDefault="00820634" w:rsidP="00D968A2">
      <w:pPr>
        <w:ind w:firstLine="0"/>
        <w:rPr>
          <w:rFonts w:hAnsi="Times New Roman"/>
        </w:rPr>
      </w:pPr>
      <w:r>
        <w:rPr>
          <w:rFonts w:hAnsi="Times New Roman"/>
        </w:rPr>
        <w:tab/>
      </w:r>
      <w:r>
        <w:rPr>
          <w:rFonts w:hAnsi="Times New Roman" w:hint="eastAsia"/>
        </w:rPr>
        <w:t>bus</w:t>
      </w:r>
      <w:r>
        <w:rPr>
          <w:rFonts w:hAnsi="Times New Roman"/>
        </w:rPr>
        <w:t>_call</w:t>
      </w:r>
      <w:r>
        <w:rPr>
          <w:rFonts w:hAnsi="Times New Roman"/>
        </w:rPr>
        <w:t>可以定义</w:t>
      </w:r>
      <w:r>
        <w:rPr>
          <w:rFonts w:hAnsi="Times New Roman" w:hint="eastAsia"/>
        </w:rPr>
        <w:t>如下</w:t>
      </w:r>
      <w:r>
        <w:rPr>
          <w:rFonts w:hAnsi="Times New Roman"/>
        </w:rPr>
        <w:t>：</w:t>
      </w:r>
    </w:p>
    <w:p w14:paraId="0F65FF1B" w14:textId="77777777" w:rsidR="00820634" w:rsidRPr="005006C5" w:rsidRDefault="00820634" w:rsidP="005006C5">
      <w:pPr>
        <w:spacing w:after="0"/>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static</w:t>
      </w:r>
      <w:r w:rsidRPr="005006C5">
        <w:rPr>
          <w:rFonts w:hAnsi="Times New Roman"/>
          <w:sz w:val="21"/>
          <w:szCs w:val="21"/>
        </w:rPr>
        <w:t xml:space="preserve"> </w:t>
      </w:r>
      <w:r w:rsidRPr="005006C5">
        <w:rPr>
          <w:rFonts w:hAnsi="Times New Roman" w:hint="eastAsia"/>
          <w:sz w:val="21"/>
          <w:szCs w:val="21"/>
        </w:rPr>
        <w:t>gboolean</w:t>
      </w:r>
      <w:r w:rsidRPr="005006C5">
        <w:rPr>
          <w:rFonts w:hAnsi="Times New Roman"/>
          <w:sz w:val="21"/>
          <w:szCs w:val="21"/>
        </w:rPr>
        <w:t xml:space="preserve"> bus_call(GstBus *bus, GstMessage *msg, gpointer data) </w:t>
      </w:r>
    </w:p>
    <w:p w14:paraId="56F879E3" w14:textId="77777777" w:rsidR="00820634" w:rsidRPr="005006C5" w:rsidRDefault="00820634" w:rsidP="005006C5">
      <w:pPr>
        <w:spacing w:after="0"/>
        <w:ind w:firstLine="0"/>
        <w:rPr>
          <w:rFonts w:hAnsi="Times New Roman"/>
          <w:sz w:val="21"/>
          <w:szCs w:val="21"/>
        </w:rPr>
      </w:pPr>
      <w:r w:rsidRPr="005006C5">
        <w:rPr>
          <w:rFonts w:hAnsi="Times New Roman"/>
          <w:sz w:val="21"/>
          <w:szCs w:val="21"/>
        </w:rPr>
        <w:tab/>
      </w:r>
      <w:r w:rsidRPr="005006C5">
        <w:rPr>
          <w:rFonts w:hAnsi="Times New Roman"/>
          <w:sz w:val="21"/>
          <w:szCs w:val="21"/>
        </w:rPr>
        <w:tab/>
      </w:r>
      <w:r w:rsidRPr="005006C5">
        <w:rPr>
          <w:rFonts w:hAnsi="Times New Roman"/>
          <w:sz w:val="21"/>
          <w:szCs w:val="21"/>
        </w:rPr>
        <w:tab/>
      </w:r>
      <w:r w:rsidRPr="005006C5">
        <w:rPr>
          <w:rFonts w:hAnsi="Times New Roman"/>
          <w:sz w:val="21"/>
          <w:szCs w:val="21"/>
        </w:rPr>
        <w:tab/>
        <w:t>{</w:t>
      </w:r>
    </w:p>
    <w:p w14:paraId="1568D375" w14:textId="77777777" w:rsidR="00820634" w:rsidRPr="005006C5" w:rsidRDefault="00820634" w:rsidP="005006C5">
      <w:pPr>
        <w:spacing w:after="0"/>
        <w:ind w:left="1260" w:firstLine="420"/>
        <w:rPr>
          <w:rFonts w:hAnsi="Times New Roman"/>
          <w:sz w:val="21"/>
          <w:szCs w:val="21"/>
        </w:rPr>
      </w:pPr>
      <w:r w:rsidRPr="005006C5">
        <w:rPr>
          <w:rFonts w:hAnsi="Times New Roman"/>
          <w:sz w:val="21"/>
          <w:szCs w:val="21"/>
        </w:rPr>
        <w:tab/>
        <w:t>// do something</w:t>
      </w:r>
    </w:p>
    <w:p w14:paraId="7184E8BF" w14:textId="77777777" w:rsidR="00820634" w:rsidRPr="005006C5" w:rsidRDefault="00820634" w:rsidP="005006C5">
      <w:pPr>
        <w:ind w:left="1260" w:firstLine="420"/>
        <w:rPr>
          <w:rFonts w:hAnsi="Times New Roman"/>
          <w:sz w:val="21"/>
          <w:szCs w:val="21"/>
        </w:rPr>
      </w:pPr>
      <w:r w:rsidRPr="005006C5">
        <w:rPr>
          <w:rFonts w:hAnsi="Times New Roman"/>
          <w:sz w:val="21"/>
          <w:szCs w:val="21"/>
        </w:rPr>
        <w:t>}</w:t>
      </w:r>
    </w:p>
    <w:p w14:paraId="12E1DEE7" w14:textId="77777777" w:rsidR="006F7171" w:rsidRDefault="006F7171" w:rsidP="006F7171">
      <w:pPr>
        <w:rPr>
          <w:rFonts w:hAnsi="Times New Roman"/>
        </w:rPr>
      </w:pPr>
      <w:r>
        <w:rPr>
          <w:rFonts w:hAnsi="Times New Roman"/>
        </w:rPr>
        <w:lastRenderedPageBreak/>
        <w:t> </w:t>
      </w:r>
      <w:r>
        <w:rPr>
          <w:rFonts w:hAnsi="Times New Roman"/>
        </w:rPr>
        <w:t>当播放</w:t>
      </w:r>
      <w:r>
        <w:rPr>
          <w:rFonts w:hAnsi="Times New Roman" w:hint="eastAsia"/>
        </w:rPr>
        <w:t>结束</w:t>
      </w:r>
      <w:r>
        <w:rPr>
          <w:rFonts w:hAnsi="Times New Roman"/>
        </w:rPr>
        <w:t>，</w:t>
      </w:r>
      <w:r w:rsidR="006077B4">
        <w:rPr>
          <w:rFonts w:hAnsi="Times New Roman"/>
        </w:rPr>
        <w:t>终止管道</w:t>
      </w:r>
      <w:r w:rsidR="000B2024">
        <w:rPr>
          <w:rFonts w:hAnsi="Times New Roman"/>
        </w:rPr>
        <w:t>，</w:t>
      </w:r>
      <w:r w:rsidR="000B2024">
        <w:rPr>
          <w:rFonts w:hAnsi="Times New Roman" w:hint="eastAsia"/>
        </w:rPr>
        <w:t>并</w:t>
      </w:r>
      <w:r w:rsidR="000B2024">
        <w:rPr>
          <w:rFonts w:hAnsi="Times New Roman"/>
        </w:rPr>
        <w:t>解除引用</w:t>
      </w:r>
      <w:r w:rsidR="006077B4">
        <w:rPr>
          <w:rFonts w:hAnsi="Times New Roman"/>
        </w:rPr>
        <w:t>释放资源</w:t>
      </w:r>
      <w:r w:rsidR="000B2024">
        <w:rPr>
          <w:rFonts w:hAnsi="Times New Roman"/>
        </w:rPr>
        <w:t>：</w:t>
      </w:r>
    </w:p>
    <w:p w14:paraId="7E30EC9A" w14:textId="77777777" w:rsidR="000B2024" w:rsidRPr="00866B5D" w:rsidRDefault="006E24B3" w:rsidP="00866B5D">
      <w:pPr>
        <w:spacing w:after="0"/>
        <w:rPr>
          <w:rFonts w:hAnsi="Times New Roman"/>
          <w:sz w:val="21"/>
          <w:szCs w:val="21"/>
        </w:rPr>
      </w:pPr>
      <w:r w:rsidRPr="00866B5D">
        <w:rPr>
          <w:rFonts w:hAnsi="Times New Roman"/>
          <w:sz w:val="21"/>
          <w:szCs w:val="21"/>
        </w:rPr>
        <w:tab/>
      </w:r>
      <w:r w:rsidRPr="00866B5D">
        <w:rPr>
          <w:rFonts w:hAnsi="Times New Roman"/>
          <w:sz w:val="21"/>
          <w:szCs w:val="21"/>
        </w:rPr>
        <w:tab/>
      </w:r>
      <w:r w:rsidRPr="00866B5D">
        <w:rPr>
          <w:rFonts w:hAnsi="Times New Roman"/>
          <w:sz w:val="21"/>
          <w:szCs w:val="21"/>
        </w:rPr>
        <w:tab/>
        <w:t>gst_element_set_state(pipeline, GST_STATE_NULL);</w:t>
      </w:r>
    </w:p>
    <w:p w14:paraId="35F1C1FD" w14:textId="77777777" w:rsidR="00196E0D" w:rsidRPr="00866B5D" w:rsidRDefault="00196E0D" w:rsidP="006F7171">
      <w:pPr>
        <w:rPr>
          <w:rFonts w:hAnsi="Times New Roman"/>
          <w:sz w:val="21"/>
          <w:szCs w:val="21"/>
        </w:rPr>
      </w:pPr>
      <w:r w:rsidRPr="00866B5D">
        <w:rPr>
          <w:rFonts w:hAnsi="Times New Roman" w:hint="eastAsia"/>
          <w:sz w:val="21"/>
          <w:szCs w:val="21"/>
        </w:rPr>
        <w:tab/>
      </w:r>
      <w:r w:rsidRPr="00866B5D">
        <w:rPr>
          <w:rFonts w:hAnsi="Times New Roman" w:hint="eastAsia"/>
          <w:sz w:val="21"/>
          <w:szCs w:val="21"/>
        </w:rPr>
        <w:tab/>
      </w:r>
      <w:r w:rsidRPr="00866B5D">
        <w:rPr>
          <w:rFonts w:hAnsi="Times New Roman" w:hint="eastAsia"/>
          <w:sz w:val="21"/>
          <w:szCs w:val="21"/>
        </w:rPr>
        <w:tab/>
        <w:t>gst</w:t>
      </w:r>
      <w:r w:rsidRPr="00866B5D">
        <w:rPr>
          <w:rFonts w:hAnsi="Times New Roman"/>
          <w:sz w:val="21"/>
          <w:szCs w:val="21"/>
        </w:rPr>
        <w:t>_object_unref(GST_OBJECT(pipeline))</w:t>
      </w:r>
      <w:r w:rsidR="00C57BCD" w:rsidRPr="00866B5D">
        <w:rPr>
          <w:rFonts w:hAnsi="Times New Roman"/>
          <w:sz w:val="21"/>
          <w:szCs w:val="21"/>
        </w:rPr>
        <w:t>;</w:t>
      </w:r>
    </w:p>
    <w:p w14:paraId="16ABCC12" w14:textId="77777777" w:rsidR="0054362B" w:rsidRDefault="002B2C77" w:rsidP="00D968A2">
      <w:pPr>
        <w:ind w:firstLine="0"/>
        <w:rPr>
          <w:rFonts w:hAnsi="Times New Roman"/>
        </w:rPr>
      </w:pPr>
      <w:r>
        <w:rPr>
          <w:rFonts w:hAnsi="Times New Roman"/>
        </w:rPr>
        <w:tab/>
      </w:r>
      <w:r>
        <w:rPr>
          <w:rFonts w:hAnsi="Times New Roman"/>
        </w:rPr>
        <w:t>以上</w:t>
      </w:r>
      <w:r>
        <w:rPr>
          <w:rFonts w:hAnsi="Times New Roman" w:hint="eastAsia"/>
        </w:rPr>
        <w:t>是</w:t>
      </w:r>
      <w:r>
        <w:rPr>
          <w:rFonts w:hAnsi="Times New Roman"/>
        </w:rPr>
        <w:t>一个简单的使用</w:t>
      </w:r>
      <w:r>
        <w:rPr>
          <w:rFonts w:hAnsi="Times New Roman"/>
        </w:rPr>
        <w:t>Gstreamer</w:t>
      </w:r>
      <w:r>
        <w:rPr>
          <w:rFonts w:hAnsi="Times New Roman"/>
        </w:rPr>
        <w:t>创建播放器的</w:t>
      </w:r>
      <w:r>
        <w:rPr>
          <w:rFonts w:hAnsi="Times New Roman" w:hint="eastAsia"/>
        </w:rPr>
        <w:t>实例</w:t>
      </w:r>
      <w:r>
        <w:rPr>
          <w:rFonts w:hAnsi="Times New Roman"/>
        </w:rPr>
        <w:t>，</w:t>
      </w:r>
      <w:r>
        <w:rPr>
          <w:rFonts w:hAnsi="Times New Roman" w:hint="eastAsia"/>
        </w:rPr>
        <w:t>便于</w:t>
      </w:r>
      <w:r>
        <w:rPr>
          <w:rFonts w:hAnsi="Times New Roman"/>
        </w:rPr>
        <w:t>我们理解</w:t>
      </w:r>
      <w:r>
        <w:rPr>
          <w:rFonts w:hAnsi="Times New Roman"/>
        </w:rPr>
        <w:t>Gstreamer</w:t>
      </w:r>
      <w:r>
        <w:rPr>
          <w:rFonts w:hAnsi="Times New Roman"/>
        </w:rPr>
        <w:t>的使用方法和流程。</w:t>
      </w:r>
    </w:p>
    <w:p w14:paraId="57C09B1D" w14:textId="77777777" w:rsidR="00E05686" w:rsidRPr="00266255" w:rsidRDefault="00E05686" w:rsidP="00D968A2">
      <w:pPr>
        <w:ind w:firstLine="0"/>
        <w:rPr>
          <w:rFonts w:hAnsi="Times New Roman"/>
        </w:rPr>
      </w:pPr>
    </w:p>
    <w:p w14:paraId="130B99CE" w14:textId="77777777" w:rsidR="00495A02" w:rsidRDefault="00495A02" w:rsidP="006D6E04">
      <w:pPr>
        <w:pStyle w:val="My1"/>
        <w:outlineLvl w:val="2"/>
      </w:pPr>
      <w:bookmarkStart w:id="37" w:name="_Toc466328074"/>
      <w:r>
        <w:t xml:space="preserve">2.3.6 </w:t>
      </w:r>
      <w:r>
        <w:rPr>
          <w:rFonts w:hint="eastAsia"/>
        </w:rPr>
        <w:t>G</w:t>
      </w:r>
      <w:r>
        <w:t>s</w:t>
      </w:r>
      <w:r>
        <w:rPr>
          <w:rFonts w:hint="eastAsia"/>
        </w:rPr>
        <w:t>treamer音视频</w:t>
      </w:r>
      <w:r w:rsidR="0087338E">
        <w:t>同步机制</w:t>
      </w:r>
      <w:bookmarkEnd w:id="37"/>
    </w:p>
    <w:p w14:paraId="3F182763" w14:textId="77777777" w:rsidR="008F4208" w:rsidRDefault="00453FFE" w:rsidP="00D968A2">
      <w:pPr>
        <w:ind w:firstLine="0"/>
      </w:pPr>
      <w:r>
        <w:tab/>
      </w:r>
      <w:r>
        <w:t>媒体内容</w:t>
      </w:r>
      <w:r>
        <w:rPr>
          <w:rFonts w:hint="eastAsia"/>
        </w:rPr>
        <w:t>在</w:t>
      </w:r>
      <w:r>
        <w:t>播放时，</w:t>
      </w:r>
      <w:r>
        <w:rPr>
          <w:rFonts w:hint="eastAsia"/>
        </w:rPr>
        <w:t>最</w:t>
      </w:r>
      <w:r w:rsidR="000F6FB7">
        <w:t>不好控制的就是音视频的同步问题。</w:t>
      </w:r>
      <w:r w:rsidR="000F6FB7">
        <w:rPr>
          <w:rFonts w:hint="eastAsia"/>
        </w:rPr>
        <w:t>从</w:t>
      </w:r>
      <w:r w:rsidR="000F6FB7">
        <w:t>技术上说，</w:t>
      </w:r>
      <w:r w:rsidR="000F6FB7">
        <w:rPr>
          <w:rFonts w:hint="eastAsia"/>
        </w:rPr>
        <w:t>解决</w:t>
      </w:r>
      <w:r w:rsidR="000F6FB7">
        <w:t>音视频同步问题的首选方案就是时间戳：</w:t>
      </w:r>
      <w:r w:rsidR="000F6FB7">
        <w:rPr>
          <w:rFonts w:hint="eastAsia"/>
        </w:rPr>
        <w:t>首先</w:t>
      </w:r>
      <w:r w:rsidR="000F6FB7">
        <w:t>选择一个参考时钟（要求参考时钟上的</w:t>
      </w:r>
      <w:r w:rsidR="000F6FB7">
        <w:rPr>
          <w:rFonts w:hint="eastAsia"/>
        </w:rPr>
        <w:t>时间</w:t>
      </w:r>
      <w:r w:rsidR="000F6FB7">
        <w:t>是线性</w:t>
      </w:r>
      <w:r w:rsidR="000F6FB7">
        <w:rPr>
          <w:rFonts w:hint="eastAsia"/>
        </w:rPr>
        <w:t>递增</w:t>
      </w:r>
      <w:r w:rsidR="000F6FB7">
        <w:t>的）；</w:t>
      </w:r>
      <w:r w:rsidR="00897CF6">
        <w:t>生成数据流时依据参考时钟上的时间给每个数据块都打上时间戳（一般包括开始时间和结束时间）</w:t>
      </w:r>
      <w:r w:rsidR="00AC5128">
        <w:t>；</w:t>
      </w:r>
      <w:r w:rsidR="00AC5128">
        <w:rPr>
          <w:rFonts w:hint="eastAsia"/>
        </w:rPr>
        <w:t>在</w:t>
      </w:r>
      <w:r w:rsidR="00AC5128">
        <w:t>播放时，</w:t>
      </w:r>
      <w:r w:rsidR="00AC5128">
        <w:rPr>
          <w:rFonts w:hint="eastAsia"/>
        </w:rPr>
        <w:t>读取</w:t>
      </w:r>
      <w:r w:rsidR="00AC5128">
        <w:t>数据块上的时间戳，</w:t>
      </w:r>
      <w:r w:rsidR="00AC5128">
        <w:rPr>
          <w:rFonts w:hint="eastAsia"/>
        </w:rPr>
        <w:t>同</w:t>
      </w:r>
      <w:r w:rsidR="00AC5128">
        <w:t>时参考当前参考时钟上的时间来安排播放（如果数据块的开始时间大于当前参考时钟上的时间，</w:t>
      </w:r>
      <w:r w:rsidR="00AC5128">
        <w:rPr>
          <w:rFonts w:hint="eastAsia"/>
        </w:rPr>
        <w:t>则</w:t>
      </w:r>
      <w:r w:rsidR="00AC5128">
        <w:t>不急于播放该数据块，</w:t>
      </w:r>
      <w:r w:rsidR="00AC5128">
        <w:rPr>
          <w:rFonts w:hint="eastAsia"/>
        </w:rPr>
        <w:t>直到</w:t>
      </w:r>
      <w:r w:rsidR="00AC5128">
        <w:t>参考时钟达到数据块的开始时间；</w:t>
      </w:r>
      <w:r w:rsidR="00AC5128">
        <w:rPr>
          <w:rFonts w:hint="eastAsia"/>
        </w:rPr>
        <w:t>如果</w:t>
      </w:r>
      <w:r w:rsidR="00AC5128">
        <w:t>数据块的开始</w:t>
      </w:r>
      <w:r w:rsidR="00AC5128">
        <w:rPr>
          <w:rFonts w:hint="eastAsia"/>
        </w:rPr>
        <w:t>时间</w:t>
      </w:r>
      <w:r w:rsidR="00AC5128">
        <w:t>小于当前参考时钟上的时间，</w:t>
      </w:r>
      <w:r w:rsidR="00AC5128">
        <w:rPr>
          <w:rFonts w:hint="eastAsia"/>
        </w:rPr>
        <w:t>则</w:t>
      </w:r>
      <w:r w:rsidR="00AC5128">
        <w:t>尽快播放这块数据或者索性将这块数据丢弃，</w:t>
      </w:r>
      <w:r w:rsidR="00AC5128">
        <w:rPr>
          <w:rFonts w:hint="eastAsia"/>
        </w:rPr>
        <w:t>以便</w:t>
      </w:r>
      <w:r w:rsidR="00AC5128">
        <w:t>播放进度追上参考时钟）。</w:t>
      </w:r>
    </w:p>
    <w:p w14:paraId="1CABD99C" w14:textId="77777777" w:rsidR="004F57A4" w:rsidRDefault="000C286F" w:rsidP="008F4208">
      <w:pPr>
        <w:ind w:firstLine="420"/>
      </w:pPr>
      <w:r>
        <w:rPr>
          <w:rFonts w:hint="eastAsia"/>
        </w:rPr>
        <w:t>可见</w:t>
      </w:r>
      <w:r>
        <w:t>，</w:t>
      </w:r>
      <w:r>
        <w:rPr>
          <w:rFonts w:hint="eastAsia"/>
        </w:rPr>
        <w:t>避免</w:t>
      </w:r>
      <w:r>
        <w:t>音视频不同步的现象有两个关键</w:t>
      </w:r>
      <w:r w:rsidR="00E15D60">
        <w:t>，</w:t>
      </w:r>
      <w:r w:rsidR="00E15D60">
        <w:rPr>
          <w:rFonts w:hint="eastAsia"/>
        </w:rPr>
        <w:t>一是</w:t>
      </w:r>
      <w:r w:rsidR="00E15D60">
        <w:t>在生成数据流时要打上正确的时间戳，</w:t>
      </w:r>
      <w:r w:rsidR="00E15D60">
        <w:rPr>
          <w:rFonts w:hint="eastAsia"/>
        </w:rPr>
        <w:t>如果</w:t>
      </w:r>
      <w:r w:rsidR="00E15D60">
        <w:t>数据块上打的时间戳本身有问题，</w:t>
      </w:r>
      <w:r w:rsidR="00E15D60">
        <w:rPr>
          <w:rFonts w:hint="eastAsia"/>
        </w:rPr>
        <w:t>那么</w:t>
      </w:r>
      <w:r w:rsidR="00E15D60">
        <w:t>播放时怎么调整也于事无补；</w:t>
      </w:r>
      <w:r w:rsidR="00E15D60">
        <w:rPr>
          <w:rFonts w:hint="eastAsia"/>
        </w:rPr>
        <w:t>二</w:t>
      </w:r>
      <w:r w:rsidR="00E15D60">
        <w:t>是在播放时基于时间戳对数据流控制，</w:t>
      </w:r>
      <w:r w:rsidR="00E15D60">
        <w:rPr>
          <w:rFonts w:hint="eastAsia"/>
        </w:rPr>
        <w:t>也就是</w:t>
      </w:r>
      <w:r w:rsidR="00E15D60">
        <w:t>对数据块早到或晚到采取不同的处理方法。</w:t>
      </w:r>
      <w:r w:rsidR="008F4208">
        <w:t>基于</w:t>
      </w:r>
      <w:r w:rsidR="008F4208">
        <w:rPr>
          <w:rFonts w:hint="eastAsia"/>
        </w:rPr>
        <w:t>时间戳</w:t>
      </w:r>
      <w:r w:rsidR="008F4208">
        <w:t>的播放过程中，</w:t>
      </w:r>
      <w:r w:rsidR="008F4208">
        <w:rPr>
          <w:rFonts w:hint="eastAsia"/>
        </w:rPr>
        <w:t>仅仅</w:t>
      </w:r>
      <w:r w:rsidR="008F4208">
        <w:t>对早到的或晚到的数据块进行等待或快速处理有时候是不够的。</w:t>
      </w:r>
    </w:p>
    <w:p w14:paraId="07C7E495" w14:textId="77777777" w:rsidR="00E7768B" w:rsidRDefault="008F4208" w:rsidP="008F4208">
      <w:pPr>
        <w:ind w:firstLine="420"/>
      </w:pPr>
      <w:r>
        <w:rPr>
          <w:rFonts w:hint="eastAsia"/>
        </w:rPr>
        <w:t>如果</w:t>
      </w:r>
      <w:r>
        <w:t>想要更加主动并且有效地调节播放</w:t>
      </w:r>
      <w:r>
        <w:rPr>
          <w:rFonts w:hint="eastAsia"/>
        </w:rPr>
        <w:t>性能</w:t>
      </w:r>
      <w:r>
        <w:t>，</w:t>
      </w:r>
      <w:r>
        <w:rPr>
          <w:rFonts w:hint="eastAsia"/>
        </w:rPr>
        <w:t>需要</w:t>
      </w:r>
      <w:r>
        <w:t>引入一个反馈机制，</w:t>
      </w:r>
      <w:r>
        <w:rPr>
          <w:rFonts w:hint="eastAsia"/>
        </w:rPr>
        <w:t>也就是要将</w:t>
      </w:r>
      <w:r>
        <w:t>当前数据流速度太快或太慢的状态反馈给“源”，</w:t>
      </w:r>
      <w:r>
        <w:rPr>
          <w:rFonts w:hint="eastAsia"/>
        </w:rPr>
        <w:t>让</w:t>
      </w:r>
      <w:r>
        <w:t>源去放慢或加快数据流的速度。</w:t>
      </w:r>
      <w:r>
        <w:rPr>
          <w:rFonts w:hint="eastAsia"/>
        </w:rPr>
        <w:t>熟悉</w:t>
      </w:r>
      <w:r>
        <w:t>DirectShow</w:t>
      </w:r>
      <w:r>
        <w:t>的</w:t>
      </w:r>
      <w:r>
        <w:rPr>
          <w:rFonts w:hint="eastAsia"/>
        </w:rPr>
        <w:t>开发者</w:t>
      </w:r>
      <w:r>
        <w:t>一定知道，</w:t>
      </w:r>
      <w:r>
        <w:rPr>
          <w:rFonts w:hint="eastAsia"/>
        </w:rPr>
        <w:t>DirectShow</w:t>
      </w:r>
      <w:r>
        <w:rPr>
          <w:rFonts w:hint="eastAsia"/>
        </w:rPr>
        <w:t>中</w:t>
      </w:r>
      <w:r>
        <w:t>的质量控制（</w:t>
      </w:r>
      <w:r>
        <w:t xml:space="preserve">Quality </w:t>
      </w:r>
      <w:r>
        <w:rPr>
          <w:rFonts w:hint="eastAsia"/>
        </w:rPr>
        <w:t>Contro</w:t>
      </w:r>
      <w:r>
        <w:t>l</w:t>
      </w:r>
      <w:r>
        <w:t>）就是</w:t>
      </w:r>
      <w:r>
        <w:rPr>
          <w:rFonts w:hint="eastAsia"/>
        </w:rPr>
        <w:t>这么</w:t>
      </w:r>
      <w:r>
        <w:t>一个反馈机制。</w:t>
      </w:r>
    </w:p>
    <w:p w14:paraId="1A98D05E" w14:textId="77777777" w:rsidR="008F4208" w:rsidRDefault="00E21A80" w:rsidP="00D968A2">
      <w:pPr>
        <w:ind w:firstLine="0"/>
      </w:pPr>
      <w:r>
        <w:tab/>
      </w:r>
      <w:r>
        <w:rPr>
          <w:rFonts w:hint="eastAsia"/>
        </w:rPr>
        <w:t>Gstreamer</w:t>
      </w:r>
      <w:r>
        <w:t>使用时钟来维持管道中的播放同步。</w:t>
      </w:r>
      <w:r>
        <w:rPr>
          <w:rFonts w:hint="eastAsia"/>
        </w:rPr>
        <w:t>时钟</w:t>
      </w:r>
      <w:r>
        <w:t>是</w:t>
      </w:r>
      <w:r>
        <w:rPr>
          <w:rFonts w:hint="eastAsia"/>
        </w:rPr>
        <w:t>由</w:t>
      </w:r>
      <w:r>
        <w:t>某些元件（如</w:t>
      </w:r>
      <w:r>
        <w:t xml:space="preserve">audio </w:t>
      </w:r>
      <w:r>
        <w:rPr>
          <w:rFonts w:hint="eastAsia"/>
        </w:rPr>
        <w:t>sink</w:t>
      </w:r>
      <w:r>
        <w:t>）来提供的，</w:t>
      </w:r>
      <w:r>
        <w:rPr>
          <w:rFonts w:hint="eastAsia"/>
        </w:rPr>
        <w:t>因此</w:t>
      </w:r>
      <w:r>
        <w:t>，</w:t>
      </w:r>
      <w:r>
        <w:rPr>
          <w:rFonts w:hint="eastAsia"/>
        </w:rPr>
        <w:t>其他</w:t>
      </w:r>
      <w:r>
        <w:t>元件只是从属于该时钟。</w:t>
      </w:r>
      <w:r w:rsidR="00F7739B">
        <w:t>时钟的主要任务是</w:t>
      </w:r>
      <w:r w:rsidR="00F7739B">
        <w:rPr>
          <w:rFonts w:hint="eastAsia"/>
        </w:rPr>
        <w:t>根据</w:t>
      </w:r>
      <w:r w:rsidR="00870237">
        <w:t>提供时钟元件的播放速率显示时间进度。</w:t>
      </w:r>
      <w:r w:rsidR="00E8749F">
        <w:t>如果管道中没有元件提供时钟，</w:t>
      </w:r>
      <w:r w:rsidR="00E8749F">
        <w:rPr>
          <w:rFonts w:hint="eastAsia"/>
        </w:rPr>
        <w:t>那么</w:t>
      </w:r>
      <w:r w:rsidR="00E8749F">
        <w:t>系统时钟会替代元件来提供时钟</w:t>
      </w:r>
      <w:r w:rsidR="00E57C0C" w:rsidRPr="00E57C0C">
        <w:rPr>
          <w:rFonts w:hint="eastAsia"/>
          <w:vertAlign w:val="superscript"/>
        </w:rPr>
        <w:t>[</w:t>
      </w:r>
      <w:r w:rsidR="00E57C0C" w:rsidRPr="00E57C0C">
        <w:rPr>
          <w:vertAlign w:val="superscript"/>
        </w:rPr>
        <w:t>30</w:t>
      </w:r>
      <w:r w:rsidR="00E57C0C" w:rsidRPr="00E57C0C">
        <w:rPr>
          <w:rFonts w:hint="eastAsia"/>
          <w:vertAlign w:val="superscript"/>
        </w:rPr>
        <w:t>]</w:t>
      </w:r>
      <w:r w:rsidR="00E8749F">
        <w:t>。</w:t>
      </w:r>
    </w:p>
    <w:p w14:paraId="737E6E60" w14:textId="77777777" w:rsidR="008E232A" w:rsidRDefault="008E232A" w:rsidP="00D968A2">
      <w:pPr>
        <w:ind w:firstLine="0"/>
      </w:pPr>
      <w:r>
        <w:rPr>
          <w:rFonts w:hint="eastAsia"/>
        </w:rPr>
        <w:lastRenderedPageBreak/>
        <w:tab/>
        <w:t>Gstreamer</w:t>
      </w:r>
      <w:r>
        <w:t>从播放状态中衍生出四个重要的时钟概念，</w:t>
      </w:r>
      <w:r>
        <w:rPr>
          <w:rFonts w:hint="eastAsia"/>
        </w:rPr>
        <w:t>分别是</w:t>
      </w:r>
      <w:r w:rsidR="005A71EA">
        <w:rPr>
          <w:rFonts w:hint="eastAsia"/>
        </w:rPr>
        <w:t>c</w:t>
      </w:r>
      <w:r>
        <w:t xml:space="preserve">lock </w:t>
      </w:r>
      <w:r>
        <w:rPr>
          <w:rFonts w:hint="eastAsia"/>
        </w:rPr>
        <w:t>time</w:t>
      </w:r>
      <w:r w:rsidR="00EF7D53">
        <w:t>(absolute time)</w:t>
      </w:r>
      <w:r>
        <w:t>、</w:t>
      </w:r>
      <w:r>
        <w:rPr>
          <w:rFonts w:hint="eastAsia"/>
        </w:rPr>
        <w:t>base</w:t>
      </w:r>
      <w:r>
        <w:t xml:space="preserve"> </w:t>
      </w:r>
      <w:r>
        <w:rPr>
          <w:rFonts w:hint="eastAsia"/>
        </w:rPr>
        <w:t>time</w:t>
      </w:r>
      <w:r>
        <w:t>、</w:t>
      </w:r>
      <w:r>
        <w:t xml:space="preserve">running </w:t>
      </w:r>
      <w:r>
        <w:rPr>
          <w:rFonts w:hint="eastAsia"/>
        </w:rPr>
        <w:t>time</w:t>
      </w:r>
      <w:r>
        <w:t>、</w:t>
      </w:r>
      <w:r>
        <w:t xml:space="preserve">stream </w:t>
      </w:r>
      <w:r>
        <w:rPr>
          <w:rFonts w:hint="eastAsia"/>
        </w:rPr>
        <w:t>time</w:t>
      </w:r>
      <w:r w:rsidR="00485639">
        <w:t>。</w:t>
      </w:r>
      <w:r w:rsidR="004B3CE7">
        <w:t xml:space="preserve">clock </w:t>
      </w:r>
      <w:r w:rsidR="004B3CE7">
        <w:rPr>
          <w:rFonts w:hint="eastAsia"/>
        </w:rPr>
        <w:t>time</w:t>
      </w:r>
      <w:r w:rsidR="004B3CE7">
        <w:t>是管道维护的一个全局时钟，</w:t>
      </w:r>
      <w:r w:rsidR="004B3CE7">
        <w:rPr>
          <w:rFonts w:hint="eastAsia"/>
        </w:rPr>
        <w:t>是一个</w:t>
      </w:r>
      <w:r w:rsidR="004B3CE7">
        <w:t>以纳秒为单位的单调递增时钟，</w:t>
      </w:r>
      <w:r w:rsidR="004B3CE7">
        <w:rPr>
          <w:rFonts w:hint="eastAsia"/>
        </w:rPr>
        <w:t>可以</w:t>
      </w:r>
      <w:r w:rsidR="004B3CE7">
        <w:t>通过</w:t>
      </w:r>
      <w:r w:rsidR="004B3CE7">
        <w:t>gst_clock_get_time()</w:t>
      </w:r>
      <w:r w:rsidR="00597A3D">
        <w:t>函数获取，</w:t>
      </w:r>
      <w:r w:rsidR="004B3CE7">
        <w:rPr>
          <w:rFonts w:hint="eastAsia"/>
        </w:rPr>
        <w:t>如果管道</w:t>
      </w:r>
      <w:r w:rsidR="004B3CE7">
        <w:t>中没有元素提供时钟，</w:t>
      </w:r>
      <w:r w:rsidR="004B3CE7">
        <w:rPr>
          <w:rFonts w:hint="eastAsia"/>
        </w:rPr>
        <w:t>则</w:t>
      </w:r>
      <w:r w:rsidR="004B3CE7">
        <w:t>使用该系统时钟。</w:t>
      </w:r>
      <w:r w:rsidR="00857E32">
        <w:t xml:space="preserve">base </w:t>
      </w:r>
      <w:r w:rsidR="00857E32">
        <w:rPr>
          <w:rFonts w:hint="eastAsia"/>
        </w:rPr>
        <w:t>time</w:t>
      </w:r>
      <w:r w:rsidR="00857E32">
        <w:rPr>
          <w:rFonts w:hint="eastAsia"/>
        </w:rPr>
        <w:t>指</w:t>
      </w:r>
      <w:r w:rsidR="00857E32">
        <w:t>媒体从</w:t>
      </w:r>
      <w:r w:rsidR="00857E32">
        <w:t>0</w:t>
      </w:r>
      <w:r w:rsidR="00857E32">
        <w:t>开始的全局时间值，</w:t>
      </w:r>
      <w:r w:rsidR="00857E32">
        <w:rPr>
          <w:rFonts w:hint="eastAsia"/>
        </w:rPr>
        <w:t>可以</w:t>
      </w:r>
      <w:r w:rsidR="00857E32">
        <w:t>通过</w:t>
      </w:r>
      <w:r w:rsidR="00857E32">
        <w:t>_get_time()</w:t>
      </w:r>
      <w:r w:rsidR="00857E32">
        <w:t>函数获取。</w:t>
      </w:r>
      <w:r w:rsidR="00430312">
        <w:t xml:space="preserve">running </w:t>
      </w:r>
      <w:r w:rsidR="00430312">
        <w:rPr>
          <w:rFonts w:hint="eastAsia"/>
        </w:rPr>
        <w:t>time</w:t>
      </w:r>
      <w:r w:rsidR="00D60855">
        <w:rPr>
          <w:rFonts w:hint="eastAsia"/>
        </w:rPr>
        <w:t>表示</w:t>
      </w:r>
      <w:r w:rsidR="00D60855">
        <w:t>媒体处于</w:t>
      </w:r>
      <w:r w:rsidR="00D60855">
        <w:t>PLAYING</w:t>
      </w:r>
      <w:r w:rsidR="00D60855">
        <w:t>状态时流逝的时间。</w:t>
      </w:r>
      <w:r w:rsidR="003773DE">
        <w:t xml:space="preserve">stream </w:t>
      </w:r>
      <w:r w:rsidR="003773DE">
        <w:rPr>
          <w:rFonts w:hint="eastAsia"/>
        </w:rPr>
        <w:t>time</w:t>
      </w:r>
      <w:r w:rsidR="00DF468F">
        <w:rPr>
          <w:rFonts w:hint="eastAsia"/>
        </w:rPr>
        <w:t>是</w:t>
      </w:r>
      <w:r w:rsidR="00E51682">
        <w:t>媒体播放的位置（在整个媒体流中）。</w:t>
      </w:r>
    </w:p>
    <w:p w14:paraId="545D5CF9" w14:textId="77777777" w:rsidR="002E1F9D" w:rsidRDefault="00954545" w:rsidP="004D0FFE">
      <w:pPr>
        <w:ind w:firstLine="420"/>
      </w:pPr>
      <w:r>
        <w:t>管道的同步通过如下三个</w:t>
      </w:r>
      <w:r>
        <w:rPr>
          <w:rFonts w:hint="eastAsia"/>
        </w:rPr>
        <w:t>方面</w:t>
      </w:r>
      <w:r>
        <w:t>实现：</w:t>
      </w:r>
    </w:p>
    <w:p w14:paraId="1CC49F4A" w14:textId="77777777" w:rsidR="00981DA1" w:rsidRDefault="00954545" w:rsidP="002E1F9D">
      <w:pPr>
        <w:ind w:left="420" w:firstLine="0"/>
      </w:pPr>
      <w:r>
        <w:t>G</w:t>
      </w:r>
      <w:r>
        <w:rPr>
          <w:rFonts w:hint="eastAsia"/>
        </w:rPr>
        <w:t>st</w:t>
      </w:r>
      <w:r>
        <w:t>Clock</w:t>
      </w:r>
      <w:r>
        <w:t>、</w:t>
      </w:r>
      <w:r>
        <w:rPr>
          <w:rFonts w:hint="eastAsia"/>
        </w:rPr>
        <w:t>Timestamps</w:t>
      </w:r>
      <w:r>
        <w:t xml:space="preserve"> </w:t>
      </w:r>
      <w:r>
        <w:rPr>
          <w:rFonts w:hint="eastAsia"/>
        </w:rPr>
        <w:t>of</w:t>
      </w:r>
      <w:r>
        <w:t xml:space="preserve"> </w:t>
      </w:r>
      <w:r>
        <w:rPr>
          <w:rFonts w:hint="eastAsia"/>
        </w:rPr>
        <w:t>GstBuffer</w:t>
      </w:r>
      <w:r>
        <w:t>、</w:t>
      </w:r>
      <w:r>
        <w:rPr>
          <w:rFonts w:hint="eastAsia"/>
        </w:rPr>
        <w:t>NEW</w:t>
      </w:r>
      <w:r>
        <w:t>_S</w:t>
      </w:r>
      <w:r w:rsidR="002D6E3E">
        <w:softHyphen/>
      </w:r>
      <w:r>
        <w:t>E</w:t>
      </w:r>
      <w:r w:rsidR="002D6E3E">
        <w:softHyphen/>
      </w:r>
      <w:r>
        <w:t>GMENT event preceding the buffers</w:t>
      </w:r>
      <w:r w:rsidR="00E60B29">
        <w:t>。</w:t>
      </w:r>
    </w:p>
    <w:p w14:paraId="3E1FA3C3" w14:textId="77777777" w:rsidR="002E1F9D" w:rsidRDefault="00F746EC" w:rsidP="002E1F9D">
      <w:pPr>
        <w:ind w:left="420" w:firstLine="0"/>
      </w:pPr>
      <w:r>
        <w:t>running_time</w:t>
      </w:r>
      <w:r>
        <w:t>有两种计算方式：</w:t>
      </w:r>
    </w:p>
    <w:p w14:paraId="5EDA4D6C" w14:textId="77777777" w:rsidR="00FA6571" w:rsidRDefault="00FD36C2" w:rsidP="002E1F9D">
      <w:pPr>
        <w:ind w:left="420" w:firstLine="0"/>
      </w:pPr>
      <w:r>
        <w:t>第一种是</w:t>
      </w:r>
      <w:r w:rsidR="00D70272">
        <w:t>用全局时钟和元素的</w:t>
      </w:r>
      <w:r w:rsidR="00D70272">
        <w:t>base_time</w:t>
      </w:r>
      <w:r w:rsidR="00FA6571">
        <w:t>计算</w:t>
      </w:r>
      <w:r w:rsidR="008E264E">
        <w:rPr>
          <w:rFonts w:hint="eastAsia"/>
        </w:rPr>
        <w:t>：</w:t>
      </w:r>
    </w:p>
    <w:p w14:paraId="77D9236A" w14:textId="77777777" w:rsidR="0002753E" w:rsidRPr="008617FC" w:rsidRDefault="00EF7D53" w:rsidP="008617FC">
      <w:pPr>
        <w:ind w:left="420" w:firstLine="0"/>
        <w:jc w:val="center"/>
        <w:rPr>
          <w:rFonts w:hAnsi="Times New Roman"/>
          <w:sz w:val="21"/>
          <w:szCs w:val="21"/>
        </w:rPr>
      </w:pPr>
      <w:r w:rsidRPr="008617FC">
        <w:rPr>
          <w:rFonts w:hAnsi="Times New Roman"/>
          <w:sz w:val="21"/>
          <w:szCs w:val="21"/>
        </w:rPr>
        <w:t>running_time = absolute_time – base_</w:t>
      </w:r>
      <w:r w:rsidR="00D70272" w:rsidRPr="008617FC">
        <w:rPr>
          <w:rFonts w:hAnsi="Times New Roman"/>
          <w:sz w:val="21"/>
          <w:szCs w:val="21"/>
        </w:rPr>
        <w:t>time</w:t>
      </w:r>
      <w:r w:rsidR="00D70272" w:rsidRPr="008617FC">
        <w:rPr>
          <w:rFonts w:hAnsi="Times New Roman"/>
          <w:sz w:val="21"/>
          <w:szCs w:val="21"/>
        </w:rPr>
        <w:t>；</w:t>
      </w:r>
    </w:p>
    <w:p w14:paraId="60308B06" w14:textId="77777777" w:rsidR="006139C4" w:rsidRDefault="00D70272" w:rsidP="002E1F9D">
      <w:pPr>
        <w:ind w:left="420" w:firstLine="0"/>
      </w:pPr>
      <w:r>
        <w:rPr>
          <w:rFonts w:hint="eastAsia"/>
        </w:rPr>
        <w:t>第二</w:t>
      </w:r>
      <w:r>
        <w:t>种是用</w:t>
      </w:r>
      <w:r>
        <w:t>buffer</w:t>
      </w:r>
      <w:r>
        <w:t>的</w:t>
      </w:r>
      <w:r>
        <w:rPr>
          <w:rFonts w:hint="eastAsia"/>
        </w:rPr>
        <w:t>时间戳</w:t>
      </w:r>
      <w:r>
        <w:t>和</w:t>
      </w:r>
      <w:r>
        <w:t>NEW_SEGMENT</w:t>
      </w:r>
      <w:r>
        <w:rPr>
          <w:rFonts w:hint="eastAsia"/>
        </w:rPr>
        <w:t>事件</w:t>
      </w:r>
      <w:r>
        <w:t>计算（假设</w:t>
      </w:r>
      <w:r>
        <w:t>rate</w:t>
      </w:r>
      <w:r>
        <w:t>为正值）</w:t>
      </w:r>
      <w:r w:rsidR="006139C4">
        <w:rPr>
          <w:rFonts w:hint="eastAsia"/>
        </w:rPr>
        <w:t>：</w:t>
      </w:r>
    </w:p>
    <w:p w14:paraId="41524636" w14:textId="77777777" w:rsidR="006139C4" w:rsidRPr="008617FC" w:rsidRDefault="00D70272" w:rsidP="008617FC">
      <w:pPr>
        <w:ind w:left="420" w:firstLine="0"/>
        <w:jc w:val="center"/>
        <w:rPr>
          <w:rFonts w:hAnsi="Times New Roman"/>
          <w:sz w:val="21"/>
          <w:szCs w:val="21"/>
        </w:rPr>
      </w:pPr>
      <w:r w:rsidRPr="008617FC">
        <w:rPr>
          <w:rFonts w:hAnsi="Times New Roman"/>
          <w:sz w:val="21"/>
          <w:szCs w:val="21"/>
        </w:rPr>
        <w:t>running_t</w:t>
      </w:r>
      <w:r w:rsidR="006C3775" w:rsidRPr="008617FC">
        <w:rPr>
          <w:rFonts w:hAnsi="Times New Roman"/>
          <w:sz w:val="21"/>
          <w:szCs w:val="21"/>
        </w:rPr>
        <w:softHyphen/>
      </w:r>
      <w:r w:rsidRPr="008617FC">
        <w:rPr>
          <w:rFonts w:hAnsi="Times New Roman"/>
          <w:sz w:val="21"/>
          <w:szCs w:val="21"/>
        </w:rPr>
        <w:t>ime</w:t>
      </w:r>
      <w:r w:rsidR="006C3775" w:rsidRPr="008617FC">
        <w:rPr>
          <w:rFonts w:hAnsi="Times New Roman"/>
          <w:sz w:val="21"/>
          <w:szCs w:val="21"/>
        </w:rPr>
        <w:softHyphen/>
      </w:r>
      <w:r w:rsidR="006C3775" w:rsidRPr="008617FC">
        <w:rPr>
          <w:rFonts w:hAnsi="Times New Roman"/>
          <w:sz w:val="21"/>
          <w:szCs w:val="21"/>
        </w:rPr>
        <w:softHyphen/>
      </w:r>
      <w:r w:rsidRPr="008617FC">
        <w:rPr>
          <w:rFonts w:hAnsi="Times New Roman"/>
          <w:sz w:val="21"/>
          <w:szCs w:val="21"/>
        </w:rPr>
        <w:t xml:space="preserve"> = (B.timestamp – NS.start) / NS.abs_rate + NS.accum</w:t>
      </w:r>
      <w:r w:rsidR="00BF7D96" w:rsidRPr="008617FC">
        <w:rPr>
          <w:rFonts w:hAnsi="Times New Roman"/>
          <w:sz w:val="21"/>
          <w:szCs w:val="21"/>
        </w:rPr>
        <w:t>。</w:t>
      </w:r>
    </w:p>
    <w:p w14:paraId="0C5C6814" w14:textId="77777777" w:rsidR="00E16A38" w:rsidRDefault="00BF7D96" w:rsidP="002E1F9D">
      <w:pPr>
        <w:ind w:left="420" w:firstLine="0"/>
      </w:pPr>
      <w:r>
        <w:rPr>
          <w:rFonts w:hint="eastAsia"/>
        </w:rPr>
        <w:t>同步</w:t>
      </w:r>
      <w:r>
        <w:t>主要是保证上述两个时间计算值的相同</w:t>
      </w:r>
      <w:r w:rsidR="00E4293D">
        <w:t>，</w:t>
      </w:r>
    </w:p>
    <w:p w14:paraId="50116E4D" w14:textId="77777777" w:rsidR="00436246" w:rsidRDefault="00E4293D" w:rsidP="002E1F9D">
      <w:pPr>
        <w:ind w:left="420" w:firstLine="0"/>
      </w:pPr>
      <w:r>
        <w:rPr>
          <w:rFonts w:hint="eastAsia"/>
        </w:rPr>
        <w:t>即</w:t>
      </w:r>
      <w:r>
        <w:t xml:space="preserve">absolute_time </w:t>
      </w:r>
      <w:r>
        <w:t>–</w:t>
      </w:r>
      <w:r>
        <w:t xml:space="preserve"> base_time = </w:t>
      </w:r>
      <w:r w:rsidR="009E1A33">
        <w:t xml:space="preserve">(B.timestamp </w:t>
      </w:r>
      <w:r w:rsidR="009E1A33">
        <w:t>–</w:t>
      </w:r>
      <w:r w:rsidR="009E1A33">
        <w:t xml:space="preserve"> NS.</w:t>
      </w:r>
      <w:r w:rsidR="00DF4E40">
        <w:t>start</w:t>
      </w:r>
      <w:r w:rsidR="009E1A33">
        <w:t>)</w:t>
      </w:r>
      <w:r w:rsidR="00DF4E40">
        <w:t>/NS.abs_rate + Ns.accum</w:t>
      </w:r>
      <w:r w:rsidR="00436246">
        <w:rPr>
          <w:rFonts w:hint="eastAsia"/>
        </w:rPr>
        <w:t>，</w:t>
      </w:r>
    </w:p>
    <w:p w14:paraId="47C1722A" w14:textId="77777777" w:rsidR="00005E21" w:rsidRDefault="00DF4E40" w:rsidP="00A61594">
      <w:pPr>
        <w:ind w:firstLine="420"/>
      </w:pPr>
      <w:r>
        <w:rPr>
          <w:rFonts w:hint="eastAsia"/>
        </w:rPr>
        <w:t>而</w:t>
      </w:r>
      <w:r>
        <w:t>absolute_time</w:t>
      </w:r>
      <w:r>
        <w:t>也就是</w:t>
      </w:r>
      <w:r>
        <w:t>Buffer</w:t>
      </w:r>
      <w:r>
        <w:t>的同步时间（</w:t>
      </w:r>
      <w:r>
        <w:t>B.sync_time == absolute_time</w:t>
      </w:r>
      <w:r>
        <w:t>），</w:t>
      </w:r>
      <w:r>
        <w:rPr>
          <w:rFonts w:hint="eastAsia"/>
        </w:rPr>
        <w:t>因此</w:t>
      </w:r>
      <w:r>
        <w:t xml:space="preserve">B.sync_time = (B.timestamp </w:t>
      </w:r>
      <w:r>
        <w:t>–</w:t>
      </w:r>
      <w:r>
        <w:t xml:space="preserve"> NS.start)/NS.abs_rate + Ns.accum + base_time</w:t>
      </w:r>
    </w:p>
    <w:p w14:paraId="63458834" w14:textId="77777777" w:rsidR="00DF4E40" w:rsidRDefault="00DF4E40" w:rsidP="004D0FFE">
      <w:pPr>
        <w:ind w:firstLine="420"/>
      </w:pPr>
      <w:r>
        <w:t>在</w:t>
      </w:r>
      <w:r>
        <w:t>render</w:t>
      </w:r>
      <w:r>
        <w:t>之前需要等待，</w:t>
      </w:r>
      <w:r>
        <w:rPr>
          <w:rFonts w:hint="eastAsia"/>
        </w:rPr>
        <w:t>直到</w:t>
      </w:r>
      <w:r>
        <w:t>时钟到达</w:t>
      </w:r>
      <w:r>
        <w:t>sync_time</w:t>
      </w:r>
      <w:r>
        <w:t>；</w:t>
      </w:r>
      <w:r>
        <w:rPr>
          <w:rFonts w:hint="eastAsia"/>
        </w:rPr>
        <w:t>对于</w:t>
      </w:r>
      <w:r>
        <w:t>多个流，</w:t>
      </w:r>
      <w:r>
        <w:rPr>
          <w:rFonts w:hint="eastAsia"/>
        </w:rPr>
        <w:t>则是</w:t>
      </w:r>
      <w:r>
        <w:t>具有相同</w:t>
      </w:r>
      <w:r>
        <w:t>runnin</w:t>
      </w:r>
      <w:r>
        <w:rPr>
          <w:rFonts w:hint="eastAsia"/>
        </w:rPr>
        <w:t>g_time</w:t>
      </w:r>
      <w:r>
        <w:t>的将会同步播放</w:t>
      </w:r>
      <w:r w:rsidR="00061D19">
        <w:t>；</w:t>
      </w:r>
      <w:r>
        <w:t>解复用器（</w:t>
      </w:r>
      <w:r w:rsidR="00061D19">
        <w:t>demuxer</w:t>
      </w:r>
      <w:r>
        <w:t>）</w:t>
      </w:r>
      <w:r w:rsidR="00061D19">
        <w:t>则需要保证</w:t>
      </w:r>
      <w:r w:rsidR="00061D19">
        <w:rPr>
          <w:rFonts w:hint="eastAsia"/>
        </w:rPr>
        <w:t>同时</w:t>
      </w:r>
      <w:r w:rsidR="00061D19">
        <w:t>播放的</w:t>
      </w:r>
      <w:r w:rsidR="00061D19">
        <w:t>Buffers</w:t>
      </w:r>
      <w:r w:rsidR="00061D19">
        <w:t>具有相同的</w:t>
      </w:r>
      <w:r w:rsidR="00061D19">
        <w:t>running_time</w:t>
      </w:r>
      <w:r w:rsidR="00061D19">
        <w:t>，</w:t>
      </w:r>
      <w:r w:rsidR="00061D19">
        <w:rPr>
          <w:rFonts w:hint="eastAsia"/>
        </w:rPr>
        <w:t>因此</w:t>
      </w:r>
      <w:r w:rsidR="00061D19">
        <w:t>会给</w:t>
      </w:r>
      <w:r w:rsidR="00061D19">
        <w:rPr>
          <w:rFonts w:hint="eastAsia"/>
        </w:rPr>
        <w:t>B</w:t>
      </w:r>
      <w:r w:rsidR="00061D19">
        <w:t>uffer</w:t>
      </w:r>
      <w:r w:rsidR="00061D19">
        <w:rPr>
          <w:rFonts w:hint="eastAsia"/>
        </w:rPr>
        <w:t>附上</w:t>
      </w:r>
      <w:r w:rsidR="00061D19">
        <w:t>相同的时间戳以保证同步。</w:t>
      </w:r>
    </w:p>
    <w:p w14:paraId="7D870FA6" w14:textId="77777777" w:rsidR="00061D19" w:rsidRDefault="00061D19" w:rsidP="004D0FFE">
      <w:pPr>
        <w:ind w:firstLine="420"/>
      </w:pPr>
      <w:r>
        <w:rPr>
          <w:rFonts w:hint="eastAsia"/>
        </w:rPr>
        <w:t>管道</w:t>
      </w:r>
      <w:r>
        <w:t>中元素与时钟的同步仅仅发生在各个</w:t>
      </w:r>
      <w:r>
        <w:t>sink</w:t>
      </w:r>
      <w:r>
        <w:t>中，</w:t>
      </w:r>
      <w:r>
        <w:rPr>
          <w:rFonts w:hint="eastAsia"/>
        </w:rPr>
        <w:t>如果</w:t>
      </w:r>
      <w:r>
        <w:t>其他元素对</w:t>
      </w:r>
      <w:r>
        <w:t>buffer</w:t>
      </w:r>
      <w:r>
        <w:t>没有</w:t>
      </w:r>
      <w:r>
        <w:rPr>
          <w:rFonts w:hint="eastAsia"/>
        </w:rPr>
        <w:t>延迟</w:t>
      </w:r>
      <w:r>
        <w:t>的话，</w:t>
      </w:r>
      <w:r>
        <w:rPr>
          <w:rFonts w:hint="eastAsia"/>
        </w:rPr>
        <w:t>那么</w:t>
      </w:r>
      <w:r>
        <w:t>延迟就为</w:t>
      </w:r>
      <w:r>
        <w:t>0</w:t>
      </w:r>
      <w:r w:rsidR="00BE0C69">
        <w:t>。</w:t>
      </w:r>
      <w:r w:rsidR="001E3303">
        <w:t>延迟的引入主要是基于这样的考虑，</w:t>
      </w:r>
      <w:r w:rsidR="000B5D04">
        <w:t>buffer</w:t>
      </w:r>
      <w:r w:rsidR="000B5D04">
        <w:rPr>
          <w:rFonts w:hint="eastAsia"/>
        </w:rPr>
        <w:t>从</w:t>
      </w:r>
      <w:r w:rsidR="000B5D04">
        <w:t>source</w:t>
      </w:r>
      <w:r w:rsidR="00E71EC0">
        <w:t>推送到</w:t>
      </w:r>
      <w:r w:rsidR="00E71EC0">
        <w:t>sink</w:t>
      </w:r>
      <w:r w:rsidR="009D081B">
        <w:t>会花费一定的时间</w:t>
      </w:r>
      <w:r w:rsidR="00077CDF">
        <w:t>，</w:t>
      </w:r>
      <w:r w:rsidR="00077CDF">
        <w:rPr>
          <w:rFonts w:hint="eastAsia"/>
        </w:rPr>
        <w:t>从而</w:t>
      </w:r>
      <w:r w:rsidR="009C1E70">
        <w:t>可能</w:t>
      </w:r>
      <w:r w:rsidR="00077CDF">
        <w:t>导致</w:t>
      </w:r>
      <w:r w:rsidR="00077CDF">
        <w:t>buffer</w:t>
      </w:r>
      <w:r w:rsidR="00077CDF">
        <w:t>被丢弃</w:t>
      </w:r>
      <w:r w:rsidR="009F1711">
        <w:t>。</w:t>
      </w:r>
      <w:r w:rsidR="009F1711">
        <w:rPr>
          <w:rFonts w:hint="eastAsia"/>
        </w:rPr>
        <w:t>这个</w:t>
      </w:r>
      <w:r w:rsidR="009F1711">
        <w:t>问题一般发生在活动管道</w:t>
      </w:r>
      <w:r w:rsidR="00E33700">
        <w:t>，</w:t>
      </w:r>
      <w:r w:rsidR="00E33700">
        <w:rPr>
          <w:rFonts w:hint="eastAsia"/>
        </w:rPr>
        <w:t>sink</w:t>
      </w:r>
      <w:r w:rsidR="009B0CA1">
        <w:t>被设置为</w:t>
      </w:r>
      <w:r w:rsidR="009B0CA1">
        <w:t>PLAYING</w:t>
      </w:r>
      <w:r w:rsidR="009B0CA1">
        <w:t>并且</w:t>
      </w:r>
      <w:r w:rsidR="009B0CA1">
        <w:t>buffer</w:t>
      </w:r>
      <w:r w:rsidR="009B0CA1">
        <w:t>没有被预送（</w:t>
      </w:r>
      <w:r w:rsidR="009B0CA1">
        <w:t>preroll</w:t>
      </w:r>
      <w:r w:rsidR="009B0CA1">
        <w:t>）至</w:t>
      </w:r>
      <w:r w:rsidR="009B0CA1">
        <w:t>sink</w:t>
      </w:r>
      <w:r w:rsidR="009B0CA1">
        <w:t>。</w:t>
      </w:r>
    </w:p>
    <w:p w14:paraId="41704E90" w14:textId="77777777" w:rsidR="00760EA6" w:rsidRDefault="00310759" w:rsidP="004D0FFE">
      <w:pPr>
        <w:ind w:firstLine="420"/>
      </w:pPr>
      <w:r>
        <w:t>一般的解决方案是在被预送（</w:t>
      </w:r>
      <w:r>
        <w:t>preroll</w:t>
      </w:r>
      <w:r>
        <w:t>）</w:t>
      </w:r>
      <w:r w:rsidR="00A747B4">
        <w:t>之前所有</w:t>
      </w:r>
      <w:r w:rsidR="00A747B4">
        <w:t>sink</w:t>
      </w:r>
      <w:r w:rsidR="00A747B4">
        <w:t>都不能设置为</w:t>
      </w:r>
      <w:r w:rsidR="00A747B4">
        <w:t>PLAYING</w:t>
      </w:r>
      <w:r w:rsidR="00A747B4">
        <w:t>状态</w:t>
      </w:r>
      <w:r w:rsidR="00994D2F">
        <w:t>。</w:t>
      </w:r>
      <w:r w:rsidR="00994D2F">
        <w:rPr>
          <w:rFonts w:hint="eastAsia"/>
        </w:rPr>
        <w:t>为了</w:t>
      </w:r>
      <w:r w:rsidR="00994D2F">
        <w:t>达到</w:t>
      </w:r>
      <w:r w:rsidR="00BB1C5B">
        <w:rPr>
          <w:rFonts w:hint="eastAsia"/>
        </w:rPr>
        <w:t>这样</w:t>
      </w:r>
      <w:r w:rsidR="00994D2F">
        <w:t>的目的</w:t>
      </w:r>
      <w:r w:rsidR="00B0608D">
        <w:t>，</w:t>
      </w:r>
      <w:r w:rsidR="00090F6E">
        <w:t>管道</w:t>
      </w:r>
      <w:r w:rsidR="00A90654">
        <w:t>需要跟踪所有需要被预送的元素（就是在状态改变后返回</w:t>
      </w:r>
      <w:r w:rsidR="00F842AB">
        <w:t>ASYNC</w:t>
      </w:r>
      <w:r w:rsidR="00F842AB">
        <w:t>的元素</w:t>
      </w:r>
      <w:r w:rsidR="00A90654">
        <w:t>）</w:t>
      </w:r>
      <w:r w:rsidR="00F842AB">
        <w:t>，</w:t>
      </w:r>
      <w:r w:rsidR="00F842AB">
        <w:rPr>
          <w:rFonts w:hint="eastAsia"/>
        </w:rPr>
        <w:t>这些</w:t>
      </w:r>
      <w:r w:rsidR="00F842AB">
        <w:t>元素发送一个</w:t>
      </w:r>
      <w:r w:rsidR="00F842AB">
        <w:t>ASYNC_START</w:t>
      </w:r>
      <w:r w:rsidR="00F842AB">
        <w:t>消息，</w:t>
      </w:r>
      <w:r w:rsidR="00F842AB">
        <w:rPr>
          <w:rFonts w:hint="eastAsia"/>
        </w:rPr>
        <w:t>当</w:t>
      </w:r>
      <w:r w:rsidR="00F842AB">
        <w:t>元素进行预送</w:t>
      </w:r>
      <w:r w:rsidR="00D61CC5">
        <w:t>，便</w:t>
      </w:r>
      <w:r w:rsidR="00D61CC5">
        <w:rPr>
          <w:rFonts w:hint="eastAsia"/>
        </w:rPr>
        <w:t>把</w:t>
      </w:r>
      <w:r w:rsidR="00D61CC5">
        <w:t>状</w:t>
      </w:r>
      <w:r w:rsidR="00D61CC5">
        <w:lastRenderedPageBreak/>
        <w:t>态设置为</w:t>
      </w:r>
      <w:r w:rsidR="00D61CC5">
        <w:t>PAUSED</w:t>
      </w:r>
      <w:r w:rsidR="00D61CC5">
        <w:t>，</w:t>
      </w:r>
      <w:r w:rsidR="00D61CC5">
        <w:rPr>
          <w:rFonts w:hint="eastAsia"/>
        </w:rPr>
        <w:t>同时</w:t>
      </w:r>
      <w:r w:rsidR="00D61CC5">
        <w:t>发送一个</w:t>
      </w:r>
      <w:r w:rsidR="00D61CC5">
        <w:t>ASYNC_DONE</w:t>
      </w:r>
      <w:r w:rsidR="00D61CC5">
        <w:t>消息，</w:t>
      </w:r>
      <w:r w:rsidR="00D61CC5">
        <w:rPr>
          <w:rFonts w:hint="eastAsia"/>
        </w:rPr>
        <w:t>该</w:t>
      </w:r>
      <w:r w:rsidR="00D61CC5">
        <w:t>消息恰好与之前的</w:t>
      </w:r>
      <w:r w:rsidR="00D61CC5">
        <w:t>ASYNC_START</w:t>
      </w:r>
      <w:r w:rsidR="00D61CC5">
        <w:rPr>
          <w:rFonts w:hint="eastAsia"/>
        </w:rPr>
        <w:t>相</w:t>
      </w:r>
      <w:r w:rsidR="00D61CC5">
        <w:t>对应。</w:t>
      </w:r>
      <w:r w:rsidR="00D61CC5">
        <w:rPr>
          <w:rFonts w:hint="eastAsia"/>
        </w:rPr>
        <w:t>当</w:t>
      </w:r>
      <w:r w:rsidR="00D61CC5">
        <w:t>管道</w:t>
      </w:r>
      <w:r w:rsidR="00D61CC5">
        <w:rPr>
          <w:rFonts w:hint="eastAsia"/>
        </w:rPr>
        <w:t>收集</w:t>
      </w:r>
      <w:r w:rsidR="00D61CC5">
        <w:t>了所有与</w:t>
      </w:r>
      <w:r w:rsidR="00A83B0B">
        <w:t>ASYNC_START</w:t>
      </w:r>
      <w:r w:rsidR="00A83B0B">
        <w:t>消息对应</w:t>
      </w:r>
      <w:r w:rsidR="00A83B0B">
        <w:rPr>
          <w:rFonts w:hint="eastAsia"/>
        </w:rPr>
        <w:t>的</w:t>
      </w:r>
      <w:r w:rsidR="00D61CC5">
        <w:t>ASYNC_DONE</w:t>
      </w:r>
      <w:r w:rsidR="00D61CC5">
        <w:t>消息以后便可以开始计算全局延迟了。</w:t>
      </w:r>
    </w:p>
    <w:p w14:paraId="0C82BC83" w14:textId="77777777" w:rsidR="000369B7" w:rsidRDefault="00302834" w:rsidP="000369B7">
      <w:pPr>
        <w:ind w:firstLine="420"/>
      </w:pPr>
      <w:r>
        <w:t>Gstreamer</w:t>
      </w:r>
      <w:r>
        <w:t>的同中步主要在</w:t>
      </w:r>
      <w:r>
        <w:t>sink</w:t>
      </w:r>
      <w:r>
        <w:rPr>
          <w:rFonts w:hint="eastAsia"/>
        </w:rPr>
        <w:t>中</w:t>
      </w:r>
      <w:r>
        <w:t>实现</w:t>
      </w:r>
      <w:r w:rsidR="00795AC2">
        <w:t>，</w:t>
      </w:r>
      <w:r w:rsidR="00795AC2">
        <w:rPr>
          <w:rFonts w:hint="eastAsia"/>
        </w:rPr>
        <w:t>在</w:t>
      </w:r>
      <w:r w:rsidR="00795AC2">
        <w:t>render</w:t>
      </w:r>
      <w:r w:rsidR="00795AC2">
        <w:t>之前进行，</w:t>
      </w:r>
      <w:r w:rsidR="00795AC2">
        <w:rPr>
          <w:rFonts w:hint="eastAsia"/>
        </w:rPr>
        <w:t>因此</w:t>
      </w:r>
      <w:r w:rsidR="00795AC2">
        <w:t>一般在函数</w:t>
      </w:r>
      <w:r w:rsidR="00795AC2">
        <w:t>G</w:t>
      </w:r>
      <w:r w:rsidR="00795AC2">
        <w:rPr>
          <w:rFonts w:hint="eastAsia"/>
        </w:rPr>
        <w:t>stBaseSink</w:t>
      </w:r>
      <w:r w:rsidR="00795AC2">
        <w:t>::render</w:t>
      </w:r>
      <w:r w:rsidR="00795AC2">
        <w:t>中具体实现</w:t>
      </w:r>
      <w:r w:rsidR="00442282">
        <w:t>。</w:t>
      </w:r>
      <w:r w:rsidR="00E179E0">
        <w:t>同步指的是</w:t>
      </w:r>
      <w:r w:rsidR="00E179E0">
        <w:t>buffer</w:t>
      </w:r>
      <w:r w:rsidR="00E179E0">
        <w:t>在</w:t>
      </w:r>
      <w:r w:rsidR="00E179E0">
        <w:rPr>
          <w:rFonts w:hint="eastAsia"/>
        </w:rPr>
        <w:t>进入</w:t>
      </w:r>
      <w:r w:rsidR="00E179E0">
        <w:t>到每个</w:t>
      </w:r>
      <w:r w:rsidR="00E179E0">
        <w:t>sink</w:t>
      </w:r>
      <w:r w:rsidR="00E179E0">
        <w:t>、</w:t>
      </w:r>
      <w:r w:rsidR="00E179E0">
        <w:rPr>
          <w:rFonts w:hint="eastAsia"/>
        </w:rPr>
        <w:t>render</w:t>
      </w:r>
      <w:r w:rsidR="00E179E0">
        <w:t>之前与时钟的同步。</w:t>
      </w:r>
      <w:r w:rsidR="00E179E0">
        <w:rPr>
          <w:rFonts w:hint="eastAsia"/>
        </w:rPr>
        <w:t>媒体</w:t>
      </w:r>
      <w:r w:rsidR="00E179E0">
        <w:t>流在解</w:t>
      </w:r>
      <w:r w:rsidR="00E179E0">
        <w:rPr>
          <w:rFonts w:hint="eastAsia"/>
        </w:rPr>
        <w:t>复用</w:t>
      </w:r>
      <w:r w:rsidR="00462137">
        <w:t>后，</w:t>
      </w:r>
      <w:r w:rsidR="00462137">
        <w:rPr>
          <w:rFonts w:hint="eastAsia"/>
        </w:rPr>
        <w:t>在</w:t>
      </w:r>
      <w:r w:rsidR="00462137">
        <w:t>其多个流（</w:t>
      </w:r>
      <w:r w:rsidR="00025FE8">
        <w:t>比如音频流和视频流</w:t>
      </w:r>
      <w:r w:rsidR="00462137">
        <w:t>）</w:t>
      </w:r>
      <w:r w:rsidR="00025FE8">
        <w:t>的</w:t>
      </w:r>
      <w:r w:rsidR="00025FE8">
        <w:t>buffer</w:t>
      </w:r>
      <w:r w:rsidR="00025FE8">
        <w:t>中附加了时间戳，</w:t>
      </w:r>
      <w:r w:rsidR="000369B7">
        <w:t>因此在</w:t>
      </w:r>
      <w:r w:rsidR="000369B7">
        <w:t>sink</w:t>
      </w:r>
      <w:r w:rsidR="000369B7">
        <w:t>进行输出之前分别</w:t>
      </w:r>
      <w:r w:rsidR="000369B7">
        <w:rPr>
          <w:rFonts w:hint="eastAsia"/>
        </w:rPr>
        <w:t>与</w:t>
      </w:r>
      <w:r w:rsidR="000369B7">
        <w:t>时钟进行同步，</w:t>
      </w:r>
      <w:r w:rsidR="000369B7">
        <w:rPr>
          <w:rFonts w:hint="eastAsia"/>
        </w:rPr>
        <w:t>即</w:t>
      </w:r>
      <w:r w:rsidR="000369B7">
        <w:t>可达到</w:t>
      </w:r>
      <w:r w:rsidR="000369B7">
        <w:t>A/V</w:t>
      </w:r>
      <w:r w:rsidR="000369B7">
        <w:t>的同步输出。</w:t>
      </w:r>
    </w:p>
    <w:p w14:paraId="0E86AB09" w14:textId="77777777" w:rsidR="005D07BB" w:rsidRDefault="001B270F" w:rsidP="00D964B8">
      <w:pPr>
        <w:ind w:firstLine="420"/>
      </w:pPr>
      <w:r>
        <w:rPr>
          <w:rFonts w:hint="eastAsia"/>
        </w:rPr>
        <w:t>在</w:t>
      </w:r>
      <w:r>
        <w:t>gstreamer-0.10.3</w:t>
      </w:r>
      <w:r>
        <w:rPr>
          <w:rFonts w:hint="eastAsia"/>
        </w:rPr>
        <w:t>之前</w:t>
      </w:r>
      <w:r>
        <w:t>，</w:t>
      </w:r>
      <w:r>
        <w:rPr>
          <w:rFonts w:hint="eastAsia"/>
        </w:rPr>
        <w:t>同步</w:t>
      </w:r>
      <w:r>
        <w:t>在</w:t>
      </w:r>
      <w:r>
        <w:t>GstBaseSink</w:t>
      </w:r>
      <w:r>
        <w:t>的函数</w:t>
      </w:r>
      <w:r>
        <w:t>gst_base_sink_render_object()</w:t>
      </w:r>
      <w:r>
        <w:t>中实现</w:t>
      </w:r>
      <w:r w:rsidR="00D170E8">
        <w:t>，</w:t>
      </w:r>
      <w:r w:rsidR="00D170E8">
        <w:rPr>
          <w:rFonts w:hint="eastAsia"/>
        </w:rPr>
        <w:t>子类对其</w:t>
      </w:r>
      <w:r w:rsidR="00D170E8">
        <w:t>进行</w:t>
      </w:r>
      <w:r w:rsidR="00D170E8">
        <w:rPr>
          <w:rFonts w:hint="eastAsia"/>
        </w:rPr>
        <w:t>覆盖</w:t>
      </w:r>
      <w:r w:rsidR="00D170E8">
        <w:t>的很少。</w:t>
      </w:r>
      <w:r w:rsidR="00D170E8">
        <w:rPr>
          <w:rFonts w:hint="eastAsia"/>
        </w:rPr>
        <w:t>在</w:t>
      </w:r>
      <w:r w:rsidR="00D170E8">
        <w:t>之后版本中，</w:t>
      </w:r>
      <w:r w:rsidR="00C654CA">
        <w:t>在某些</w:t>
      </w:r>
      <w:r w:rsidR="00A32A7B">
        <w:t>具体的</w:t>
      </w:r>
      <w:r w:rsidR="00A32A7B">
        <w:t>sink</w:t>
      </w:r>
      <w:r w:rsidR="00A32A7B">
        <w:t>子类中进行了覆盖，</w:t>
      </w:r>
      <w:r w:rsidR="00A32A7B">
        <w:rPr>
          <w:rFonts w:hint="eastAsia"/>
        </w:rPr>
        <w:t>使得</w:t>
      </w:r>
      <w:r w:rsidR="00A32A7B">
        <w:t>同步的效果达到了</w:t>
      </w:r>
      <w:r w:rsidR="00A32A7B">
        <w:rPr>
          <w:rFonts w:hint="eastAsia"/>
        </w:rPr>
        <w:t>最佳</w:t>
      </w:r>
      <w:r w:rsidR="00A32A7B">
        <w:t>。</w:t>
      </w:r>
      <w:r w:rsidR="00645CFF">
        <w:t>比如在</w:t>
      </w:r>
      <w:r w:rsidR="00177631">
        <w:t>GstBaseAudioSink</w:t>
      </w:r>
      <w:r w:rsidR="00177631">
        <w:t>的函数</w:t>
      </w:r>
      <w:r w:rsidR="00177631">
        <w:t>gst_base_</w:t>
      </w:r>
      <w:r w:rsidR="009E0222">
        <w:t>audio_</w:t>
      </w:r>
      <w:r w:rsidR="00177631">
        <w:t>sink_render()</w:t>
      </w:r>
      <w:r w:rsidR="009E0222">
        <w:t>中对</w:t>
      </w:r>
      <w:r w:rsidR="009E0222">
        <w:t>Audio</w:t>
      </w:r>
      <w:r w:rsidR="009E0222">
        <w:t>的同步进行了覆盖。</w:t>
      </w:r>
      <w:r w:rsidR="009E0222">
        <w:rPr>
          <w:rFonts w:hint="eastAsia"/>
        </w:rPr>
        <w:t>然而</w:t>
      </w:r>
      <w:r w:rsidR="009E0222">
        <w:t>对于食品的同步并没有覆盖，</w:t>
      </w:r>
      <w:r w:rsidR="009E0222">
        <w:rPr>
          <w:rFonts w:hint="eastAsia"/>
        </w:rPr>
        <w:t>仍然</w:t>
      </w:r>
      <w:r w:rsidR="009E0222">
        <w:t>在基类中</w:t>
      </w:r>
      <w:r w:rsidR="009E0222">
        <w:rPr>
          <w:rFonts w:hint="eastAsia"/>
        </w:rPr>
        <w:t>进行</w:t>
      </w:r>
      <w:r w:rsidR="009E0222">
        <w:t>实现</w:t>
      </w:r>
      <w:r w:rsidR="00FC73B3">
        <w:t>。</w:t>
      </w:r>
    </w:p>
    <w:p w14:paraId="5F5C29A5" w14:textId="77777777" w:rsidR="005D07BB" w:rsidRDefault="005D07BB" w:rsidP="00544A35">
      <w:pPr>
        <w:ind w:firstLine="0"/>
      </w:pPr>
    </w:p>
    <w:p w14:paraId="6DB693AD" w14:textId="77777777" w:rsidR="00640AEE" w:rsidRDefault="00640AEE" w:rsidP="006D6E04">
      <w:pPr>
        <w:pStyle w:val="My0"/>
        <w:outlineLvl w:val="1"/>
      </w:pPr>
      <w:bookmarkStart w:id="38" w:name="_Toc466328075"/>
      <w:r>
        <w:rPr>
          <w:rFonts w:hint="eastAsia"/>
        </w:rPr>
        <w:t xml:space="preserve">2.4 </w:t>
      </w:r>
      <w:r w:rsidR="0085350C">
        <w:rPr>
          <w:rFonts w:hint="eastAsia"/>
        </w:rPr>
        <w:t>音视频编解码</w:t>
      </w:r>
      <w:r w:rsidR="00EF17AF">
        <w:rPr>
          <w:rFonts w:hint="eastAsia"/>
        </w:rPr>
        <w:t>压缩标准</w:t>
      </w:r>
      <w:bookmarkEnd w:id="38"/>
    </w:p>
    <w:p w14:paraId="104C53E7" w14:textId="77777777" w:rsidR="005A5301" w:rsidRDefault="00476267" w:rsidP="00B855B3">
      <w:pPr>
        <w:ind w:firstLine="420"/>
      </w:pPr>
      <w:r>
        <w:rPr>
          <w:rFonts w:hint="eastAsia"/>
        </w:rPr>
        <w:t>音视频压缩技术是指采用恰当的数字信号处理技术对原始的音频视频数字信号进行压缩编码。而压缩编码必须要用相应的解压缩或解码的逆变化，只有</w:t>
      </w:r>
      <w:r w:rsidR="00A3241D">
        <w:rPr>
          <w:rFonts w:hint="eastAsia"/>
        </w:rPr>
        <w:t>采取了逆变换过程将信号还原给观众才能进行节目观看。</w:t>
      </w:r>
      <w:r w:rsidR="00BE07EE">
        <w:rPr>
          <w:rFonts w:hint="eastAsia"/>
        </w:rPr>
        <w:t>经过一段时间的发展，音视频编解码方案已经出现了很多，目前常见的主要是</w:t>
      </w:r>
      <w:r w:rsidR="00BE07EE">
        <w:rPr>
          <w:rFonts w:hint="eastAsia"/>
        </w:rPr>
        <w:t>MPEG</w:t>
      </w:r>
      <w:r w:rsidR="00BE07EE">
        <w:rPr>
          <w:rFonts w:hint="eastAsia"/>
        </w:rPr>
        <w:t>系列和</w:t>
      </w:r>
      <w:r w:rsidR="00BE07EE">
        <w:rPr>
          <w:rFonts w:hint="eastAsia"/>
        </w:rPr>
        <w:t>H.26X</w:t>
      </w:r>
      <w:r w:rsidR="00BE07EE">
        <w:rPr>
          <w:rFonts w:hint="eastAsia"/>
        </w:rPr>
        <w:t>系列，其中</w:t>
      </w:r>
      <w:r w:rsidR="00BE07EE">
        <w:rPr>
          <w:rFonts w:hint="eastAsia"/>
        </w:rPr>
        <w:t>H.264X</w:t>
      </w:r>
      <w:r w:rsidR="00BE07EE">
        <w:rPr>
          <w:rFonts w:hint="eastAsia"/>
        </w:rPr>
        <w:t>系列只用于视频方面的压缩编码，而</w:t>
      </w:r>
      <w:r w:rsidR="00BE07EE">
        <w:rPr>
          <w:rFonts w:hint="eastAsia"/>
        </w:rPr>
        <w:t>MPEG</w:t>
      </w:r>
      <w:r w:rsidR="00BE07EE">
        <w:rPr>
          <w:rFonts w:hint="eastAsia"/>
        </w:rPr>
        <w:t>系列在音频视频编码方面都适用</w:t>
      </w:r>
      <w:r w:rsidR="00012AC6" w:rsidRPr="00012AC6">
        <w:rPr>
          <w:rFonts w:hint="eastAsia"/>
          <w:vertAlign w:val="superscript"/>
        </w:rPr>
        <w:t>[</w:t>
      </w:r>
      <w:r w:rsidR="00012AC6" w:rsidRPr="00012AC6">
        <w:rPr>
          <w:vertAlign w:val="superscript"/>
        </w:rPr>
        <w:t>31</w:t>
      </w:r>
      <w:r w:rsidR="00012AC6" w:rsidRPr="00012AC6">
        <w:rPr>
          <w:rFonts w:hint="eastAsia"/>
          <w:vertAlign w:val="superscript"/>
        </w:rPr>
        <w:t>]</w:t>
      </w:r>
      <w:r w:rsidR="00BE07EE">
        <w:rPr>
          <w:rFonts w:hint="eastAsia"/>
        </w:rPr>
        <w:t>。</w:t>
      </w:r>
    </w:p>
    <w:p w14:paraId="5B3B88BA" w14:textId="77777777" w:rsidR="005A5301" w:rsidRDefault="005A5301" w:rsidP="006D6E04">
      <w:pPr>
        <w:pStyle w:val="My0"/>
        <w:outlineLvl w:val="2"/>
      </w:pPr>
      <w:bookmarkStart w:id="39" w:name="_Toc466328076"/>
      <w:r>
        <w:rPr>
          <w:rFonts w:hint="eastAsia"/>
        </w:rPr>
        <w:t>2.4.1 音频编解码压缩标准</w:t>
      </w:r>
      <w:bookmarkEnd w:id="39"/>
    </w:p>
    <w:p w14:paraId="15F9302C" w14:textId="77777777" w:rsidR="00EF17AF" w:rsidRDefault="009606B7" w:rsidP="00B855B3">
      <w:pPr>
        <w:ind w:firstLine="420"/>
      </w:pPr>
      <w:r>
        <w:rPr>
          <w:rFonts w:hint="eastAsia"/>
        </w:rPr>
        <w:t>音频压缩主要有无损压缩和有损压缩两种，其下对应的压缩技术又有很多种。目前，音频编码的标准主要有：</w:t>
      </w:r>
      <w:r>
        <w:rPr>
          <w:rFonts w:hint="eastAsia"/>
        </w:rPr>
        <w:t>MPEG-1</w:t>
      </w:r>
      <w:r>
        <w:rPr>
          <w:rFonts w:hint="eastAsia"/>
        </w:rPr>
        <w:t>、</w:t>
      </w:r>
      <w:r w:rsidR="000F4E0F">
        <w:rPr>
          <w:rFonts w:hint="eastAsia"/>
        </w:rPr>
        <w:t>Dolby AC-3</w:t>
      </w:r>
      <w:r w:rsidR="000F4E0F">
        <w:rPr>
          <w:rFonts w:hint="eastAsia"/>
        </w:rPr>
        <w:t>、</w:t>
      </w:r>
      <w:r w:rsidR="000F4E0F">
        <w:rPr>
          <w:rFonts w:hint="eastAsia"/>
        </w:rPr>
        <w:t>AAC</w:t>
      </w:r>
      <w:r w:rsidR="000F4E0F">
        <w:rPr>
          <w:rFonts w:hint="eastAsia"/>
        </w:rPr>
        <w:t>以及</w:t>
      </w:r>
      <w:r w:rsidR="000F4E0F">
        <w:rPr>
          <w:rFonts w:hint="eastAsia"/>
        </w:rPr>
        <w:t>WMA</w:t>
      </w:r>
      <w:r w:rsidR="000F4E0F">
        <w:rPr>
          <w:rFonts w:hint="eastAsia"/>
        </w:rPr>
        <w:t>。</w:t>
      </w:r>
      <w:r w:rsidR="00D512B1">
        <w:rPr>
          <w:rFonts w:hint="eastAsia"/>
        </w:rPr>
        <w:t>而</w:t>
      </w:r>
      <w:r w:rsidR="00D512B1">
        <w:rPr>
          <w:rFonts w:hint="eastAsia"/>
        </w:rPr>
        <w:t>MPEG-1</w:t>
      </w:r>
      <w:r w:rsidR="00D512B1">
        <w:rPr>
          <w:rFonts w:hint="eastAsia"/>
        </w:rPr>
        <w:t>中的</w:t>
      </w:r>
      <w:r w:rsidR="00D512B1">
        <w:rPr>
          <w:rFonts w:hint="eastAsia"/>
        </w:rPr>
        <w:t>III</w:t>
      </w:r>
      <w:r w:rsidR="00D512B1">
        <w:rPr>
          <w:rFonts w:hint="eastAsia"/>
        </w:rPr>
        <w:t>层标准——</w:t>
      </w:r>
      <w:r w:rsidR="00D512B1">
        <w:rPr>
          <w:rFonts w:hint="eastAsia"/>
        </w:rPr>
        <w:t>MPEG Audio Layer3</w:t>
      </w:r>
      <w:r w:rsidR="00D512B1">
        <w:rPr>
          <w:rFonts w:hint="eastAsia"/>
        </w:rPr>
        <w:t>是目前应用最广泛的音频编解码压缩标准。</w:t>
      </w:r>
    </w:p>
    <w:p w14:paraId="13B9D158" w14:textId="77777777" w:rsidR="00D01899" w:rsidRDefault="009A751A" w:rsidP="005A39D3">
      <w:pPr>
        <w:pStyle w:val="af2"/>
        <w:numPr>
          <w:ilvl w:val="0"/>
          <w:numId w:val="28"/>
        </w:numPr>
        <w:ind w:firstLineChars="0"/>
      </w:pPr>
      <w:r>
        <w:rPr>
          <w:rFonts w:hint="eastAsia"/>
        </w:rPr>
        <w:t>MPEG-1</w:t>
      </w:r>
      <w:r>
        <w:rPr>
          <w:rFonts w:hint="eastAsia"/>
        </w:rPr>
        <w:t>与</w:t>
      </w:r>
      <w:r>
        <w:rPr>
          <w:rFonts w:hint="eastAsia"/>
        </w:rPr>
        <w:t>MP3</w:t>
      </w:r>
    </w:p>
    <w:p w14:paraId="5AA0C9C6" w14:textId="77777777" w:rsidR="0062508C" w:rsidRDefault="00F83ADF" w:rsidP="00B855B3">
      <w:pPr>
        <w:ind w:firstLine="420"/>
      </w:pPr>
      <w:r>
        <w:rPr>
          <w:rFonts w:hint="eastAsia"/>
        </w:rPr>
        <w:t>由运动图像专家组开发的</w:t>
      </w:r>
      <w:r>
        <w:rPr>
          <w:rFonts w:hint="eastAsia"/>
        </w:rPr>
        <w:t>MPEG-1</w:t>
      </w:r>
      <w:r>
        <w:rPr>
          <w:rFonts w:hint="eastAsia"/>
        </w:rPr>
        <w:t>标准（</w:t>
      </w:r>
      <w:r>
        <w:rPr>
          <w:rFonts w:hint="eastAsia"/>
        </w:rPr>
        <w:t>ISO/IEC11172-3</w:t>
      </w:r>
      <w:r>
        <w:rPr>
          <w:rFonts w:hint="eastAsia"/>
        </w:rPr>
        <w:t>）</w:t>
      </w:r>
      <w:r w:rsidR="0062508C">
        <w:rPr>
          <w:rFonts w:hint="eastAsia"/>
        </w:rPr>
        <w:t>在音频编码方面分为</w:t>
      </w:r>
      <w:r w:rsidR="0062508C">
        <w:rPr>
          <w:rFonts w:hint="eastAsia"/>
        </w:rPr>
        <w:t>I</w:t>
      </w:r>
      <w:r w:rsidR="0062508C">
        <w:rPr>
          <w:rFonts w:hint="eastAsia"/>
        </w:rPr>
        <w:t>层、</w:t>
      </w:r>
      <w:r w:rsidR="0062508C">
        <w:rPr>
          <w:rFonts w:hint="eastAsia"/>
        </w:rPr>
        <w:t>II</w:t>
      </w:r>
      <w:r w:rsidR="0062508C">
        <w:rPr>
          <w:rFonts w:hint="eastAsia"/>
        </w:rPr>
        <w:t>层和</w:t>
      </w:r>
      <w:r w:rsidR="0062508C">
        <w:rPr>
          <w:rFonts w:hint="eastAsia"/>
        </w:rPr>
        <w:t>III</w:t>
      </w:r>
      <w:r w:rsidR="0062508C">
        <w:rPr>
          <w:rFonts w:hint="eastAsia"/>
        </w:rPr>
        <w:t>层三层，每层都在计算复杂度和声音的质量方面较上一层有所提高，且</w:t>
      </w:r>
      <w:r w:rsidR="0062508C">
        <w:rPr>
          <w:rFonts w:hint="eastAsia"/>
        </w:rPr>
        <w:t>II</w:t>
      </w:r>
      <w:r w:rsidR="0062508C">
        <w:rPr>
          <w:rFonts w:hint="eastAsia"/>
        </w:rPr>
        <w:t>层和</w:t>
      </w:r>
      <w:r w:rsidR="0062508C">
        <w:rPr>
          <w:rFonts w:hint="eastAsia"/>
        </w:rPr>
        <w:t>III</w:t>
      </w:r>
      <w:r w:rsidR="0062508C">
        <w:rPr>
          <w:rFonts w:hint="eastAsia"/>
        </w:rPr>
        <w:t>层又分别被称为</w:t>
      </w:r>
      <w:r w:rsidR="0062508C">
        <w:rPr>
          <w:rFonts w:hint="eastAsia"/>
        </w:rPr>
        <w:t>MP2</w:t>
      </w:r>
      <w:r w:rsidR="0062508C">
        <w:rPr>
          <w:rFonts w:hint="eastAsia"/>
        </w:rPr>
        <w:t>和</w:t>
      </w:r>
      <w:r w:rsidR="0062508C">
        <w:rPr>
          <w:rFonts w:hint="eastAsia"/>
        </w:rPr>
        <w:t>MP3</w:t>
      </w:r>
      <w:r w:rsidR="0062508C">
        <w:rPr>
          <w:rFonts w:hint="eastAsia"/>
        </w:rPr>
        <w:t>。这三层是分等级的，</w:t>
      </w:r>
      <w:r w:rsidR="00A42B2A">
        <w:rPr>
          <w:rFonts w:hint="eastAsia"/>
        </w:rPr>
        <w:t>每一层的比特流格式和解码器被指定，</w:t>
      </w:r>
      <w:r w:rsidR="00370E77">
        <w:rPr>
          <w:rFonts w:hint="eastAsia"/>
        </w:rPr>
        <w:t>其中</w:t>
      </w:r>
      <w:r w:rsidR="00370E77">
        <w:rPr>
          <w:rFonts w:hint="eastAsia"/>
        </w:rPr>
        <w:t>I</w:t>
      </w:r>
      <w:r w:rsidR="00370E77">
        <w:rPr>
          <w:rFonts w:hint="eastAsia"/>
        </w:rPr>
        <w:t>层解码器只能处理本层，</w:t>
      </w:r>
      <w:r w:rsidR="00370E77">
        <w:rPr>
          <w:rFonts w:hint="eastAsia"/>
        </w:rPr>
        <w:t>II</w:t>
      </w:r>
      <w:r w:rsidR="00370E77">
        <w:rPr>
          <w:rFonts w:hint="eastAsia"/>
        </w:rPr>
        <w:t>层解码器能</w:t>
      </w:r>
      <w:r w:rsidR="00812653">
        <w:rPr>
          <w:rFonts w:hint="eastAsia"/>
        </w:rPr>
        <w:t>处理本层以及</w:t>
      </w:r>
      <w:r w:rsidR="00812653">
        <w:rPr>
          <w:rFonts w:hint="eastAsia"/>
        </w:rPr>
        <w:t>I</w:t>
      </w:r>
      <w:r w:rsidR="00812653">
        <w:rPr>
          <w:rFonts w:hint="eastAsia"/>
        </w:rPr>
        <w:t>层，而</w:t>
      </w:r>
      <w:r w:rsidR="00812653">
        <w:rPr>
          <w:rFonts w:hint="eastAsia"/>
        </w:rPr>
        <w:t>III</w:t>
      </w:r>
      <w:r w:rsidR="00812653">
        <w:rPr>
          <w:rFonts w:hint="eastAsia"/>
        </w:rPr>
        <w:t>层解码器三层都能处理。</w:t>
      </w:r>
    </w:p>
    <w:p w14:paraId="6569A298" w14:textId="77777777" w:rsidR="00812653" w:rsidRDefault="00812653" w:rsidP="00B855B3">
      <w:pPr>
        <w:ind w:firstLine="420"/>
      </w:pPr>
      <w:r>
        <w:rPr>
          <w:rFonts w:hint="eastAsia"/>
        </w:rPr>
        <w:lastRenderedPageBreak/>
        <w:t>这三层工作在想进的比特率范围内：</w:t>
      </w:r>
      <w:r>
        <w:rPr>
          <w:rFonts w:hint="eastAsia"/>
        </w:rPr>
        <w:t>I</w:t>
      </w:r>
      <w:r>
        <w:rPr>
          <w:rFonts w:hint="eastAsia"/>
        </w:rPr>
        <w:t>层工作在</w:t>
      </w:r>
      <w:r>
        <w:rPr>
          <w:rFonts w:hint="eastAsia"/>
        </w:rPr>
        <w:t>32~448kbit/s</w:t>
      </w:r>
      <w:r>
        <w:rPr>
          <w:rFonts w:hint="eastAsia"/>
        </w:rPr>
        <w:t>范围；</w:t>
      </w:r>
      <w:r>
        <w:rPr>
          <w:rFonts w:hint="eastAsia"/>
        </w:rPr>
        <w:t>II</w:t>
      </w:r>
      <w:r>
        <w:rPr>
          <w:rFonts w:hint="eastAsia"/>
        </w:rPr>
        <w:t>层工作在</w:t>
      </w:r>
      <w:r>
        <w:rPr>
          <w:rFonts w:hint="eastAsia"/>
        </w:rPr>
        <w:t>8~384kbit/s</w:t>
      </w:r>
      <w:r>
        <w:rPr>
          <w:rFonts w:hint="eastAsia"/>
        </w:rPr>
        <w:t>范围；</w:t>
      </w:r>
      <w:r>
        <w:rPr>
          <w:rFonts w:hint="eastAsia"/>
        </w:rPr>
        <w:t>III</w:t>
      </w:r>
      <w:r>
        <w:rPr>
          <w:rFonts w:hint="eastAsia"/>
        </w:rPr>
        <w:t>层工作在</w:t>
      </w:r>
      <w:r>
        <w:rPr>
          <w:rFonts w:hint="eastAsia"/>
        </w:rPr>
        <w:t>8~320kbit/s</w:t>
      </w:r>
      <w:r>
        <w:rPr>
          <w:rFonts w:hint="eastAsia"/>
        </w:rPr>
        <w:t>范围。虽然三层工作范围相似，但目标比特率不同，从</w:t>
      </w:r>
      <w:r>
        <w:rPr>
          <w:rFonts w:hint="eastAsia"/>
        </w:rPr>
        <w:t>I</w:t>
      </w:r>
      <w:r>
        <w:rPr>
          <w:rFonts w:hint="eastAsia"/>
        </w:rPr>
        <w:t>层到</w:t>
      </w:r>
      <w:r>
        <w:rPr>
          <w:rFonts w:hint="eastAsia"/>
        </w:rPr>
        <w:t>III</w:t>
      </w:r>
      <w:r>
        <w:rPr>
          <w:rFonts w:hint="eastAsia"/>
        </w:rPr>
        <w:t>层分别是每信道</w:t>
      </w:r>
      <w:r>
        <w:rPr>
          <w:rFonts w:hint="eastAsia"/>
        </w:rPr>
        <w:t>192kbits/s</w:t>
      </w:r>
      <w:r>
        <w:rPr>
          <w:rFonts w:hint="eastAsia"/>
        </w:rPr>
        <w:t>、</w:t>
      </w:r>
      <w:r>
        <w:rPr>
          <w:rFonts w:hint="eastAsia"/>
        </w:rPr>
        <w:t>128kbits/s</w:t>
      </w:r>
      <w:r w:rsidR="00DE6FA6">
        <w:rPr>
          <w:rFonts w:hint="eastAsia"/>
        </w:rPr>
        <w:t>和</w:t>
      </w:r>
      <w:r w:rsidR="00DE6FA6">
        <w:rPr>
          <w:rFonts w:hint="eastAsia"/>
        </w:rPr>
        <w:t>64kbit/s</w:t>
      </w:r>
      <w:r w:rsidR="00DE6FA6">
        <w:rPr>
          <w:rFonts w:hint="eastAsia"/>
        </w:rPr>
        <w:t>。</w:t>
      </w:r>
      <w:r w:rsidR="001F7D81">
        <w:rPr>
          <w:rFonts w:hint="eastAsia"/>
        </w:rPr>
        <w:t>这三层编码方案的目的都是尽可能的保证声音质量，都采用了感知方法，利用人类听觉系统中存在的某些特定缺陷去对信号进行处理，从另一个方面保证了人们感知到的声音质量。</w:t>
      </w:r>
      <w:r w:rsidR="001F7D81">
        <w:rPr>
          <w:rFonts w:hint="eastAsia"/>
        </w:rPr>
        <w:t>I</w:t>
      </w:r>
      <w:r w:rsidR="001F7D81">
        <w:rPr>
          <w:rFonts w:hint="eastAsia"/>
        </w:rPr>
        <w:t>层在</w:t>
      </w:r>
      <w:r w:rsidR="001F7D81">
        <w:rPr>
          <w:rFonts w:hint="eastAsia"/>
        </w:rPr>
        <w:t>VCD</w:t>
      </w:r>
      <w:r w:rsidR="00C17439">
        <w:rPr>
          <w:rFonts w:hint="eastAsia"/>
        </w:rPr>
        <w:t>中得到了应</w:t>
      </w:r>
      <w:r w:rsidR="001F7D81">
        <w:rPr>
          <w:rFonts w:hint="eastAsia"/>
        </w:rPr>
        <w:t>用；</w:t>
      </w:r>
      <w:r w:rsidR="001F7D81">
        <w:rPr>
          <w:rFonts w:hint="eastAsia"/>
        </w:rPr>
        <w:t>II</w:t>
      </w:r>
      <w:r w:rsidR="001F7D81">
        <w:rPr>
          <w:rFonts w:hint="eastAsia"/>
        </w:rPr>
        <w:t>层因为复杂度恰当、声音质量优秀在一些数字节目的制作、传送等方面得到广泛使用；</w:t>
      </w:r>
      <w:r w:rsidR="00D94152">
        <w:rPr>
          <w:rFonts w:hint="eastAsia"/>
        </w:rPr>
        <w:t>III</w:t>
      </w:r>
      <w:r w:rsidR="00D94152">
        <w:rPr>
          <w:rFonts w:hint="eastAsia"/>
        </w:rPr>
        <w:t>层是在</w:t>
      </w:r>
      <w:r w:rsidR="00D94152">
        <w:rPr>
          <w:rFonts w:hint="eastAsia"/>
        </w:rPr>
        <w:t>II</w:t>
      </w:r>
      <w:r w:rsidR="00D94152">
        <w:rPr>
          <w:rFonts w:hint="eastAsia"/>
        </w:rPr>
        <w:t>层基础上融合了</w:t>
      </w:r>
      <w:r w:rsidR="00D94152">
        <w:rPr>
          <w:rFonts w:hint="eastAsia"/>
        </w:rPr>
        <w:t>ASPEC</w:t>
      </w:r>
      <w:r w:rsidR="00D94152">
        <w:rPr>
          <w:rFonts w:hint="eastAsia"/>
        </w:rPr>
        <w:t>思想的混合压缩技术，在低码率情况下拥有较高</w:t>
      </w:r>
      <w:r w:rsidR="00B21728">
        <w:rPr>
          <w:rFonts w:hint="eastAsia"/>
        </w:rPr>
        <w:t>的声音质量，因而在软解压和网络广播方面如鱼得水。</w:t>
      </w:r>
    </w:p>
    <w:p w14:paraId="208F901D" w14:textId="77777777" w:rsidR="00B21728" w:rsidRDefault="00B21728" w:rsidP="00B855B3">
      <w:pPr>
        <w:ind w:firstLine="420"/>
      </w:pPr>
      <w:r>
        <w:rPr>
          <w:rFonts w:hint="eastAsia"/>
        </w:rPr>
        <w:t>下面我们来了解一下</w:t>
      </w:r>
      <w:r>
        <w:rPr>
          <w:rFonts w:hint="eastAsia"/>
        </w:rPr>
        <w:t>MPEG-1</w:t>
      </w:r>
      <w:r>
        <w:rPr>
          <w:rFonts w:hint="eastAsia"/>
        </w:rPr>
        <w:t>标准中的</w:t>
      </w:r>
      <w:r>
        <w:rPr>
          <w:rFonts w:hint="eastAsia"/>
        </w:rPr>
        <w:t>III</w:t>
      </w:r>
      <w:r>
        <w:rPr>
          <w:rFonts w:hint="eastAsia"/>
        </w:rPr>
        <w:t>层。</w:t>
      </w:r>
    </w:p>
    <w:p w14:paraId="3E987BC8" w14:textId="77777777" w:rsidR="008A3352" w:rsidRDefault="008A3352" w:rsidP="00B855B3">
      <w:pPr>
        <w:ind w:firstLine="420"/>
      </w:pPr>
      <w:r>
        <w:rPr>
          <w:rFonts w:hint="eastAsia"/>
        </w:rPr>
        <w:t>MPEG-1</w:t>
      </w:r>
      <w:r>
        <w:rPr>
          <w:rFonts w:hint="eastAsia"/>
        </w:rPr>
        <w:t>标准在编解码压缩方面</w:t>
      </w:r>
      <w:r w:rsidR="006F0321">
        <w:rPr>
          <w:rFonts w:hint="eastAsia"/>
        </w:rPr>
        <w:t>的制定是相当成功的，</w:t>
      </w:r>
      <w:r w:rsidR="00691725">
        <w:rPr>
          <w:rFonts w:hint="eastAsia"/>
        </w:rPr>
        <w:t>其定制思路不仅仅局限于本身，甚至影响了后来制定的</w:t>
      </w:r>
      <w:r w:rsidR="00691725">
        <w:rPr>
          <w:rFonts w:hint="eastAsia"/>
        </w:rPr>
        <w:t>MPEG-2</w:t>
      </w:r>
      <w:r w:rsidR="00691725">
        <w:rPr>
          <w:rFonts w:hint="eastAsia"/>
        </w:rPr>
        <w:t>和</w:t>
      </w:r>
      <w:r w:rsidR="00691725">
        <w:rPr>
          <w:rFonts w:hint="eastAsia"/>
        </w:rPr>
        <w:t>MPEG-4</w:t>
      </w:r>
      <w:r w:rsidR="00691725">
        <w:rPr>
          <w:rFonts w:hint="eastAsia"/>
        </w:rPr>
        <w:t>音频标准。目前，此标准中</w:t>
      </w:r>
      <w:r w:rsidR="00691725">
        <w:rPr>
          <w:rFonts w:hint="eastAsia"/>
        </w:rPr>
        <w:t>III</w:t>
      </w:r>
      <w:r w:rsidR="00691725">
        <w:rPr>
          <w:rFonts w:hint="eastAsia"/>
        </w:rPr>
        <w:t>层——</w:t>
      </w:r>
      <w:r w:rsidR="00691725">
        <w:rPr>
          <w:rFonts w:hint="eastAsia"/>
        </w:rPr>
        <w:t>MP3</w:t>
      </w:r>
      <w:r w:rsidR="00691725">
        <w:rPr>
          <w:rFonts w:hint="eastAsia"/>
        </w:rPr>
        <w:t>（</w:t>
      </w:r>
      <w:r w:rsidR="00691725">
        <w:rPr>
          <w:rFonts w:hint="eastAsia"/>
        </w:rPr>
        <w:t>MPEG Audio Layer-3</w:t>
      </w:r>
      <w:r w:rsidR="00691725">
        <w:rPr>
          <w:rFonts w:hint="eastAsia"/>
        </w:rPr>
        <w:t>）技术广为应用，尤其是在网络传播方面</w:t>
      </w:r>
      <w:r w:rsidR="0054666F">
        <w:rPr>
          <w:rFonts w:hint="eastAsia"/>
        </w:rPr>
        <w:t>的应用最为广泛，是一种高效的编码方案。</w:t>
      </w:r>
    </w:p>
    <w:p w14:paraId="7AD179ED" w14:textId="77777777" w:rsidR="0054666F" w:rsidRDefault="00577D53" w:rsidP="00B855B3">
      <w:pPr>
        <w:ind w:firstLine="420"/>
      </w:pPr>
      <w:r>
        <w:rPr>
          <w:rFonts w:hint="eastAsia"/>
        </w:rPr>
        <w:t>MP3</w:t>
      </w:r>
      <w:r>
        <w:rPr>
          <w:rFonts w:hint="eastAsia"/>
        </w:rPr>
        <w:t>的压缩率不仅是</w:t>
      </w:r>
      <w:r>
        <w:rPr>
          <w:rFonts w:hint="eastAsia"/>
        </w:rPr>
        <w:t>MPEG-1</w:t>
      </w:r>
      <w:r>
        <w:rPr>
          <w:rFonts w:hint="eastAsia"/>
        </w:rPr>
        <w:t>系列中最高的，也是所有标准中极高的一个，能达到</w:t>
      </w:r>
      <w:r>
        <w:rPr>
          <w:rFonts w:hint="eastAsia"/>
        </w:rPr>
        <w:t>1:10</w:t>
      </w:r>
      <w:r>
        <w:rPr>
          <w:rFonts w:hint="eastAsia"/>
        </w:rPr>
        <w:t>甚至</w:t>
      </w:r>
      <w:r>
        <w:rPr>
          <w:rFonts w:hint="eastAsia"/>
        </w:rPr>
        <w:t>1:12</w:t>
      </w:r>
      <w:r>
        <w:rPr>
          <w:rFonts w:hint="eastAsia"/>
        </w:rPr>
        <w:t>的比例，</w:t>
      </w:r>
      <w:r w:rsidR="008A6559">
        <w:rPr>
          <w:rFonts w:hint="eastAsia"/>
        </w:rPr>
        <w:t>从而大大节省了对存储空间的要求。这么高的压缩比率却不会影响到声音的质量，即便是</w:t>
      </w:r>
      <w:r w:rsidR="008A6559">
        <w:rPr>
          <w:rFonts w:hint="eastAsia"/>
        </w:rPr>
        <w:t>1:24</w:t>
      </w:r>
      <w:r w:rsidR="008A6559">
        <w:rPr>
          <w:rFonts w:hint="eastAsia"/>
        </w:rPr>
        <w:t>的比例也因</w:t>
      </w:r>
      <w:r w:rsidR="008A6559">
        <w:rPr>
          <w:rFonts w:hint="eastAsia"/>
        </w:rPr>
        <w:t>MP3</w:t>
      </w:r>
      <w:r w:rsidR="008A6559">
        <w:rPr>
          <w:rFonts w:hint="eastAsia"/>
        </w:rPr>
        <w:t>采用了感知编码技术而能保持声音的质量。</w:t>
      </w:r>
      <w:r w:rsidR="001015CE">
        <w:rPr>
          <w:rFonts w:hint="eastAsia"/>
        </w:rPr>
        <w:t>这样一来，高压缩和高保真两种优势共存的</w:t>
      </w:r>
      <w:r w:rsidR="001015CE">
        <w:rPr>
          <w:rFonts w:hint="eastAsia"/>
        </w:rPr>
        <w:t>MP3</w:t>
      </w:r>
      <w:r w:rsidR="001015CE">
        <w:rPr>
          <w:rFonts w:hint="eastAsia"/>
        </w:rPr>
        <w:t>无疑是极为理想的音频压缩方案，是目前互联网上应用最为广泛的标准之一。</w:t>
      </w:r>
    </w:p>
    <w:p w14:paraId="513F63DF" w14:textId="77777777" w:rsidR="00990D47" w:rsidRDefault="00990D47" w:rsidP="00990D47">
      <w:pPr>
        <w:pStyle w:val="af2"/>
        <w:numPr>
          <w:ilvl w:val="0"/>
          <w:numId w:val="28"/>
        </w:numPr>
        <w:ind w:firstLineChars="0"/>
      </w:pPr>
      <w:r>
        <w:rPr>
          <w:rFonts w:hint="eastAsia"/>
        </w:rPr>
        <w:t>Dolby AC-3</w:t>
      </w:r>
    </w:p>
    <w:p w14:paraId="07E735B6" w14:textId="77777777" w:rsidR="00EE7FAD" w:rsidRDefault="00BF6C0A" w:rsidP="009C707E">
      <w:pPr>
        <w:pStyle w:val="af2"/>
        <w:ind w:firstLineChars="177" w:firstLine="425"/>
      </w:pPr>
      <w:r>
        <w:rPr>
          <w:rFonts w:hint="eastAsia"/>
        </w:rPr>
        <w:t>到目前为止</w:t>
      </w:r>
      <w:r w:rsidR="002A1AC0">
        <w:rPr>
          <w:rFonts w:hint="eastAsia"/>
        </w:rPr>
        <w:t>，环绕声技术发展的已经非常成熟，已组建成为声音形式的主流。</w:t>
      </w:r>
      <w:r w:rsidR="00EE7FAD">
        <w:rPr>
          <w:rFonts w:hint="eastAsia"/>
        </w:rPr>
        <w:t>环绕声压缩技术也对应的出现了很多，其中就有</w:t>
      </w:r>
      <w:r w:rsidR="00EE7FAD">
        <w:rPr>
          <w:rFonts w:hint="eastAsia"/>
        </w:rPr>
        <w:t>Dolby AC-3</w:t>
      </w:r>
      <w:r w:rsidR="00EE7FAD">
        <w:rPr>
          <w:rFonts w:hint="eastAsia"/>
        </w:rPr>
        <w:t>。</w:t>
      </w:r>
    </w:p>
    <w:p w14:paraId="4C043679" w14:textId="77777777" w:rsidR="00EE7FAD" w:rsidRDefault="00EE7FAD" w:rsidP="009C707E">
      <w:pPr>
        <w:pStyle w:val="af2"/>
        <w:ind w:firstLineChars="177" w:firstLine="425"/>
      </w:pPr>
      <w:r>
        <w:rPr>
          <w:rFonts w:hint="eastAsia"/>
        </w:rPr>
        <w:t>Dolby AC-3</w:t>
      </w:r>
      <w:r>
        <w:rPr>
          <w:rFonts w:hint="eastAsia"/>
        </w:rPr>
        <w:t>音频压缩技术是由美国的杜比实验室开发的一种感知型压缩编码技术，在</w:t>
      </w:r>
      <w:r>
        <w:rPr>
          <w:rFonts w:hint="eastAsia"/>
        </w:rPr>
        <w:t>5.1</w:t>
      </w:r>
      <w:r>
        <w:rPr>
          <w:rFonts w:hint="eastAsia"/>
        </w:rPr>
        <w:t>声道条件下的压缩比例达到了</w:t>
      </w:r>
      <w:r>
        <w:rPr>
          <w:rFonts w:hint="eastAsia"/>
        </w:rPr>
        <w:t>10:1</w:t>
      </w:r>
      <w:r>
        <w:rPr>
          <w:rFonts w:hint="eastAsia"/>
        </w:rPr>
        <w:t>，目前在环绕声压缩方面已经是应用最广的技术之一。</w:t>
      </w:r>
    </w:p>
    <w:p w14:paraId="58AA9201" w14:textId="77777777" w:rsidR="00EE7FAD" w:rsidRDefault="00733E0C" w:rsidP="009C707E">
      <w:pPr>
        <w:pStyle w:val="af2"/>
        <w:ind w:firstLineChars="177" w:firstLine="425"/>
      </w:pPr>
      <w:r>
        <w:rPr>
          <w:rFonts w:hint="eastAsia"/>
        </w:rPr>
        <w:t>一些比较有效的先进压缩技术都在</w:t>
      </w:r>
      <w:r>
        <w:rPr>
          <w:rFonts w:hint="eastAsia"/>
        </w:rPr>
        <w:t>Dolby AC-3</w:t>
      </w:r>
      <w:r>
        <w:rPr>
          <w:rFonts w:hint="eastAsia"/>
        </w:rPr>
        <w:t>技术中得到了使用，例如：公共比池、</w:t>
      </w:r>
      <w:r>
        <w:rPr>
          <w:rFonts w:hint="eastAsia"/>
        </w:rPr>
        <w:t>TDAC</w:t>
      </w:r>
      <w:r>
        <w:rPr>
          <w:rFonts w:hint="eastAsia"/>
        </w:rPr>
        <w:t>滤波、频谱包络编码等。</w:t>
      </w:r>
      <w:r w:rsidR="007A6C71">
        <w:rPr>
          <w:rFonts w:hint="eastAsia"/>
        </w:rPr>
        <w:t>Dolby AC-3</w:t>
      </w:r>
      <w:r w:rsidR="007A6C71">
        <w:rPr>
          <w:rFonts w:hint="eastAsia"/>
        </w:rPr>
        <w:t>是杜比公司几十年来一个重要的结晶，在技术技术上拥有巨大的优势，被广泛应用于影院系统、</w:t>
      </w:r>
      <w:r w:rsidR="007A6C71">
        <w:rPr>
          <w:rFonts w:hint="eastAsia"/>
        </w:rPr>
        <w:t>HDTV</w:t>
      </w:r>
      <w:r w:rsidR="007A6C71">
        <w:rPr>
          <w:rFonts w:hint="eastAsia"/>
        </w:rPr>
        <w:t>、消费电子等方面，也被许许多多的厂商支持，成为了默认的标准。</w:t>
      </w:r>
    </w:p>
    <w:p w14:paraId="22B0063C" w14:textId="77777777" w:rsidR="003C0563" w:rsidRDefault="003C0563" w:rsidP="003C0563">
      <w:pPr>
        <w:pStyle w:val="af2"/>
        <w:numPr>
          <w:ilvl w:val="0"/>
          <w:numId w:val="28"/>
        </w:numPr>
        <w:ind w:firstLineChars="0"/>
      </w:pPr>
      <w:r>
        <w:rPr>
          <w:rFonts w:hint="eastAsia"/>
        </w:rPr>
        <w:t>WMA</w:t>
      </w:r>
    </w:p>
    <w:p w14:paraId="55EBE56A" w14:textId="77777777" w:rsidR="00062276" w:rsidRDefault="00991EE5" w:rsidP="00B855B3">
      <w:pPr>
        <w:ind w:firstLine="420"/>
      </w:pPr>
      <w:r>
        <w:rPr>
          <w:rFonts w:hint="eastAsia"/>
        </w:rPr>
        <w:lastRenderedPageBreak/>
        <w:t>WMA</w:t>
      </w:r>
      <w:r>
        <w:rPr>
          <w:rFonts w:hint="eastAsia"/>
        </w:rPr>
        <w:t>标准是微软公司制定的一种音频压缩标准，在比特率低于</w:t>
      </w:r>
      <w:r>
        <w:rPr>
          <w:rFonts w:hint="eastAsia"/>
        </w:rPr>
        <w:t>128kbit/s</w:t>
      </w:r>
      <w:r>
        <w:rPr>
          <w:rFonts w:hint="eastAsia"/>
        </w:rPr>
        <w:t>时与同级别的其他有损编码技术相比音质极为突出，生成文件所需的存储容量也是其中的佼佼者，但是在高于</w:t>
      </w:r>
      <w:r>
        <w:rPr>
          <w:rFonts w:hint="eastAsia"/>
        </w:rPr>
        <w:t>128kbit/s</w:t>
      </w:r>
      <w:r>
        <w:rPr>
          <w:rFonts w:hint="eastAsia"/>
        </w:rPr>
        <w:t>时，音质的损失过大。</w:t>
      </w:r>
      <w:r>
        <w:rPr>
          <w:rFonts w:hint="eastAsia"/>
        </w:rPr>
        <w:t>WMA</w:t>
      </w:r>
      <w:r>
        <w:rPr>
          <w:rFonts w:hint="eastAsia"/>
        </w:rPr>
        <w:t>的音质和</w:t>
      </w:r>
      <w:r w:rsidR="00CB1162">
        <w:rPr>
          <w:rFonts w:hint="eastAsia"/>
        </w:rPr>
        <w:t>压缩比都比</w:t>
      </w:r>
      <w:r w:rsidR="00CB1162">
        <w:rPr>
          <w:rFonts w:hint="eastAsia"/>
        </w:rPr>
        <w:t>MP3</w:t>
      </w:r>
      <w:r w:rsidR="00CB1162">
        <w:rPr>
          <w:rFonts w:hint="eastAsia"/>
        </w:rPr>
        <w:t>要优秀，更比</w:t>
      </w:r>
      <w:r w:rsidR="00CB1162">
        <w:rPr>
          <w:rFonts w:hint="eastAsia"/>
        </w:rPr>
        <w:t>RA</w:t>
      </w:r>
      <w:r w:rsidR="00CB1162">
        <w:rPr>
          <w:rFonts w:hint="eastAsia"/>
        </w:rPr>
        <w:t>要优秀的多，在较低的采样频率下也可以保证较好音质。这项标准还有微软公司的</w:t>
      </w:r>
      <w:r w:rsidR="00CB1162">
        <w:rPr>
          <w:rFonts w:hint="eastAsia"/>
        </w:rPr>
        <w:t>Windows Media Player</w:t>
      </w:r>
      <w:r w:rsidR="00CB1162">
        <w:rPr>
          <w:rFonts w:hint="eastAsia"/>
        </w:rPr>
        <w:t>这个强大的后盾，可为市场优势巨大，但可惜的是微软公司并不公开此项技术。</w:t>
      </w:r>
    </w:p>
    <w:p w14:paraId="55CD077F" w14:textId="77777777" w:rsidR="00E33211" w:rsidRDefault="006D6E04" w:rsidP="00A87143">
      <w:pPr>
        <w:pStyle w:val="My0"/>
        <w:outlineLvl w:val="2"/>
      </w:pPr>
      <w:bookmarkStart w:id="40" w:name="_Toc466328077"/>
      <w:r>
        <w:rPr>
          <w:rFonts w:hint="eastAsia"/>
        </w:rPr>
        <w:t>2.4.2</w:t>
      </w:r>
      <w:r w:rsidR="00E33211">
        <w:rPr>
          <w:rFonts w:hint="eastAsia"/>
        </w:rPr>
        <w:t xml:space="preserve"> </w:t>
      </w:r>
      <w:r w:rsidR="00E506BC">
        <w:rPr>
          <w:rFonts w:hint="eastAsia"/>
        </w:rPr>
        <w:t>视</w:t>
      </w:r>
      <w:r w:rsidR="00E33211">
        <w:rPr>
          <w:rFonts w:hint="eastAsia"/>
        </w:rPr>
        <w:t>频编解码压缩标准</w:t>
      </w:r>
      <w:bookmarkEnd w:id="40"/>
    </w:p>
    <w:p w14:paraId="35A573DF" w14:textId="77777777" w:rsidR="00062276" w:rsidRDefault="0061060C" w:rsidP="00B855B3">
      <w:pPr>
        <w:ind w:firstLine="420"/>
      </w:pPr>
      <w:r>
        <w:rPr>
          <w:rFonts w:hint="eastAsia"/>
        </w:rPr>
        <w:t>现在有一点已经十分确定，那就是没有经过压缩的视频想要被传输几乎是不可能实现的，必须经过大比例的压缩解码。而经过几十年的发展，现在已经有很多的技术及算法来实现视频压缩了。</w:t>
      </w:r>
      <w:r w:rsidR="00C6537E">
        <w:rPr>
          <w:rFonts w:hint="eastAsia"/>
        </w:rPr>
        <w:t>一个视频压缩系统必须同时有编码和解码两种对立的算法，以实现数据的传输和最终的</w:t>
      </w:r>
      <w:r w:rsidR="00566E77">
        <w:rPr>
          <w:rFonts w:hint="eastAsia"/>
        </w:rPr>
        <w:t>播放。下面本文主要对</w:t>
      </w:r>
      <w:r w:rsidR="00566E77">
        <w:rPr>
          <w:rFonts w:hint="eastAsia"/>
        </w:rPr>
        <w:t>JPEG</w:t>
      </w:r>
      <w:r w:rsidR="00566E77">
        <w:rPr>
          <w:rFonts w:hint="eastAsia"/>
        </w:rPr>
        <w:t>标准和</w:t>
      </w:r>
      <w:r w:rsidR="00566E77">
        <w:rPr>
          <w:rFonts w:hint="eastAsia"/>
        </w:rPr>
        <w:t>MPEG</w:t>
      </w:r>
      <w:r w:rsidR="00566E77">
        <w:rPr>
          <w:rFonts w:hint="eastAsia"/>
        </w:rPr>
        <w:t>标准进行了简单的解说。</w:t>
      </w:r>
    </w:p>
    <w:p w14:paraId="275AF899" w14:textId="77777777" w:rsidR="003B7D10" w:rsidRDefault="003B7D10" w:rsidP="003B7D10">
      <w:pPr>
        <w:pStyle w:val="af2"/>
        <w:numPr>
          <w:ilvl w:val="0"/>
          <w:numId w:val="28"/>
        </w:numPr>
        <w:ind w:firstLineChars="0"/>
      </w:pPr>
      <w:r>
        <w:rPr>
          <w:rFonts w:hint="eastAsia"/>
        </w:rPr>
        <w:t>JPEG</w:t>
      </w:r>
      <w:r>
        <w:rPr>
          <w:rFonts w:hint="eastAsia"/>
        </w:rPr>
        <w:t>标准</w:t>
      </w:r>
    </w:p>
    <w:p w14:paraId="67FFBD1A" w14:textId="77777777" w:rsidR="003B7D10" w:rsidRDefault="009A2FE6" w:rsidP="003B7D10">
      <w:pPr>
        <w:pStyle w:val="af2"/>
        <w:ind w:firstLineChars="177" w:firstLine="425"/>
      </w:pPr>
      <w:r>
        <w:rPr>
          <w:rFonts w:hint="eastAsia"/>
        </w:rPr>
        <w:t>视频其实就是配上了声音的图像序列，如果将一个能对单一的图像</w:t>
      </w:r>
      <w:r w:rsidR="003A4049">
        <w:rPr>
          <w:rFonts w:hint="eastAsia"/>
        </w:rPr>
        <w:t>进行编码的好算法不断的用在这个序列的每一个单一图像上，那这个方法其实就是实现了视频的压缩</w:t>
      </w:r>
      <w:r w:rsidR="004A0E17">
        <w:rPr>
          <w:rFonts w:hint="eastAsia"/>
        </w:rPr>
        <w:t>。</w:t>
      </w:r>
    </w:p>
    <w:p w14:paraId="59067F23" w14:textId="77777777" w:rsidR="0028423F" w:rsidRDefault="0028423F" w:rsidP="003B7D10">
      <w:pPr>
        <w:pStyle w:val="af2"/>
        <w:ind w:firstLineChars="177" w:firstLine="425"/>
      </w:pPr>
      <w:r>
        <w:rPr>
          <w:rFonts w:hint="eastAsia"/>
        </w:rPr>
        <w:t>JPEG</w:t>
      </w:r>
      <w:r>
        <w:rPr>
          <w:rFonts w:hint="eastAsia"/>
        </w:rPr>
        <w:t>标准是一批图像专家在</w:t>
      </w:r>
      <w:r>
        <w:rPr>
          <w:rFonts w:hint="eastAsia"/>
        </w:rPr>
        <w:t>ISO</w:t>
      </w:r>
      <w:r>
        <w:rPr>
          <w:rFonts w:hint="eastAsia"/>
        </w:rPr>
        <w:t>、</w:t>
      </w:r>
      <w:r>
        <w:rPr>
          <w:rFonts w:hint="eastAsia"/>
        </w:rPr>
        <w:t>IEC</w:t>
      </w:r>
      <w:r>
        <w:rPr>
          <w:rFonts w:hint="eastAsia"/>
        </w:rPr>
        <w:t>以及</w:t>
      </w:r>
      <w:r>
        <w:rPr>
          <w:rFonts w:hint="eastAsia"/>
        </w:rPr>
        <w:t>ITU</w:t>
      </w:r>
      <w:r>
        <w:rPr>
          <w:rFonts w:hint="eastAsia"/>
        </w:rPr>
        <w:t>的共同赞助下开发的，用</w:t>
      </w:r>
      <w:r w:rsidR="00E44358">
        <w:rPr>
          <w:rFonts w:hint="eastAsia"/>
        </w:rPr>
        <w:t>于连续色调的图像的压缩，这些图像都是如照片类的静止图像。</w:t>
      </w:r>
      <w:r w:rsidR="00EA2C93">
        <w:rPr>
          <w:rFonts w:hint="eastAsia"/>
        </w:rPr>
        <w:t>这个标准是多媒体的重要基础，后来开发的</w:t>
      </w:r>
      <w:r w:rsidR="00EA2C93">
        <w:rPr>
          <w:rFonts w:hint="eastAsia"/>
        </w:rPr>
        <w:t>MPEG</w:t>
      </w:r>
      <w:r w:rsidR="00EA2C93">
        <w:rPr>
          <w:rFonts w:hint="eastAsia"/>
        </w:rPr>
        <w:t>标准（针对运动图像的压缩标准）</w:t>
      </w:r>
      <w:r w:rsidR="00147E3F">
        <w:rPr>
          <w:rFonts w:hint="eastAsia"/>
        </w:rPr>
        <w:t>实质上是在每帧图像都采用了</w:t>
      </w:r>
      <w:r w:rsidR="00147E3F">
        <w:rPr>
          <w:rFonts w:hint="eastAsia"/>
        </w:rPr>
        <w:t>JPEG</w:t>
      </w:r>
      <w:r w:rsidR="00147E3F">
        <w:rPr>
          <w:rFonts w:hint="eastAsia"/>
        </w:rPr>
        <w:t>标准进行编码的基础上添加了一些特殊操作。</w:t>
      </w:r>
    </w:p>
    <w:p w14:paraId="694842BF" w14:textId="77777777" w:rsidR="00147E3F" w:rsidRDefault="00400C32" w:rsidP="003B7D10">
      <w:pPr>
        <w:pStyle w:val="af2"/>
        <w:ind w:firstLineChars="177" w:firstLine="425"/>
      </w:pPr>
      <w:r>
        <w:rPr>
          <w:rFonts w:hint="eastAsia"/>
        </w:rPr>
        <w:t>JPEG</w:t>
      </w:r>
      <w:r>
        <w:rPr>
          <w:rFonts w:hint="eastAsia"/>
        </w:rPr>
        <w:t>标准拥有四种模式，它的编码过程中在经过了块准备、离散余弦变换、量化等步骤后会对代表图像的数值进行霍夫曼编码，方便数据的存储和传输。</w:t>
      </w:r>
    </w:p>
    <w:p w14:paraId="14357BD8" w14:textId="77777777" w:rsidR="00400C32" w:rsidRDefault="000C0C63" w:rsidP="003B7D10">
      <w:pPr>
        <w:pStyle w:val="af2"/>
        <w:ind w:firstLineChars="177" w:firstLine="425"/>
      </w:pPr>
      <w:r>
        <w:rPr>
          <w:rFonts w:hint="eastAsia"/>
        </w:rPr>
        <w:t>JPEG</w:t>
      </w:r>
      <w:r>
        <w:rPr>
          <w:rFonts w:hint="eastAsia"/>
        </w:rPr>
        <w:t>标准其实是比较复杂的，但它的压缩率通常可以达到</w:t>
      </w:r>
      <w:r>
        <w:rPr>
          <w:rFonts w:hint="eastAsia"/>
        </w:rPr>
        <w:t>20:1</w:t>
      </w:r>
      <w:r>
        <w:rPr>
          <w:rFonts w:hint="eastAsia"/>
        </w:rPr>
        <w:t>，甚至可能达到更高的压缩效率，因而被广泛使用。这个算法拥有一个特点：编码与解码两个对立的过程所需时间是一样的。</w:t>
      </w:r>
    </w:p>
    <w:p w14:paraId="62DCDADE" w14:textId="77777777" w:rsidR="008F7848" w:rsidRDefault="008F7848" w:rsidP="008F7848">
      <w:pPr>
        <w:pStyle w:val="af2"/>
        <w:numPr>
          <w:ilvl w:val="0"/>
          <w:numId w:val="28"/>
        </w:numPr>
        <w:ind w:firstLineChars="0"/>
      </w:pPr>
      <w:r>
        <w:rPr>
          <w:rFonts w:hint="eastAsia"/>
        </w:rPr>
        <w:t>MPEG</w:t>
      </w:r>
      <w:r>
        <w:rPr>
          <w:rFonts w:hint="eastAsia"/>
        </w:rPr>
        <w:t>标准</w:t>
      </w:r>
    </w:p>
    <w:p w14:paraId="4DC568D7" w14:textId="77777777" w:rsidR="00566E77" w:rsidRDefault="0079702E" w:rsidP="00B855B3">
      <w:pPr>
        <w:ind w:firstLine="420"/>
      </w:pPr>
      <w:r>
        <w:rPr>
          <w:rFonts w:hint="eastAsia"/>
        </w:rPr>
        <w:t>MPEG</w:t>
      </w:r>
      <w:r>
        <w:rPr>
          <w:rFonts w:hint="eastAsia"/>
        </w:rPr>
        <w:t>标准是用于压缩视频的国际标准，应用广泛，既可以用于视频的压缩也可用于音频的压缩。其实</w:t>
      </w:r>
      <w:r>
        <w:rPr>
          <w:rFonts w:hint="eastAsia"/>
        </w:rPr>
        <w:t>MPEG</w:t>
      </w:r>
      <w:r>
        <w:rPr>
          <w:rFonts w:hint="eastAsia"/>
        </w:rPr>
        <w:t>标准是一个系列，包括</w:t>
      </w:r>
      <w:r>
        <w:rPr>
          <w:rFonts w:hint="eastAsia"/>
        </w:rPr>
        <w:t>MPEG-1</w:t>
      </w:r>
      <w:r>
        <w:rPr>
          <w:rFonts w:hint="eastAsia"/>
        </w:rPr>
        <w:t>标准、</w:t>
      </w:r>
      <w:r w:rsidR="00C62FC3">
        <w:rPr>
          <w:rFonts w:hint="eastAsia"/>
        </w:rPr>
        <w:t>MPEG-2</w:t>
      </w:r>
      <w:r w:rsidR="00C62FC3">
        <w:rPr>
          <w:rFonts w:hint="eastAsia"/>
        </w:rPr>
        <w:t>标准、</w:t>
      </w:r>
      <w:r w:rsidR="00C62FC3">
        <w:rPr>
          <w:rFonts w:hint="eastAsia"/>
        </w:rPr>
        <w:t>MPEG-4</w:t>
      </w:r>
      <w:r w:rsidR="00C62FC3">
        <w:rPr>
          <w:rFonts w:hint="eastAsia"/>
        </w:rPr>
        <w:t>标准等。</w:t>
      </w:r>
    </w:p>
    <w:p w14:paraId="2953D30E" w14:textId="77777777" w:rsidR="00002179" w:rsidRDefault="00433B92" w:rsidP="00B855B3">
      <w:pPr>
        <w:ind w:firstLine="420"/>
      </w:pPr>
      <w:r>
        <w:rPr>
          <w:rFonts w:hint="eastAsia"/>
        </w:rPr>
        <w:lastRenderedPageBreak/>
        <w:t>MPEG-1</w:t>
      </w:r>
      <w:r>
        <w:rPr>
          <w:rFonts w:hint="eastAsia"/>
        </w:rPr>
        <w:t>标准是最先推出的，旨在用</w:t>
      </w:r>
      <w:r>
        <w:rPr>
          <w:rFonts w:hint="eastAsia"/>
        </w:rPr>
        <w:t>1.2Mbps</w:t>
      </w:r>
      <w:r>
        <w:rPr>
          <w:rFonts w:hint="eastAsia"/>
        </w:rPr>
        <w:t>的数据率产生</w:t>
      </w:r>
      <w:r>
        <w:rPr>
          <w:rFonts w:hint="eastAsia"/>
        </w:rPr>
        <w:t>352*240</w:t>
      </w:r>
      <w:r>
        <w:rPr>
          <w:rFonts w:hint="eastAsia"/>
        </w:rPr>
        <w:t>的</w:t>
      </w:r>
      <w:r w:rsidR="00333586">
        <w:rPr>
          <w:rFonts w:hint="eastAsia"/>
        </w:rPr>
        <w:t>输出。不要小看这句话的意义，一个</w:t>
      </w:r>
      <w:r w:rsidR="00333586">
        <w:rPr>
          <w:rFonts w:hint="eastAsia"/>
        </w:rPr>
        <w:t>352*240</w:t>
      </w:r>
      <w:r w:rsidR="00FF399A">
        <w:rPr>
          <w:rFonts w:hint="eastAsia"/>
        </w:rPr>
        <w:t>大小的图像，若同时带有每秒</w:t>
      </w:r>
      <w:r w:rsidR="00FF399A">
        <w:rPr>
          <w:rFonts w:hint="eastAsia"/>
        </w:rPr>
        <w:t>25</w:t>
      </w:r>
      <w:r w:rsidR="00FF399A">
        <w:rPr>
          <w:rFonts w:hint="eastAsia"/>
        </w:rPr>
        <w:t>帧和每像素</w:t>
      </w:r>
      <w:r w:rsidR="00FF399A">
        <w:rPr>
          <w:rFonts w:hint="eastAsia"/>
        </w:rPr>
        <w:t>24</w:t>
      </w:r>
      <w:r w:rsidR="00FF399A">
        <w:rPr>
          <w:rFonts w:hint="eastAsia"/>
        </w:rPr>
        <w:t>位颜色这样两个参数指标，需要的带宽将达到</w:t>
      </w:r>
      <w:r w:rsidR="00FF399A">
        <w:rPr>
          <w:rFonts w:hint="eastAsia"/>
        </w:rPr>
        <w:t>50.7Mbps</w:t>
      </w:r>
      <w:r w:rsidR="00FF399A">
        <w:rPr>
          <w:rFonts w:hint="eastAsia"/>
        </w:rPr>
        <w:t>，如此对比后，你会发现这个目标的重要性，这意味着</w:t>
      </w:r>
      <w:r w:rsidR="00FF399A">
        <w:rPr>
          <w:rFonts w:hint="eastAsia"/>
        </w:rPr>
        <w:t>40</w:t>
      </w:r>
      <w:r w:rsidR="00FF399A">
        <w:rPr>
          <w:rFonts w:hint="eastAsia"/>
        </w:rPr>
        <w:t>倍的压缩率。</w:t>
      </w:r>
    </w:p>
    <w:p w14:paraId="0FD4767D" w14:textId="77777777" w:rsidR="00BE1FAD" w:rsidRDefault="00BF2914" w:rsidP="00B855B3">
      <w:pPr>
        <w:ind w:firstLine="420"/>
      </w:pPr>
      <w:r>
        <w:rPr>
          <w:rFonts w:hint="eastAsia"/>
        </w:rPr>
        <w:t>MPEG-1</w:t>
      </w:r>
      <w:r>
        <w:rPr>
          <w:rFonts w:hint="eastAsia"/>
        </w:rPr>
        <w:t>有音频、视频和系统三部分，音频和视频将被分别编码，系统负责向这两部分添加时间戳，两路编码输出中都存在时间戳，如此一来被接收方收到后可以实现同步播放。接下来考虑的只有视频压缩部分。</w:t>
      </w:r>
    </w:p>
    <w:p w14:paraId="64D247F0" w14:textId="77777777" w:rsidR="0045280B" w:rsidRDefault="00586E6C" w:rsidP="0045280B">
      <w:pPr>
        <w:ind w:firstLine="420"/>
      </w:pPr>
      <w:r>
        <w:rPr>
          <w:rFonts w:hint="eastAsia"/>
        </w:rPr>
        <w:t>MPEG-1</w:t>
      </w:r>
      <w:r>
        <w:rPr>
          <w:rFonts w:hint="eastAsia"/>
        </w:rPr>
        <w:t>的输出有四种帧：</w:t>
      </w:r>
      <w:r>
        <w:rPr>
          <w:rFonts w:hint="eastAsia"/>
        </w:rPr>
        <w:t>I</w:t>
      </w:r>
      <w:r>
        <w:rPr>
          <w:rFonts w:hint="eastAsia"/>
        </w:rPr>
        <w:t>帧、</w:t>
      </w:r>
      <w:r>
        <w:rPr>
          <w:rFonts w:hint="eastAsia"/>
        </w:rPr>
        <w:t>P</w:t>
      </w:r>
      <w:r>
        <w:rPr>
          <w:rFonts w:hint="eastAsia"/>
        </w:rPr>
        <w:t>帧、</w:t>
      </w:r>
      <w:r>
        <w:rPr>
          <w:rFonts w:hint="eastAsia"/>
        </w:rPr>
        <w:t>B</w:t>
      </w:r>
      <w:r>
        <w:rPr>
          <w:rFonts w:hint="eastAsia"/>
        </w:rPr>
        <w:t>帧和</w:t>
      </w:r>
      <w:r>
        <w:rPr>
          <w:rFonts w:hint="eastAsia"/>
        </w:rPr>
        <w:t>D</w:t>
      </w:r>
      <w:r>
        <w:rPr>
          <w:rFonts w:hint="eastAsia"/>
        </w:rPr>
        <w:t>帧。</w:t>
      </w:r>
      <w:r>
        <w:rPr>
          <w:rFonts w:hint="eastAsia"/>
        </w:rPr>
        <w:t>I</w:t>
      </w:r>
      <w:r>
        <w:rPr>
          <w:rFonts w:hint="eastAsia"/>
        </w:rPr>
        <w:t>（</w:t>
      </w:r>
      <w:r>
        <w:rPr>
          <w:rFonts w:hint="eastAsia"/>
        </w:rPr>
        <w:t>Intracoded</w:t>
      </w:r>
      <w:r>
        <w:rPr>
          <w:rFonts w:hint="eastAsia"/>
        </w:rPr>
        <w:t>）帧，即帧内编码帧，存储的是采用了</w:t>
      </w:r>
      <w:r>
        <w:rPr>
          <w:rFonts w:hint="eastAsia"/>
        </w:rPr>
        <w:t>JPEG</w:t>
      </w:r>
      <w:r>
        <w:rPr>
          <w:rFonts w:hint="eastAsia"/>
        </w:rPr>
        <w:t>标准编码的静止图像；</w:t>
      </w:r>
      <w:r w:rsidR="0045280B">
        <w:rPr>
          <w:rFonts w:hint="eastAsia"/>
        </w:rPr>
        <w:t>P</w:t>
      </w:r>
      <w:r w:rsidR="0045280B">
        <w:rPr>
          <w:rFonts w:hint="eastAsia"/>
        </w:rPr>
        <w:t>（</w:t>
      </w:r>
      <w:r w:rsidR="0045280B">
        <w:rPr>
          <w:rFonts w:hint="eastAsia"/>
        </w:rPr>
        <w:t>Predictive</w:t>
      </w:r>
      <w:r w:rsidR="0045280B">
        <w:rPr>
          <w:rFonts w:hint="eastAsia"/>
        </w:rPr>
        <w:t>）帧，即预测帧，存储的是与前一帧间的逐块差值；</w:t>
      </w:r>
      <w:r w:rsidR="0045280B">
        <w:rPr>
          <w:rFonts w:hint="eastAsia"/>
        </w:rPr>
        <w:t>B</w:t>
      </w:r>
      <w:r w:rsidR="0045280B">
        <w:rPr>
          <w:rFonts w:hint="eastAsia"/>
        </w:rPr>
        <w:t>（</w:t>
      </w:r>
      <w:r w:rsidR="0045280B">
        <w:rPr>
          <w:rFonts w:hint="eastAsia"/>
        </w:rPr>
        <w:t>Bidirectional</w:t>
      </w:r>
      <w:r w:rsidR="0045280B">
        <w:rPr>
          <w:rFonts w:hint="eastAsia"/>
        </w:rPr>
        <w:t>）帧，即双向帧，存储的是与前一帧、后一帧之间的差值；</w:t>
      </w:r>
      <w:r w:rsidR="0045280B">
        <w:rPr>
          <w:rFonts w:hint="eastAsia"/>
        </w:rPr>
        <w:t>D</w:t>
      </w:r>
      <w:r w:rsidR="0045280B">
        <w:rPr>
          <w:rFonts w:hint="eastAsia"/>
        </w:rPr>
        <w:t>（</w:t>
      </w:r>
      <w:r w:rsidR="0045280B">
        <w:rPr>
          <w:rFonts w:hint="eastAsia"/>
        </w:rPr>
        <w:t>DC-coded</w:t>
      </w:r>
      <w:r w:rsidR="0045280B">
        <w:rPr>
          <w:rFonts w:hint="eastAsia"/>
        </w:rPr>
        <w:t>）帧，即编码帧，存储的是用于快进的块平均值。</w:t>
      </w:r>
    </w:p>
    <w:p w14:paraId="721EBAAB" w14:textId="77777777" w:rsidR="00EA0A4A" w:rsidRDefault="00087075" w:rsidP="0045280B">
      <w:pPr>
        <w:ind w:firstLine="420"/>
      </w:pPr>
      <w:r>
        <w:rPr>
          <w:rFonts w:hint="eastAsia"/>
        </w:rPr>
        <w:t>MPEG-2</w:t>
      </w:r>
      <w:r>
        <w:rPr>
          <w:rFonts w:hint="eastAsia"/>
        </w:rPr>
        <w:t>标准可以理解为是在</w:t>
      </w:r>
      <w:r>
        <w:rPr>
          <w:rFonts w:hint="eastAsia"/>
        </w:rPr>
        <w:t>MPEG-1</w:t>
      </w:r>
      <w:r>
        <w:rPr>
          <w:rFonts w:hint="eastAsia"/>
        </w:rPr>
        <w:t>标准的基础上增添了一部分特性、解码选项和帧格式，除了细节有所差别外，与</w:t>
      </w:r>
      <w:r>
        <w:rPr>
          <w:rFonts w:hint="eastAsia"/>
        </w:rPr>
        <w:t>MPEG-1</w:t>
      </w:r>
      <w:r>
        <w:rPr>
          <w:rFonts w:hint="eastAsia"/>
        </w:rPr>
        <w:t>原理极其相似。它的编码与</w:t>
      </w:r>
      <w:r>
        <w:rPr>
          <w:rFonts w:hint="eastAsia"/>
        </w:rPr>
        <w:t>MPEG-1</w:t>
      </w:r>
      <w:r>
        <w:rPr>
          <w:rFonts w:hint="eastAsia"/>
        </w:rPr>
        <w:t>的基本类似，</w:t>
      </w:r>
      <w:r w:rsidR="0088015B">
        <w:rPr>
          <w:rFonts w:hint="eastAsia"/>
        </w:rPr>
        <w:t>但输出帧里没有</w:t>
      </w:r>
      <w:r w:rsidR="0088015B">
        <w:rPr>
          <w:rFonts w:hint="eastAsia"/>
        </w:rPr>
        <w:t>D</w:t>
      </w:r>
      <w:r w:rsidR="0088015B">
        <w:rPr>
          <w:rFonts w:hint="eastAsia"/>
        </w:rPr>
        <w:t>帧。值得注意的是，</w:t>
      </w:r>
      <w:r w:rsidR="0088015B">
        <w:rPr>
          <w:rFonts w:hint="eastAsia"/>
        </w:rPr>
        <w:t>MPEG-2</w:t>
      </w:r>
      <w:r w:rsidR="0088015B">
        <w:rPr>
          <w:rFonts w:hint="eastAsia"/>
        </w:rPr>
        <w:t>编码过程中的离散余弦变换使用了</w:t>
      </w:r>
      <w:r w:rsidR="0088015B">
        <w:rPr>
          <w:rFonts w:hint="eastAsia"/>
        </w:rPr>
        <w:t>10*10</w:t>
      </w:r>
      <w:r w:rsidR="0088015B">
        <w:rPr>
          <w:rFonts w:hint="eastAsia"/>
        </w:rPr>
        <w:t>的块，这让系数数量升高了</w:t>
      </w:r>
      <w:r w:rsidR="0088015B">
        <w:rPr>
          <w:rFonts w:hint="eastAsia"/>
        </w:rPr>
        <w:t>50%</w:t>
      </w:r>
      <w:r w:rsidR="0088015B">
        <w:rPr>
          <w:rFonts w:hint="eastAsia"/>
        </w:rPr>
        <w:t>，使视频质量有所提高。</w:t>
      </w:r>
    </w:p>
    <w:p w14:paraId="1FEC3553" w14:textId="77777777" w:rsidR="005D467F" w:rsidRDefault="005D467F" w:rsidP="0045280B">
      <w:pPr>
        <w:ind w:firstLine="420"/>
      </w:pPr>
      <w:r>
        <w:rPr>
          <w:rFonts w:hint="eastAsia"/>
        </w:rPr>
        <w:t>MPEG-2</w:t>
      </w:r>
      <w:r>
        <w:rPr>
          <w:rFonts w:hint="eastAsia"/>
        </w:rPr>
        <w:t>支持低（</w:t>
      </w:r>
      <w:r>
        <w:rPr>
          <w:rFonts w:hint="eastAsia"/>
        </w:rPr>
        <w:t>352*240</w:t>
      </w:r>
      <w:r>
        <w:rPr>
          <w:rFonts w:hint="eastAsia"/>
        </w:rPr>
        <w:t>）、主要（</w:t>
      </w:r>
      <w:r>
        <w:rPr>
          <w:rFonts w:hint="eastAsia"/>
        </w:rPr>
        <w:t>720*480</w:t>
      </w:r>
      <w:r>
        <w:rPr>
          <w:rFonts w:hint="eastAsia"/>
        </w:rPr>
        <w:t>）、高</w:t>
      </w:r>
      <w:r>
        <w:rPr>
          <w:rFonts w:hint="eastAsia"/>
        </w:rPr>
        <w:t>-1440</w:t>
      </w:r>
      <w:r>
        <w:rPr>
          <w:rFonts w:hint="eastAsia"/>
        </w:rPr>
        <w:t>（</w:t>
      </w:r>
      <w:r>
        <w:rPr>
          <w:rFonts w:hint="eastAsia"/>
        </w:rPr>
        <w:t>1440*1152</w:t>
      </w:r>
      <w:r>
        <w:rPr>
          <w:rFonts w:hint="eastAsia"/>
        </w:rPr>
        <w:t>）</w:t>
      </w:r>
      <w:r w:rsidR="003F440F">
        <w:rPr>
          <w:rFonts w:hint="eastAsia"/>
        </w:rPr>
        <w:t>以及高（</w:t>
      </w:r>
      <w:r w:rsidR="003F440F">
        <w:rPr>
          <w:rFonts w:hint="eastAsia"/>
        </w:rPr>
        <w:t>1920*1080</w:t>
      </w:r>
      <w:r w:rsidR="003F440F">
        <w:rPr>
          <w:rFonts w:hint="eastAsia"/>
        </w:rPr>
        <w:t>）四种分辨率等级，第一个级别被用于</w:t>
      </w:r>
      <w:r w:rsidR="003F440F">
        <w:rPr>
          <w:rFonts w:hint="eastAsia"/>
        </w:rPr>
        <w:t>VCR</w:t>
      </w:r>
      <w:r w:rsidR="003F440F">
        <w:rPr>
          <w:rFonts w:hint="eastAsia"/>
        </w:rPr>
        <w:t>（可向后兼容</w:t>
      </w:r>
      <w:r w:rsidR="003F440F">
        <w:rPr>
          <w:rFonts w:hint="eastAsia"/>
        </w:rPr>
        <w:t>MPEG-1</w:t>
      </w:r>
      <w:r w:rsidR="003F440F">
        <w:rPr>
          <w:rFonts w:hint="eastAsia"/>
        </w:rPr>
        <w:t>），第二个级别被用于正常的</w:t>
      </w:r>
      <w:r w:rsidR="003F440F">
        <w:rPr>
          <w:rFonts w:hint="eastAsia"/>
        </w:rPr>
        <w:t>NTSC</w:t>
      </w:r>
      <w:r w:rsidR="003F440F">
        <w:rPr>
          <w:rFonts w:hint="eastAsia"/>
        </w:rPr>
        <w:t>广播，剩余的两个级别被用于</w:t>
      </w:r>
      <w:r w:rsidR="003F440F">
        <w:rPr>
          <w:rFonts w:hint="eastAsia"/>
        </w:rPr>
        <w:t>HDTV</w:t>
      </w:r>
      <w:r w:rsidR="003F440F">
        <w:rPr>
          <w:rFonts w:hint="eastAsia"/>
        </w:rPr>
        <w:t>（高清数字电视）。</w:t>
      </w:r>
      <w:r w:rsidR="003F440F">
        <w:rPr>
          <w:rFonts w:hint="eastAsia"/>
        </w:rPr>
        <w:t>MPEG-2</w:t>
      </w:r>
      <w:r w:rsidR="003F440F">
        <w:rPr>
          <w:rFonts w:hint="eastAsia"/>
        </w:rPr>
        <w:t>运行在</w:t>
      </w:r>
      <w:r w:rsidR="003F440F">
        <w:rPr>
          <w:rFonts w:hint="eastAsia"/>
        </w:rPr>
        <w:t>4~8Mbps</w:t>
      </w:r>
      <w:r w:rsidR="003F440F">
        <w:rPr>
          <w:rFonts w:hint="eastAsia"/>
        </w:rPr>
        <w:t>速率上能获得高质量的输出，它形成了</w:t>
      </w:r>
      <w:r w:rsidR="003F440F">
        <w:rPr>
          <w:rFonts w:hint="eastAsia"/>
        </w:rPr>
        <w:t>DVD</w:t>
      </w:r>
      <w:r w:rsidR="003F440F">
        <w:rPr>
          <w:rFonts w:hint="eastAsia"/>
        </w:rPr>
        <w:t>和数字卫星电视的基础，现在已经被广泛使用。</w:t>
      </w:r>
      <w:r w:rsidR="00F01F81">
        <w:rPr>
          <w:rFonts w:hint="eastAsia"/>
        </w:rPr>
        <w:t>值得注意的还有一点，那就是与</w:t>
      </w:r>
      <w:r w:rsidR="00F01F81">
        <w:rPr>
          <w:rFonts w:hint="eastAsia"/>
        </w:rPr>
        <w:t>MPEG-1</w:t>
      </w:r>
      <w:r w:rsidR="00F01F81">
        <w:rPr>
          <w:rFonts w:hint="eastAsia"/>
        </w:rPr>
        <w:t>标准支持逐行扫描的图像不同，</w:t>
      </w:r>
      <w:r w:rsidR="00F01F81">
        <w:rPr>
          <w:rFonts w:hint="eastAsia"/>
        </w:rPr>
        <w:t>MPEG-2</w:t>
      </w:r>
      <w:r w:rsidR="00F01F81">
        <w:rPr>
          <w:rFonts w:hint="eastAsia"/>
        </w:rPr>
        <w:t>还同时支持隔行扫描的图像。</w:t>
      </w:r>
    </w:p>
    <w:p w14:paraId="43C666BA" w14:textId="77777777" w:rsidR="00426E71" w:rsidRDefault="00D74AF9" w:rsidP="0045280B">
      <w:pPr>
        <w:ind w:firstLine="420"/>
      </w:pPr>
      <w:r>
        <w:rPr>
          <w:rFonts w:hint="eastAsia"/>
        </w:rPr>
        <w:t>MPEG-4</w:t>
      </w:r>
      <w:r>
        <w:rPr>
          <w:rFonts w:hint="eastAsia"/>
        </w:rPr>
        <w:t>标准与</w:t>
      </w:r>
      <w:r>
        <w:rPr>
          <w:rFonts w:hint="eastAsia"/>
        </w:rPr>
        <w:t>MPEG-1</w:t>
      </w:r>
      <w:r>
        <w:rPr>
          <w:rFonts w:hint="eastAsia"/>
        </w:rPr>
        <w:t>、</w:t>
      </w:r>
      <w:r>
        <w:rPr>
          <w:rFonts w:hint="eastAsia"/>
        </w:rPr>
        <w:t>MPEG-2</w:t>
      </w:r>
      <w:r>
        <w:rPr>
          <w:rFonts w:hint="eastAsia"/>
        </w:rPr>
        <w:t>相比，在提高低比特率压缩方面成绩斐然，且对多媒体系统的灵活性和交互性更加注重。采用</w:t>
      </w:r>
      <w:r w:rsidR="004C680B">
        <w:rPr>
          <w:rFonts w:hint="eastAsia"/>
        </w:rPr>
        <w:t>MPEG-4</w:t>
      </w:r>
      <w:r w:rsidR="004C680B">
        <w:rPr>
          <w:rFonts w:hint="eastAsia"/>
        </w:rPr>
        <w:t>标准在</w:t>
      </w:r>
      <w:r w:rsidR="004C680B">
        <w:rPr>
          <w:rFonts w:hint="eastAsia"/>
        </w:rPr>
        <w:t>CIF</w:t>
      </w:r>
      <w:r w:rsidR="004C680B">
        <w:rPr>
          <w:rFonts w:hint="eastAsia"/>
        </w:rPr>
        <w:t>或更高清晰度下得到的压缩视频，在清晰度和存储量方面都优于</w:t>
      </w:r>
      <w:r w:rsidR="004C680B">
        <w:rPr>
          <w:rFonts w:hint="eastAsia"/>
        </w:rPr>
        <w:t>MPEG-1</w:t>
      </w:r>
      <w:r w:rsidR="004C680B">
        <w:rPr>
          <w:rFonts w:hint="eastAsia"/>
        </w:rPr>
        <w:t>，更适宜在网上进行传输。</w:t>
      </w:r>
    </w:p>
    <w:p w14:paraId="2D5FC28A" w14:textId="77777777" w:rsidR="0038760C" w:rsidRDefault="0038760C" w:rsidP="00804740">
      <w:pPr>
        <w:widowControl w:val="0"/>
        <w:ind w:firstLine="420"/>
      </w:pPr>
      <w:r>
        <w:rPr>
          <w:rFonts w:hint="eastAsia"/>
        </w:rPr>
        <w:t>MPEG-4</w:t>
      </w:r>
      <w:r>
        <w:rPr>
          <w:rFonts w:hint="eastAsia"/>
        </w:rPr>
        <w:t>对传输速率要求并不高，带宽很窄的情况下也可以通过一些处理技术得到高质量的图像。</w:t>
      </w:r>
      <w:r w:rsidR="005B138B">
        <w:rPr>
          <w:rFonts w:hint="eastAsia"/>
        </w:rPr>
        <w:t>MPEG-4</w:t>
      </w:r>
      <w:r w:rsidR="005B138B">
        <w:rPr>
          <w:rFonts w:hint="eastAsia"/>
        </w:rPr>
        <w:t>对各种多媒体技术进行了充分的利用，对硬件要求</w:t>
      </w:r>
      <w:r w:rsidR="00922F8E">
        <w:rPr>
          <w:rFonts w:hint="eastAsia"/>
        </w:rPr>
        <w:t>很高，现在被广泛应用在视频点播、互联网的多媒体应用等领域</w:t>
      </w:r>
      <w:r w:rsidR="00C6349C">
        <w:rPr>
          <w:rFonts w:hint="eastAsia"/>
        </w:rPr>
        <w:t>。</w:t>
      </w:r>
    </w:p>
    <w:p w14:paraId="4DB70139" w14:textId="77777777" w:rsidR="00E50570" w:rsidRDefault="00E50570" w:rsidP="00E50570">
      <w:pPr>
        <w:pStyle w:val="af2"/>
        <w:numPr>
          <w:ilvl w:val="0"/>
          <w:numId w:val="28"/>
        </w:numPr>
        <w:ind w:firstLineChars="0"/>
      </w:pPr>
      <w:r>
        <w:rPr>
          <w:rFonts w:hint="eastAsia"/>
        </w:rPr>
        <w:t>H.264</w:t>
      </w:r>
      <w:r>
        <w:rPr>
          <w:rFonts w:hint="eastAsia"/>
        </w:rPr>
        <w:t>标准</w:t>
      </w:r>
    </w:p>
    <w:p w14:paraId="00B6C06D" w14:textId="77777777" w:rsidR="00E50570" w:rsidRDefault="002859AA" w:rsidP="002859AA">
      <w:pPr>
        <w:pStyle w:val="af2"/>
        <w:ind w:firstLineChars="177" w:firstLine="425"/>
      </w:pPr>
      <w:r>
        <w:rPr>
          <w:rFonts w:hint="eastAsia"/>
        </w:rPr>
        <w:lastRenderedPageBreak/>
        <w:t>H.264</w:t>
      </w:r>
      <w:r>
        <w:rPr>
          <w:rFonts w:hint="eastAsia"/>
        </w:rPr>
        <w:t>是视频编码专家组（</w:t>
      </w:r>
      <w:r>
        <w:rPr>
          <w:rFonts w:hint="eastAsia"/>
        </w:rPr>
        <w:t>VCEG</w:t>
      </w:r>
      <w:r>
        <w:rPr>
          <w:rFonts w:hint="eastAsia"/>
        </w:rPr>
        <w:t>）以及运动图像专家小组（</w:t>
      </w:r>
      <w:r>
        <w:rPr>
          <w:rFonts w:hint="eastAsia"/>
        </w:rPr>
        <w:t>MPEG</w:t>
      </w:r>
      <w:r>
        <w:rPr>
          <w:rFonts w:hint="eastAsia"/>
        </w:rPr>
        <w:t>）联合组成的联合视频组</w:t>
      </w:r>
      <w:r>
        <w:rPr>
          <w:rFonts w:hint="eastAsia"/>
        </w:rPr>
        <w:t>JVT</w:t>
      </w:r>
      <w:r>
        <w:rPr>
          <w:rFonts w:hint="eastAsia"/>
        </w:rPr>
        <w:t>开发的一个新标准，是关于数字视频编码的标准，所以它既是</w:t>
      </w:r>
      <w:r>
        <w:rPr>
          <w:rFonts w:hint="eastAsia"/>
        </w:rPr>
        <w:t>H.264</w:t>
      </w:r>
      <w:r>
        <w:rPr>
          <w:rFonts w:hint="eastAsia"/>
        </w:rPr>
        <w:t>标准（就</w:t>
      </w:r>
      <w:r>
        <w:rPr>
          <w:rFonts w:hint="eastAsia"/>
        </w:rPr>
        <w:t>ITU-T</w:t>
      </w:r>
      <w:r>
        <w:rPr>
          <w:rFonts w:hint="eastAsia"/>
        </w:rPr>
        <w:t>方面而言），又是</w:t>
      </w:r>
      <w:r>
        <w:rPr>
          <w:rFonts w:hint="eastAsia"/>
        </w:rPr>
        <w:t>MPEG-4</w:t>
      </w:r>
      <w:r>
        <w:rPr>
          <w:rFonts w:hint="eastAsia"/>
        </w:rPr>
        <w:t>的第</w:t>
      </w:r>
      <w:r>
        <w:rPr>
          <w:rFonts w:hint="eastAsia"/>
        </w:rPr>
        <w:t>I0</w:t>
      </w:r>
      <w:r>
        <w:rPr>
          <w:rFonts w:hint="eastAsia"/>
        </w:rPr>
        <w:t>部分（就</w:t>
      </w:r>
      <w:r>
        <w:rPr>
          <w:rFonts w:hint="eastAsia"/>
        </w:rPr>
        <w:t>ISO/IEC</w:t>
      </w:r>
      <w:r>
        <w:rPr>
          <w:rFonts w:hint="eastAsia"/>
        </w:rPr>
        <w:t>方面而言），是现在最常用的视频压缩标准之一。</w:t>
      </w:r>
    </w:p>
    <w:p w14:paraId="7E00CB78" w14:textId="77777777" w:rsidR="00A7169F" w:rsidRDefault="00A7169F" w:rsidP="002859AA">
      <w:pPr>
        <w:pStyle w:val="af2"/>
        <w:ind w:firstLineChars="177" w:firstLine="425"/>
      </w:pPr>
      <w:r>
        <w:rPr>
          <w:rFonts w:hint="eastAsia"/>
        </w:rPr>
        <w:t>与当前视频编码方面的其他标准相比，</w:t>
      </w:r>
      <w:r>
        <w:rPr>
          <w:rFonts w:hint="eastAsia"/>
        </w:rPr>
        <w:t>H.264</w:t>
      </w:r>
      <w:r>
        <w:rPr>
          <w:rFonts w:hint="eastAsia"/>
        </w:rPr>
        <w:t>标准</w:t>
      </w:r>
      <w:r w:rsidR="00992E4C">
        <w:rPr>
          <w:rFonts w:hint="eastAsia"/>
        </w:rPr>
        <w:t>在同样的带宽条件下能保证图像的质量更加优异，它充分利用了统计冗余以及视频生理冗余来获得更高的压缩比，于是这个标准在保留了原有压缩技术优点的基础上又增添了以往技术所不具备的优点：</w:t>
      </w:r>
    </w:p>
    <w:p w14:paraId="7F8AAB6F" w14:textId="77777777" w:rsidR="00992E4C" w:rsidRDefault="00992E4C" w:rsidP="002859AA">
      <w:pPr>
        <w:pStyle w:val="af2"/>
        <w:ind w:firstLineChars="177" w:firstLine="425"/>
      </w:pPr>
      <w:r>
        <w:rPr>
          <w:rFonts w:hint="eastAsia"/>
        </w:rPr>
        <w:t>1</w:t>
      </w:r>
      <w:r>
        <w:rPr>
          <w:rFonts w:hint="eastAsia"/>
        </w:rPr>
        <w:t>）码率低：</w:t>
      </w:r>
      <w:r w:rsidR="00526B5E">
        <w:rPr>
          <w:rFonts w:hint="eastAsia"/>
        </w:rPr>
        <w:t>与</w:t>
      </w:r>
      <w:r w:rsidR="00526B5E">
        <w:rPr>
          <w:rFonts w:hint="eastAsia"/>
        </w:rPr>
        <w:t>MPEG-2</w:t>
      </w:r>
      <w:r w:rsidR="00526B5E">
        <w:rPr>
          <w:rFonts w:hint="eastAsia"/>
        </w:rPr>
        <w:t>、</w:t>
      </w:r>
      <w:r w:rsidR="00526B5E">
        <w:rPr>
          <w:rFonts w:hint="eastAsia"/>
        </w:rPr>
        <w:t>MPEG-4</w:t>
      </w:r>
      <w:r w:rsidR="00A84863">
        <w:rPr>
          <w:rFonts w:hint="eastAsia"/>
        </w:rPr>
        <w:t xml:space="preserve"> ASP</w:t>
      </w:r>
      <w:r w:rsidR="00A84863">
        <w:rPr>
          <w:rFonts w:hint="eastAsia"/>
        </w:rPr>
        <w:t>等以往的压缩技术相比，</w:t>
      </w:r>
      <w:r w:rsidR="00A84863">
        <w:rPr>
          <w:rFonts w:hint="eastAsia"/>
        </w:rPr>
        <w:t>H.264</w:t>
      </w:r>
      <w:r w:rsidR="00A84863">
        <w:rPr>
          <w:rFonts w:hint="eastAsia"/>
        </w:rPr>
        <w:t>压缩技术在相同图像质量下得到的数据量仅为</w:t>
      </w:r>
      <w:r w:rsidR="00A84863">
        <w:rPr>
          <w:rFonts w:hint="eastAsia"/>
        </w:rPr>
        <w:t>MPEG-2</w:t>
      </w:r>
      <w:r w:rsidR="00A84863">
        <w:rPr>
          <w:rFonts w:hint="eastAsia"/>
        </w:rPr>
        <w:t>的八分之一</w:t>
      </w:r>
      <w:r w:rsidR="00850069">
        <w:rPr>
          <w:rFonts w:hint="eastAsia"/>
        </w:rPr>
        <w:t>和</w:t>
      </w:r>
      <w:r w:rsidR="00850069">
        <w:rPr>
          <w:rFonts w:hint="eastAsia"/>
        </w:rPr>
        <w:t>MPEG-4</w:t>
      </w:r>
      <w:r w:rsidR="00850069">
        <w:rPr>
          <w:rFonts w:hint="eastAsia"/>
        </w:rPr>
        <w:t>的三分之一。很明显，这将大幅度的节省用户下载所需的时间以及与数据量相关的收费情况。</w:t>
      </w:r>
    </w:p>
    <w:p w14:paraId="05DFBBD6" w14:textId="77777777" w:rsidR="006B0B23" w:rsidRDefault="006B0B23" w:rsidP="002859AA">
      <w:pPr>
        <w:pStyle w:val="af2"/>
        <w:ind w:firstLineChars="177" w:firstLine="425"/>
      </w:pPr>
      <w:r>
        <w:rPr>
          <w:rFonts w:hint="eastAsia"/>
        </w:rPr>
        <w:t>2</w:t>
      </w:r>
      <w:r>
        <w:rPr>
          <w:rFonts w:hint="eastAsia"/>
        </w:rPr>
        <w:t>）图像质量高：</w:t>
      </w:r>
      <w:r w:rsidR="00D437F1">
        <w:rPr>
          <w:rFonts w:hint="eastAsia"/>
        </w:rPr>
        <w:t>H.264</w:t>
      </w:r>
      <w:r w:rsidR="00D437F1">
        <w:rPr>
          <w:rFonts w:hint="eastAsia"/>
        </w:rPr>
        <w:t>压缩技术可以提供连续的流畅的能达到</w:t>
      </w:r>
      <w:r w:rsidR="00D437F1">
        <w:rPr>
          <w:rFonts w:hint="eastAsia"/>
        </w:rPr>
        <w:t>DVD</w:t>
      </w:r>
      <w:r w:rsidR="00D437F1">
        <w:rPr>
          <w:rFonts w:hint="eastAsia"/>
        </w:rPr>
        <w:t>质量的高质量图像。</w:t>
      </w:r>
    </w:p>
    <w:p w14:paraId="7335B39E" w14:textId="77777777" w:rsidR="00B47682" w:rsidRDefault="00B47682" w:rsidP="002859AA">
      <w:pPr>
        <w:pStyle w:val="af2"/>
        <w:ind w:firstLineChars="177" w:firstLine="425"/>
      </w:pPr>
      <w:r>
        <w:rPr>
          <w:rFonts w:hint="eastAsia"/>
        </w:rPr>
        <w:t>3</w:t>
      </w:r>
      <w:r>
        <w:rPr>
          <w:rFonts w:hint="eastAsia"/>
        </w:rPr>
        <w:t>）</w:t>
      </w:r>
      <w:r w:rsidR="00BB7400">
        <w:rPr>
          <w:rFonts w:hint="eastAsia"/>
        </w:rPr>
        <w:t>容错能力强：</w:t>
      </w:r>
      <w:r w:rsidR="00BB7400">
        <w:rPr>
          <w:rFonts w:hint="eastAsia"/>
        </w:rPr>
        <w:t>H.264</w:t>
      </w:r>
      <w:r w:rsidR="00BB7400">
        <w:rPr>
          <w:rFonts w:hint="eastAsia"/>
        </w:rPr>
        <w:t>压缩技术提供了一些必要的工具</w:t>
      </w:r>
      <w:r w:rsidR="00B41727">
        <w:rPr>
          <w:rFonts w:hint="eastAsia"/>
        </w:rPr>
        <w:t>，用以解决网络环境不稳定时遭遇的信息丢包等错误。</w:t>
      </w:r>
    </w:p>
    <w:p w14:paraId="6E389B0C" w14:textId="77777777" w:rsidR="00CC42E4" w:rsidRDefault="00CC42E4" w:rsidP="002859AA">
      <w:pPr>
        <w:pStyle w:val="af2"/>
        <w:ind w:firstLineChars="177" w:firstLine="425"/>
      </w:pPr>
      <w:r>
        <w:rPr>
          <w:rFonts w:hint="eastAsia"/>
        </w:rPr>
        <w:t>4</w:t>
      </w:r>
      <w:r>
        <w:rPr>
          <w:rFonts w:hint="eastAsia"/>
        </w:rPr>
        <w:t>）网络适应性强：</w:t>
      </w:r>
      <w:r w:rsidR="007D0BD7">
        <w:rPr>
          <w:rFonts w:hint="eastAsia"/>
        </w:rPr>
        <w:t>H.264</w:t>
      </w:r>
      <w:r w:rsidR="007D0BD7">
        <w:rPr>
          <w:rFonts w:hint="eastAsia"/>
        </w:rPr>
        <w:t>压缩技术</w:t>
      </w:r>
      <w:r w:rsidR="00FB3FF5">
        <w:rPr>
          <w:rFonts w:hint="eastAsia"/>
        </w:rPr>
        <w:t>提供了网络抽象层，这让采用本压缩技术得到的压缩文件能较为轻易的传输于不同的网络之上，如</w:t>
      </w:r>
      <w:r w:rsidR="00FB3FF5">
        <w:rPr>
          <w:rFonts w:hint="eastAsia"/>
        </w:rPr>
        <w:t>CDMA</w:t>
      </w:r>
      <w:r w:rsidR="00FB3FF5">
        <w:rPr>
          <w:rFonts w:hint="eastAsia"/>
        </w:rPr>
        <w:t>、</w:t>
      </w:r>
      <w:r w:rsidR="00FB3FF5">
        <w:rPr>
          <w:rFonts w:hint="eastAsia"/>
        </w:rPr>
        <w:t>GPRS</w:t>
      </w:r>
      <w:r w:rsidR="00FB3FF5">
        <w:rPr>
          <w:rFonts w:hint="eastAsia"/>
        </w:rPr>
        <w:t>、</w:t>
      </w:r>
      <w:r w:rsidR="00FB3FF5">
        <w:rPr>
          <w:rFonts w:hint="eastAsia"/>
        </w:rPr>
        <w:t>WCDMA</w:t>
      </w:r>
      <w:r w:rsidR="00FB3FF5">
        <w:rPr>
          <w:rFonts w:hint="eastAsia"/>
        </w:rPr>
        <w:t>等。</w:t>
      </w:r>
    </w:p>
    <w:p w14:paraId="0CA115DF" w14:textId="77777777" w:rsidR="00A13548" w:rsidRDefault="00A13548" w:rsidP="00B855B3">
      <w:pPr>
        <w:ind w:firstLine="420"/>
      </w:pPr>
    </w:p>
    <w:p w14:paraId="1AD0BEE4" w14:textId="77777777" w:rsidR="00640AEE" w:rsidRDefault="00640AEE" w:rsidP="00A87143">
      <w:pPr>
        <w:pStyle w:val="My0"/>
        <w:outlineLvl w:val="1"/>
      </w:pPr>
      <w:bookmarkStart w:id="41" w:name="_Toc466328078"/>
      <w:r>
        <w:rPr>
          <w:rFonts w:hint="eastAsia"/>
        </w:rPr>
        <w:t>2.5 本章小结</w:t>
      </w:r>
      <w:bookmarkEnd w:id="41"/>
    </w:p>
    <w:p w14:paraId="5537F11E" w14:textId="77777777" w:rsidR="00640AEE" w:rsidRPr="00780B1E" w:rsidRDefault="00347260" w:rsidP="00780B1E">
      <w:pPr>
        <w:rPr>
          <w:rStyle w:val="MyChar"/>
        </w:rPr>
      </w:pPr>
      <w:r w:rsidRPr="00780B1E">
        <w:rPr>
          <w:rStyle w:val="MyChar"/>
          <w:rFonts w:hint="eastAsia"/>
        </w:rPr>
        <w:t>本章</w:t>
      </w:r>
      <w:r w:rsidR="004808BC" w:rsidRPr="00780B1E">
        <w:rPr>
          <w:rStyle w:val="MyChar"/>
          <w:rFonts w:hint="eastAsia"/>
        </w:rPr>
        <w:t>首先</w:t>
      </w:r>
      <w:r w:rsidR="004808BC" w:rsidRPr="00780B1E">
        <w:rPr>
          <w:rStyle w:val="MyChar"/>
        </w:rPr>
        <w:t>对</w:t>
      </w:r>
      <w:r w:rsidR="004808BC" w:rsidRPr="00780B1E">
        <w:rPr>
          <w:rStyle w:val="MyChar"/>
          <w:rFonts w:hint="eastAsia"/>
        </w:rPr>
        <w:t>浏览器的</w:t>
      </w:r>
      <w:r w:rsidR="004808BC" w:rsidRPr="00780B1E">
        <w:rPr>
          <w:rStyle w:val="MyChar"/>
        </w:rPr>
        <w:t>历史沿革做了简单的介绍，</w:t>
      </w:r>
      <w:r w:rsidR="004808BC" w:rsidRPr="00780B1E">
        <w:rPr>
          <w:rStyle w:val="MyChar"/>
          <w:rFonts w:hint="eastAsia"/>
        </w:rPr>
        <w:t>以便</w:t>
      </w:r>
      <w:r w:rsidR="004808BC" w:rsidRPr="00780B1E">
        <w:rPr>
          <w:rStyle w:val="MyChar"/>
        </w:rPr>
        <w:t>了解</w:t>
      </w:r>
      <w:r w:rsidR="008312A6" w:rsidRPr="00780B1E">
        <w:rPr>
          <w:rStyle w:val="MyChar"/>
        </w:rPr>
        <w:t>开发</w:t>
      </w:r>
      <w:r w:rsidR="004808BC" w:rsidRPr="00780B1E">
        <w:rPr>
          <w:rStyle w:val="MyChar"/>
        </w:rPr>
        <w:t>浏览器的初衷与</w:t>
      </w:r>
      <w:r w:rsidR="004808BC" w:rsidRPr="00780B1E">
        <w:rPr>
          <w:rStyle w:val="MyChar"/>
          <w:rFonts w:hint="eastAsia"/>
        </w:rPr>
        <w:t>目的；</w:t>
      </w:r>
      <w:r w:rsidR="00583572" w:rsidRPr="00780B1E">
        <w:rPr>
          <w:rStyle w:val="MyChar"/>
          <w:rFonts w:hint="eastAsia"/>
        </w:rPr>
        <w:t>其次</w:t>
      </w:r>
      <w:r w:rsidR="008312A6" w:rsidRPr="00780B1E">
        <w:rPr>
          <w:rStyle w:val="MyChar"/>
          <w:rFonts w:hint="eastAsia"/>
        </w:rPr>
        <w:t>以</w:t>
      </w:r>
      <w:r w:rsidR="008312A6" w:rsidRPr="00780B1E">
        <w:rPr>
          <w:rStyle w:val="MyChar"/>
        </w:rPr>
        <w:t>现代</w:t>
      </w:r>
      <w:r w:rsidR="008312A6" w:rsidRPr="00780B1E">
        <w:rPr>
          <w:rStyle w:val="MyChar"/>
          <w:rFonts w:hint="eastAsia"/>
        </w:rPr>
        <w:t>浏览器</w:t>
      </w:r>
      <w:r w:rsidR="008312A6" w:rsidRPr="00780B1E">
        <w:rPr>
          <w:rStyle w:val="MyChar"/>
        </w:rPr>
        <w:t>为主，</w:t>
      </w:r>
      <w:r w:rsidR="007635F9" w:rsidRPr="00780B1E">
        <w:rPr>
          <w:rStyle w:val="MyChar"/>
          <w:rFonts w:hint="eastAsia"/>
        </w:rPr>
        <w:t>描述</w:t>
      </w:r>
      <w:r w:rsidR="008312A6" w:rsidRPr="00780B1E">
        <w:rPr>
          <w:rStyle w:val="MyChar"/>
        </w:rPr>
        <w:t>浏览器具备的特性；在对浏览器</w:t>
      </w:r>
      <w:r w:rsidR="008312A6" w:rsidRPr="00780B1E">
        <w:rPr>
          <w:rStyle w:val="MyChar"/>
          <w:rFonts w:hint="eastAsia"/>
        </w:rPr>
        <w:t>充分了解</w:t>
      </w:r>
      <w:r w:rsidR="008312A6" w:rsidRPr="00780B1E">
        <w:rPr>
          <w:rStyle w:val="MyChar"/>
        </w:rPr>
        <w:t>的基础上，随后展开对浏览器工作原理的</w:t>
      </w:r>
      <w:r w:rsidR="00CB7D44" w:rsidRPr="00780B1E">
        <w:rPr>
          <w:rStyle w:val="MyChar"/>
          <w:rFonts w:hint="eastAsia"/>
        </w:rPr>
        <w:t>进行阐述</w:t>
      </w:r>
      <w:r w:rsidR="00583572" w:rsidRPr="00780B1E">
        <w:rPr>
          <w:rStyle w:val="MyChar"/>
          <w:rFonts w:hint="eastAsia"/>
        </w:rPr>
        <w:t>；</w:t>
      </w:r>
      <w:r w:rsidR="00F128D1" w:rsidRPr="00780B1E">
        <w:rPr>
          <w:rStyle w:val="MyChar"/>
          <w:rFonts w:hint="eastAsia"/>
        </w:rPr>
        <w:t>然后</w:t>
      </w:r>
      <w:r w:rsidR="00F128D1" w:rsidRPr="00780B1E">
        <w:rPr>
          <w:rStyle w:val="MyChar"/>
        </w:rPr>
        <w:t>以</w:t>
      </w:r>
      <w:r w:rsidR="00F128D1" w:rsidRPr="00780B1E">
        <w:rPr>
          <w:rStyle w:val="MyChar"/>
        </w:rPr>
        <w:t>WebKit</w:t>
      </w:r>
      <w:r w:rsidR="00F128D1" w:rsidRPr="00780B1E">
        <w:rPr>
          <w:rStyle w:val="MyChar"/>
        </w:rPr>
        <w:t>和</w:t>
      </w:r>
      <w:r w:rsidR="00F128D1" w:rsidRPr="00780B1E">
        <w:rPr>
          <w:rStyle w:val="MyChar"/>
        </w:rPr>
        <w:t>Chromium</w:t>
      </w:r>
      <w:r w:rsidR="00F128D1" w:rsidRPr="00780B1E">
        <w:rPr>
          <w:rStyle w:val="MyChar"/>
        </w:rPr>
        <w:t>为重点，详细分析了浏览器的</w:t>
      </w:r>
      <w:r w:rsidR="00F128D1" w:rsidRPr="00780B1E">
        <w:rPr>
          <w:rStyle w:val="MyChar"/>
          <w:rFonts w:hint="eastAsia"/>
        </w:rPr>
        <w:t>核心架构与设计</w:t>
      </w:r>
      <w:r w:rsidR="00AA1765" w:rsidRPr="00780B1E">
        <w:rPr>
          <w:rStyle w:val="MyChar"/>
          <w:rFonts w:hint="eastAsia"/>
        </w:rPr>
        <w:t>。</w:t>
      </w:r>
      <w:r w:rsidR="008F6AF3" w:rsidRPr="00780B1E">
        <w:rPr>
          <w:rStyle w:val="MyChar"/>
          <w:rFonts w:hint="eastAsia"/>
        </w:rPr>
        <w:t>此外</w:t>
      </w:r>
      <w:r w:rsidR="008F6AF3" w:rsidRPr="00780B1E">
        <w:rPr>
          <w:rStyle w:val="MyChar"/>
        </w:rPr>
        <w:t>，</w:t>
      </w:r>
      <w:r w:rsidR="008F6AF3" w:rsidRPr="00780B1E">
        <w:rPr>
          <w:rStyle w:val="MyChar"/>
          <w:rFonts w:hint="eastAsia"/>
        </w:rPr>
        <w:t>还对</w:t>
      </w:r>
      <w:r w:rsidR="00AA1765" w:rsidRPr="00780B1E">
        <w:rPr>
          <w:rStyle w:val="MyChar"/>
        </w:rPr>
        <w:t>Gstreamer</w:t>
      </w:r>
      <w:r w:rsidR="008F6AF3" w:rsidRPr="00780B1E">
        <w:rPr>
          <w:rStyle w:val="MyChar"/>
          <w:rFonts w:hint="eastAsia"/>
        </w:rPr>
        <w:t>由</w:t>
      </w:r>
      <w:r w:rsidR="008F6AF3" w:rsidRPr="00780B1E">
        <w:rPr>
          <w:rStyle w:val="MyChar"/>
        </w:rPr>
        <w:t>浅入深，由</w:t>
      </w:r>
      <w:r w:rsidR="008F6AF3" w:rsidRPr="00780B1E">
        <w:rPr>
          <w:rStyle w:val="MyChar"/>
          <w:rFonts w:hint="eastAsia"/>
        </w:rPr>
        <w:t>简单</w:t>
      </w:r>
      <w:r w:rsidR="008F6AF3" w:rsidRPr="00780B1E">
        <w:rPr>
          <w:rStyle w:val="MyChar"/>
        </w:rPr>
        <w:t>到复杂地展现了其基本概念、使用方法</w:t>
      </w:r>
      <w:r w:rsidR="008F6AF3" w:rsidRPr="00780B1E">
        <w:rPr>
          <w:rStyle w:val="MyChar"/>
          <w:rFonts w:hint="eastAsia"/>
        </w:rPr>
        <w:t>、</w:t>
      </w:r>
      <w:r w:rsidR="008F6AF3" w:rsidRPr="00780B1E">
        <w:rPr>
          <w:rStyle w:val="MyChar"/>
        </w:rPr>
        <w:t>工作机制</w:t>
      </w:r>
      <w:r w:rsidR="008F6AF3" w:rsidRPr="00780B1E">
        <w:rPr>
          <w:rStyle w:val="MyChar"/>
          <w:rFonts w:hint="eastAsia"/>
        </w:rPr>
        <w:t>、等等</w:t>
      </w:r>
      <w:r w:rsidR="006F274F" w:rsidRPr="00780B1E">
        <w:rPr>
          <w:rStyle w:val="MyChar"/>
          <w:rFonts w:hint="eastAsia"/>
        </w:rPr>
        <w:t>，以便</w:t>
      </w:r>
      <w:r w:rsidR="006F274F" w:rsidRPr="00780B1E">
        <w:rPr>
          <w:rStyle w:val="MyChar"/>
        </w:rPr>
        <w:t>对</w:t>
      </w:r>
      <w:r w:rsidR="006F274F" w:rsidRPr="00780B1E">
        <w:rPr>
          <w:rStyle w:val="MyChar"/>
        </w:rPr>
        <w:t>Gstreamer</w:t>
      </w:r>
      <w:r w:rsidR="006F274F" w:rsidRPr="00780B1E">
        <w:rPr>
          <w:rStyle w:val="MyChar"/>
          <w:rFonts w:hint="eastAsia"/>
        </w:rPr>
        <w:t>有</w:t>
      </w:r>
      <w:r w:rsidR="006F274F" w:rsidRPr="00780B1E">
        <w:rPr>
          <w:rStyle w:val="MyChar"/>
        </w:rPr>
        <w:t>全面的认识</w:t>
      </w:r>
      <w:r w:rsidR="008F6AF3" w:rsidRPr="00780B1E">
        <w:rPr>
          <w:rStyle w:val="MyChar"/>
        </w:rPr>
        <w:t>。最后</w:t>
      </w:r>
      <w:r w:rsidR="008F6AF3" w:rsidRPr="00780B1E">
        <w:rPr>
          <w:rStyle w:val="MyChar"/>
          <w:rFonts w:hint="eastAsia"/>
        </w:rPr>
        <w:t>，</w:t>
      </w:r>
      <w:r w:rsidR="008F6AF3" w:rsidRPr="00780B1E">
        <w:rPr>
          <w:rStyle w:val="MyChar"/>
        </w:rPr>
        <w:t>介绍了当前比较常用的音视频编解码</w:t>
      </w:r>
      <w:r w:rsidR="008F6AF3" w:rsidRPr="00780B1E">
        <w:rPr>
          <w:rStyle w:val="MyChar"/>
          <w:rFonts w:hint="eastAsia"/>
        </w:rPr>
        <w:t>标准。</w:t>
      </w:r>
      <w:r w:rsidR="008F6AF3" w:rsidRPr="00780B1E">
        <w:rPr>
          <w:rStyle w:val="MyChar"/>
        </w:rPr>
        <w:t>以上</w:t>
      </w:r>
      <w:r w:rsidR="008F6AF3" w:rsidRPr="00780B1E">
        <w:rPr>
          <w:rStyle w:val="MyChar"/>
          <w:rFonts w:hint="eastAsia"/>
        </w:rPr>
        <w:t>，</w:t>
      </w:r>
      <w:r w:rsidR="008F6AF3" w:rsidRPr="00780B1E">
        <w:rPr>
          <w:rStyle w:val="MyChar"/>
        </w:rPr>
        <w:t>为下文的展开，做了系统性的</w:t>
      </w:r>
      <w:r w:rsidR="008F6AF3" w:rsidRPr="00780B1E">
        <w:rPr>
          <w:rStyle w:val="MyChar"/>
          <w:rFonts w:hint="eastAsia"/>
        </w:rPr>
        <w:t>铺垫</w:t>
      </w:r>
      <w:r w:rsidR="003F76DE" w:rsidRPr="00780B1E">
        <w:rPr>
          <w:rStyle w:val="MyChar"/>
          <w:rFonts w:hint="eastAsia"/>
        </w:rPr>
        <w:t>。</w:t>
      </w:r>
    </w:p>
    <w:p w14:paraId="5E29DFE4" w14:textId="77777777" w:rsidR="00640AEE" w:rsidRDefault="00640AEE" w:rsidP="00640AEE">
      <w:pPr>
        <w:pStyle w:val="My0"/>
      </w:pPr>
    </w:p>
    <w:p w14:paraId="077F1F6C" w14:textId="77777777" w:rsidR="008D1F7B" w:rsidRDefault="008D1F7B">
      <w:pPr>
        <w:spacing w:after="0" w:line="240" w:lineRule="auto"/>
        <w:ind w:firstLine="0"/>
      </w:pPr>
    </w:p>
    <w:p w14:paraId="32E533CC" w14:textId="77777777" w:rsidR="001A3779" w:rsidRDefault="001A3779">
      <w:pPr>
        <w:spacing w:after="0" w:line="240" w:lineRule="auto"/>
        <w:ind w:firstLine="0"/>
      </w:pPr>
      <w:r>
        <w:br w:type="page"/>
      </w:r>
    </w:p>
    <w:p w14:paraId="1E00F07A" w14:textId="77777777" w:rsidR="009F2D05" w:rsidRDefault="009F2D05" w:rsidP="009F2D05"/>
    <w:p w14:paraId="25164A38" w14:textId="77777777" w:rsidR="009F2D05" w:rsidRDefault="009F2D05" w:rsidP="009F2D05">
      <w:pPr>
        <w:pStyle w:val="a5"/>
      </w:pPr>
      <w:bookmarkStart w:id="42" w:name="_Toc466328079"/>
      <w:r>
        <w:rPr>
          <w:rFonts w:hint="eastAsia"/>
        </w:rPr>
        <w:t xml:space="preserve">3 </w:t>
      </w:r>
      <w:r w:rsidR="003A050B">
        <w:rPr>
          <w:rFonts w:hint="eastAsia"/>
        </w:rPr>
        <w:t>需求</w:t>
      </w:r>
      <w:r w:rsidR="003A63C8">
        <w:rPr>
          <w:rFonts w:hint="eastAsia"/>
        </w:rPr>
        <w:t>分析</w:t>
      </w:r>
      <w:bookmarkEnd w:id="42"/>
    </w:p>
    <w:p w14:paraId="632A0E46" w14:textId="77777777" w:rsidR="009F2D05" w:rsidRDefault="009F2D05" w:rsidP="009F2D05"/>
    <w:p w14:paraId="5F727BA7" w14:textId="77777777" w:rsidR="008D1F7B" w:rsidRDefault="00C9424A" w:rsidP="00DC5799">
      <w:pPr>
        <w:pStyle w:val="My0"/>
        <w:outlineLvl w:val="1"/>
      </w:pPr>
      <w:bookmarkStart w:id="43" w:name="_Toc466328080"/>
      <w:commentRangeStart w:id="44"/>
      <w:r>
        <w:rPr>
          <w:rFonts w:hint="eastAsia"/>
        </w:rPr>
        <w:t>3</w:t>
      </w:r>
      <w:r w:rsidR="008D1F7B">
        <w:rPr>
          <w:rFonts w:hint="eastAsia"/>
        </w:rPr>
        <w:t xml:space="preserve">.1 </w:t>
      </w:r>
      <w:r w:rsidR="00FB5C83">
        <w:rPr>
          <w:rFonts w:hint="eastAsia"/>
        </w:rPr>
        <w:t>功能需求</w:t>
      </w:r>
      <w:bookmarkEnd w:id="43"/>
      <w:commentRangeEnd w:id="44"/>
      <w:r w:rsidR="00190055">
        <w:rPr>
          <w:rStyle w:val="afe"/>
          <w:rFonts w:ascii="Times New Roman" w:eastAsia="宋体" w:hAnsi="宋体"/>
          <w:b w:val="0"/>
        </w:rPr>
        <w:commentReference w:id="44"/>
      </w:r>
    </w:p>
    <w:p w14:paraId="45FEA8E8" w14:textId="77777777" w:rsidR="002C146F" w:rsidRDefault="00ED1B9E" w:rsidP="00DC5799">
      <w:pPr>
        <w:pStyle w:val="My1"/>
        <w:outlineLvl w:val="2"/>
      </w:pPr>
      <w:bookmarkStart w:id="45" w:name="_Toc466328081"/>
      <w:r>
        <w:rPr>
          <w:rFonts w:hint="eastAsia"/>
        </w:rPr>
        <w:t>3</w:t>
      </w:r>
      <w:r w:rsidR="002C146F">
        <w:rPr>
          <w:rFonts w:hint="eastAsia"/>
        </w:rPr>
        <w:t>.1.1 所支持的音视频</w:t>
      </w:r>
      <w:r w:rsidR="002C146F">
        <w:t>文件格式</w:t>
      </w:r>
      <w:bookmarkEnd w:id="45"/>
    </w:p>
    <w:p w14:paraId="55A2B40E" w14:textId="77777777" w:rsidR="00436166" w:rsidRDefault="001C59B5" w:rsidP="00C2339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系统所</w:t>
      </w:r>
      <w:r w:rsidR="00184E6B">
        <w:rPr>
          <w:rFonts w:ascii="Times New Roman" w:eastAsia="宋体" w:hAnsi="宋体" w:hint="eastAsia"/>
          <w:b w:val="0"/>
        </w:rPr>
        <w:t>需要</w:t>
      </w:r>
      <w:r>
        <w:rPr>
          <w:rFonts w:ascii="Times New Roman" w:eastAsia="宋体" w:hAnsi="宋体" w:hint="eastAsia"/>
          <w:b w:val="0"/>
        </w:rPr>
        <w:t>支持</w:t>
      </w:r>
      <w:r>
        <w:rPr>
          <w:rFonts w:ascii="Times New Roman" w:eastAsia="宋体" w:hAnsi="宋体"/>
          <w:b w:val="0"/>
        </w:rPr>
        <w:t>的</w:t>
      </w:r>
      <w:r>
        <w:rPr>
          <w:rFonts w:ascii="Times New Roman" w:eastAsia="宋体" w:hAnsi="宋体" w:hint="eastAsia"/>
          <w:b w:val="0"/>
        </w:rPr>
        <w:t>音视频</w:t>
      </w:r>
      <w:r>
        <w:rPr>
          <w:rFonts w:ascii="Times New Roman" w:eastAsia="宋体" w:hAnsi="宋体"/>
          <w:b w:val="0"/>
        </w:rPr>
        <w:t>文件格式</w:t>
      </w:r>
      <w:r w:rsidR="004A7FCF">
        <w:rPr>
          <w:rFonts w:ascii="Times New Roman" w:eastAsia="宋体" w:hAnsi="宋体" w:hint="eastAsia"/>
          <w:b w:val="0"/>
        </w:rPr>
        <w:t>及</w:t>
      </w:r>
      <w:r w:rsidR="00870B7B">
        <w:rPr>
          <w:rFonts w:ascii="Times New Roman" w:eastAsia="宋体" w:hAnsi="宋体" w:hint="eastAsia"/>
          <w:b w:val="0"/>
        </w:rPr>
        <w:t>编</w:t>
      </w:r>
      <w:r w:rsidR="004A7FCF">
        <w:rPr>
          <w:rFonts w:ascii="Times New Roman" w:eastAsia="宋体" w:hAnsi="宋体"/>
          <w:b w:val="0"/>
        </w:rPr>
        <w:t>码格式</w:t>
      </w:r>
      <w:r w:rsidR="004A7FCF">
        <w:rPr>
          <w:rFonts w:ascii="Times New Roman" w:eastAsia="宋体" w:hAnsi="宋体" w:hint="eastAsia"/>
          <w:b w:val="0"/>
        </w:rPr>
        <w:t>如下</w:t>
      </w:r>
      <w:r w:rsidR="004A7FCF">
        <w:rPr>
          <w:rFonts w:ascii="Times New Roman" w:eastAsia="宋体" w:hAnsi="宋体"/>
          <w:b w:val="0"/>
        </w:rPr>
        <w:t>表</w:t>
      </w:r>
      <w:r w:rsidR="00F64669">
        <w:rPr>
          <w:rFonts w:ascii="Times New Roman" w:eastAsia="宋体" w:hAnsi="宋体" w:hint="eastAsia"/>
          <w:b w:val="0"/>
        </w:rPr>
        <w:t>（表</w:t>
      </w:r>
      <w:r w:rsidR="00F64669">
        <w:rPr>
          <w:rFonts w:ascii="Times New Roman" w:eastAsia="宋体" w:hAnsi="宋体" w:hint="eastAsia"/>
          <w:b w:val="0"/>
        </w:rPr>
        <w:t>3</w:t>
      </w:r>
      <w:r w:rsidR="00F64669">
        <w:rPr>
          <w:rFonts w:ascii="Times New Roman" w:eastAsia="宋体" w:hAnsi="宋体"/>
          <w:b w:val="0"/>
        </w:rPr>
        <w:t>-1</w:t>
      </w:r>
      <w:r w:rsidR="00F64669">
        <w:rPr>
          <w:rFonts w:ascii="Times New Roman" w:eastAsia="宋体" w:hAnsi="宋体" w:hint="eastAsia"/>
          <w:b w:val="0"/>
        </w:rPr>
        <w:t>）</w:t>
      </w:r>
    </w:p>
    <w:p w14:paraId="5DE26CE1" w14:textId="77777777" w:rsidR="007A5886" w:rsidRDefault="007A5886" w:rsidP="007A588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w:t>
      </w:r>
      <w:r>
        <w:rPr>
          <w:rFonts w:ascii="楷体_GB2312" w:eastAsia="楷体_GB2312" w:hAnsi="华文楷体" w:hint="eastAsia"/>
          <w:bCs w:val="0"/>
          <w:snapToGrid w:val="0"/>
          <w:color w:val="000000"/>
          <w:sz w:val="21"/>
          <w:szCs w:val="21"/>
        </w:rPr>
        <w:t>3</w:t>
      </w:r>
      <w:r w:rsidRPr="00626DA0">
        <w:rPr>
          <w:rFonts w:ascii="楷体_GB2312" w:eastAsia="楷体_GB2312" w:hAnsi="华文楷体"/>
          <w:bCs w:val="0"/>
          <w:snapToGrid w:val="0"/>
          <w:color w:val="000000"/>
          <w:sz w:val="21"/>
          <w:szCs w:val="21"/>
        </w:rPr>
        <w:t xml:space="preserve">-1 </w:t>
      </w:r>
      <w:r w:rsidR="00C87F72">
        <w:rPr>
          <w:rFonts w:ascii="楷体_GB2312" w:eastAsia="楷体_GB2312" w:hAnsi="华文楷体" w:hint="eastAsia"/>
          <w:bCs w:val="0"/>
          <w:snapToGrid w:val="0"/>
          <w:color w:val="000000"/>
          <w:sz w:val="21"/>
          <w:szCs w:val="21"/>
        </w:rPr>
        <w:t>支持文件</w:t>
      </w:r>
      <w:r w:rsidR="00C87F72">
        <w:rPr>
          <w:rFonts w:ascii="楷体_GB2312" w:eastAsia="楷体_GB2312" w:hAnsi="华文楷体"/>
          <w:bCs w:val="0"/>
          <w:snapToGrid w:val="0"/>
          <w:color w:val="000000"/>
          <w:sz w:val="21"/>
          <w:szCs w:val="21"/>
        </w:rPr>
        <w:t>格式与编码格式</w:t>
      </w:r>
    </w:p>
    <w:p w14:paraId="5277CDE0" w14:textId="77777777" w:rsidR="007A5886" w:rsidRPr="007A5886" w:rsidRDefault="007A5886" w:rsidP="006A6D5D">
      <w:pPr>
        <w:widowControl w:val="0"/>
        <w:adjustRightInd w:val="0"/>
        <w:snapToGrid w:val="0"/>
        <w:spacing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 3</w:t>
      </w:r>
      <w:r w:rsidRPr="00626DA0">
        <w:rPr>
          <w:rFonts w:hAnsi="Times New Roman"/>
          <w:bCs w:val="0"/>
          <w:sz w:val="21"/>
          <w:szCs w:val="21"/>
        </w:rPr>
        <w:t xml:space="preserve">-1 </w:t>
      </w:r>
      <w:r w:rsidR="00C87F72">
        <w:rPr>
          <w:rFonts w:hAnsi="Times New Roman"/>
          <w:sz w:val="21"/>
          <w:szCs w:val="21"/>
        </w:rPr>
        <w:t xml:space="preserve">the supported file format and </w:t>
      </w:r>
      <w:r w:rsidR="00333864">
        <w:rPr>
          <w:rFonts w:hAnsi="Times New Roman"/>
          <w:sz w:val="21"/>
          <w:szCs w:val="21"/>
        </w:rPr>
        <w:t>encoding</w:t>
      </w:r>
      <w:r w:rsidR="00C87F72">
        <w:rPr>
          <w:rFonts w:hAnsi="Times New Roman"/>
          <w:sz w:val="21"/>
          <w:szCs w:val="21"/>
        </w:rPr>
        <w:t xml:space="preserve"> format</w:t>
      </w:r>
    </w:p>
    <w:tbl>
      <w:tblPr>
        <w:tblStyle w:val="af3"/>
        <w:tblW w:w="0" w:type="auto"/>
        <w:jc w:val="center"/>
        <w:tblLook w:val="04A0" w:firstRow="1" w:lastRow="0" w:firstColumn="1" w:lastColumn="0" w:noHBand="0" w:noVBand="1"/>
      </w:tblPr>
      <w:tblGrid>
        <w:gridCol w:w="846"/>
        <w:gridCol w:w="2977"/>
        <w:gridCol w:w="2268"/>
      </w:tblGrid>
      <w:tr w:rsidR="00870B7B" w14:paraId="1EDD0E01" w14:textId="77777777" w:rsidTr="00707862">
        <w:trPr>
          <w:trHeight w:val="682"/>
          <w:jc w:val="center"/>
        </w:trPr>
        <w:tc>
          <w:tcPr>
            <w:tcW w:w="846" w:type="dxa"/>
          </w:tcPr>
          <w:p w14:paraId="5921F7EB" w14:textId="77777777" w:rsidR="00870B7B" w:rsidRDefault="00870B7B" w:rsidP="00112FFC">
            <w:pPr>
              <w:pStyle w:val="My0"/>
              <w:spacing w:before="240"/>
              <w:rPr>
                <w:rFonts w:ascii="Times New Roman" w:eastAsia="宋体" w:hAnsi="宋体"/>
                <w:b w:val="0"/>
              </w:rPr>
            </w:pPr>
            <w:r>
              <w:rPr>
                <w:rFonts w:ascii="Times New Roman" w:eastAsia="宋体" w:hAnsi="宋体" w:hint="eastAsia"/>
                <w:b w:val="0"/>
              </w:rPr>
              <w:t>类型</w:t>
            </w:r>
          </w:p>
        </w:tc>
        <w:tc>
          <w:tcPr>
            <w:tcW w:w="2977" w:type="dxa"/>
          </w:tcPr>
          <w:p w14:paraId="0730E1A5" w14:textId="77777777" w:rsidR="00870B7B" w:rsidRDefault="00870B7B" w:rsidP="00112FFC">
            <w:pPr>
              <w:pStyle w:val="My0"/>
              <w:spacing w:before="240"/>
              <w:rPr>
                <w:rFonts w:ascii="Times New Roman" w:eastAsia="宋体" w:hAnsi="宋体"/>
                <w:b w:val="0"/>
              </w:rPr>
            </w:pPr>
            <w:r>
              <w:rPr>
                <w:rFonts w:ascii="Times New Roman" w:eastAsia="宋体" w:hAnsi="宋体" w:hint="eastAsia"/>
                <w:b w:val="0"/>
              </w:rPr>
              <w:t>支持</w:t>
            </w:r>
            <w:r>
              <w:rPr>
                <w:rFonts w:ascii="Times New Roman" w:eastAsia="宋体" w:hAnsi="宋体"/>
                <w:b w:val="0"/>
              </w:rPr>
              <w:t>文件格式</w:t>
            </w:r>
          </w:p>
        </w:tc>
        <w:tc>
          <w:tcPr>
            <w:tcW w:w="2268" w:type="dxa"/>
          </w:tcPr>
          <w:p w14:paraId="794D204C" w14:textId="77777777" w:rsidR="00870B7B" w:rsidRDefault="00870B7B" w:rsidP="00112FFC">
            <w:pPr>
              <w:pStyle w:val="My0"/>
              <w:spacing w:before="240"/>
              <w:rPr>
                <w:rFonts w:ascii="Times New Roman" w:eastAsia="宋体" w:hAnsi="宋体"/>
                <w:b w:val="0"/>
              </w:rPr>
            </w:pPr>
            <w:r>
              <w:rPr>
                <w:rFonts w:ascii="Times New Roman" w:eastAsia="宋体" w:hAnsi="宋体" w:hint="eastAsia"/>
                <w:b w:val="0"/>
              </w:rPr>
              <w:t>支持编码方式</w:t>
            </w:r>
          </w:p>
        </w:tc>
      </w:tr>
      <w:tr w:rsidR="00870B7B" w14:paraId="2A0BD5E6" w14:textId="77777777" w:rsidTr="00707862">
        <w:trPr>
          <w:trHeight w:val="669"/>
          <w:jc w:val="center"/>
        </w:trPr>
        <w:tc>
          <w:tcPr>
            <w:tcW w:w="846" w:type="dxa"/>
          </w:tcPr>
          <w:p w14:paraId="216F02B9" w14:textId="77777777" w:rsidR="00870B7B" w:rsidRDefault="00870B7B" w:rsidP="00112FFC">
            <w:pPr>
              <w:pStyle w:val="My0"/>
              <w:spacing w:before="240"/>
              <w:rPr>
                <w:rFonts w:ascii="Times New Roman" w:eastAsia="宋体" w:hAnsi="宋体"/>
                <w:b w:val="0"/>
              </w:rPr>
            </w:pPr>
            <w:r>
              <w:rPr>
                <w:rFonts w:ascii="Times New Roman" w:eastAsia="宋体" w:hAnsi="宋体" w:hint="eastAsia"/>
                <w:b w:val="0"/>
              </w:rPr>
              <w:t>音频</w:t>
            </w:r>
          </w:p>
        </w:tc>
        <w:tc>
          <w:tcPr>
            <w:tcW w:w="2977" w:type="dxa"/>
          </w:tcPr>
          <w:p w14:paraId="3AC83C30" w14:textId="77777777" w:rsidR="00870B7B" w:rsidRDefault="00870B7B" w:rsidP="00112FFC">
            <w:pPr>
              <w:pStyle w:val="My0"/>
              <w:spacing w:before="240"/>
              <w:rPr>
                <w:rFonts w:ascii="Times New Roman" w:eastAsia="宋体" w:hAnsi="宋体"/>
                <w:b w:val="0"/>
              </w:rPr>
            </w:pPr>
            <w:r>
              <w:rPr>
                <w:rFonts w:ascii="Times New Roman" w:eastAsia="宋体" w:hAnsi="宋体" w:hint="eastAsia"/>
                <w:b w:val="0"/>
              </w:rPr>
              <w:t>MP3</w:t>
            </w:r>
            <w:r>
              <w:rPr>
                <w:rFonts w:ascii="Times New Roman" w:eastAsia="宋体" w:hAnsi="宋体" w:hint="eastAsia"/>
                <w:b w:val="0"/>
              </w:rPr>
              <w:t>，</w:t>
            </w:r>
            <w:r>
              <w:rPr>
                <w:rFonts w:ascii="Times New Roman" w:eastAsia="宋体" w:hAnsi="宋体"/>
                <w:b w:val="0"/>
              </w:rPr>
              <w:t>AAC</w:t>
            </w:r>
            <w:r>
              <w:rPr>
                <w:rFonts w:ascii="Times New Roman" w:eastAsia="宋体" w:hAnsi="宋体"/>
                <w:b w:val="0"/>
              </w:rPr>
              <w:t>，</w:t>
            </w:r>
            <w:r w:rsidR="00673362">
              <w:rPr>
                <w:rFonts w:ascii="Times New Roman" w:eastAsia="宋体" w:hAnsi="宋体" w:hint="eastAsia"/>
                <w:b w:val="0"/>
              </w:rPr>
              <w:t>OGG</w:t>
            </w:r>
          </w:p>
        </w:tc>
        <w:tc>
          <w:tcPr>
            <w:tcW w:w="2268" w:type="dxa"/>
          </w:tcPr>
          <w:p w14:paraId="2EB9D422" w14:textId="77777777" w:rsidR="00870B7B" w:rsidRDefault="00870B7B" w:rsidP="00112FFC">
            <w:pPr>
              <w:pStyle w:val="My0"/>
              <w:spacing w:before="240"/>
              <w:rPr>
                <w:rFonts w:ascii="Times New Roman" w:eastAsia="宋体" w:hAnsi="宋体"/>
                <w:b w:val="0"/>
              </w:rPr>
            </w:pPr>
            <w:r>
              <w:rPr>
                <w:rFonts w:ascii="Times New Roman" w:eastAsia="宋体" w:hAnsi="宋体" w:hint="eastAsia"/>
                <w:b w:val="0"/>
              </w:rPr>
              <w:t>AAC</w:t>
            </w:r>
            <w:r>
              <w:rPr>
                <w:rFonts w:ascii="Times New Roman" w:eastAsia="宋体" w:hAnsi="宋体"/>
                <w:b w:val="0"/>
              </w:rPr>
              <w:t>，</w:t>
            </w:r>
            <w:r>
              <w:rPr>
                <w:rFonts w:ascii="Times New Roman" w:eastAsia="宋体" w:hAnsi="宋体"/>
                <w:b w:val="0"/>
              </w:rPr>
              <w:t>MP3</w:t>
            </w:r>
            <w:r w:rsidR="009D299D">
              <w:rPr>
                <w:rFonts w:ascii="Times New Roman" w:eastAsia="宋体" w:hAnsi="宋体" w:hint="eastAsia"/>
                <w:b w:val="0"/>
              </w:rPr>
              <w:t>，</w:t>
            </w:r>
            <w:r w:rsidR="009D299D" w:rsidRPr="009D299D">
              <w:rPr>
                <w:rFonts w:ascii="Times New Roman" w:eastAsia="宋体" w:hAnsi="宋体"/>
                <w:b w:val="0"/>
              </w:rPr>
              <w:t>Vorbis</w:t>
            </w:r>
          </w:p>
        </w:tc>
      </w:tr>
      <w:tr w:rsidR="00870B7B" w14:paraId="11FB6BAB" w14:textId="77777777" w:rsidTr="00707862">
        <w:trPr>
          <w:trHeight w:val="963"/>
          <w:jc w:val="center"/>
        </w:trPr>
        <w:tc>
          <w:tcPr>
            <w:tcW w:w="846" w:type="dxa"/>
          </w:tcPr>
          <w:p w14:paraId="23199F37" w14:textId="77777777" w:rsidR="00870B7B" w:rsidRDefault="00870B7B" w:rsidP="00112FFC">
            <w:pPr>
              <w:pStyle w:val="My0"/>
              <w:spacing w:before="240"/>
              <w:rPr>
                <w:rFonts w:ascii="Times New Roman" w:eastAsia="宋体" w:hAnsi="宋体"/>
                <w:b w:val="0"/>
              </w:rPr>
            </w:pPr>
            <w:r>
              <w:rPr>
                <w:rFonts w:ascii="Times New Roman" w:eastAsia="宋体" w:hAnsi="宋体" w:hint="eastAsia"/>
                <w:b w:val="0"/>
              </w:rPr>
              <w:t>视频</w:t>
            </w:r>
          </w:p>
        </w:tc>
        <w:tc>
          <w:tcPr>
            <w:tcW w:w="2977" w:type="dxa"/>
          </w:tcPr>
          <w:p w14:paraId="28FDBF79" w14:textId="77777777" w:rsidR="00870B7B" w:rsidRDefault="003707C3" w:rsidP="00497CF2">
            <w:pPr>
              <w:pStyle w:val="My0"/>
              <w:spacing w:before="240"/>
              <w:rPr>
                <w:rFonts w:ascii="Times New Roman" w:eastAsia="宋体" w:hAnsi="宋体"/>
                <w:b w:val="0"/>
              </w:rPr>
            </w:pPr>
            <w:r>
              <w:rPr>
                <w:rFonts w:ascii="Times New Roman" w:eastAsia="宋体" w:hAnsi="宋体" w:hint="eastAsia"/>
                <w:b w:val="0"/>
              </w:rPr>
              <w:t>MP</w:t>
            </w:r>
            <w:r>
              <w:rPr>
                <w:rFonts w:ascii="Times New Roman" w:eastAsia="宋体" w:hAnsi="宋体"/>
                <w:b w:val="0"/>
              </w:rPr>
              <w:t>4</w:t>
            </w:r>
            <w:r>
              <w:rPr>
                <w:rFonts w:ascii="Times New Roman" w:eastAsia="宋体" w:hAnsi="宋体" w:hint="eastAsia"/>
                <w:b w:val="0"/>
              </w:rPr>
              <w:t>，</w:t>
            </w:r>
            <w:r>
              <w:rPr>
                <w:rFonts w:ascii="Times New Roman" w:eastAsia="宋体" w:hAnsi="宋体" w:hint="eastAsia"/>
                <w:b w:val="0"/>
              </w:rPr>
              <w:t>AVI</w:t>
            </w:r>
            <w:r>
              <w:rPr>
                <w:rFonts w:ascii="Times New Roman" w:eastAsia="宋体" w:hAnsi="宋体"/>
                <w:b w:val="0"/>
              </w:rPr>
              <w:t>，</w:t>
            </w:r>
            <w:r>
              <w:rPr>
                <w:rFonts w:ascii="Times New Roman" w:eastAsia="宋体" w:hAnsi="宋体"/>
                <w:b w:val="0"/>
              </w:rPr>
              <w:t>MKV</w:t>
            </w:r>
            <w:r>
              <w:rPr>
                <w:rFonts w:ascii="Times New Roman" w:eastAsia="宋体" w:hAnsi="宋体"/>
                <w:b w:val="0"/>
              </w:rPr>
              <w:t>，</w:t>
            </w:r>
            <w:r>
              <w:rPr>
                <w:rFonts w:ascii="Times New Roman" w:eastAsia="宋体" w:hAnsi="宋体"/>
                <w:b w:val="0"/>
              </w:rPr>
              <w:t>WEBM</w:t>
            </w:r>
            <w:r>
              <w:rPr>
                <w:rFonts w:ascii="Times New Roman" w:eastAsia="宋体" w:hAnsi="宋体"/>
                <w:b w:val="0"/>
              </w:rPr>
              <w:t>，</w:t>
            </w:r>
            <w:r>
              <w:rPr>
                <w:rFonts w:ascii="Times New Roman" w:eastAsia="宋体" w:hAnsi="宋体" w:hint="eastAsia"/>
                <w:b w:val="0"/>
              </w:rPr>
              <w:t>3</w:t>
            </w:r>
            <w:r>
              <w:rPr>
                <w:rFonts w:ascii="Times New Roman" w:eastAsia="宋体" w:hAnsi="宋体"/>
                <w:b w:val="0"/>
              </w:rPr>
              <w:t>GP</w:t>
            </w:r>
            <w:r>
              <w:rPr>
                <w:rFonts w:ascii="Times New Roman" w:eastAsia="宋体" w:hAnsi="宋体"/>
                <w:b w:val="0"/>
              </w:rPr>
              <w:t>，</w:t>
            </w:r>
            <w:r>
              <w:rPr>
                <w:rFonts w:ascii="Times New Roman" w:eastAsia="宋体" w:hAnsi="宋体"/>
                <w:b w:val="0"/>
              </w:rPr>
              <w:t>TS</w:t>
            </w:r>
            <w:r w:rsidR="00497CF2">
              <w:rPr>
                <w:rFonts w:ascii="Times New Roman" w:eastAsia="宋体" w:hAnsi="宋体" w:hint="eastAsia"/>
                <w:b w:val="0"/>
              </w:rPr>
              <w:t>，</w:t>
            </w:r>
            <w:r w:rsidR="00497CF2">
              <w:rPr>
                <w:rFonts w:ascii="Times New Roman" w:eastAsia="宋体" w:hAnsi="宋体"/>
                <w:b w:val="0"/>
              </w:rPr>
              <w:t>OGG</w:t>
            </w:r>
          </w:p>
        </w:tc>
        <w:tc>
          <w:tcPr>
            <w:tcW w:w="2268" w:type="dxa"/>
          </w:tcPr>
          <w:p w14:paraId="29A74B2B" w14:textId="77777777" w:rsidR="00870B7B" w:rsidRDefault="0072574B" w:rsidP="00112FFC">
            <w:pPr>
              <w:pStyle w:val="My0"/>
              <w:spacing w:before="240"/>
              <w:rPr>
                <w:rFonts w:ascii="Times New Roman" w:eastAsia="宋体" w:hAnsi="宋体"/>
                <w:b w:val="0"/>
              </w:rPr>
            </w:pPr>
            <w:r>
              <w:rPr>
                <w:rFonts w:ascii="Times New Roman" w:eastAsia="宋体" w:hAnsi="宋体" w:hint="eastAsia"/>
                <w:b w:val="0"/>
              </w:rPr>
              <w:t>H.264</w:t>
            </w:r>
            <w:r>
              <w:rPr>
                <w:rFonts w:ascii="Times New Roman" w:eastAsia="宋体" w:hAnsi="宋体"/>
                <w:b w:val="0"/>
              </w:rPr>
              <w:t>，</w:t>
            </w:r>
            <w:r>
              <w:rPr>
                <w:rFonts w:ascii="Times New Roman" w:eastAsia="宋体" w:hAnsi="宋体" w:hint="eastAsia"/>
                <w:b w:val="0"/>
              </w:rPr>
              <w:t>MPEG-4</w:t>
            </w:r>
          </w:p>
        </w:tc>
      </w:tr>
    </w:tbl>
    <w:p w14:paraId="755E37B0" w14:textId="77777777" w:rsidR="00870B7B" w:rsidRDefault="00870B7B" w:rsidP="00C23391">
      <w:pPr>
        <w:pStyle w:val="My0"/>
        <w:rPr>
          <w:rFonts w:ascii="Times New Roman" w:eastAsia="宋体" w:hAnsi="宋体"/>
          <w:b w:val="0"/>
        </w:rPr>
      </w:pPr>
    </w:p>
    <w:p w14:paraId="3A8B6076" w14:textId="77777777" w:rsidR="00825E2A" w:rsidRDefault="00ED1B9E" w:rsidP="00DC5799">
      <w:pPr>
        <w:pStyle w:val="My1"/>
        <w:outlineLvl w:val="2"/>
      </w:pPr>
      <w:bookmarkStart w:id="46" w:name="_Toc466328082"/>
      <w:r>
        <w:rPr>
          <w:rFonts w:hint="eastAsia"/>
        </w:rPr>
        <w:t>3</w:t>
      </w:r>
      <w:r w:rsidR="00B00889">
        <w:rPr>
          <w:rFonts w:hint="eastAsia"/>
        </w:rPr>
        <w:t>.1.</w:t>
      </w:r>
      <w:r w:rsidR="000A5DA3">
        <w:t>2</w:t>
      </w:r>
      <w:r w:rsidR="00825E2A">
        <w:rPr>
          <w:rFonts w:hint="eastAsia"/>
        </w:rPr>
        <w:t xml:space="preserve"> 提供给第三方</w:t>
      </w:r>
      <w:r w:rsidR="00825E2A">
        <w:t>应用的</w:t>
      </w:r>
      <w:r w:rsidR="00825E2A">
        <w:rPr>
          <w:rFonts w:hint="eastAsia"/>
        </w:rPr>
        <w:t>支持</w:t>
      </w:r>
      <w:bookmarkEnd w:id="46"/>
    </w:p>
    <w:p w14:paraId="10005CB9" w14:textId="77777777" w:rsidR="004A08E3" w:rsidRDefault="00C323DC" w:rsidP="00C23391">
      <w:pPr>
        <w:pStyle w:val="My0"/>
        <w:rPr>
          <w:rFonts w:ascii="Times New Roman" w:eastAsia="宋体" w:hAnsi="宋体"/>
          <w:b w:val="0"/>
        </w:rPr>
      </w:pPr>
      <w:r>
        <w:rPr>
          <w:rFonts w:ascii="Times New Roman" w:eastAsia="宋体" w:hAnsi="宋体"/>
          <w:b w:val="0"/>
        </w:rPr>
        <w:tab/>
      </w: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Pr>
          <w:rFonts w:ascii="Times New Roman" w:eastAsia="宋体" w:hAnsi="宋体"/>
          <w:b w:val="0"/>
        </w:rPr>
        <w:t>播放外，</w:t>
      </w:r>
      <w:r>
        <w:rPr>
          <w:rFonts w:ascii="Times New Roman" w:eastAsia="宋体" w:hAnsi="宋体" w:hint="eastAsia"/>
          <w:b w:val="0"/>
        </w:rPr>
        <w:t>还需</w:t>
      </w:r>
      <w:r>
        <w:rPr>
          <w:rFonts w:ascii="Times New Roman" w:eastAsia="宋体" w:hAnsi="宋体"/>
          <w:b w:val="0"/>
        </w:rPr>
        <w:t>支持</w:t>
      </w:r>
      <w:r>
        <w:rPr>
          <w:rFonts w:ascii="Times New Roman" w:eastAsia="宋体" w:hAnsi="宋体"/>
          <w:b w:val="0"/>
        </w:rPr>
        <w:t>WebAPP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1153BE">
        <w:rPr>
          <w:rFonts w:ascii="Times New Roman" w:eastAsia="宋体" w:hAnsi="宋体" w:hint="eastAsia"/>
          <w:b w:val="0"/>
        </w:rPr>
        <w:t>，</w:t>
      </w:r>
      <w:r w:rsidR="001153BE">
        <w:rPr>
          <w:rFonts w:ascii="Times New Roman" w:eastAsia="宋体" w:hAnsi="宋体"/>
          <w:b w:val="0"/>
        </w:rPr>
        <w:t>以</w:t>
      </w:r>
      <w:r>
        <w:rPr>
          <w:rFonts w:ascii="Times New Roman" w:eastAsia="宋体" w:hAnsi="宋体" w:hint="eastAsia"/>
          <w:b w:val="0"/>
        </w:rPr>
        <w:t>及本</w:t>
      </w:r>
      <w:r>
        <w:rPr>
          <w:rFonts w:ascii="Times New Roman" w:eastAsia="宋体" w:hAnsi="宋体"/>
          <w:b w:val="0"/>
        </w:rPr>
        <w:t>地</w:t>
      </w:r>
      <w:r>
        <w:rPr>
          <w:rFonts w:ascii="Times New Roman" w:eastAsia="宋体" w:hAnsi="宋体" w:hint="eastAsia"/>
          <w:b w:val="0"/>
        </w:rPr>
        <w:t>媒体</w:t>
      </w:r>
      <w:r>
        <w:rPr>
          <w:rFonts w:ascii="Times New Roman" w:eastAsia="宋体" w:hAnsi="宋体"/>
          <w:b w:val="0"/>
        </w:rPr>
        <w:t>播放器</w:t>
      </w:r>
      <w:r>
        <w:rPr>
          <w:rFonts w:ascii="Times New Roman" w:eastAsia="宋体" w:hAnsi="宋体" w:hint="eastAsia"/>
          <w:b w:val="0"/>
        </w:rPr>
        <w:t>（</w:t>
      </w:r>
      <w:r>
        <w:rPr>
          <w:rFonts w:ascii="Times New Roman" w:eastAsia="宋体" w:hAnsi="宋体"/>
          <w:b w:val="0"/>
        </w:rPr>
        <w:t>例如</w:t>
      </w:r>
      <w:r>
        <w:rPr>
          <w:rFonts w:ascii="Times New Roman" w:eastAsia="宋体" w:hAnsi="宋体" w:hint="eastAsia"/>
          <w:b w:val="0"/>
        </w:rPr>
        <w:t>：</w:t>
      </w:r>
      <w:r w:rsidR="001153BE">
        <w:rPr>
          <w:rFonts w:ascii="Times New Roman" w:eastAsia="宋体" w:hAnsi="宋体" w:hint="eastAsia"/>
          <w:b w:val="0"/>
        </w:rPr>
        <w:t>播放</w:t>
      </w:r>
      <w:r w:rsidR="001153BE">
        <w:rPr>
          <w:rFonts w:ascii="Times New Roman" w:eastAsia="宋体" w:hAnsi="宋体"/>
          <w:b w:val="0"/>
        </w:rPr>
        <w:t>SD</w:t>
      </w:r>
      <w:r w:rsidR="001153BE">
        <w:rPr>
          <w:rFonts w:ascii="Times New Roman" w:eastAsia="宋体" w:hAnsi="宋体"/>
          <w:b w:val="0"/>
        </w:rPr>
        <w:t>卡以及</w:t>
      </w:r>
      <w:r w:rsidR="001153BE">
        <w:rPr>
          <w:rFonts w:ascii="Times New Roman" w:eastAsia="宋体" w:hAnsi="宋体"/>
          <w:b w:val="0"/>
        </w:rPr>
        <w:t>U</w:t>
      </w:r>
      <w:r w:rsidR="001153BE">
        <w:rPr>
          <w:rFonts w:ascii="Times New Roman" w:eastAsia="宋体" w:hAnsi="宋体"/>
          <w:b w:val="0"/>
        </w:rPr>
        <w:t>盘内音视频文件</w:t>
      </w:r>
      <w:r>
        <w:rPr>
          <w:rFonts w:ascii="Times New Roman" w:eastAsia="宋体" w:hAnsi="宋体" w:hint="eastAsia"/>
          <w:b w:val="0"/>
        </w:rPr>
        <w:t>）</w:t>
      </w:r>
      <w:r w:rsidR="00F0441C">
        <w:rPr>
          <w:rFonts w:ascii="Times New Roman" w:eastAsia="宋体" w:hAnsi="宋体" w:hint="eastAsia"/>
          <w:b w:val="0"/>
        </w:rPr>
        <w:t>。</w:t>
      </w:r>
    </w:p>
    <w:p w14:paraId="78F1CE1D" w14:textId="77777777" w:rsidR="00287449" w:rsidRPr="00825E2A" w:rsidRDefault="00287449" w:rsidP="00C23391">
      <w:pPr>
        <w:pStyle w:val="My0"/>
        <w:rPr>
          <w:rFonts w:ascii="Times New Roman" w:eastAsia="宋体" w:hAnsi="宋体"/>
          <w:b w:val="0"/>
        </w:rPr>
      </w:pPr>
    </w:p>
    <w:p w14:paraId="6F7D357A" w14:textId="77777777" w:rsidR="000A5DA3" w:rsidRDefault="000A5DA3" w:rsidP="00DC5799">
      <w:pPr>
        <w:pStyle w:val="My1"/>
        <w:outlineLvl w:val="2"/>
      </w:pPr>
      <w:bookmarkStart w:id="47" w:name="_Toc466328083"/>
      <w:r>
        <w:rPr>
          <w:rFonts w:hint="eastAsia"/>
        </w:rPr>
        <w:t xml:space="preserve">3.1.3 </w:t>
      </w:r>
      <w:r w:rsidR="00BE586A">
        <w:rPr>
          <w:rFonts w:hint="eastAsia"/>
        </w:rPr>
        <w:t>用例列表</w:t>
      </w:r>
      <w:bookmarkEnd w:id="47"/>
    </w:p>
    <w:tbl>
      <w:tblPr>
        <w:tblStyle w:val="af3"/>
        <w:tblW w:w="0" w:type="auto"/>
        <w:tblLook w:val="04A0" w:firstRow="1" w:lastRow="0" w:firstColumn="1" w:lastColumn="0" w:noHBand="0" w:noVBand="1"/>
      </w:tblPr>
      <w:tblGrid>
        <w:gridCol w:w="9287"/>
      </w:tblGrid>
      <w:tr w:rsidR="004D3B80" w14:paraId="1F66E260" w14:textId="77777777" w:rsidTr="00D1694A">
        <w:trPr>
          <w:trHeight w:val="280"/>
        </w:trPr>
        <w:tc>
          <w:tcPr>
            <w:tcW w:w="9287" w:type="dxa"/>
          </w:tcPr>
          <w:p w14:paraId="31798EC5" w14:textId="77777777"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：音量</w:t>
            </w:r>
            <w:r>
              <w:rPr>
                <w:rFonts w:ascii="Times New Roman" w:eastAsia="宋体" w:hAnsi="宋体"/>
                <w:b w:val="0"/>
              </w:rPr>
              <w:t>控制</w:t>
            </w:r>
          </w:p>
        </w:tc>
      </w:tr>
      <w:tr w:rsidR="004D3B80" w14:paraId="3793F34D" w14:textId="77777777" w:rsidTr="00D1694A">
        <w:tc>
          <w:tcPr>
            <w:tcW w:w="9287" w:type="dxa"/>
          </w:tcPr>
          <w:p w14:paraId="4907494D" w14:textId="77777777"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4D3B80" w14:paraId="3D89D0E1" w14:textId="77777777" w:rsidTr="00D1694A">
        <w:tc>
          <w:tcPr>
            <w:tcW w:w="9287" w:type="dxa"/>
          </w:tcPr>
          <w:p w14:paraId="41E9B321" w14:textId="77777777"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sidR="00EA61CE">
              <w:rPr>
                <w:rFonts w:ascii="Times New Roman" w:eastAsia="宋体" w:hAnsi="宋体"/>
                <w:b w:val="0"/>
              </w:rPr>
              <w:t>：使得用户可以调节</w:t>
            </w:r>
            <w:r w:rsidR="00EA61CE">
              <w:rPr>
                <w:rFonts w:ascii="Times New Roman" w:eastAsia="宋体" w:hAnsi="宋体" w:hint="eastAsia"/>
                <w:b w:val="0"/>
              </w:rPr>
              <w:t>声音</w:t>
            </w:r>
            <w:r w:rsidR="00EA61CE">
              <w:rPr>
                <w:rFonts w:ascii="Times New Roman" w:eastAsia="宋体" w:hAnsi="宋体"/>
                <w:b w:val="0"/>
              </w:rPr>
              <w:t>的</w:t>
            </w:r>
            <w:r w:rsidR="00EA61CE">
              <w:rPr>
                <w:rFonts w:ascii="Times New Roman" w:eastAsia="宋体" w:hAnsi="宋体" w:hint="eastAsia"/>
                <w:b w:val="0"/>
              </w:rPr>
              <w:t>大小</w:t>
            </w:r>
          </w:p>
        </w:tc>
      </w:tr>
      <w:tr w:rsidR="004D3B80" w14:paraId="24B6D82C" w14:textId="77777777" w:rsidTr="00D1694A">
        <w:tc>
          <w:tcPr>
            <w:tcW w:w="9287" w:type="dxa"/>
          </w:tcPr>
          <w:p w14:paraId="6B1F240C" w14:textId="77777777"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播放</w:t>
            </w:r>
            <w:r>
              <w:rPr>
                <w:rFonts w:ascii="Times New Roman" w:eastAsia="宋体" w:hAnsi="宋体"/>
                <w:b w:val="0"/>
              </w:rPr>
              <w:t>正在运行</w:t>
            </w:r>
          </w:p>
        </w:tc>
      </w:tr>
      <w:tr w:rsidR="004D3B80" w14:paraId="40C37198" w14:textId="77777777" w:rsidTr="00D1694A">
        <w:tc>
          <w:tcPr>
            <w:tcW w:w="9287" w:type="dxa"/>
          </w:tcPr>
          <w:p w14:paraId="158FD48C" w14:textId="77777777" w:rsidR="004D3B80" w:rsidRDefault="004D3B80" w:rsidP="00D1694A">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sidR="00D1694A">
              <w:rPr>
                <w:rFonts w:ascii="Times New Roman" w:eastAsia="宋体" w:hAnsi="宋体" w:hint="eastAsia"/>
                <w:b w:val="0"/>
              </w:rPr>
              <w:t xml:space="preserve"> </w:t>
            </w:r>
            <w:r>
              <w:rPr>
                <w:rFonts w:ascii="Times New Roman" w:eastAsia="宋体" w:hAnsi="宋体" w:hint="eastAsia"/>
                <w:b w:val="0"/>
              </w:rPr>
              <w:t>1.</w:t>
            </w:r>
            <w:r w:rsidR="00EA61CE">
              <w:rPr>
                <w:rFonts w:ascii="Times New Roman" w:eastAsia="宋体" w:hAnsi="宋体"/>
                <w:b w:val="0"/>
              </w:rPr>
              <w:t xml:space="preserve"> </w:t>
            </w:r>
            <w:r>
              <w:rPr>
                <w:rFonts w:ascii="Times New Roman" w:eastAsia="宋体" w:hAnsi="宋体" w:hint="eastAsia"/>
                <w:b w:val="0"/>
              </w:rPr>
              <w:t>用户</w:t>
            </w:r>
            <w:r>
              <w:rPr>
                <w:rFonts w:ascii="Times New Roman" w:eastAsia="宋体" w:hAnsi="宋体"/>
                <w:b w:val="0"/>
              </w:rPr>
              <w:t>操作</w:t>
            </w:r>
            <w:r w:rsidR="00614891">
              <w:rPr>
                <w:rFonts w:ascii="Times New Roman" w:eastAsia="宋体" w:hAnsi="宋体" w:hint="eastAsia"/>
                <w:b w:val="0"/>
              </w:rPr>
              <w:t>软件</w:t>
            </w:r>
            <w:r>
              <w:rPr>
                <w:rFonts w:ascii="Times New Roman" w:eastAsia="宋体" w:hAnsi="宋体"/>
                <w:b w:val="0"/>
              </w:rPr>
              <w:t>界面上</w:t>
            </w:r>
            <w:r>
              <w:rPr>
                <w:rFonts w:ascii="Times New Roman" w:eastAsia="宋体" w:hAnsi="宋体" w:hint="eastAsia"/>
                <w:b w:val="0"/>
              </w:rPr>
              <w:t>音量</w:t>
            </w:r>
            <w:r>
              <w:rPr>
                <w:rFonts w:ascii="Times New Roman" w:eastAsia="宋体" w:hAnsi="宋体"/>
                <w:b w:val="0"/>
              </w:rPr>
              <w:t>图标左右滑动</w:t>
            </w:r>
            <w:r w:rsidR="00EA61CE">
              <w:rPr>
                <w:rFonts w:ascii="Times New Roman" w:eastAsia="宋体" w:hAnsi="宋体" w:hint="eastAsia"/>
                <w:b w:val="0"/>
              </w:rPr>
              <w:t>或者</w:t>
            </w:r>
            <w:r w:rsidR="00EA61CE">
              <w:rPr>
                <w:rFonts w:ascii="Times New Roman" w:eastAsia="宋体" w:hAnsi="宋体"/>
                <w:b w:val="0"/>
              </w:rPr>
              <w:t>操作</w:t>
            </w:r>
            <w:r w:rsidR="00EA61CE">
              <w:rPr>
                <w:rFonts w:ascii="Times New Roman" w:eastAsia="宋体" w:hAnsi="宋体" w:hint="eastAsia"/>
                <w:b w:val="0"/>
              </w:rPr>
              <w:t>实体</w:t>
            </w:r>
            <w:r w:rsidR="00EA61CE">
              <w:rPr>
                <w:rFonts w:ascii="Times New Roman" w:eastAsia="宋体" w:hAnsi="宋体"/>
                <w:b w:val="0"/>
              </w:rPr>
              <w:t>按键</w:t>
            </w:r>
            <w:r w:rsidR="00EA61CE">
              <w:rPr>
                <w:rFonts w:ascii="Times New Roman" w:eastAsia="宋体" w:hAnsi="宋体" w:hint="eastAsia"/>
                <w:b w:val="0"/>
              </w:rPr>
              <w:t>音量</w:t>
            </w:r>
            <w:r w:rsidR="00EA61CE">
              <w:rPr>
                <w:rFonts w:ascii="Times New Roman" w:eastAsia="宋体" w:hAnsi="宋体"/>
                <w:b w:val="0"/>
              </w:rPr>
              <w:t>加</w:t>
            </w:r>
            <w:r w:rsidR="00EA61CE">
              <w:rPr>
                <w:rFonts w:ascii="Times New Roman" w:eastAsia="宋体" w:hAnsi="宋体" w:hint="eastAsia"/>
                <w:b w:val="0"/>
              </w:rPr>
              <w:t>、音量减</w:t>
            </w:r>
          </w:p>
          <w:p w14:paraId="49D9BA0D" w14:textId="77777777" w:rsidR="004D3B80" w:rsidRPr="004D3B80" w:rsidRDefault="004D3B80" w:rsidP="0097119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EA61CE">
              <w:rPr>
                <w:rFonts w:ascii="Times New Roman" w:eastAsia="宋体" w:hAnsi="宋体"/>
                <w:b w:val="0"/>
              </w:rPr>
              <w:t xml:space="preserve"> </w:t>
            </w:r>
            <w:r w:rsidR="00971198">
              <w:rPr>
                <w:rFonts w:ascii="Times New Roman" w:eastAsia="宋体" w:hAnsi="宋体" w:hint="eastAsia"/>
                <w:b w:val="0"/>
              </w:rPr>
              <w:t>音量</w:t>
            </w:r>
            <w:r w:rsidR="00971198">
              <w:rPr>
                <w:rFonts w:ascii="Times New Roman" w:eastAsia="宋体" w:hAnsi="宋体"/>
                <w:b w:val="0"/>
              </w:rPr>
              <w:t>随之增大或</w:t>
            </w:r>
            <w:r w:rsidR="00971198">
              <w:rPr>
                <w:rFonts w:ascii="Times New Roman" w:eastAsia="宋体" w:hAnsi="宋体" w:hint="eastAsia"/>
                <w:b w:val="0"/>
              </w:rPr>
              <w:t>降低</w:t>
            </w:r>
          </w:p>
        </w:tc>
      </w:tr>
    </w:tbl>
    <w:p w14:paraId="24E9AB23" w14:textId="77777777" w:rsidR="00E4055C" w:rsidRDefault="00E4055C" w:rsidP="00C23391">
      <w:pPr>
        <w:pStyle w:val="My0"/>
        <w:rPr>
          <w:rFonts w:ascii="Times New Roman" w:eastAsia="宋体" w:hAnsi="宋体"/>
          <w:b w:val="0"/>
        </w:rPr>
      </w:pPr>
    </w:p>
    <w:p w14:paraId="33572C2A" w14:textId="77777777" w:rsidR="005D0DDD" w:rsidRPr="000E73BA" w:rsidRDefault="005D0DDD" w:rsidP="00C23391">
      <w:pPr>
        <w:pStyle w:val="My0"/>
        <w:rPr>
          <w:rFonts w:ascii="Times New Roman" w:eastAsia="宋体" w:hAnsi="宋体"/>
          <w:b w:val="0"/>
        </w:rPr>
      </w:pPr>
    </w:p>
    <w:tbl>
      <w:tblPr>
        <w:tblStyle w:val="af3"/>
        <w:tblW w:w="0" w:type="auto"/>
        <w:tblLook w:val="04A0" w:firstRow="1" w:lastRow="0" w:firstColumn="1" w:lastColumn="0" w:noHBand="0" w:noVBand="1"/>
      </w:tblPr>
      <w:tblGrid>
        <w:gridCol w:w="9287"/>
      </w:tblGrid>
      <w:tr w:rsidR="00EB2DE6" w14:paraId="487621FC" w14:textId="77777777" w:rsidTr="008E66A2">
        <w:trPr>
          <w:trHeight w:val="280"/>
        </w:trPr>
        <w:tc>
          <w:tcPr>
            <w:tcW w:w="9287" w:type="dxa"/>
          </w:tcPr>
          <w:p w14:paraId="324627EB" w14:textId="77777777"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EA61CE">
              <w:rPr>
                <w:rFonts w:ascii="Times New Roman" w:eastAsia="宋体" w:hAnsi="宋体" w:hint="eastAsia"/>
                <w:b w:val="0"/>
              </w:rPr>
              <w:t>静音</w:t>
            </w:r>
            <w:r>
              <w:rPr>
                <w:rFonts w:ascii="Times New Roman" w:eastAsia="宋体" w:hAnsi="宋体"/>
                <w:b w:val="0"/>
              </w:rPr>
              <w:t>控制</w:t>
            </w:r>
          </w:p>
        </w:tc>
      </w:tr>
      <w:tr w:rsidR="00EB2DE6" w14:paraId="3B22EB8A" w14:textId="77777777" w:rsidTr="008E66A2">
        <w:tc>
          <w:tcPr>
            <w:tcW w:w="9287" w:type="dxa"/>
          </w:tcPr>
          <w:p w14:paraId="7702A28D" w14:textId="77777777"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lastRenderedPageBreak/>
              <w:t>参与者</w:t>
            </w:r>
            <w:r>
              <w:rPr>
                <w:rFonts w:ascii="Times New Roman" w:eastAsia="宋体" w:hAnsi="宋体"/>
                <w:b w:val="0"/>
              </w:rPr>
              <w:t>：用户</w:t>
            </w:r>
          </w:p>
        </w:tc>
      </w:tr>
      <w:tr w:rsidR="00EB2DE6" w14:paraId="7CF19D81" w14:textId="77777777" w:rsidTr="008E66A2">
        <w:tc>
          <w:tcPr>
            <w:tcW w:w="9287" w:type="dxa"/>
          </w:tcPr>
          <w:p w14:paraId="45B2F1C3" w14:textId="77777777" w:rsidR="00EB2DE6" w:rsidRDefault="00EB2DE6" w:rsidP="0002064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EA61CE">
              <w:rPr>
                <w:rFonts w:ascii="Times New Roman" w:eastAsia="宋体" w:hAnsi="宋体" w:hint="eastAsia"/>
                <w:b w:val="0"/>
              </w:rPr>
              <w:t>快速</w:t>
            </w:r>
            <w:r w:rsidR="00EA61CE">
              <w:rPr>
                <w:rFonts w:ascii="Times New Roman" w:eastAsia="宋体" w:hAnsi="宋体"/>
                <w:b w:val="0"/>
              </w:rPr>
              <w:t>的将声音</w:t>
            </w:r>
            <w:r w:rsidR="00020643">
              <w:rPr>
                <w:rFonts w:ascii="Times New Roman" w:eastAsia="宋体" w:hAnsi="宋体" w:hint="eastAsia"/>
                <w:b w:val="0"/>
              </w:rPr>
              <w:t>调到无声</w:t>
            </w:r>
            <w:r w:rsidR="00020643">
              <w:rPr>
                <w:rFonts w:ascii="Times New Roman" w:eastAsia="宋体" w:hAnsi="宋体"/>
                <w:b w:val="0"/>
              </w:rPr>
              <w:t>状态</w:t>
            </w:r>
          </w:p>
        </w:tc>
      </w:tr>
      <w:tr w:rsidR="00EB2DE6" w14:paraId="5D4663BC" w14:textId="77777777" w:rsidTr="008E66A2">
        <w:tc>
          <w:tcPr>
            <w:tcW w:w="9287" w:type="dxa"/>
          </w:tcPr>
          <w:p w14:paraId="5C344BA2" w14:textId="77777777"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播放</w:t>
            </w:r>
            <w:r>
              <w:rPr>
                <w:rFonts w:ascii="Times New Roman" w:eastAsia="宋体" w:hAnsi="宋体"/>
                <w:b w:val="0"/>
              </w:rPr>
              <w:t>正在运行</w:t>
            </w:r>
          </w:p>
        </w:tc>
      </w:tr>
      <w:tr w:rsidR="00EB2DE6" w14:paraId="004B4D16" w14:textId="77777777" w:rsidTr="008E66A2">
        <w:tc>
          <w:tcPr>
            <w:tcW w:w="9287" w:type="dxa"/>
          </w:tcPr>
          <w:p w14:paraId="706D13FD" w14:textId="77777777" w:rsidR="00EB2DE6" w:rsidRDefault="00EB2DE6"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614891">
              <w:rPr>
                <w:rFonts w:ascii="Times New Roman" w:eastAsia="宋体" w:hAnsi="宋体" w:hint="eastAsia"/>
                <w:b w:val="0"/>
              </w:rPr>
              <w:t>用户点击软件</w:t>
            </w:r>
            <w:r w:rsidR="00614891">
              <w:rPr>
                <w:rFonts w:ascii="Times New Roman" w:eastAsia="宋体" w:hAnsi="宋体"/>
                <w:b w:val="0"/>
              </w:rPr>
              <w:t>界面静音按钮或</w:t>
            </w:r>
            <w:r w:rsidR="004646C8">
              <w:rPr>
                <w:rFonts w:ascii="Times New Roman" w:eastAsia="宋体" w:hAnsi="宋体" w:hint="eastAsia"/>
                <w:b w:val="0"/>
              </w:rPr>
              <w:t>实体</w:t>
            </w:r>
            <w:r w:rsidR="004646C8">
              <w:rPr>
                <w:rFonts w:ascii="Times New Roman" w:eastAsia="宋体" w:hAnsi="宋体"/>
                <w:b w:val="0"/>
              </w:rPr>
              <w:t>按键的静音键</w:t>
            </w:r>
          </w:p>
          <w:p w14:paraId="23A4B1F2" w14:textId="77777777" w:rsidR="00EB2DE6" w:rsidRPr="004D3B80" w:rsidRDefault="00EB2DE6" w:rsidP="004646C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4646C8">
              <w:rPr>
                <w:rFonts w:ascii="Times New Roman" w:eastAsia="宋体" w:hAnsi="宋体" w:hint="eastAsia"/>
                <w:b w:val="0"/>
              </w:rPr>
              <w:t>音量立即</w:t>
            </w:r>
            <w:r w:rsidR="004646C8">
              <w:rPr>
                <w:rFonts w:ascii="Times New Roman" w:eastAsia="宋体" w:hAnsi="宋体"/>
                <w:b w:val="0"/>
              </w:rPr>
              <w:t>将为</w:t>
            </w:r>
            <w:r w:rsidR="004646C8">
              <w:rPr>
                <w:rFonts w:ascii="Times New Roman" w:eastAsia="宋体" w:hAnsi="宋体" w:hint="eastAsia"/>
                <w:b w:val="0"/>
              </w:rPr>
              <w:t>0</w:t>
            </w:r>
          </w:p>
        </w:tc>
      </w:tr>
    </w:tbl>
    <w:p w14:paraId="63D8F2FF" w14:textId="77777777" w:rsidR="00E4055C" w:rsidRDefault="00E4055C" w:rsidP="00C23391">
      <w:pPr>
        <w:pStyle w:val="My0"/>
        <w:rPr>
          <w:rFonts w:ascii="Times New Roman" w:eastAsia="宋体" w:hAnsi="宋体"/>
          <w:b w:val="0"/>
        </w:rPr>
      </w:pPr>
    </w:p>
    <w:tbl>
      <w:tblPr>
        <w:tblStyle w:val="af3"/>
        <w:tblW w:w="0" w:type="auto"/>
        <w:tblLook w:val="04A0" w:firstRow="1" w:lastRow="0" w:firstColumn="1" w:lastColumn="0" w:noHBand="0" w:noVBand="1"/>
      </w:tblPr>
      <w:tblGrid>
        <w:gridCol w:w="9287"/>
      </w:tblGrid>
      <w:tr w:rsidR="001B2351" w14:paraId="32141776" w14:textId="77777777" w:rsidTr="008E66A2">
        <w:trPr>
          <w:trHeight w:val="280"/>
        </w:trPr>
        <w:tc>
          <w:tcPr>
            <w:tcW w:w="9287" w:type="dxa"/>
          </w:tcPr>
          <w:p w14:paraId="14EF0EB6" w14:textId="77777777" w:rsidR="001B2351" w:rsidRDefault="001B2351" w:rsidP="00C031C9">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C031C9">
              <w:rPr>
                <w:rFonts w:ascii="Times New Roman" w:eastAsia="宋体" w:hAnsi="宋体" w:hint="eastAsia"/>
                <w:b w:val="0"/>
              </w:rPr>
              <w:t>播放</w:t>
            </w:r>
          </w:p>
        </w:tc>
      </w:tr>
      <w:tr w:rsidR="001B2351" w14:paraId="4C6171BD" w14:textId="77777777" w:rsidTr="008E66A2">
        <w:tc>
          <w:tcPr>
            <w:tcW w:w="9287" w:type="dxa"/>
          </w:tcPr>
          <w:p w14:paraId="47D4DE50" w14:textId="77777777" w:rsidR="001B2351" w:rsidRDefault="001B235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1B2351" w14:paraId="4BF38789" w14:textId="77777777" w:rsidTr="008E66A2">
        <w:tc>
          <w:tcPr>
            <w:tcW w:w="9287" w:type="dxa"/>
          </w:tcPr>
          <w:p w14:paraId="51552EDC" w14:textId="77777777" w:rsidR="001B2351" w:rsidRDefault="001B2351" w:rsidP="00C031C9">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C031C9">
              <w:rPr>
                <w:rFonts w:ascii="Times New Roman" w:eastAsia="宋体" w:hAnsi="宋体" w:hint="eastAsia"/>
                <w:b w:val="0"/>
              </w:rPr>
              <w:t>播放</w:t>
            </w:r>
            <w:r w:rsidR="007F37F0">
              <w:rPr>
                <w:rFonts w:ascii="Times New Roman" w:eastAsia="宋体" w:hAnsi="宋体" w:hint="eastAsia"/>
                <w:b w:val="0"/>
              </w:rPr>
              <w:t>在</w:t>
            </w:r>
            <w:r w:rsidR="00C031C9">
              <w:rPr>
                <w:rFonts w:ascii="Times New Roman" w:eastAsia="宋体" w:hAnsi="宋体"/>
                <w:b w:val="0"/>
              </w:rPr>
              <w:t>播放列表中</w:t>
            </w:r>
            <w:r w:rsidR="00C031C9">
              <w:rPr>
                <w:rFonts w:ascii="Times New Roman" w:eastAsia="宋体" w:hAnsi="宋体" w:hint="eastAsia"/>
                <w:b w:val="0"/>
              </w:rPr>
              <w:t>选中</w:t>
            </w:r>
            <w:r w:rsidR="00194387">
              <w:rPr>
                <w:rFonts w:ascii="Times New Roman" w:eastAsia="宋体" w:hAnsi="宋体"/>
                <w:b w:val="0"/>
              </w:rPr>
              <w:t>的</w:t>
            </w:r>
            <w:r w:rsidR="00194387">
              <w:rPr>
                <w:rFonts w:ascii="Times New Roman" w:eastAsia="宋体" w:hAnsi="宋体" w:hint="eastAsia"/>
                <w:b w:val="0"/>
              </w:rPr>
              <w:t>文件</w:t>
            </w:r>
          </w:p>
        </w:tc>
      </w:tr>
      <w:tr w:rsidR="001B2351" w14:paraId="11EEDE4F" w14:textId="77777777" w:rsidTr="008E66A2">
        <w:tc>
          <w:tcPr>
            <w:tcW w:w="9287" w:type="dxa"/>
          </w:tcPr>
          <w:p w14:paraId="58A375E6" w14:textId="77777777" w:rsidR="001B2351" w:rsidRDefault="001B2351" w:rsidP="00866E6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7F37F0">
              <w:rPr>
                <w:rFonts w:ascii="Times New Roman" w:eastAsia="宋体" w:hAnsi="宋体" w:hint="eastAsia"/>
                <w:b w:val="0"/>
              </w:rPr>
              <w:t>当前</w:t>
            </w:r>
            <w:r w:rsidR="007F37F0">
              <w:rPr>
                <w:rFonts w:ascii="Times New Roman" w:eastAsia="宋体" w:hAnsi="宋体"/>
                <w:b w:val="0"/>
              </w:rPr>
              <w:t>处于暂停或停止状态</w:t>
            </w:r>
          </w:p>
        </w:tc>
      </w:tr>
      <w:tr w:rsidR="001B2351" w14:paraId="75DB0FCF" w14:textId="77777777" w:rsidTr="008E66A2">
        <w:tc>
          <w:tcPr>
            <w:tcW w:w="9287" w:type="dxa"/>
          </w:tcPr>
          <w:p w14:paraId="13D349CE" w14:textId="77777777" w:rsidR="001B2351" w:rsidRDefault="001B2351"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sidR="007F37F0">
              <w:rPr>
                <w:rFonts w:ascii="Times New Roman" w:eastAsia="宋体" w:hAnsi="宋体" w:hint="eastAsia"/>
                <w:b w:val="0"/>
              </w:rPr>
              <w:t>播放按钮或</w:t>
            </w:r>
            <w:r w:rsidR="007F37F0">
              <w:rPr>
                <w:rFonts w:ascii="Times New Roman" w:eastAsia="宋体" w:hAnsi="宋体"/>
                <w:b w:val="0"/>
              </w:rPr>
              <w:t>实体键播放键</w:t>
            </w:r>
          </w:p>
          <w:p w14:paraId="2BC313CB" w14:textId="77777777" w:rsidR="001B2351" w:rsidRPr="004D3B80" w:rsidRDefault="001B2351" w:rsidP="00E3202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7F37F0">
              <w:rPr>
                <w:rFonts w:ascii="Times New Roman" w:eastAsia="宋体" w:hAnsi="宋体" w:hint="eastAsia"/>
                <w:b w:val="0"/>
              </w:rPr>
              <w:t>播放当前</w:t>
            </w:r>
            <w:r w:rsidR="007F37F0">
              <w:rPr>
                <w:rFonts w:ascii="Times New Roman" w:eastAsia="宋体" w:hAnsi="宋体"/>
                <w:b w:val="0"/>
              </w:rPr>
              <w:t>选中的</w:t>
            </w:r>
            <w:r w:rsidR="00E32023">
              <w:rPr>
                <w:rFonts w:ascii="Times New Roman" w:eastAsia="宋体" w:hAnsi="宋体" w:hint="eastAsia"/>
                <w:b w:val="0"/>
              </w:rPr>
              <w:t>文件</w:t>
            </w:r>
          </w:p>
        </w:tc>
      </w:tr>
    </w:tbl>
    <w:p w14:paraId="6FFA79D3" w14:textId="77777777" w:rsidR="001B2351" w:rsidRDefault="001B2351" w:rsidP="00C23391">
      <w:pPr>
        <w:pStyle w:val="My0"/>
        <w:rPr>
          <w:rFonts w:ascii="Times New Roman" w:eastAsia="宋体" w:hAnsi="宋体"/>
          <w:b w:val="0"/>
        </w:rPr>
      </w:pPr>
    </w:p>
    <w:tbl>
      <w:tblPr>
        <w:tblStyle w:val="af3"/>
        <w:tblW w:w="0" w:type="auto"/>
        <w:tblLook w:val="04A0" w:firstRow="1" w:lastRow="0" w:firstColumn="1" w:lastColumn="0" w:noHBand="0" w:noVBand="1"/>
      </w:tblPr>
      <w:tblGrid>
        <w:gridCol w:w="9287"/>
      </w:tblGrid>
      <w:tr w:rsidR="00EB5754" w14:paraId="3379BC7C" w14:textId="77777777" w:rsidTr="008E66A2">
        <w:trPr>
          <w:trHeight w:val="280"/>
        </w:trPr>
        <w:tc>
          <w:tcPr>
            <w:tcW w:w="9287" w:type="dxa"/>
          </w:tcPr>
          <w:p w14:paraId="772076C8" w14:textId="77777777" w:rsidR="00EB5754" w:rsidRDefault="00EB575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2D32C1">
              <w:rPr>
                <w:rFonts w:ascii="Times New Roman" w:eastAsia="宋体" w:hAnsi="宋体" w:hint="eastAsia"/>
                <w:b w:val="0"/>
              </w:rPr>
              <w:t>暂停</w:t>
            </w:r>
          </w:p>
        </w:tc>
      </w:tr>
      <w:tr w:rsidR="00EB5754" w14:paraId="2D73F1F8" w14:textId="77777777" w:rsidTr="008E66A2">
        <w:tc>
          <w:tcPr>
            <w:tcW w:w="9287" w:type="dxa"/>
          </w:tcPr>
          <w:p w14:paraId="6040B531" w14:textId="77777777" w:rsidR="00EB5754" w:rsidRDefault="00EB575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EB5754" w14:paraId="7BE36A9F" w14:textId="77777777" w:rsidTr="008E66A2">
        <w:tc>
          <w:tcPr>
            <w:tcW w:w="9287" w:type="dxa"/>
          </w:tcPr>
          <w:p w14:paraId="5416706A" w14:textId="77777777" w:rsidR="00EB5754" w:rsidRDefault="00EB5754" w:rsidP="002D32C1">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2D32C1">
              <w:rPr>
                <w:rFonts w:ascii="Times New Roman" w:eastAsia="宋体" w:hAnsi="宋体" w:hint="eastAsia"/>
                <w:b w:val="0"/>
              </w:rPr>
              <w:t>暂停正在</w:t>
            </w:r>
            <w:r w:rsidR="002D32C1">
              <w:rPr>
                <w:rFonts w:ascii="Times New Roman" w:eastAsia="宋体" w:hAnsi="宋体"/>
                <w:b w:val="0"/>
              </w:rPr>
              <w:t>播放的文件</w:t>
            </w:r>
          </w:p>
        </w:tc>
      </w:tr>
      <w:tr w:rsidR="00EB5754" w14:paraId="2D75D058" w14:textId="77777777" w:rsidTr="008E66A2">
        <w:tc>
          <w:tcPr>
            <w:tcW w:w="9287" w:type="dxa"/>
          </w:tcPr>
          <w:p w14:paraId="5E7E46FA" w14:textId="77777777" w:rsidR="00EB5754" w:rsidRDefault="00EB5754" w:rsidP="00866E6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sidR="00E32023">
              <w:rPr>
                <w:rFonts w:ascii="Times New Roman" w:eastAsia="宋体" w:hAnsi="宋体" w:hint="eastAsia"/>
                <w:b w:val="0"/>
              </w:rPr>
              <w:t>播放</w:t>
            </w:r>
            <w:r>
              <w:rPr>
                <w:rFonts w:ascii="Times New Roman" w:eastAsia="宋体" w:hAnsi="宋体"/>
                <w:b w:val="0"/>
              </w:rPr>
              <w:t>状态</w:t>
            </w:r>
          </w:p>
        </w:tc>
      </w:tr>
      <w:tr w:rsidR="00EB5754" w14:paraId="5212ECC1" w14:textId="77777777" w:rsidTr="008E66A2">
        <w:tc>
          <w:tcPr>
            <w:tcW w:w="9287" w:type="dxa"/>
          </w:tcPr>
          <w:p w14:paraId="1BC68C8C" w14:textId="77777777" w:rsidR="00EB5754" w:rsidRDefault="00EB5754"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sidR="003440EC">
              <w:rPr>
                <w:rFonts w:ascii="Times New Roman" w:eastAsia="宋体" w:hAnsi="宋体" w:hint="eastAsia"/>
                <w:b w:val="0"/>
              </w:rPr>
              <w:t>暂停</w:t>
            </w:r>
            <w:r>
              <w:rPr>
                <w:rFonts w:ascii="Times New Roman" w:eastAsia="宋体" w:hAnsi="宋体" w:hint="eastAsia"/>
                <w:b w:val="0"/>
              </w:rPr>
              <w:t>按钮或</w:t>
            </w:r>
            <w:r>
              <w:rPr>
                <w:rFonts w:ascii="Times New Roman" w:eastAsia="宋体" w:hAnsi="宋体"/>
                <w:b w:val="0"/>
              </w:rPr>
              <w:t>实体键</w:t>
            </w:r>
            <w:r w:rsidR="003440EC">
              <w:rPr>
                <w:rFonts w:ascii="Times New Roman" w:eastAsia="宋体" w:hAnsi="宋体" w:hint="eastAsia"/>
                <w:b w:val="0"/>
              </w:rPr>
              <w:t>暂停</w:t>
            </w:r>
            <w:r>
              <w:rPr>
                <w:rFonts w:ascii="Times New Roman" w:eastAsia="宋体" w:hAnsi="宋体"/>
                <w:b w:val="0"/>
              </w:rPr>
              <w:t>键</w:t>
            </w:r>
          </w:p>
          <w:p w14:paraId="2B0AA2C3" w14:textId="77777777" w:rsidR="00EB5754" w:rsidRPr="004D3B80" w:rsidRDefault="00EB5754" w:rsidP="001E59FD">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1E59FD">
              <w:rPr>
                <w:rFonts w:ascii="Times New Roman" w:eastAsia="宋体" w:hAnsi="宋体" w:hint="eastAsia"/>
                <w:b w:val="0"/>
              </w:rPr>
              <w:t>正在</w:t>
            </w:r>
            <w:r w:rsidR="001E59FD">
              <w:rPr>
                <w:rFonts w:ascii="Times New Roman" w:eastAsia="宋体" w:hAnsi="宋体"/>
                <w:b w:val="0"/>
              </w:rPr>
              <w:t>播放的文件暂停播放</w:t>
            </w:r>
          </w:p>
        </w:tc>
      </w:tr>
    </w:tbl>
    <w:p w14:paraId="3B1180C1" w14:textId="77777777" w:rsidR="00EB5754" w:rsidRDefault="00EB5754" w:rsidP="00C23391">
      <w:pPr>
        <w:pStyle w:val="My0"/>
        <w:rPr>
          <w:rFonts w:ascii="Times New Roman" w:eastAsia="宋体" w:hAnsi="宋体"/>
          <w:b w:val="0"/>
        </w:rPr>
      </w:pPr>
    </w:p>
    <w:tbl>
      <w:tblPr>
        <w:tblStyle w:val="af3"/>
        <w:tblW w:w="0" w:type="auto"/>
        <w:tblLook w:val="04A0" w:firstRow="1" w:lastRow="0" w:firstColumn="1" w:lastColumn="0" w:noHBand="0" w:noVBand="1"/>
      </w:tblPr>
      <w:tblGrid>
        <w:gridCol w:w="9287"/>
      </w:tblGrid>
      <w:tr w:rsidR="00552544" w14:paraId="782A1B33" w14:textId="77777777" w:rsidTr="008E66A2">
        <w:trPr>
          <w:trHeight w:val="280"/>
        </w:trPr>
        <w:tc>
          <w:tcPr>
            <w:tcW w:w="9287" w:type="dxa"/>
          </w:tcPr>
          <w:p w14:paraId="29854162" w14:textId="77777777"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：停止</w:t>
            </w:r>
          </w:p>
        </w:tc>
      </w:tr>
      <w:tr w:rsidR="00552544" w14:paraId="135B1D00" w14:textId="77777777" w:rsidTr="008E66A2">
        <w:tc>
          <w:tcPr>
            <w:tcW w:w="9287" w:type="dxa"/>
          </w:tcPr>
          <w:p w14:paraId="02626220" w14:textId="77777777"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552544" w14:paraId="6C970D9A" w14:textId="77777777" w:rsidTr="008E66A2">
        <w:tc>
          <w:tcPr>
            <w:tcW w:w="9287" w:type="dxa"/>
          </w:tcPr>
          <w:p w14:paraId="29744565" w14:textId="77777777" w:rsidR="00552544" w:rsidRDefault="00552544" w:rsidP="00552544">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Pr>
                <w:rFonts w:ascii="Times New Roman" w:eastAsia="宋体" w:hAnsi="宋体" w:hint="eastAsia"/>
                <w:b w:val="0"/>
              </w:rPr>
              <w:t>停止正在</w:t>
            </w:r>
            <w:r>
              <w:rPr>
                <w:rFonts w:ascii="Times New Roman" w:eastAsia="宋体" w:hAnsi="宋体"/>
                <w:b w:val="0"/>
              </w:rPr>
              <w:t>播放</w:t>
            </w:r>
            <w:r>
              <w:rPr>
                <w:rFonts w:ascii="Times New Roman" w:eastAsia="宋体" w:hAnsi="宋体" w:hint="eastAsia"/>
                <w:b w:val="0"/>
              </w:rPr>
              <w:t>或处于</w:t>
            </w:r>
            <w:r>
              <w:rPr>
                <w:rFonts w:ascii="Times New Roman" w:eastAsia="宋体" w:hAnsi="宋体"/>
                <w:b w:val="0"/>
              </w:rPr>
              <w:t>暂停状态的文件</w:t>
            </w:r>
          </w:p>
        </w:tc>
      </w:tr>
      <w:tr w:rsidR="00552544" w14:paraId="4C29FE9F" w14:textId="77777777" w:rsidTr="008E66A2">
        <w:tc>
          <w:tcPr>
            <w:tcW w:w="9287" w:type="dxa"/>
          </w:tcPr>
          <w:p w14:paraId="79F1CBF2" w14:textId="77777777"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Pr>
                <w:rFonts w:ascii="Times New Roman" w:eastAsia="宋体" w:hAnsi="宋体" w:hint="eastAsia"/>
                <w:b w:val="0"/>
              </w:rPr>
              <w:t>播放或</w:t>
            </w:r>
            <w:r>
              <w:rPr>
                <w:rFonts w:ascii="Times New Roman" w:eastAsia="宋体" w:hAnsi="宋体"/>
                <w:b w:val="0"/>
              </w:rPr>
              <w:t>暂停状态</w:t>
            </w:r>
          </w:p>
        </w:tc>
      </w:tr>
      <w:tr w:rsidR="00552544" w14:paraId="478C58EA" w14:textId="77777777" w:rsidTr="008E66A2">
        <w:tc>
          <w:tcPr>
            <w:tcW w:w="9287" w:type="dxa"/>
          </w:tcPr>
          <w:p w14:paraId="0219EF69" w14:textId="77777777" w:rsidR="00552544" w:rsidRDefault="00552544"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Pr>
                <w:rFonts w:ascii="Times New Roman" w:eastAsia="宋体" w:hAnsi="宋体" w:hint="eastAsia"/>
                <w:b w:val="0"/>
              </w:rPr>
              <w:t>停止按钮或</w:t>
            </w:r>
            <w:r>
              <w:rPr>
                <w:rFonts w:ascii="Times New Roman" w:eastAsia="宋体" w:hAnsi="宋体"/>
                <w:b w:val="0"/>
              </w:rPr>
              <w:t>实体键</w:t>
            </w:r>
            <w:r>
              <w:rPr>
                <w:rFonts w:ascii="Times New Roman" w:eastAsia="宋体" w:hAnsi="宋体" w:hint="eastAsia"/>
                <w:b w:val="0"/>
              </w:rPr>
              <w:t>停止</w:t>
            </w:r>
            <w:r>
              <w:rPr>
                <w:rFonts w:ascii="Times New Roman" w:eastAsia="宋体" w:hAnsi="宋体"/>
                <w:b w:val="0"/>
              </w:rPr>
              <w:t>键</w:t>
            </w:r>
          </w:p>
          <w:p w14:paraId="380233DC" w14:textId="77777777" w:rsidR="00552544" w:rsidRPr="004D3B80" w:rsidRDefault="00552544" w:rsidP="008E66A2">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Pr>
                <w:rFonts w:ascii="Times New Roman" w:eastAsia="宋体" w:hAnsi="宋体" w:hint="eastAsia"/>
                <w:b w:val="0"/>
              </w:rPr>
              <w:t>正在</w:t>
            </w:r>
            <w:r>
              <w:rPr>
                <w:rFonts w:ascii="Times New Roman" w:eastAsia="宋体" w:hAnsi="宋体"/>
                <w:b w:val="0"/>
              </w:rPr>
              <w:t>播放</w:t>
            </w:r>
            <w:r>
              <w:rPr>
                <w:rFonts w:ascii="Times New Roman" w:eastAsia="宋体" w:hAnsi="宋体" w:hint="eastAsia"/>
                <w:b w:val="0"/>
              </w:rPr>
              <w:t>或</w:t>
            </w:r>
            <w:r>
              <w:rPr>
                <w:rFonts w:ascii="Times New Roman" w:eastAsia="宋体" w:hAnsi="宋体"/>
                <w:b w:val="0"/>
              </w:rPr>
              <w:t>暂停的文件</w:t>
            </w:r>
            <w:r>
              <w:rPr>
                <w:rFonts w:ascii="Times New Roman" w:eastAsia="宋体" w:hAnsi="宋体" w:hint="eastAsia"/>
                <w:b w:val="0"/>
              </w:rPr>
              <w:t>停止</w:t>
            </w:r>
            <w:r>
              <w:rPr>
                <w:rFonts w:ascii="Times New Roman" w:eastAsia="宋体" w:hAnsi="宋体"/>
                <w:b w:val="0"/>
              </w:rPr>
              <w:t>播放</w:t>
            </w:r>
          </w:p>
        </w:tc>
      </w:tr>
    </w:tbl>
    <w:p w14:paraId="6E3BD941" w14:textId="77777777" w:rsidR="00D148E0" w:rsidRPr="000F6011" w:rsidRDefault="00D148E0" w:rsidP="00C23391">
      <w:pPr>
        <w:pStyle w:val="My0"/>
        <w:rPr>
          <w:rFonts w:ascii="Times New Roman" w:eastAsia="宋体" w:hAnsi="宋体"/>
          <w:b w:val="0"/>
        </w:rPr>
      </w:pPr>
    </w:p>
    <w:tbl>
      <w:tblPr>
        <w:tblStyle w:val="af3"/>
        <w:tblW w:w="0" w:type="auto"/>
        <w:tblLook w:val="04A0" w:firstRow="1" w:lastRow="0" w:firstColumn="1" w:lastColumn="0" w:noHBand="0" w:noVBand="1"/>
      </w:tblPr>
      <w:tblGrid>
        <w:gridCol w:w="9287"/>
      </w:tblGrid>
      <w:tr w:rsidR="000F6011" w14:paraId="7305EC65" w14:textId="77777777" w:rsidTr="008E66A2">
        <w:trPr>
          <w:trHeight w:val="280"/>
        </w:trPr>
        <w:tc>
          <w:tcPr>
            <w:tcW w:w="9287" w:type="dxa"/>
          </w:tcPr>
          <w:p w14:paraId="090A8110" w14:textId="77777777" w:rsidR="000F6011" w:rsidRDefault="000F6011" w:rsidP="00EA13EE">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EA13EE">
              <w:rPr>
                <w:rFonts w:ascii="Times New Roman" w:eastAsia="宋体" w:hAnsi="宋体" w:hint="eastAsia"/>
                <w:b w:val="0"/>
              </w:rPr>
              <w:t>获取播放进度</w:t>
            </w:r>
          </w:p>
        </w:tc>
      </w:tr>
      <w:tr w:rsidR="000F6011" w14:paraId="633EF58E" w14:textId="77777777" w:rsidTr="008E66A2">
        <w:tc>
          <w:tcPr>
            <w:tcW w:w="9287" w:type="dxa"/>
          </w:tcPr>
          <w:p w14:paraId="454AD7A0" w14:textId="77777777"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sidR="008E66A2">
              <w:rPr>
                <w:rFonts w:ascii="Times New Roman" w:eastAsia="宋体" w:hAnsi="宋体"/>
                <w:b w:val="0"/>
              </w:rPr>
              <w:t>：</w:t>
            </w:r>
            <w:r w:rsidR="002E2A7B">
              <w:rPr>
                <w:rFonts w:ascii="Times New Roman" w:eastAsia="宋体" w:hAnsi="宋体" w:hint="eastAsia"/>
                <w:b w:val="0"/>
              </w:rPr>
              <w:t>播放器</w:t>
            </w:r>
          </w:p>
        </w:tc>
      </w:tr>
      <w:tr w:rsidR="000F6011" w14:paraId="3E27EE30" w14:textId="77777777" w:rsidTr="008E66A2">
        <w:tc>
          <w:tcPr>
            <w:tcW w:w="9287" w:type="dxa"/>
          </w:tcPr>
          <w:p w14:paraId="015F4007" w14:textId="77777777"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sidR="008E66A2">
              <w:rPr>
                <w:rFonts w:ascii="Times New Roman" w:eastAsia="宋体" w:hAnsi="宋体" w:hint="eastAsia"/>
                <w:b w:val="0"/>
              </w:rPr>
              <w:t>播放器能</w:t>
            </w:r>
            <w:r w:rsidR="008E66A2">
              <w:rPr>
                <w:rFonts w:ascii="Times New Roman" w:eastAsia="宋体" w:hAnsi="宋体"/>
                <w:b w:val="0"/>
              </w:rPr>
              <w:t>够显示</w:t>
            </w:r>
            <w:r w:rsidR="008E66A2">
              <w:rPr>
                <w:rFonts w:ascii="Times New Roman" w:eastAsia="宋体" w:hAnsi="宋体" w:hint="eastAsia"/>
                <w:b w:val="0"/>
              </w:rPr>
              <w:t>当前</w:t>
            </w:r>
            <w:r w:rsidR="008E66A2">
              <w:rPr>
                <w:rFonts w:ascii="Times New Roman" w:eastAsia="宋体" w:hAnsi="宋体"/>
                <w:b w:val="0"/>
              </w:rPr>
              <w:t>的播放进度</w:t>
            </w:r>
          </w:p>
        </w:tc>
      </w:tr>
      <w:tr w:rsidR="000F6011" w14:paraId="4284DB49" w14:textId="77777777" w:rsidTr="008E66A2">
        <w:tc>
          <w:tcPr>
            <w:tcW w:w="9287" w:type="dxa"/>
          </w:tcPr>
          <w:p w14:paraId="1CE97045" w14:textId="77777777"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Pr>
                <w:rFonts w:ascii="Times New Roman" w:eastAsia="宋体" w:hAnsi="宋体" w:hint="eastAsia"/>
                <w:b w:val="0"/>
              </w:rPr>
              <w:t>播放或</w:t>
            </w:r>
            <w:r>
              <w:rPr>
                <w:rFonts w:ascii="Times New Roman" w:eastAsia="宋体" w:hAnsi="宋体"/>
                <w:b w:val="0"/>
              </w:rPr>
              <w:t>暂停状态</w:t>
            </w:r>
          </w:p>
        </w:tc>
      </w:tr>
      <w:tr w:rsidR="000F6011" w14:paraId="3A576113" w14:textId="77777777" w:rsidTr="008E66A2">
        <w:tc>
          <w:tcPr>
            <w:tcW w:w="9287" w:type="dxa"/>
          </w:tcPr>
          <w:p w14:paraId="7DDD5FA6" w14:textId="77777777" w:rsidR="000F6011" w:rsidRDefault="000F6011"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BE4EE8">
              <w:rPr>
                <w:rFonts w:ascii="Times New Roman" w:eastAsia="宋体" w:hAnsi="宋体" w:hint="eastAsia"/>
                <w:b w:val="0"/>
              </w:rPr>
              <w:t>播放器读取</w:t>
            </w:r>
            <w:r w:rsidR="00BE4EE8">
              <w:rPr>
                <w:rFonts w:ascii="Times New Roman" w:eastAsia="宋体" w:hAnsi="宋体"/>
                <w:b w:val="0"/>
              </w:rPr>
              <w:t>要播放的文件的时间</w:t>
            </w:r>
          </w:p>
          <w:p w14:paraId="30AB653B" w14:textId="77777777" w:rsidR="000F6011" w:rsidRPr="004D3B80" w:rsidRDefault="000F6011" w:rsidP="00BE4EE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BE4EE8">
              <w:rPr>
                <w:rFonts w:ascii="Times New Roman" w:eastAsia="宋体" w:hAnsi="宋体" w:hint="eastAsia"/>
                <w:b w:val="0"/>
              </w:rPr>
              <w:t>以数字</w:t>
            </w:r>
            <w:r w:rsidR="00BE4EE8">
              <w:rPr>
                <w:rFonts w:ascii="Times New Roman" w:eastAsia="宋体" w:hAnsi="宋体"/>
                <w:b w:val="0"/>
              </w:rPr>
              <w:t>的形式显示播放进度</w:t>
            </w:r>
          </w:p>
        </w:tc>
      </w:tr>
    </w:tbl>
    <w:p w14:paraId="4533EB2C" w14:textId="77777777" w:rsidR="00D148E0" w:rsidRPr="000F6011" w:rsidRDefault="00D148E0" w:rsidP="00C23391">
      <w:pPr>
        <w:pStyle w:val="My0"/>
        <w:rPr>
          <w:rFonts w:ascii="Times New Roman" w:eastAsia="宋体" w:hAnsi="宋体"/>
          <w:b w:val="0"/>
        </w:rPr>
      </w:pPr>
    </w:p>
    <w:tbl>
      <w:tblPr>
        <w:tblStyle w:val="af3"/>
        <w:tblW w:w="0" w:type="auto"/>
        <w:tblLook w:val="04A0" w:firstRow="1" w:lastRow="0" w:firstColumn="1" w:lastColumn="0" w:noHBand="0" w:noVBand="1"/>
      </w:tblPr>
      <w:tblGrid>
        <w:gridCol w:w="9287"/>
      </w:tblGrid>
      <w:tr w:rsidR="004249CC" w14:paraId="5195D3B9" w14:textId="77777777" w:rsidTr="006556B7">
        <w:trPr>
          <w:trHeight w:val="280"/>
        </w:trPr>
        <w:tc>
          <w:tcPr>
            <w:tcW w:w="9287" w:type="dxa"/>
          </w:tcPr>
          <w:p w14:paraId="73D1C595" w14:textId="77777777" w:rsidR="004249CC" w:rsidRDefault="004249CC" w:rsidP="004249CC">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：获取播放状态</w:t>
            </w:r>
          </w:p>
        </w:tc>
      </w:tr>
      <w:tr w:rsidR="004249CC" w14:paraId="179D294F" w14:textId="77777777" w:rsidTr="006556B7">
        <w:tc>
          <w:tcPr>
            <w:tcW w:w="9287" w:type="dxa"/>
          </w:tcPr>
          <w:p w14:paraId="7BE83DF0" w14:textId="77777777" w:rsidR="004249CC" w:rsidRDefault="004249CC"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4249CC" w14:paraId="4279C81F" w14:textId="77777777" w:rsidTr="006556B7">
        <w:tc>
          <w:tcPr>
            <w:tcW w:w="9287" w:type="dxa"/>
          </w:tcPr>
          <w:p w14:paraId="03467EC4" w14:textId="77777777" w:rsidR="004249CC" w:rsidRPr="005726A4" w:rsidRDefault="004249CC" w:rsidP="004249CC">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Pr>
                <w:rFonts w:ascii="Times New Roman" w:eastAsia="宋体" w:hAnsi="宋体" w:hint="eastAsia"/>
                <w:b w:val="0"/>
              </w:rPr>
              <w:t>播放器能</w:t>
            </w:r>
            <w:r>
              <w:rPr>
                <w:rFonts w:ascii="Times New Roman" w:eastAsia="宋体" w:hAnsi="宋体"/>
                <w:b w:val="0"/>
              </w:rPr>
              <w:t>够显示</w:t>
            </w:r>
            <w:r>
              <w:rPr>
                <w:rFonts w:ascii="Times New Roman" w:eastAsia="宋体" w:hAnsi="宋体" w:hint="eastAsia"/>
                <w:b w:val="0"/>
              </w:rPr>
              <w:t>当前</w:t>
            </w:r>
            <w:r>
              <w:rPr>
                <w:rFonts w:ascii="Times New Roman" w:eastAsia="宋体" w:hAnsi="宋体"/>
                <w:b w:val="0"/>
              </w:rPr>
              <w:t>的</w:t>
            </w:r>
            <w:r>
              <w:rPr>
                <w:rFonts w:ascii="Times New Roman" w:eastAsia="宋体" w:hAnsi="宋体" w:hint="eastAsia"/>
                <w:b w:val="0"/>
              </w:rPr>
              <w:t>状态，</w:t>
            </w:r>
            <w:r w:rsidR="00DD02C3">
              <w:rPr>
                <w:rFonts w:ascii="Times New Roman" w:eastAsia="宋体" w:hAnsi="宋体"/>
                <w:b w:val="0"/>
              </w:rPr>
              <w:t>是播放中、暂停、</w:t>
            </w:r>
            <w:r>
              <w:rPr>
                <w:rFonts w:ascii="Times New Roman" w:eastAsia="宋体" w:hAnsi="宋体"/>
                <w:b w:val="0"/>
              </w:rPr>
              <w:t>停止</w:t>
            </w:r>
            <w:r w:rsidR="00DD02C3">
              <w:rPr>
                <w:rFonts w:ascii="Times New Roman" w:eastAsia="宋体" w:hAnsi="宋体" w:hint="eastAsia"/>
                <w:b w:val="0"/>
              </w:rPr>
              <w:t>或是</w:t>
            </w:r>
            <w:r w:rsidR="00DD02C3">
              <w:rPr>
                <w:rFonts w:ascii="Times New Roman" w:eastAsia="宋体" w:hAnsi="宋体"/>
                <w:b w:val="0"/>
              </w:rPr>
              <w:t>发生</w:t>
            </w:r>
            <w:r w:rsidR="00DD02C3">
              <w:rPr>
                <w:rFonts w:ascii="Times New Roman" w:eastAsia="宋体" w:hAnsi="宋体"/>
                <w:b w:val="0"/>
              </w:rPr>
              <w:t>Error</w:t>
            </w:r>
          </w:p>
        </w:tc>
      </w:tr>
      <w:tr w:rsidR="004249CC" w14:paraId="5980D0A8" w14:textId="77777777" w:rsidTr="006556B7">
        <w:tc>
          <w:tcPr>
            <w:tcW w:w="9287" w:type="dxa"/>
          </w:tcPr>
          <w:p w14:paraId="54FF1977" w14:textId="77777777" w:rsidR="004249CC" w:rsidRDefault="004249CC" w:rsidP="00DD02C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DD02C3">
              <w:rPr>
                <w:rFonts w:ascii="Times New Roman" w:eastAsia="宋体" w:hAnsi="宋体" w:hint="eastAsia"/>
                <w:b w:val="0"/>
              </w:rPr>
              <w:t>播放器已</w:t>
            </w:r>
            <w:r w:rsidR="00DD02C3">
              <w:rPr>
                <w:rFonts w:ascii="Times New Roman" w:eastAsia="宋体" w:hAnsi="宋体"/>
                <w:b w:val="0"/>
              </w:rPr>
              <w:t>打开</w:t>
            </w:r>
          </w:p>
        </w:tc>
      </w:tr>
      <w:tr w:rsidR="004249CC" w14:paraId="4BC9C204" w14:textId="77777777" w:rsidTr="006556B7">
        <w:tc>
          <w:tcPr>
            <w:tcW w:w="9287" w:type="dxa"/>
          </w:tcPr>
          <w:p w14:paraId="3DD1A27C" w14:textId="77777777" w:rsidR="004249CC" w:rsidRDefault="004249CC"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播放器读取</w:t>
            </w:r>
            <w:r w:rsidR="00DD02C3">
              <w:rPr>
                <w:rFonts w:ascii="Times New Roman" w:eastAsia="宋体" w:hAnsi="宋体" w:hint="eastAsia"/>
                <w:b w:val="0"/>
              </w:rPr>
              <w:t>状态</w:t>
            </w:r>
          </w:p>
          <w:p w14:paraId="2E5346A4" w14:textId="77777777" w:rsidR="004249CC" w:rsidRPr="004D3B80" w:rsidRDefault="004249CC" w:rsidP="00DD02C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DD02C3">
              <w:rPr>
                <w:rFonts w:ascii="Times New Roman" w:eastAsia="宋体" w:hAnsi="宋体" w:hint="eastAsia"/>
                <w:b w:val="0"/>
              </w:rPr>
              <w:t>以图标</w:t>
            </w:r>
            <w:r w:rsidR="00DD02C3">
              <w:rPr>
                <w:rFonts w:ascii="Times New Roman" w:eastAsia="宋体" w:hAnsi="宋体"/>
                <w:b w:val="0"/>
              </w:rPr>
              <w:t>或文字形式显示播放</w:t>
            </w:r>
            <w:r w:rsidR="00DD02C3">
              <w:rPr>
                <w:rFonts w:ascii="Times New Roman" w:eastAsia="宋体" w:hAnsi="宋体" w:hint="eastAsia"/>
                <w:b w:val="0"/>
              </w:rPr>
              <w:t>状态</w:t>
            </w:r>
          </w:p>
        </w:tc>
      </w:tr>
    </w:tbl>
    <w:p w14:paraId="1624F563" w14:textId="77777777" w:rsidR="000F6011" w:rsidRPr="004249CC" w:rsidRDefault="000F6011" w:rsidP="00C23391">
      <w:pPr>
        <w:pStyle w:val="My0"/>
        <w:rPr>
          <w:rFonts w:ascii="Times New Roman" w:eastAsia="宋体" w:hAnsi="宋体"/>
          <w:b w:val="0"/>
        </w:rPr>
      </w:pPr>
    </w:p>
    <w:tbl>
      <w:tblPr>
        <w:tblStyle w:val="af3"/>
        <w:tblW w:w="0" w:type="auto"/>
        <w:tblLook w:val="04A0" w:firstRow="1" w:lastRow="0" w:firstColumn="1" w:lastColumn="0" w:noHBand="0" w:noVBand="1"/>
      </w:tblPr>
      <w:tblGrid>
        <w:gridCol w:w="9287"/>
      </w:tblGrid>
      <w:tr w:rsidR="00D662F7" w14:paraId="03ACE7F5" w14:textId="77777777" w:rsidTr="006556B7">
        <w:trPr>
          <w:trHeight w:val="280"/>
        </w:trPr>
        <w:tc>
          <w:tcPr>
            <w:tcW w:w="9287" w:type="dxa"/>
          </w:tcPr>
          <w:p w14:paraId="22E699F4" w14:textId="77777777" w:rsidR="00D662F7" w:rsidRDefault="00D662F7" w:rsidP="00D662F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：获取文件</w:t>
            </w:r>
            <w:r>
              <w:rPr>
                <w:rFonts w:ascii="Times New Roman" w:eastAsia="宋体" w:hAnsi="宋体"/>
                <w:b w:val="0"/>
              </w:rPr>
              <w:t>信息</w:t>
            </w:r>
          </w:p>
        </w:tc>
      </w:tr>
      <w:tr w:rsidR="00D662F7" w14:paraId="32AE11C8" w14:textId="77777777" w:rsidTr="006556B7">
        <w:tc>
          <w:tcPr>
            <w:tcW w:w="9287" w:type="dxa"/>
          </w:tcPr>
          <w:p w14:paraId="1B4B4BF7" w14:textId="77777777" w:rsidR="00D662F7" w:rsidRDefault="00D662F7"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lastRenderedPageBreak/>
              <w:t>参与者</w:t>
            </w:r>
            <w:r>
              <w:rPr>
                <w:rFonts w:ascii="Times New Roman" w:eastAsia="宋体" w:hAnsi="宋体"/>
                <w:b w:val="0"/>
              </w:rPr>
              <w:t>：</w:t>
            </w:r>
            <w:r>
              <w:rPr>
                <w:rFonts w:ascii="Times New Roman" w:eastAsia="宋体" w:hAnsi="宋体" w:hint="eastAsia"/>
                <w:b w:val="0"/>
              </w:rPr>
              <w:t>播放器</w:t>
            </w:r>
          </w:p>
        </w:tc>
      </w:tr>
      <w:tr w:rsidR="00D662F7" w14:paraId="4EF33540" w14:textId="77777777" w:rsidTr="006556B7">
        <w:tc>
          <w:tcPr>
            <w:tcW w:w="9287" w:type="dxa"/>
          </w:tcPr>
          <w:p w14:paraId="5AECF155" w14:textId="77777777" w:rsidR="00D662F7" w:rsidRDefault="00D662F7" w:rsidP="00B7022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sidR="00B70227">
              <w:rPr>
                <w:rFonts w:ascii="Times New Roman" w:eastAsia="宋体" w:hAnsi="宋体" w:hint="eastAsia"/>
                <w:b w:val="0"/>
              </w:rPr>
              <w:t>用户</w:t>
            </w:r>
            <w:r w:rsidR="00B70227">
              <w:rPr>
                <w:rFonts w:ascii="Times New Roman" w:eastAsia="宋体" w:hAnsi="宋体"/>
                <w:b w:val="0"/>
              </w:rPr>
              <w:t>能够了解</w:t>
            </w:r>
            <w:r w:rsidR="00B70227">
              <w:rPr>
                <w:rFonts w:ascii="Times New Roman" w:eastAsia="宋体" w:hAnsi="宋体" w:hint="eastAsia"/>
                <w:b w:val="0"/>
              </w:rPr>
              <w:t>所</w:t>
            </w:r>
            <w:r w:rsidR="00B70227">
              <w:rPr>
                <w:rFonts w:ascii="Times New Roman" w:eastAsia="宋体" w:hAnsi="宋体"/>
                <w:b w:val="0"/>
              </w:rPr>
              <w:t>播放文件的信息，例如：</w:t>
            </w:r>
            <w:r w:rsidR="00B70227">
              <w:rPr>
                <w:rFonts w:ascii="Times New Roman" w:eastAsia="宋体" w:hAnsi="宋体" w:hint="eastAsia"/>
                <w:b w:val="0"/>
              </w:rPr>
              <w:t>标题</w:t>
            </w:r>
            <w:r w:rsidR="00B70227">
              <w:rPr>
                <w:rFonts w:ascii="Times New Roman" w:eastAsia="宋体" w:hAnsi="宋体"/>
                <w:b w:val="0"/>
              </w:rPr>
              <w:t>、歌手、</w:t>
            </w:r>
            <w:r w:rsidR="00B70227">
              <w:rPr>
                <w:rFonts w:ascii="Times New Roman" w:eastAsia="宋体" w:hAnsi="宋体" w:hint="eastAsia"/>
                <w:b w:val="0"/>
              </w:rPr>
              <w:t>专辑、</w:t>
            </w:r>
            <w:r w:rsidR="00B70227">
              <w:rPr>
                <w:rFonts w:ascii="Times New Roman" w:eastAsia="宋体" w:hAnsi="宋体"/>
                <w:b w:val="0"/>
              </w:rPr>
              <w:t>比特率</w:t>
            </w:r>
          </w:p>
        </w:tc>
      </w:tr>
      <w:tr w:rsidR="00D662F7" w14:paraId="5EBF3AC2" w14:textId="77777777" w:rsidTr="006556B7">
        <w:tc>
          <w:tcPr>
            <w:tcW w:w="9287" w:type="dxa"/>
          </w:tcPr>
          <w:p w14:paraId="634EBD40" w14:textId="77777777" w:rsidR="00D662F7" w:rsidRDefault="00D662F7" w:rsidP="005726A4">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5726A4">
              <w:rPr>
                <w:rFonts w:ascii="Times New Roman" w:eastAsia="宋体" w:hAnsi="宋体" w:hint="eastAsia"/>
                <w:b w:val="0"/>
              </w:rPr>
              <w:t>文件</w:t>
            </w:r>
            <w:r w:rsidR="005726A4">
              <w:rPr>
                <w:rFonts w:ascii="Times New Roman" w:eastAsia="宋体" w:hAnsi="宋体"/>
                <w:b w:val="0"/>
              </w:rPr>
              <w:t>头信息已经被加载</w:t>
            </w:r>
          </w:p>
        </w:tc>
      </w:tr>
      <w:tr w:rsidR="00D662F7" w14:paraId="2F384E75" w14:textId="77777777" w:rsidTr="006556B7">
        <w:tc>
          <w:tcPr>
            <w:tcW w:w="9287" w:type="dxa"/>
          </w:tcPr>
          <w:p w14:paraId="693DFDA4" w14:textId="77777777" w:rsidR="00D662F7" w:rsidRDefault="00D662F7"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播放器读取</w:t>
            </w:r>
            <w:r w:rsidR="00F347FD">
              <w:rPr>
                <w:rFonts w:ascii="Times New Roman" w:eastAsia="宋体" w:hAnsi="宋体" w:hint="eastAsia"/>
                <w:b w:val="0"/>
              </w:rPr>
              <w:t>文件信息</w:t>
            </w:r>
          </w:p>
          <w:p w14:paraId="0A385C44" w14:textId="77777777" w:rsidR="00D662F7" w:rsidRPr="004D3B80" w:rsidRDefault="00D662F7" w:rsidP="00F347FD">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F347FD">
              <w:rPr>
                <w:rFonts w:ascii="Times New Roman" w:eastAsia="宋体" w:hAnsi="宋体" w:hint="eastAsia"/>
                <w:b w:val="0"/>
              </w:rPr>
              <w:t>通过</w:t>
            </w:r>
            <w:r w:rsidR="00F347FD">
              <w:rPr>
                <w:rFonts w:ascii="Times New Roman" w:eastAsia="宋体" w:hAnsi="宋体"/>
                <w:b w:val="0"/>
              </w:rPr>
              <w:t>文件或标签显示</w:t>
            </w:r>
            <w:r w:rsidR="00F347FD">
              <w:rPr>
                <w:rFonts w:ascii="Times New Roman" w:eastAsia="宋体" w:hAnsi="宋体" w:hint="eastAsia"/>
                <w:b w:val="0"/>
              </w:rPr>
              <w:t>出来</w:t>
            </w:r>
          </w:p>
        </w:tc>
      </w:tr>
    </w:tbl>
    <w:p w14:paraId="1E26A95C" w14:textId="77777777" w:rsidR="000F6011" w:rsidRPr="00D662F7" w:rsidRDefault="000F6011" w:rsidP="00C23391">
      <w:pPr>
        <w:pStyle w:val="My0"/>
        <w:rPr>
          <w:rFonts w:ascii="Times New Roman" w:eastAsia="宋体" w:hAnsi="宋体"/>
          <w:b w:val="0"/>
        </w:rPr>
      </w:pPr>
    </w:p>
    <w:tbl>
      <w:tblPr>
        <w:tblStyle w:val="af3"/>
        <w:tblW w:w="0" w:type="auto"/>
        <w:tblLook w:val="04A0" w:firstRow="1" w:lastRow="0" w:firstColumn="1" w:lastColumn="0" w:noHBand="0" w:noVBand="1"/>
      </w:tblPr>
      <w:tblGrid>
        <w:gridCol w:w="9287"/>
      </w:tblGrid>
      <w:tr w:rsidR="00E721AB" w14:paraId="32F987D6" w14:textId="77777777" w:rsidTr="006556B7">
        <w:trPr>
          <w:trHeight w:val="280"/>
        </w:trPr>
        <w:tc>
          <w:tcPr>
            <w:tcW w:w="9287" w:type="dxa"/>
          </w:tcPr>
          <w:p w14:paraId="4C3BF381" w14:textId="77777777" w:rsidR="00E721AB" w:rsidRDefault="00E721AB" w:rsidP="00E721AB">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：事件</w:t>
            </w:r>
            <w:r>
              <w:rPr>
                <w:rFonts w:ascii="Times New Roman" w:eastAsia="宋体" w:hAnsi="宋体"/>
                <w:b w:val="0"/>
              </w:rPr>
              <w:t>通知</w:t>
            </w:r>
          </w:p>
        </w:tc>
      </w:tr>
      <w:tr w:rsidR="00E721AB" w14:paraId="1B73F4BF" w14:textId="77777777" w:rsidTr="006556B7">
        <w:tc>
          <w:tcPr>
            <w:tcW w:w="9287" w:type="dxa"/>
          </w:tcPr>
          <w:p w14:paraId="29DCECC4" w14:textId="77777777" w:rsidR="00E721AB" w:rsidRDefault="00E721AB"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E721AB" w14:paraId="50E469F2" w14:textId="77777777" w:rsidTr="006556B7">
        <w:tc>
          <w:tcPr>
            <w:tcW w:w="9287" w:type="dxa"/>
          </w:tcPr>
          <w:p w14:paraId="4A80F92F" w14:textId="77777777" w:rsidR="00E721AB" w:rsidRDefault="00E721AB" w:rsidP="000D733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Pr>
                <w:rFonts w:ascii="Times New Roman" w:eastAsia="宋体" w:hAnsi="宋体" w:hint="eastAsia"/>
                <w:b w:val="0"/>
              </w:rPr>
              <w:t>用户</w:t>
            </w:r>
            <w:r>
              <w:rPr>
                <w:rFonts w:ascii="Times New Roman" w:eastAsia="宋体" w:hAnsi="宋体"/>
                <w:b w:val="0"/>
              </w:rPr>
              <w:t>能够了解</w:t>
            </w:r>
            <w:r w:rsidR="000D7333">
              <w:rPr>
                <w:rFonts w:ascii="Times New Roman" w:eastAsia="宋体" w:hAnsi="宋体" w:hint="eastAsia"/>
                <w:b w:val="0"/>
              </w:rPr>
              <w:t>当前文件</w:t>
            </w:r>
            <w:r w:rsidR="000D7333">
              <w:rPr>
                <w:rFonts w:ascii="Times New Roman" w:eastAsia="宋体" w:hAnsi="宋体"/>
                <w:b w:val="0"/>
              </w:rPr>
              <w:t>的播放被高优先级的事务抢占，</w:t>
            </w:r>
            <w:r w:rsidR="000D7333">
              <w:rPr>
                <w:rFonts w:ascii="Times New Roman" w:eastAsia="宋体" w:hAnsi="宋体" w:hint="eastAsia"/>
                <w:b w:val="0"/>
              </w:rPr>
              <w:t>比如</w:t>
            </w:r>
            <w:r w:rsidR="000D7333">
              <w:rPr>
                <w:rFonts w:ascii="Times New Roman" w:eastAsia="宋体" w:hAnsi="宋体"/>
                <w:b w:val="0"/>
              </w:rPr>
              <w:t>有电话打入、</w:t>
            </w:r>
            <w:r w:rsidR="000D7333">
              <w:rPr>
                <w:rFonts w:ascii="Times New Roman" w:eastAsia="宋体" w:hAnsi="宋体" w:hint="eastAsia"/>
                <w:b w:val="0"/>
              </w:rPr>
              <w:t>安全报警等</w:t>
            </w:r>
          </w:p>
        </w:tc>
      </w:tr>
      <w:tr w:rsidR="00E721AB" w14:paraId="45F36C34" w14:textId="77777777" w:rsidTr="006556B7">
        <w:tc>
          <w:tcPr>
            <w:tcW w:w="9287" w:type="dxa"/>
          </w:tcPr>
          <w:p w14:paraId="65C15C00" w14:textId="77777777" w:rsidR="00E721AB" w:rsidRDefault="00E721AB" w:rsidP="001701FE">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1701FE">
              <w:rPr>
                <w:rFonts w:ascii="Times New Roman" w:eastAsia="宋体" w:hAnsi="宋体" w:hint="eastAsia"/>
                <w:b w:val="0"/>
              </w:rPr>
              <w:t>播放</w:t>
            </w:r>
            <w:r w:rsidR="001701FE">
              <w:rPr>
                <w:rFonts w:ascii="Times New Roman" w:eastAsia="宋体" w:hAnsi="宋体"/>
                <w:b w:val="0"/>
              </w:rPr>
              <w:t>正在运行</w:t>
            </w:r>
          </w:p>
        </w:tc>
      </w:tr>
      <w:tr w:rsidR="00E721AB" w14:paraId="7F52F89D" w14:textId="77777777" w:rsidTr="006556B7">
        <w:tc>
          <w:tcPr>
            <w:tcW w:w="9287" w:type="dxa"/>
          </w:tcPr>
          <w:p w14:paraId="268AD890" w14:textId="77777777" w:rsidR="00E721AB" w:rsidRDefault="00E721AB"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845EE3">
              <w:rPr>
                <w:rFonts w:ascii="Times New Roman" w:eastAsia="宋体" w:hAnsi="宋体" w:hint="eastAsia"/>
                <w:b w:val="0"/>
              </w:rPr>
              <w:t>收到抢占</w:t>
            </w:r>
            <w:r w:rsidR="00845EE3">
              <w:rPr>
                <w:rFonts w:ascii="Times New Roman" w:eastAsia="宋体" w:hAnsi="宋体"/>
                <w:b w:val="0"/>
              </w:rPr>
              <w:t>事件消息</w:t>
            </w:r>
          </w:p>
          <w:p w14:paraId="37A2E5B4" w14:textId="77777777" w:rsidR="00E721AB" w:rsidRPr="004D3B80" w:rsidRDefault="00E721AB" w:rsidP="00845EE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845EE3">
              <w:rPr>
                <w:rFonts w:ascii="Times New Roman" w:eastAsia="宋体" w:hAnsi="宋体" w:hint="eastAsia"/>
                <w:b w:val="0"/>
              </w:rPr>
              <w:t>将消息</w:t>
            </w:r>
            <w:r w:rsidR="00845EE3">
              <w:rPr>
                <w:rFonts w:ascii="Times New Roman" w:eastAsia="宋体" w:hAnsi="宋体"/>
                <w:b w:val="0"/>
              </w:rPr>
              <w:t>通知给用户，</w:t>
            </w:r>
            <w:r w:rsidR="00845EE3">
              <w:rPr>
                <w:rFonts w:ascii="Times New Roman" w:eastAsia="宋体" w:hAnsi="宋体" w:hint="eastAsia"/>
                <w:b w:val="0"/>
              </w:rPr>
              <w:t>用户</w:t>
            </w:r>
            <w:r w:rsidR="00845EE3">
              <w:rPr>
                <w:rFonts w:ascii="Times New Roman" w:eastAsia="宋体" w:hAnsi="宋体"/>
                <w:b w:val="0"/>
              </w:rPr>
              <w:t>暂停</w:t>
            </w:r>
            <w:r w:rsidR="00845EE3">
              <w:rPr>
                <w:rFonts w:ascii="Times New Roman" w:eastAsia="宋体" w:hAnsi="宋体" w:hint="eastAsia"/>
                <w:b w:val="0"/>
              </w:rPr>
              <w:t>播放</w:t>
            </w:r>
          </w:p>
        </w:tc>
      </w:tr>
    </w:tbl>
    <w:p w14:paraId="2D189127" w14:textId="77777777" w:rsidR="000F6011" w:rsidRPr="00E721AB" w:rsidRDefault="000F6011" w:rsidP="00C23391">
      <w:pPr>
        <w:pStyle w:val="My0"/>
        <w:rPr>
          <w:rFonts w:ascii="Times New Roman" w:eastAsia="宋体" w:hAnsi="宋体"/>
          <w:b w:val="0"/>
        </w:rPr>
      </w:pPr>
    </w:p>
    <w:p w14:paraId="22855139" w14:textId="77777777" w:rsidR="00C23391" w:rsidRDefault="00A2116B" w:rsidP="00DC5799">
      <w:pPr>
        <w:pStyle w:val="My0"/>
        <w:outlineLvl w:val="1"/>
      </w:pPr>
      <w:bookmarkStart w:id="48" w:name="_Toc466328084"/>
      <w:r>
        <w:rPr>
          <w:rFonts w:hint="eastAsia"/>
        </w:rPr>
        <w:t>3.</w:t>
      </w:r>
      <w:r>
        <w:t xml:space="preserve">2 </w:t>
      </w:r>
      <w:r w:rsidR="000A5FCF">
        <w:rPr>
          <w:rFonts w:hint="eastAsia"/>
        </w:rPr>
        <w:t>性能需求</w:t>
      </w:r>
      <w:bookmarkEnd w:id="48"/>
    </w:p>
    <w:p w14:paraId="6F89B931" w14:textId="77777777" w:rsidR="00A2116B" w:rsidRDefault="00A2116B" w:rsidP="00DC5799">
      <w:pPr>
        <w:pStyle w:val="My1"/>
        <w:outlineLvl w:val="2"/>
      </w:pPr>
      <w:bookmarkStart w:id="49" w:name="_Toc466328085"/>
      <w:r>
        <w:rPr>
          <w:rFonts w:hint="eastAsia"/>
        </w:rPr>
        <w:t>3</w:t>
      </w:r>
      <w:r w:rsidR="00400BBC">
        <w:rPr>
          <w:rFonts w:hint="eastAsia"/>
        </w:rPr>
        <w:t>.2</w:t>
      </w:r>
      <w:r>
        <w:rPr>
          <w:rFonts w:hint="eastAsia"/>
        </w:rPr>
        <w:t xml:space="preserve">.1 </w:t>
      </w:r>
      <w:r w:rsidR="000A2D72">
        <w:rPr>
          <w:rFonts w:hint="eastAsia"/>
        </w:rPr>
        <w:t>对于</w:t>
      </w:r>
      <w:r w:rsidR="000A2D72">
        <w:t>网络</w:t>
      </w:r>
      <w:r w:rsidR="00EC1521">
        <w:rPr>
          <w:rFonts w:hint="eastAsia"/>
        </w:rPr>
        <w:t>音视频</w:t>
      </w:r>
      <w:r w:rsidR="000A2D72">
        <w:t>文件</w:t>
      </w:r>
      <w:bookmarkEnd w:id="49"/>
    </w:p>
    <w:p w14:paraId="11928391" w14:textId="77777777" w:rsidR="0083513A" w:rsidRDefault="0083513A" w:rsidP="0083513A">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w:t>
      </w:r>
      <w:r w:rsidR="0067624B">
        <w:rPr>
          <w:rFonts w:ascii="Times New Roman" w:eastAsia="宋体" w:hAnsi="宋体" w:hint="eastAsia"/>
          <w:b w:val="0"/>
        </w:rPr>
        <w:t>发起网络</w:t>
      </w:r>
      <w:r w:rsidR="0067624B">
        <w:rPr>
          <w:rFonts w:ascii="Times New Roman" w:eastAsia="宋体" w:hAnsi="宋体"/>
          <w:b w:val="0"/>
        </w:rPr>
        <w:t>加载时</w:t>
      </w:r>
      <w:r w:rsidR="0067624B">
        <w:rPr>
          <w:rFonts w:ascii="Times New Roman" w:eastAsia="宋体" w:hAnsi="宋体" w:hint="eastAsia"/>
          <w:b w:val="0"/>
        </w:rPr>
        <w:t>，</w:t>
      </w:r>
      <w:r w:rsidR="00F521F6">
        <w:rPr>
          <w:rFonts w:ascii="Times New Roman" w:eastAsia="宋体" w:hAnsi="宋体" w:hint="eastAsia"/>
          <w:b w:val="0"/>
        </w:rPr>
        <w:t>加载</w:t>
      </w:r>
      <w:r w:rsidR="00F521F6">
        <w:rPr>
          <w:rFonts w:ascii="Times New Roman" w:eastAsia="宋体" w:hAnsi="宋体"/>
          <w:b w:val="0"/>
        </w:rPr>
        <w:t>响应时间不超过</w:t>
      </w:r>
      <w:r w:rsidR="00F521F6">
        <w:rPr>
          <w:rFonts w:ascii="Times New Roman" w:eastAsia="宋体" w:hAnsi="宋体" w:hint="eastAsia"/>
          <w:b w:val="0"/>
        </w:rPr>
        <w:t>1</w:t>
      </w:r>
      <w:r w:rsidR="00F521F6">
        <w:rPr>
          <w:rFonts w:ascii="Times New Roman" w:eastAsia="宋体" w:hAnsi="宋体" w:hint="eastAsia"/>
          <w:b w:val="0"/>
        </w:rPr>
        <w:t>秒</w:t>
      </w:r>
      <w:r w:rsidR="006556B7">
        <w:rPr>
          <w:rFonts w:ascii="Times New Roman" w:eastAsia="宋体" w:hAnsi="宋体" w:hint="eastAsia"/>
          <w:b w:val="0"/>
        </w:rPr>
        <w:t>。</w:t>
      </w:r>
    </w:p>
    <w:p w14:paraId="3CCE0168" w14:textId="77777777"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）当</w:t>
      </w:r>
      <w:r>
        <w:rPr>
          <w:rFonts w:ascii="Times New Roman" w:eastAsia="宋体" w:hAnsi="宋体"/>
          <w:b w:val="0"/>
        </w:rPr>
        <w:t>网络</w:t>
      </w:r>
      <w:r>
        <w:rPr>
          <w:rFonts w:ascii="Times New Roman" w:eastAsia="宋体" w:hAnsi="宋体" w:hint="eastAsia"/>
          <w:b w:val="0"/>
        </w:rPr>
        <w:t>信号</w:t>
      </w:r>
      <w:r>
        <w:rPr>
          <w:rFonts w:ascii="Times New Roman" w:eastAsia="宋体" w:hAnsi="宋体"/>
          <w:b w:val="0"/>
        </w:rPr>
        <w:t>较弱或网速较慢时，</w:t>
      </w:r>
      <w:r>
        <w:rPr>
          <w:rFonts w:ascii="Times New Roman" w:eastAsia="宋体" w:hAnsi="宋体" w:hint="eastAsia"/>
          <w:b w:val="0"/>
        </w:rPr>
        <w:t>依据</w:t>
      </w:r>
      <w:r>
        <w:rPr>
          <w:rFonts w:ascii="Times New Roman" w:eastAsia="宋体" w:hAnsi="宋体"/>
          <w:b w:val="0"/>
        </w:rPr>
        <w:t>情况进行缓冲，</w:t>
      </w:r>
      <w:r>
        <w:rPr>
          <w:rFonts w:ascii="Times New Roman" w:eastAsia="宋体" w:hAnsi="宋体" w:hint="eastAsia"/>
          <w:b w:val="0"/>
        </w:rPr>
        <w:t>并每</w:t>
      </w:r>
      <w:r>
        <w:rPr>
          <w:rFonts w:ascii="Times New Roman" w:eastAsia="宋体" w:hAnsi="宋体"/>
          <w:b w:val="0"/>
        </w:rPr>
        <w:t>隔</w:t>
      </w:r>
      <w:r>
        <w:rPr>
          <w:rFonts w:ascii="Times New Roman" w:eastAsia="宋体" w:hAnsi="宋体" w:hint="eastAsia"/>
          <w:b w:val="0"/>
        </w:rPr>
        <w:t>10</w:t>
      </w:r>
      <w:r>
        <w:rPr>
          <w:rFonts w:ascii="Times New Roman" w:eastAsia="宋体" w:hAnsi="宋体" w:hint="eastAsia"/>
          <w:b w:val="0"/>
        </w:rPr>
        <w:t>毫秒更新</w:t>
      </w:r>
      <w:r>
        <w:rPr>
          <w:rFonts w:ascii="Times New Roman" w:eastAsia="宋体" w:hAnsi="宋体"/>
          <w:b w:val="0"/>
        </w:rPr>
        <w:t>一次缓冲进度</w:t>
      </w:r>
      <w:r w:rsidR="006556B7">
        <w:rPr>
          <w:rFonts w:ascii="Times New Roman" w:eastAsia="宋体" w:hAnsi="宋体" w:hint="eastAsia"/>
          <w:b w:val="0"/>
        </w:rPr>
        <w:t>。</w:t>
      </w:r>
    </w:p>
    <w:p w14:paraId="4618C14E" w14:textId="77777777"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3</w:t>
      </w:r>
      <w:r>
        <w:rPr>
          <w:rFonts w:ascii="Times New Roman" w:eastAsia="宋体" w:hAnsi="宋体" w:hint="eastAsia"/>
          <w:b w:val="0"/>
        </w:rPr>
        <w:t>）</w:t>
      </w:r>
      <w:r w:rsidR="00A81C76">
        <w:rPr>
          <w:rFonts w:ascii="Times New Roman" w:eastAsia="宋体" w:hAnsi="宋体" w:hint="eastAsia"/>
          <w:b w:val="0"/>
        </w:rPr>
        <w:t>若</w:t>
      </w:r>
      <w:r w:rsidR="00A81C76">
        <w:rPr>
          <w:rFonts w:ascii="Times New Roman" w:eastAsia="宋体" w:hAnsi="宋体"/>
          <w:b w:val="0"/>
        </w:rPr>
        <w:t>发生网络中断</w:t>
      </w:r>
      <w:r w:rsidR="00A81C76">
        <w:rPr>
          <w:rFonts w:ascii="Times New Roman" w:eastAsia="宋体" w:hAnsi="宋体" w:hint="eastAsia"/>
          <w:b w:val="0"/>
        </w:rPr>
        <w:t>或</w:t>
      </w:r>
      <w:r w:rsidR="00A81C76">
        <w:rPr>
          <w:rFonts w:ascii="Times New Roman" w:eastAsia="宋体" w:hAnsi="宋体"/>
          <w:b w:val="0"/>
        </w:rPr>
        <w:t>遇到解码失败的情况，立即通知</w:t>
      </w:r>
      <w:r w:rsidR="00A81C76">
        <w:rPr>
          <w:rFonts w:ascii="Times New Roman" w:eastAsia="宋体" w:hAnsi="宋体"/>
          <w:b w:val="0"/>
        </w:rPr>
        <w:t>Error</w:t>
      </w:r>
      <w:r w:rsidR="006556B7">
        <w:rPr>
          <w:rFonts w:ascii="Times New Roman" w:eastAsia="宋体" w:hAnsi="宋体" w:hint="eastAsia"/>
          <w:b w:val="0"/>
        </w:rPr>
        <w:t>。</w:t>
      </w:r>
    </w:p>
    <w:p w14:paraId="3EBCB4F6" w14:textId="77777777" w:rsidR="00A81C76" w:rsidRDefault="00A81C7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4</w:t>
      </w:r>
      <w:r>
        <w:rPr>
          <w:rFonts w:ascii="Times New Roman" w:eastAsia="宋体" w:hAnsi="宋体" w:hint="eastAsia"/>
          <w:b w:val="0"/>
        </w:rPr>
        <w:t>）若</w:t>
      </w:r>
      <w:r>
        <w:rPr>
          <w:rFonts w:ascii="Times New Roman" w:eastAsia="宋体" w:hAnsi="宋体"/>
          <w:b w:val="0"/>
        </w:rPr>
        <w:t>要求暂停时，软件响应时间最长不超过</w:t>
      </w:r>
      <w:r>
        <w:rPr>
          <w:rFonts w:ascii="Times New Roman" w:eastAsia="宋体" w:hAnsi="宋体" w:hint="eastAsia"/>
          <w:b w:val="0"/>
        </w:rPr>
        <w:t>1</w:t>
      </w:r>
      <w:r>
        <w:rPr>
          <w:rFonts w:ascii="Times New Roman" w:eastAsia="宋体" w:hAnsi="宋体" w:hint="eastAsia"/>
          <w:b w:val="0"/>
        </w:rPr>
        <w:t>秒</w:t>
      </w:r>
      <w:r w:rsidR="006556B7">
        <w:rPr>
          <w:rFonts w:ascii="Times New Roman" w:eastAsia="宋体" w:hAnsi="宋体" w:hint="eastAsia"/>
          <w:b w:val="0"/>
        </w:rPr>
        <w:t>。</w:t>
      </w:r>
    </w:p>
    <w:p w14:paraId="68772339" w14:textId="77777777" w:rsidR="000A2D72" w:rsidRDefault="00A81C76" w:rsidP="00D67A4D">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5</w:t>
      </w:r>
      <w:r>
        <w:rPr>
          <w:rFonts w:ascii="Times New Roman" w:eastAsia="宋体" w:hAnsi="宋体" w:hint="eastAsia"/>
          <w:b w:val="0"/>
        </w:rPr>
        <w:t>）要求</w:t>
      </w:r>
      <w:r>
        <w:rPr>
          <w:rFonts w:ascii="Times New Roman" w:eastAsia="宋体" w:hAnsi="宋体"/>
          <w:b w:val="0"/>
        </w:rPr>
        <w:t>停止后，</w:t>
      </w:r>
      <w:r>
        <w:rPr>
          <w:rFonts w:ascii="Times New Roman" w:eastAsia="宋体" w:hAnsi="宋体"/>
          <w:b w:val="0"/>
        </w:rPr>
        <w:t>10</w:t>
      </w:r>
      <w:r>
        <w:rPr>
          <w:rFonts w:ascii="Times New Roman" w:eastAsia="宋体" w:hAnsi="宋体" w:hint="eastAsia"/>
          <w:b w:val="0"/>
        </w:rPr>
        <w:t>秒后</w:t>
      </w:r>
      <w:r>
        <w:rPr>
          <w:rFonts w:ascii="Times New Roman" w:eastAsia="宋体" w:hAnsi="宋体"/>
          <w:b w:val="0"/>
        </w:rPr>
        <w:t>释放</w:t>
      </w:r>
      <w:r>
        <w:rPr>
          <w:rFonts w:ascii="Times New Roman" w:eastAsia="宋体" w:hAnsi="宋体" w:hint="eastAsia"/>
          <w:b w:val="0"/>
        </w:rPr>
        <w:t>缓存所占</w:t>
      </w:r>
      <w:r>
        <w:rPr>
          <w:rFonts w:ascii="Times New Roman" w:eastAsia="宋体" w:hAnsi="宋体"/>
          <w:b w:val="0"/>
        </w:rPr>
        <w:t>资源空间</w:t>
      </w:r>
      <w:r w:rsidR="006556B7">
        <w:rPr>
          <w:rFonts w:ascii="Times New Roman" w:eastAsia="宋体" w:hAnsi="宋体" w:hint="eastAsia"/>
          <w:b w:val="0"/>
        </w:rPr>
        <w:t>。</w:t>
      </w:r>
    </w:p>
    <w:p w14:paraId="3D8F2417" w14:textId="77777777" w:rsidR="00D67A4D" w:rsidRPr="00D67A4D" w:rsidRDefault="00D67A4D" w:rsidP="00D67A4D">
      <w:pPr>
        <w:pStyle w:val="My0"/>
        <w:rPr>
          <w:rFonts w:ascii="Times New Roman" w:eastAsia="宋体" w:hAnsi="宋体"/>
          <w:b w:val="0"/>
        </w:rPr>
      </w:pPr>
    </w:p>
    <w:p w14:paraId="37684CCA" w14:textId="77777777" w:rsidR="00A2116B" w:rsidRPr="00A2116B" w:rsidRDefault="000A2D72" w:rsidP="00DC5799">
      <w:pPr>
        <w:pStyle w:val="My1"/>
        <w:outlineLvl w:val="2"/>
      </w:pPr>
      <w:bookmarkStart w:id="50" w:name="_Toc466328086"/>
      <w:r>
        <w:rPr>
          <w:rFonts w:hint="eastAsia"/>
        </w:rPr>
        <w:t>3.2.2 对于本地</w:t>
      </w:r>
      <w:r w:rsidR="00EC1521">
        <w:rPr>
          <w:rFonts w:hint="eastAsia"/>
        </w:rPr>
        <w:t>音视频</w:t>
      </w:r>
      <w:r>
        <w:t>文件</w:t>
      </w:r>
      <w:bookmarkEnd w:id="50"/>
    </w:p>
    <w:p w14:paraId="3756B155" w14:textId="77777777"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）当要求</w:t>
      </w:r>
      <w:r w:rsidR="00CE2A25">
        <w:rPr>
          <w:rFonts w:ascii="Times New Roman" w:eastAsia="宋体" w:hAnsi="宋体" w:hint="eastAsia"/>
          <w:b w:val="0"/>
        </w:rPr>
        <w:t>对音视频</w:t>
      </w:r>
      <w:r w:rsidR="00CE2A25">
        <w:rPr>
          <w:rFonts w:ascii="Times New Roman" w:eastAsia="宋体" w:hAnsi="宋体"/>
          <w:b w:val="0"/>
        </w:rPr>
        <w:t>文件资源</w:t>
      </w:r>
      <w:r w:rsidR="00CE2A25">
        <w:rPr>
          <w:rFonts w:ascii="Times New Roman" w:eastAsia="宋体" w:hAnsi="宋体" w:hint="eastAsia"/>
          <w:b w:val="0"/>
        </w:rPr>
        <w:t>进行</w:t>
      </w:r>
      <w:r w:rsidRPr="00BF302E">
        <w:rPr>
          <w:rFonts w:ascii="Times New Roman" w:eastAsia="宋体" w:hAnsi="宋体"/>
          <w:b w:val="0"/>
        </w:rPr>
        <w:t>播放时，软件响应时间最长不能超过</w:t>
      </w:r>
      <w:r w:rsidRPr="00BF302E">
        <w:rPr>
          <w:rFonts w:ascii="Times New Roman" w:eastAsia="宋体" w:hAnsi="宋体"/>
          <w:b w:val="0"/>
        </w:rPr>
        <w:t>2</w:t>
      </w:r>
      <w:r w:rsidRPr="00BF302E">
        <w:rPr>
          <w:rFonts w:ascii="Times New Roman" w:eastAsia="宋体" w:hAnsi="宋体"/>
          <w:b w:val="0"/>
        </w:rPr>
        <w:t>秒</w:t>
      </w:r>
      <w:r w:rsidR="006556B7">
        <w:rPr>
          <w:rFonts w:ascii="Times New Roman" w:eastAsia="宋体" w:hAnsi="宋体" w:hint="eastAsia"/>
          <w:b w:val="0"/>
        </w:rPr>
        <w:t>。</w:t>
      </w:r>
    </w:p>
    <w:p w14:paraId="13DDDC74" w14:textId="77777777"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2</w:t>
      </w:r>
      <w:r w:rsidRPr="00BF302E">
        <w:rPr>
          <w:rFonts w:ascii="Times New Roman" w:eastAsia="宋体" w:hAnsi="宋体"/>
          <w:b w:val="0"/>
        </w:rPr>
        <w:t>）当要求</w:t>
      </w:r>
      <w:r w:rsidR="00E355F6">
        <w:rPr>
          <w:rFonts w:ascii="Times New Roman" w:eastAsia="宋体" w:hAnsi="宋体"/>
          <w:b w:val="0"/>
        </w:rPr>
        <w:t>暂停</w:t>
      </w:r>
      <w:r w:rsidR="00E355F6">
        <w:rPr>
          <w:rFonts w:ascii="Times New Roman" w:eastAsia="宋体" w:hAnsi="宋体" w:hint="eastAsia"/>
          <w:b w:val="0"/>
        </w:rPr>
        <w:t>时</w:t>
      </w:r>
      <w:r w:rsidRPr="00BF302E">
        <w:rPr>
          <w:rFonts w:ascii="Times New Roman" w:eastAsia="宋体" w:hAnsi="宋体"/>
          <w:b w:val="0"/>
        </w:rPr>
        <w:t>，软件响应时间最长不能超过</w:t>
      </w:r>
      <w:r w:rsidRPr="00BF302E">
        <w:rPr>
          <w:rFonts w:ascii="Times New Roman" w:eastAsia="宋体" w:hAnsi="宋体"/>
          <w:b w:val="0"/>
        </w:rPr>
        <w:t>1</w:t>
      </w:r>
      <w:r w:rsidRPr="00BF302E">
        <w:rPr>
          <w:rFonts w:ascii="Times New Roman" w:eastAsia="宋体" w:hAnsi="宋体"/>
          <w:b w:val="0"/>
        </w:rPr>
        <w:t>秒</w:t>
      </w:r>
      <w:r w:rsidR="006556B7">
        <w:rPr>
          <w:rFonts w:ascii="Times New Roman" w:eastAsia="宋体" w:hAnsi="宋体" w:hint="eastAsia"/>
          <w:b w:val="0"/>
        </w:rPr>
        <w:t>。</w:t>
      </w:r>
    </w:p>
    <w:p w14:paraId="415F080F" w14:textId="77777777"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3</w:t>
      </w:r>
      <w:r w:rsidRPr="00BF302E">
        <w:rPr>
          <w:rFonts w:ascii="Times New Roman" w:eastAsia="宋体" w:hAnsi="宋体"/>
          <w:b w:val="0"/>
        </w:rPr>
        <w:t>）播放</w:t>
      </w:r>
      <w:r w:rsidR="00E355F6">
        <w:rPr>
          <w:rFonts w:ascii="Times New Roman" w:eastAsia="宋体" w:hAnsi="宋体" w:hint="eastAsia"/>
          <w:b w:val="0"/>
        </w:rPr>
        <w:t>过程中</w:t>
      </w:r>
      <w:r w:rsidRPr="00BF302E">
        <w:rPr>
          <w:rFonts w:ascii="Times New Roman" w:eastAsia="宋体" w:hAnsi="宋体"/>
          <w:b w:val="0"/>
        </w:rPr>
        <w:t>，</w:t>
      </w:r>
      <w:r w:rsidR="00D52804">
        <w:rPr>
          <w:rFonts w:ascii="Times New Roman" w:eastAsia="宋体" w:hAnsi="宋体" w:hint="eastAsia"/>
          <w:b w:val="0"/>
        </w:rPr>
        <w:t>要求解码迅速</w:t>
      </w:r>
      <w:r w:rsidR="00D52804">
        <w:rPr>
          <w:rFonts w:ascii="Times New Roman" w:eastAsia="宋体" w:hAnsi="宋体"/>
          <w:b w:val="0"/>
        </w:rPr>
        <w:t>、播放</w:t>
      </w:r>
      <w:r w:rsidR="00D52804">
        <w:rPr>
          <w:rFonts w:ascii="Times New Roman" w:eastAsia="宋体" w:hAnsi="宋体" w:hint="eastAsia"/>
          <w:b w:val="0"/>
        </w:rPr>
        <w:t>不</w:t>
      </w:r>
      <w:r w:rsidR="00D52804">
        <w:rPr>
          <w:rFonts w:ascii="Times New Roman" w:eastAsia="宋体" w:hAnsi="宋体"/>
          <w:b w:val="0"/>
        </w:rPr>
        <w:t>卡顿、音质良好</w:t>
      </w:r>
      <w:r w:rsidR="00D52804">
        <w:rPr>
          <w:rFonts w:ascii="Times New Roman" w:eastAsia="宋体" w:hAnsi="宋体" w:hint="eastAsia"/>
          <w:b w:val="0"/>
        </w:rPr>
        <w:t>、</w:t>
      </w:r>
      <w:r w:rsidR="00D52804">
        <w:rPr>
          <w:rFonts w:ascii="Times New Roman" w:eastAsia="宋体" w:hAnsi="宋体"/>
          <w:b w:val="0"/>
        </w:rPr>
        <w:t>画面流畅</w:t>
      </w:r>
      <w:r w:rsidR="006556B7">
        <w:rPr>
          <w:rFonts w:ascii="Times New Roman" w:eastAsia="宋体" w:hAnsi="宋体" w:hint="eastAsia"/>
          <w:b w:val="0"/>
        </w:rPr>
        <w:t>。</w:t>
      </w:r>
    </w:p>
    <w:p w14:paraId="75C510F2" w14:textId="77777777" w:rsidR="00BF302E" w:rsidRPr="0083513A" w:rsidRDefault="00BF302E" w:rsidP="008D1F7B">
      <w:pPr>
        <w:pStyle w:val="My0"/>
      </w:pPr>
    </w:p>
    <w:p w14:paraId="24280A87" w14:textId="77777777" w:rsidR="00794A4E" w:rsidRDefault="00520240" w:rsidP="00A87143">
      <w:pPr>
        <w:pStyle w:val="My0"/>
        <w:outlineLvl w:val="1"/>
      </w:pPr>
      <w:bookmarkStart w:id="51" w:name="_Toc466328087"/>
      <w:r>
        <w:rPr>
          <w:rFonts w:hint="eastAsia"/>
        </w:rPr>
        <w:t>3.3</w:t>
      </w:r>
      <w:r w:rsidR="00794A4E">
        <w:rPr>
          <w:rFonts w:hint="eastAsia"/>
        </w:rPr>
        <w:t xml:space="preserve"> </w:t>
      </w:r>
      <w:r w:rsidR="00BA4FBF">
        <w:rPr>
          <w:rFonts w:hint="eastAsia"/>
        </w:rPr>
        <w:t>可靠性</w:t>
      </w:r>
      <w:r w:rsidR="00794A4E">
        <w:rPr>
          <w:rFonts w:hint="eastAsia"/>
        </w:rPr>
        <w:t>需求</w:t>
      </w:r>
      <w:bookmarkEnd w:id="51"/>
    </w:p>
    <w:p w14:paraId="2F28A533" w14:textId="77777777" w:rsidR="00794A4E" w:rsidRDefault="00794A4E" w:rsidP="00794A4E">
      <w:pPr>
        <w:pStyle w:val="My0"/>
        <w:rPr>
          <w:rFonts w:ascii="Times New Roman" w:eastAsia="宋体" w:hAnsi="宋体"/>
          <w:b w:val="0"/>
        </w:rPr>
      </w:pPr>
      <w:r w:rsidRPr="009907A5">
        <w:rPr>
          <w:rFonts w:ascii="Times New Roman" w:eastAsia="宋体" w:hAnsi="宋体"/>
          <w:b w:val="0"/>
        </w:rPr>
        <w:tab/>
      </w:r>
      <w:r w:rsidR="009907A5" w:rsidRPr="009907A5">
        <w:rPr>
          <w:rFonts w:ascii="Times New Roman" w:eastAsia="宋体" w:hAnsi="宋体" w:hint="eastAsia"/>
          <w:b w:val="0"/>
        </w:rPr>
        <w:t>（</w:t>
      </w:r>
      <w:r w:rsidR="009907A5" w:rsidRPr="009907A5">
        <w:rPr>
          <w:rFonts w:ascii="Times New Roman" w:eastAsia="宋体" w:hAnsi="宋体" w:hint="eastAsia"/>
          <w:b w:val="0"/>
        </w:rPr>
        <w:t>1</w:t>
      </w:r>
      <w:r w:rsidR="009907A5" w:rsidRPr="009907A5">
        <w:rPr>
          <w:rFonts w:ascii="Times New Roman" w:eastAsia="宋体" w:hAnsi="宋体" w:hint="eastAsia"/>
          <w:b w:val="0"/>
        </w:rPr>
        <w:t>）</w:t>
      </w:r>
      <w:r w:rsidR="00442B11">
        <w:rPr>
          <w:rFonts w:ascii="Times New Roman" w:eastAsia="宋体" w:hAnsi="宋体" w:hint="eastAsia"/>
          <w:b w:val="0"/>
        </w:rPr>
        <w:t>连续运行</w:t>
      </w:r>
      <w:r w:rsidR="00442B11">
        <w:rPr>
          <w:rFonts w:ascii="Times New Roman" w:eastAsia="宋体" w:hAnsi="宋体"/>
          <w:b w:val="0"/>
        </w:rPr>
        <w:t>一周</w:t>
      </w:r>
      <w:r w:rsidR="00442B11">
        <w:rPr>
          <w:rFonts w:ascii="Times New Roman" w:eastAsia="宋体" w:hAnsi="宋体" w:hint="eastAsia"/>
          <w:b w:val="0"/>
        </w:rPr>
        <w:t>无故障概率</w:t>
      </w:r>
      <w:r w:rsidR="00442B11">
        <w:rPr>
          <w:rFonts w:ascii="Times New Roman" w:eastAsia="宋体" w:hAnsi="宋体" w:hint="eastAsia"/>
          <w:b w:val="0"/>
        </w:rPr>
        <w:t>99.5</w:t>
      </w:r>
      <w:r w:rsidR="00442B11">
        <w:rPr>
          <w:rFonts w:ascii="Times New Roman" w:eastAsia="宋体" w:hAnsi="宋体"/>
          <w:b w:val="0"/>
        </w:rPr>
        <w:t>%</w:t>
      </w:r>
      <w:r w:rsidR="000544D5">
        <w:rPr>
          <w:rFonts w:ascii="Times New Roman" w:eastAsia="宋体" w:hAnsi="宋体" w:hint="eastAsia"/>
          <w:b w:val="0"/>
        </w:rPr>
        <w:t>。</w:t>
      </w:r>
    </w:p>
    <w:p w14:paraId="45566C4B" w14:textId="77777777" w:rsidR="006556B7" w:rsidRDefault="006556B7" w:rsidP="00794A4E">
      <w:pPr>
        <w:pStyle w:val="My0"/>
        <w:rPr>
          <w:rFonts w:ascii="Times New Roman" w:eastAsia="宋体" w:hAnsi="宋体"/>
          <w:b w:val="0"/>
        </w:rPr>
      </w:pPr>
      <w:r>
        <w:rPr>
          <w:rFonts w:ascii="Times New Roman" w:eastAsia="宋体" w:hAnsi="宋体"/>
          <w:b w:val="0"/>
        </w:rPr>
        <w:lastRenderedPageBreak/>
        <w:tab/>
      </w: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）如果</w:t>
      </w:r>
      <w:r>
        <w:rPr>
          <w:rFonts w:ascii="Times New Roman" w:eastAsia="宋体" w:hAnsi="宋体"/>
          <w:b w:val="0"/>
        </w:rPr>
        <w:t>发生</w:t>
      </w:r>
      <w:r>
        <w:rPr>
          <w:rFonts w:ascii="Times New Roman" w:eastAsia="宋体" w:hAnsi="宋体"/>
          <w:b w:val="0"/>
        </w:rPr>
        <w:t>Crash</w:t>
      </w:r>
      <w:r w:rsidR="000544D5">
        <w:rPr>
          <w:rFonts w:ascii="Times New Roman" w:eastAsia="宋体" w:hAnsi="宋体"/>
          <w:b w:val="0"/>
        </w:rPr>
        <w:t>，能够</w:t>
      </w:r>
      <w:r w:rsidR="000544D5">
        <w:rPr>
          <w:rFonts w:ascii="Times New Roman" w:eastAsia="宋体" w:hAnsi="宋体" w:hint="eastAsia"/>
          <w:b w:val="0"/>
        </w:rPr>
        <w:t>立即</w:t>
      </w:r>
      <w:r w:rsidR="000544D5">
        <w:rPr>
          <w:rFonts w:ascii="Times New Roman" w:eastAsia="宋体" w:hAnsi="宋体"/>
          <w:b w:val="0"/>
        </w:rPr>
        <w:t>回复</w:t>
      </w:r>
      <w:r w:rsidR="000544D5">
        <w:rPr>
          <w:rFonts w:ascii="Times New Roman" w:eastAsia="宋体" w:hAnsi="宋体" w:hint="eastAsia"/>
          <w:b w:val="0"/>
        </w:rPr>
        <w:t>。</w:t>
      </w:r>
    </w:p>
    <w:p w14:paraId="1F856020" w14:textId="77777777" w:rsidR="00E45131" w:rsidRPr="006556B7" w:rsidRDefault="00E45131" w:rsidP="00794A4E">
      <w:pPr>
        <w:pStyle w:val="My0"/>
        <w:rPr>
          <w:rFonts w:ascii="Times New Roman" w:eastAsia="宋体" w:hAnsi="宋体"/>
          <w:b w:val="0"/>
        </w:rPr>
      </w:pPr>
    </w:p>
    <w:p w14:paraId="5AC56E29" w14:textId="77777777" w:rsidR="00137202" w:rsidRDefault="00615423" w:rsidP="00A87143">
      <w:pPr>
        <w:pStyle w:val="My0"/>
        <w:outlineLvl w:val="1"/>
      </w:pPr>
      <w:bookmarkStart w:id="52" w:name="_Toc466328088"/>
      <w:r>
        <w:rPr>
          <w:rFonts w:hint="eastAsia"/>
        </w:rPr>
        <w:t>3.4</w:t>
      </w:r>
      <w:r w:rsidR="00137202">
        <w:rPr>
          <w:rFonts w:hint="eastAsia"/>
        </w:rPr>
        <w:t xml:space="preserve"> 资源使用</w:t>
      </w:r>
      <w:r w:rsidR="00137202">
        <w:t>需求</w:t>
      </w:r>
      <w:bookmarkEnd w:id="52"/>
    </w:p>
    <w:p w14:paraId="6320001F" w14:textId="77777777" w:rsidR="00137202" w:rsidRDefault="00137202" w:rsidP="00137202">
      <w:pPr>
        <w:pStyle w:val="My0"/>
        <w:rPr>
          <w:rFonts w:ascii="Times New Roman" w:eastAsia="宋体" w:hAnsi="宋体"/>
          <w:b w:val="0"/>
        </w:rPr>
      </w:pPr>
      <w:r>
        <w:tab/>
      </w:r>
      <w:r w:rsidR="00472C61">
        <w:rPr>
          <w:rFonts w:ascii="Times New Roman" w:eastAsia="宋体" w:hAnsi="宋体" w:hint="eastAsia"/>
          <w:b w:val="0"/>
        </w:rPr>
        <w:t>运行期间</w:t>
      </w:r>
      <w:r w:rsidR="00472C61">
        <w:rPr>
          <w:rFonts w:ascii="Times New Roman" w:eastAsia="宋体" w:hAnsi="宋体"/>
          <w:b w:val="0"/>
        </w:rPr>
        <w:t>，占用最大内存不高于</w:t>
      </w:r>
      <w:r w:rsidR="00472C61">
        <w:rPr>
          <w:rFonts w:ascii="Times New Roman" w:eastAsia="宋体" w:hAnsi="宋体" w:hint="eastAsia"/>
          <w:b w:val="0"/>
        </w:rPr>
        <w:t>60</w:t>
      </w:r>
      <w:r w:rsidR="00472C61">
        <w:rPr>
          <w:rFonts w:ascii="Times New Roman" w:eastAsia="宋体" w:hAnsi="宋体"/>
          <w:b w:val="0"/>
        </w:rPr>
        <w:t>M</w:t>
      </w:r>
      <w:r w:rsidR="00472C61">
        <w:rPr>
          <w:rFonts w:ascii="Times New Roman" w:eastAsia="宋体" w:hAnsi="宋体"/>
          <w:b w:val="0"/>
        </w:rPr>
        <w:t>。</w:t>
      </w:r>
    </w:p>
    <w:p w14:paraId="5DB18E4F" w14:textId="77777777" w:rsidR="00E45131" w:rsidRDefault="00E45131" w:rsidP="00137202">
      <w:pPr>
        <w:pStyle w:val="My0"/>
        <w:rPr>
          <w:rFonts w:ascii="Times New Roman" w:eastAsia="宋体" w:hAnsi="宋体"/>
          <w:b w:val="0"/>
        </w:rPr>
      </w:pPr>
    </w:p>
    <w:p w14:paraId="7FAD5FDC" w14:textId="77777777" w:rsidR="00593DF2" w:rsidRDefault="00593DF2" w:rsidP="00A87143">
      <w:pPr>
        <w:pStyle w:val="My0"/>
        <w:outlineLvl w:val="1"/>
      </w:pPr>
      <w:bookmarkStart w:id="53" w:name="_Toc466328089"/>
      <w:r>
        <w:rPr>
          <w:rFonts w:hint="eastAsia"/>
        </w:rPr>
        <w:t>3.</w:t>
      </w:r>
      <w:r w:rsidR="00E45131">
        <w:t>5</w:t>
      </w:r>
      <w:r>
        <w:rPr>
          <w:rFonts w:hint="eastAsia"/>
        </w:rPr>
        <w:t xml:space="preserve"> 设计</w:t>
      </w:r>
      <w:r>
        <w:t>要求</w:t>
      </w:r>
      <w:bookmarkEnd w:id="53"/>
    </w:p>
    <w:p w14:paraId="39438218" w14:textId="77777777" w:rsidR="00593DF2" w:rsidRDefault="00E45131" w:rsidP="00A87143">
      <w:pPr>
        <w:pStyle w:val="My1"/>
        <w:outlineLvl w:val="2"/>
      </w:pPr>
      <w:bookmarkStart w:id="54" w:name="_Toc466328090"/>
      <w:r>
        <w:rPr>
          <w:rFonts w:hint="eastAsia"/>
        </w:rPr>
        <w:t>3.5</w:t>
      </w:r>
      <w:r w:rsidR="00593DF2">
        <w:rPr>
          <w:rFonts w:hint="eastAsia"/>
        </w:rPr>
        <w:t>.1 设计原则</w:t>
      </w:r>
      <w:bookmarkEnd w:id="54"/>
    </w:p>
    <w:p w14:paraId="6DE2A044" w14:textId="77777777" w:rsidR="00BE7890" w:rsidRDefault="00C94A65" w:rsidP="00BE7890">
      <w:pPr>
        <w:pStyle w:val="My0"/>
        <w:ind w:firstLine="420"/>
        <w:rPr>
          <w:rFonts w:ascii="Times New Roman" w:eastAsia="宋体" w:hAnsi="宋体"/>
          <w:b w:val="0"/>
        </w:rPr>
      </w:pPr>
      <w:r>
        <w:rPr>
          <w:rFonts w:ascii="Times New Roman" w:eastAsia="宋体" w:hAnsi="宋体" w:hint="eastAsia"/>
          <w:b w:val="0"/>
        </w:rPr>
        <w:t>在将</w:t>
      </w:r>
      <w:r>
        <w:rPr>
          <w:rFonts w:ascii="Times New Roman" w:eastAsia="宋体" w:hAnsi="宋体"/>
          <w:b w:val="0"/>
        </w:rPr>
        <w:t>软件需求转换成设计模型的过程中，不仅要</w:t>
      </w:r>
      <w:r>
        <w:rPr>
          <w:rFonts w:ascii="Times New Roman" w:eastAsia="宋体" w:hAnsi="宋体" w:hint="eastAsia"/>
          <w:b w:val="0"/>
        </w:rPr>
        <w:t>考虑</w:t>
      </w:r>
      <w:r>
        <w:rPr>
          <w:rFonts w:ascii="Times New Roman" w:eastAsia="宋体" w:hAnsi="宋体"/>
          <w:b w:val="0"/>
        </w:rPr>
        <w:t>如何实现功能需求，而且要考虑和关注</w:t>
      </w:r>
      <w:r>
        <w:rPr>
          <w:rFonts w:ascii="Times New Roman" w:eastAsia="宋体" w:hAnsi="宋体" w:hint="eastAsia"/>
          <w:b w:val="0"/>
        </w:rPr>
        <w:t>软件</w:t>
      </w:r>
      <w:r>
        <w:rPr>
          <w:rFonts w:ascii="Times New Roman" w:eastAsia="宋体" w:hAnsi="宋体"/>
          <w:b w:val="0"/>
        </w:rPr>
        <w:t>的</w:t>
      </w:r>
      <w:r>
        <w:rPr>
          <w:rFonts w:ascii="Times New Roman" w:eastAsia="宋体" w:hAnsi="宋体" w:hint="eastAsia"/>
          <w:b w:val="0"/>
        </w:rPr>
        <w:t>可</w:t>
      </w:r>
      <w:r>
        <w:rPr>
          <w:rFonts w:ascii="Times New Roman" w:eastAsia="宋体" w:hAnsi="宋体"/>
          <w:b w:val="0"/>
        </w:rPr>
        <w:t>扩充性、可维护性、可重复</w:t>
      </w:r>
      <w:r>
        <w:rPr>
          <w:rFonts w:ascii="Times New Roman" w:eastAsia="宋体" w:hAnsi="宋体" w:hint="eastAsia"/>
          <w:b w:val="0"/>
        </w:rPr>
        <w:t>性</w:t>
      </w:r>
      <w:r w:rsidR="005567A0">
        <w:rPr>
          <w:rFonts w:ascii="Times New Roman" w:eastAsia="宋体" w:hAnsi="宋体"/>
          <w:b w:val="0"/>
        </w:rPr>
        <w:t>和通用性，</w:t>
      </w:r>
      <w:r>
        <w:rPr>
          <w:rFonts w:ascii="Times New Roman" w:eastAsia="宋体" w:hAnsi="宋体"/>
          <w:b w:val="0"/>
        </w:rPr>
        <w:t>采用抽象、分解和模块化、封装和信息</w:t>
      </w:r>
      <w:r>
        <w:rPr>
          <w:rFonts w:ascii="Times New Roman" w:eastAsia="宋体" w:hAnsi="宋体" w:hint="eastAsia"/>
          <w:b w:val="0"/>
        </w:rPr>
        <w:t>隐藏</w:t>
      </w:r>
      <w:r>
        <w:rPr>
          <w:rFonts w:ascii="Times New Roman" w:eastAsia="宋体" w:hAnsi="宋体"/>
          <w:b w:val="0"/>
        </w:rPr>
        <w:t>、高内聚和低耦合的原则进行设计。</w:t>
      </w:r>
    </w:p>
    <w:p w14:paraId="2A2B50D5" w14:textId="77777777" w:rsidR="00593DF2" w:rsidRDefault="00E45131" w:rsidP="00A87143">
      <w:pPr>
        <w:pStyle w:val="My1"/>
        <w:outlineLvl w:val="2"/>
      </w:pPr>
      <w:bookmarkStart w:id="55" w:name="_Toc466328091"/>
      <w:r>
        <w:rPr>
          <w:rFonts w:hint="eastAsia"/>
        </w:rPr>
        <w:t>3.5</w:t>
      </w:r>
      <w:r w:rsidR="000969FB">
        <w:rPr>
          <w:rFonts w:hint="eastAsia"/>
        </w:rPr>
        <w:t>.2</w:t>
      </w:r>
      <w:r w:rsidR="00593DF2">
        <w:rPr>
          <w:rFonts w:hint="eastAsia"/>
        </w:rPr>
        <w:t xml:space="preserve"> 编码</w:t>
      </w:r>
      <w:r w:rsidR="000969FB">
        <w:rPr>
          <w:rFonts w:hint="eastAsia"/>
        </w:rPr>
        <w:t>要求</w:t>
      </w:r>
      <w:bookmarkEnd w:id="55"/>
    </w:p>
    <w:p w14:paraId="5AC8C63B" w14:textId="77777777" w:rsidR="00593DF2" w:rsidRDefault="00593DF2" w:rsidP="00593DF2">
      <w:pPr>
        <w:pStyle w:val="My0"/>
        <w:rPr>
          <w:rFonts w:ascii="Times New Roman" w:eastAsia="宋体" w:hAnsi="宋体"/>
          <w:b w:val="0"/>
        </w:rPr>
      </w:pPr>
      <w:r>
        <w:tab/>
      </w:r>
      <w:r w:rsidR="00F503A2">
        <w:rPr>
          <w:rFonts w:ascii="Times New Roman" w:eastAsia="宋体" w:hAnsi="宋体" w:hint="eastAsia"/>
          <w:b w:val="0"/>
        </w:rPr>
        <w:t>遵循</w:t>
      </w:r>
      <w:r w:rsidR="00F503A2">
        <w:rPr>
          <w:rFonts w:ascii="Times New Roman" w:eastAsia="宋体" w:hAnsi="宋体"/>
          <w:b w:val="0"/>
        </w:rPr>
        <w:t>开发</w:t>
      </w:r>
      <w:r w:rsidR="00F503A2">
        <w:rPr>
          <w:rFonts w:ascii="Times New Roman" w:eastAsia="宋体" w:hAnsi="宋体" w:hint="eastAsia"/>
          <w:b w:val="0"/>
        </w:rPr>
        <w:t>流程</w:t>
      </w:r>
      <w:r w:rsidR="00F503A2">
        <w:rPr>
          <w:rFonts w:ascii="Times New Roman" w:eastAsia="宋体" w:hAnsi="宋体"/>
          <w:b w:val="0"/>
        </w:rPr>
        <w:t>，在设计的指导下</w:t>
      </w:r>
      <w:r w:rsidR="00F503A2">
        <w:rPr>
          <w:rFonts w:ascii="Times New Roman" w:eastAsia="宋体" w:hAnsi="宋体" w:hint="eastAsia"/>
          <w:b w:val="0"/>
        </w:rPr>
        <w:t>进行</w:t>
      </w:r>
      <w:r w:rsidR="00F503A2">
        <w:rPr>
          <w:rFonts w:ascii="Times New Roman" w:eastAsia="宋体" w:hAnsi="宋体"/>
          <w:b w:val="0"/>
        </w:rPr>
        <w:t>代码编写</w:t>
      </w:r>
      <w:r w:rsidR="00F503A2">
        <w:rPr>
          <w:rFonts w:ascii="Times New Roman" w:eastAsia="宋体" w:hAnsi="宋体" w:hint="eastAsia"/>
          <w:b w:val="0"/>
        </w:rPr>
        <w:t>，</w:t>
      </w:r>
      <w:r w:rsidR="00F503A2">
        <w:rPr>
          <w:rFonts w:ascii="Times New Roman" w:eastAsia="宋体" w:hAnsi="宋体"/>
          <w:b w:val="0"/>
        </w:rPr>
        <w:t>程序</w:t>
      </w:r>
      <w:r w:rsidR="00F503A2">
        <w:rPr>
          <w:rFonts w:ascii="Times New Roman" w:eastAsia="宋体" w:hAnsi="宋体" w:hint="eastAsia"/>
          <w:b w:val="0"/>
        </w:rPr>
        <w:t>要</w:t>
      </w:r>
      <w:r w:rsidR="00F503A2">
        <w:rPr>
          <w:rFonts w:ascii="Times New Roman" w:eastAsia="宋体" w:hAnsi="宋体"/>
          <w:b w:val="0"/>
        </w:rPr>
        <w:t>具有良好的结构，提高程序的封装性，减低程序的</w:t>
      </w:r>
      <w:r w:rsidR="00F503A2">
        <w:rPr>
          <w:rFonts w:ascii="Times New Roman" w:eastAsia="宋体" w:hAnsi="宋体" w:hint="eastAsia"/>
          <w:b w:val="0"/>
        </w:rPr>
        <w:t>耦合程度。代码</w:t>
      </w:r>
      <w:r w:rsidR="00F503A2">
        <w:rPr>
          <w:rFonts w:ascii="Times New Roman" w:eastAsia="宋体" w:hAnsi="宋体"/>
          <w:b w:val="0"/>
        </w:rPr>
        <w:t>要具有良好的可读性，易于理解</w:t>
      </w:r>
      <w:r w:rsidR="00F503A2">
        <w:rPr>
          <w:rFonts w:ascii="Times New Roman" w:eastAsia="宋体" w:hAnsi="宋体" w:hint="eastAsia"/>
          <w:b w:val="0"/>
        </w:rPr>
        <w:t>，</w:t>
      </w:r>
      <w:r w:rsidR="00F503A2">
        <w:rPr>
          <w:rFonts w:ascii="Times New Roman" w:eastAsia="宋体" w:hAnsi="宋体"/>
          <w:b w:val="0"/>
        </w:rPr>
        <w:t>方便调试和测试</w:t>
      </w:r>
      <w:r w:rsidR="00F503A2">
        <w:rPr>
          <w:rFonts w:ascii="Times New Roman" w:eastAsia="宋体" w:hAnsi="宋体" w:hint="eastAsia"/>
          <w:b w:val="0"/>
        </w:rPr>
        <w:t>；易于</w:t>
      </w:r>
      <w:r w:rsidR="00F503A2">
        <w:rPr>
          <w:rFonts w:ascii="Times New Roman" w:eastAsia="宋体" w:hAnsi="宋体"/>
          <w:b w:val="0"/>
        </w:rPr>
        <w:t>使用</w:t>
      </w:r>
      <w:r w:rsidR="00F503A2">
        <w:rPr>
          <w:rFonts w:ascii="Times New Roman" w:eastAsia="宋体" w:hAnsi="宋体" w:hint="eastAsia"/>
          <w:b w:val="0"/>
        </w:rPr>
        <w:t>和</w:t>
      </w:r>
      <w:r w:rsidR="00F503A2">
        <w:rPr>
          <w:rFonts w:ascii="Times New Roman" w:eastAsia="宋体" w:hAnsi="宋体"/>
          <w:b w:val="0"/>
        </w:rPr>
        <w:t>维护，良好的修改性、扩充性、可重用性</w:t>
      </w:r>
      <w:r w:rsidR="00F503A2">
        <w:rPr>
          <w:rFonts w:ascii="Times New Roman" w:eastAsia="宋体" w:hAnsi="宋体" w:hint="eastAsia"/>
          <w:b w:val="0"/>
        </w:rPr>
        <w:t>强</w:t>
      </w:r>
      <w:r w:rsidR="00F503A2">
        <w:rPr>
          <w:rFonts w:ascii="Times New Roman" w:eastAsia="宋体" w:hAnsi="宋体"/>
          <w:b w:val="0"/>
        </w:rPr>
        <w:t>、移植性好</w:t>
      </w:r>
      <w:r w:rsidR="00F503A2">
        <w:rPr>
          <w:rFonts w:ascii="Times New Roman" w:eastAsia="宋体" w:hAnsi="宋体" w:hint="eastAsia"/>
          <w:b w:val="0"/>
        </w:rPr>
        <w:t>；</w:t>
      </w:r>
      <w:r w:rsidR="00F503A2">
        <w:rPr>
          <w:rFonts w:ascii="Times New Roman" w:eastAsia="宋体" w:hAnsi="宋体"/>
          <w:b w:val="0"/>
        </w:rPr>
        <w:t>在</w:t>
      </w:r>
      <w:r w:rsidR="00F503A2">
        <w:rPr>
          <w:rFonts w:ascii="Times New Roman" w:eastAsia="宋体" w:hAnsi="宋体" w:hint="eastAsia"/>
          <w:b w:val="0"/>
        </w:rPr>
        <w:t>不降低</w:t>
      </w:r>
      <w:r w:rsidR="00F503A2">
        <w:rPr>
          <w:rFonts w:ascii="Times New Roman" w:eastAsia="宋体" w:hAnsi="宋体"/>
          <w:b w:val="0"/>
        </w:rPr>
        <w:t>可读性的前提下，尽量提高代码的执行效率</w:t>
      </w:r>
      <w:r w:rsidR="00F81492">
        <w:rPr>
          <w:rFonts w:ascii="Times New Roman" w:eastAsia="宋体" w:hAnsi="宋体" w:hint="eastAsia"/>
          <w:b w:val="0"/>
        </w:rPr>
        <w:t>和</w:t>
      </w:r>
      <w:r w:rsidR="00F81492">
        <w:rPr>
          <w:rFonts w:ascii="Times New Roman" w:eastAsia="宋体" w:hAnsi="宋体"/>
          <w:b w:val="0"/>
        </w:rPr>
        <w:t>减少资源占用</w:t>
      </w:r>
      <w:r w:rsidR="00F503A2">
        <w:rPr>
          <w:rFonts w:ascii="Times New Roman" w:eastAsia="宋体" w:hAnsi="宋体"/>
          <w:b w:val="0"/>
        </w:rPr>
        <w:t>。</w:t>
      </w:r>
    </w:p>
    <w:p w14:paraId="6369B0E1" w14:textId="77777777" w:rsidR="00E45131" w:rsidRDefault="00E45131" w:rsidP="00593DF2">
      <w:pPr>
        <w:pStyle w:val="My0"/>
        <w:rPr>
          <w:rFonts w:ascii="Times New Roman" w:eastAsia="宋体" w:hAnsi="宋体"/>
          <w:b w:val="0"/>
        </w:rPr>
      </w:pPr>
    </w:p>
    <w:p w14:paraId="68B393B5" w14:textId="77777777" w:rsidR="00E45131" w:rsidRDefault="00E45131" w:rsidP="00593DF2">
      <w:pPr>
        <w:pStyle w:val="My0"/>
        <w:rPr>
          <w:rFonts w:ascii="Times New Roman" w:eastAsia="宋体" w:hAnsi="宋体"/>
          <w:b w:val="0"/>
        </w:rPr>
      </w:pPr>
    </w:p>
    <w:p w14:paraId="4C367D24" w14:textId="77777777" w:rsidR="00C23391" w:rsidRDefault="00C23391" w:rsidP="00A87143">
      <w:pPr>
        <w:pStyle w:val="My0"/>
        <w:outlineLvl w:val="1"/>
      </w:pPr>
      <w:bookmarkStart w:id="56" w:name="_Toc466328092"/>
      <w:r>
        <w:rPr>
          <w:rFonts w:hint="eastAsia"/>
        </w:rPr>
        <w:t>3.</w:t>
      </w:r>
      <w:r w:rsidR="00E45131">
        <w:t>6</w:t>
      </w:r>
      <w:r>
        <w:rPr>
          <w:rFonts w:hint="eastAsia"/>
        </w:rPr>
        <w:t xml:space="preserve"> 本章小结</w:t>
      </w:r>
      <w:bookmarkEnd w:id="56"/>
    </w:p>
    <w:p w14:paraId="616BA79E" w14:textId="77777777" w:rsidR="00C23391" w:rsidRPr="00DE56A9" w:rsidRDefault="0023661E" w:rsidP="00DE56A9">
      <w:pPr>
        <w:pStyle w:val="My0"/>
        <w:ind w:firstLine="420"/>
        <w:rPr>
          <w:rFonts w:ascii="Times New Roman" w:eastAsia="宋体" w:hAnsi="宋体"/>
          <w:b w:val="0"/>
        </w:rPr>
      </w:pPr>
      <w:r w:rsidRPr="00DE56A9">
        <w:rPr>
          <w:rFonts w:ascii="Times New Roman" w:eastAsia="宋体" w:hAnsi="宋体" w:hint="eastAsia"/>
          <w:b w:val="0"/>
        </w:rPr>
        <w:t>本章</w:t>
      </w:r>
      <w:r w:rsidRPr="00DE56A9">
        <w:rPr>
          <w:rFonts w:ascii="Times New Roman" w:eastAsia="宋体" w:hAnsi="宋体"/>
          <w:b w:val="0"/>
        </w:rPr>
        <w:t>对需求做了</w:t>
      </w:r>
      <w:r w:rsidR="004B542D" w:rsidRPr="00DE56A9">
        <w:rPr>
          <w:rFonts w:ascii="Times New Roman" w:eastAsia="宋体" w:hAnsi="宋体" w:hint="eastAsia"/>
          <w:b w:val="0"/>
        </w:rPr>
        <w:t>言简意赅</w:t>
      </w:r>
      <w:r w:rsidRPr="00DE56A9">
        <w:rPr>
          <w:rFonts w:ascii="Times New Roman" w:eastAsia="宋体" w:hAnsi="宋体"/>
          <w:b w:val="0"/>
        </w:rPr>
        <w:t>的</w:t>
      </w:r>
      <w:r w:rsidR="004B542D" w:rsidRPr="00DE56A9">
        <w:rPr>
          <w:rFonts w:ascii="Times New Roman" w:eastAsia="宋体" w:hAnsi="宋体" w:hint="eastAsia"/>
          <w:b w:val="0"/>
        </w:rPr>
        <w:t>精要</w:t>
      </w:r>
      <w:r w:rsidRPr="00DE56A9">
        <w:rPr>
          <w:rFonts w:ascii="Times New Roman" w:eastAsia="宋体" w:hAnsi="宋体"/>
          <w:b w:val="0"/>
        </w:rPr>
        <w:t>分析，</w:t>
      </w:r>
      <w:r w:rsidRPr="00DE56A9">
        <w:rPr>
          <w:rFonts w:ascii="Times New Roman" w:eastAsia="宋体" w:hAnsi="宋体" w:hint="eastAsia"/>
          <w:b w:val="0"/>
        </w:rPr>
        <w:t>提出</w:t>
      </w:r>
      <w:r w:rsidRPr="00DE56A9">
        <w:rPr>
          <w:rFonts w:ascii="Times New Roman" w:eastAsia="宋体" w:hAnsi="宋体"/>
          <w:b w:val="0"/>
        </w:rPr>
        <w:t>了在功能、性能、可靠性</w:t>
      </w:r>
      <w:r w:rsidR="008F597A" w:rsidRPr="00DE56A9">
        <w:rPr>
          <w:rFonts w:ascii="Times New Roman" w:eastAsia="宋体" w:hAnsi="宋体" w:hint="eastAsia"/>
          <w:b w:val="0"/>
        </w:rPr>
        <w:t>、资源占用</w:t>
      </w:r>
      <w:r w:rsidR="008F597A" w:rsidRPr="00DE56A9">
        <w:rPr>
          <w:rFonts w:ascii="Times New Roman" w:eastAsia="宋体" w:hAnsi="宋体"/>
          <w:b w:val="0"/>
        </w:rPr>
        <w:t>等</w:t>
      </w:r>
      <w:r w:rsidR="008F597A" w:rsidRPr="00DE56A9">
        <w:rPr>
          <w:rFonts w:ascii="Times New Roman" w:eastAsia="宋体" w:hAnsi="宋体" w:hint="eastAsia"/>
          <w:b w:val="0"/>
        </w:rPr>
        <w:t>方面</w:t>
      </w:r>
      <w:r w:rsidR="008F597A" w:rsidRPr="00DE56A9">
        <w:rPr>
          <w:rFonts w:ascii="Times New Roman" w:eastAsia="宋体" w:hAnsi="宋体"/>
          <w:b w:val="0"/>
        </w:rPr>
        <w:t>需满足的</w:t>
      </w:r>
      <w:r w:rsidR="008F597A" w:rsidRPr="00DE56A9">
        <w:rPr>
          <w:rFonts w:ascii="Times New Roman" w:eastAsia="宋体" w:hAnsi="宋体" w:hint="eastAsia"/>
          <w:b w:val="0"/>
        </w:rPr>
        <w:t>标准</w:t>
      </w:r>
      <w:r w:rsidR="008F597A" w:rsidRPr="00DE56A9">
        <w:rPr>
          <w:rFonts w:ascii="Times New Roman" w:eastAsia="宋体" w:hAnsi="宋体"/>
          <w:b w:val="0"/>
        </w:rPr>
        <w:t>和交付要求</w:t>
      </w:r>
      <w:r w:rsidRPr="00DE56A9">
        <w:rPr>
          <w:rFonts w:ascii="Times New Roman" w:eastAsia="宋体" w:hAnsi="宋体"/>
          <w:b w:val="0"/>
        </w:rPr>
        <w:t>，</w:t>
      </w:r>
      <w:r w:rsidR="00512BD4" w:rsidRPr="00DE56A9">
        <w:rPr>
          <w:rFonts w:ascii="Times New Roman" w:eastAsia="宋体" w:hAnsi="宋体" w:hint="eastAsia"/>
          <w:b w:val="0"/>
        </w:rPr>
        <w:t>对</w:t>
      </w:r>
      <w:r w:rsidR="00512BD4" w:rsidRPr="00DE56A9">
        <w:rPr>
          <w:rFonts w:ascii="Times New Roman" w:eastAsia="宋体" w:hAnsi="宋体"/>
          <w:b w:val="0"/>
        </w:rPr>
        <w:t>第</w:t>
      </w:r>
      <w:r w:rsidR="00512BD4" w:rsidRPr="00DE56A9">
        <w:rPr>
          <w:rFonts w:ascii="Times New Roman" w:eastAsia="宋体" w:hAnsi="宋体" w:hint="eastAsia"/>
          <w:b w:val="0"/>
        </w:rPr>
        <w:t>4</w:t>
      </w:r>
      <w:r w:rsidR="00512BD4" w:rsidRPr="00DE56A9">
        <w:rPr>
          <w:rFonts w:ascii="Times New Roman" w:eastAsia="宋体" w:hAnsi="宋体" w:hint="eastAsia"/>
          <w:b w:val="0"/>
        </w:rPr>
        <w:t>章的</w:t>
      </w:r>
      <w:r w:rsidR="00512BD4" w:rsidRPr="00DE56A9">
        <w:rPr>
          <w:rFonts w:ascii="Times New Roman" w:eastAsia="宋体" w:hAnsi="宋体"/>
          <w:b w:val="0"/>
        </w:rPr>
        <w:t>设计与实现提出了</w:t>
      </w:r>
      <w:r w:rsidR="00505017" w:rsidRPr="00DE56A9">
        <w:rPr>
          <w:rFonts w:ascii="Times New Roman" w:eastAsia="宋体" w:hAnsi="宋体" w:hint="eastAsia"/>
          <w:b w:val="0"/>
        </w:rPr>
        <w:t>具体</w:t>
      </w:r>
      <w:r w:rsidR="00505017" w:rsidRPr="00DE56A9">
        <w:rPr>
          <w:rFonts w:ascii="Times New Roman" w:eastAsia="宋体" w:hAnsi="宋体"/>
          <w:b w:val="0"/>
        </w:rPr>
        <w:t>的</w:t>
      </w:r>
      <w:r w:rsidR="00505017" w:rsidRPr="00DE56A9">
        <w:rPr>
          <w:rFonts w:ascii="Times New Roman" w:eastAsia="宋体" w:hAnsi="宋体" w:hint="eastAsia"/>
          <w:b w:val="0"/>
        </w:rPr>
        <w:t>约束</w:t>
      </w:r>
      <w:r w:rsidR="00505017" w:rsidRPr="00DE56A9">
        <w:rPr>
          <w:rFonts w:ascii="Times New Roman" w:eastAsia="宋体" w:hAnsi="宋体"/>
          <w:b w:val="0"/>
        </w:rPr>
        <w:t>，具有指导性</w:t>
      </w:r>
      <w:r w:rsidR="00505017" w:rsidRPr="00DE56A9">
        <w:rPr>
          <w:rFonts w:ascii="Times New Roman" w:eastAsia="宋体" w:hAnsi="宋体" w:hint="eastAsia"/>
          <w:b w:val="0"/>
        </w:rPr>
        <w:t>意义</w:t>
      </w:r>
      <w:r w:rsidR="00505017" w:rsidRPr="00DE56A9">
        <w:rPr>
          <w:rFonts w:ascii="Times New Roman" w:eastAsia="宋体" w:hAnsi="宋体"/>
          <w:b w:val="0"/>
        </w:rPr>
        <w:t>。</w:t>
      </w:r>
    </w:p>
    <w:p w14:paraId="7A0A348F" w14:textId="77777777" w:rsidR="00622FFC" w:rsidRDefault="00622FFC" w:rsidP="00640AEE">
      <w:pPr>
        <w:spacing w:line="220" w:lineRule="atLeast"/>
        <w:ind w:firstLine="0"/>
      </w:pPr>
    </w:p>
    <w:p w14:paraId="748F3BD2" w14:textId="77777777" w:rsidR="00806779" w:rsidRDefault="00806779">
      <w:pPr>
        <w:spacing w:after="0" w:line="240" w:lineRule="auto"/>
        <w:ind w:firstLine="0"/>
      </w:pPr>
    </w:p>
    <w:p w14:paraId="35F6DA74" w14:textId="77777777" w:rsidR="00F20773" w:rsidRDefault="00806779" w:rsidP="00F20773">
      <w:r>
        <w:br w:type="page"/>
      </w:r>
    </w:p>
    <w:p w14:paraId="5A277506" w14:textId="77777777" w:rsidR="00F20773" w:rsidRDefault="00F20773" w:rsidP="00F20773"/>
    <w:p w14:paraId="36C13BB3" w14:textId="77777777" w:rsidR="00815A4A" w:rsidRDefault="007B154C" w:rsidP="00815A4A">
      <w:pPr>
        <w:pStyle w:val="a5"/>
      </w:pPr>
      <w:bookmarkStart w:id="57" w:name="_Toc466328093"/>
      <w:r>
        <w:rPr>
          <w:rFonts w:hint="eastAsia"/>
        </w:rPr>
        <w:t>4</w:t>
      </w:r>
      <w:r w:rsidR="00F20773">
        <w:rPr>
          <w:rFonts w:hint="eastAsia"/>
        </w:rPr>
        <w:t xml:space="preserve"> </w:t>
      </w:r>
      <w:r w:rsidR="00333DBC">
        <w:rPr>
          <w:rFonts w:hint="eastAsia"/>
        </w:rPr>
        <w:t>设计</w:t>
      </w:r>
      <w:r w:rsidR="00333DBC">
        <w:t>与实现</w:t>
      </w:r>
      <w:bookmarkEnd w:id="57"/>
    </w:p>
    <w:p w14:paraId="2E1C17AC" w14:textId="77777777" w:rsidR="006A2889" w:rsidRDefault="006A2889" w:rsidP="004254EF">
      <w:pPr>
        <w:pStyle w:val="My0"/>
        <w:rPr>
          <w:b w:val="0"/>
        </w:rPr>
      </w:pPr>
    </w:p>
    <w:p w14:paraId="06C4EC91" w14:textId="77777777" w:rsidR="00A509D9" w:rsidRDefault="004254EF" w:rsidP="00DC5799">
      <w:pPr>
        <w:pStyle w:val="My0"/>
        <w:outlineLvl w:val="1"/>
      </w:pPr>
      <w:bookmarkStart w:id="58" w:name="_Toc466328094"/>
      <w:r w:rsidRPr="004254EF">
        <w:rPr>
          <w:rFonts w:hint="eastAsia"/>
          <w:b w:val="0"/>
        </w:rPr>
        <w:t>4.</w:t>
      </w:r>
      <w:r>
        <w:rPr>
          <w:rFonts w:hint="eastAsia"/>
        </w:rPr>
        <w:t xml:space="preserve">1 </w:t>
      </w:r>
      <w:r w:rsidR="00520F26">
        <w:rPr>
          <w:rFonts w:hint="eastAsia"/>
        </w:rPr>
        <w:t>Chromium</w:t>
      </w:r>
      <w:r w:rsidR="00520F26">
        <w:t>中音视频框架分析</w:t>
      </w:r>
      <w:bookmarkEnd w:id="58"/>
    </w:p>
    <w:p w14:paraId="4BB42A4D" w14:textId="77777777" w:rsidR="00774F93" w:rsidRDefault="004254EF" w:rsidP="004254EF">
      <w:pPr>
        <w:pStyle w:val="My0"/>
        <w:rPr>
          <w:rFonts w:ascii="Times New Roman" w:eastAsia="宋体" w:hAnsi="宋体"/>
          <w:b w:val="0"/>
        </w:rPr>
      </w:pPr>
      <w:r>
        <w:tab/>
      </w:r>
      <w:r w:rsidR="00E67D20">
        <w:rPr>
          <w:rFonts w:ascii="Times New Roman" w:eastAsia="宋体" w:hAnsi="宋体" w:hint="eastAsia"/>
          <w:b w:val="0"/>
        </w:rPr>
        <w:t>WebK</w:t>
      </w:r>
      <w:r w:rsidRPr="00E67D20">
        <w:rPr>
          <w:rFonts w:ascii="Times New Roman" w:eastAsia="宋体" w:hAnsi="宋体" w:hint="eastAsia"/>
          <w:b w:val="0"/>
        </w:rPr>
        <w:t>it</w:t>
      </w:r>
      <w:r w:rsidRPr="00E67D20">
        <w:rPr>
          <w:rFonts w:ascii="Times New Roman" w:eastAsia="宋体" w:hAnsi="宋体"/>
          <w:b w:val="0"/>
        </w:rPr>
        <w:t>提供了</w:t>
      </w:r>
      <w:r w:rsidR="003D444F">
        <w:rPr>
          <w:rFonts w:ascii="Times New Roman" w:eastAsia="宋体" w:hAnsi="宋体"/>
          <w:b w:val="0"/>
        </w:rPr>
        <w:t>支持多媒体</w:t>
      </w:r>
      <w:r w:rsidR="003D444F">
        <w:rPr>
          <w:rFonts w:ascii="Times New Roman" w:eastAsia="宋体" w:hAnsi="宋体" w:hint="eastAsia"/>
          <w:b w:val="0"/>
        </w:rPr>
        <w:t>规范</w:t>
      </w:r>
      <w:r w:rsidR="003D444F">
        <w:rPr>
          <w:rFonts w:ascii="Times New Roman" w:eastAsia="宋体" w:hAnsi="宋体"/>
          <w:b w:val="0"/>
        </w:rPr>
        <w:t>的基础框架</w:t>
      </w:r>
      <w:r w:rsidR="0081502C">
        <w:rPr>
          <w:rFonts w:ascii="Times New Roman" w:eastAsia="宋体" w:hAnsi="宋体"/>
          <w:b w:val="0"/>
        </w:rPr>
        <w:t>，</w:t>
      </w:r>
      <w:r w:rsidR="0081502C">
        <w:rPr>
          <w:rFonts w:ascii="Times New Roman" w:eastAsia="宋体" w:hAnsi="宋体" w:hint="eastAsia"/>
          <w:b w:val="0"/>
        </w:rPr>
        <w:t>如</w:t>
      </w:r>
      <w:r w:rsidR="0081502C">
        <w:rPr>
          <w:rFonts w:ascii="Times New Roman" w:eastAsia="宋体" w:hAnsi="宋体"/>
          <w:b w:val="0"/>
        </w:rPr>
        <w:t>音视频元素、</w:t>
      </w:r>
      <w:r w:rsidR="0081502C">
        <w:rPr>
          <w:rFonts w:ascii="Times New Roman" w:eastAsia="宋体" w:hAnsi="宋体" w:hint="eastAsia"/>
          <w:b w:val="0"/>
        </w:rPr>
        <w:t>JavaScript</w:t>
      </w:r>
      <w:r w:rsidR="0081502C">
        <w:rPr>
          <w:rFonts w:ascii="Times New Roman" w:eastAsia="宋体" w:hAnsi="宋体"/>
          <w:b w:val="0"/>
        </w:rPr>
        <w:t>接口和视频播放</w:t>
      </w:r>
      <w:r w:rsidR="0081502C">
        <w:rPr>
          <w:rFonts w:ascii="Times New Roman" w:eastAsia="宋体" w:hAnsi="宋体" w:hint="eastAsia"/>
          <w:b w:val="0"/>
        </w:rPr>
        <w:t>等</w:t>
      </w:r>
      <w:r w:rsidR="00167E32" w:rsidRPr="00167E32">
        <w:rPr>
          <w:rFonts w:ascii="Times New Roman" w:eastAsia="宋体" w:hAnsi="宋体" w:hint="eastAsia"/>
          <w:b w:val="0"/>
          <w:vertAlign w:val="superscript"/>
        </w:rPr>
        <w:t>[</w:t>
      </w:r>
      <w:r w:rsidR="00167E32" w:rsidRPr="00167E32">
        <w:rPr>
          <w:rFonts w:ascii="Times New Roman" w:eastAsia="宋体" w:hAnsi="宋体"/>
          <w:b w:val="0"/>
          <w:vertAlign w:val="superscript"/>
        </w:rPr>
        <w:t>32</w:t>
      </w:r>
      <w:r w:rsidR="00167E32" w:rsidRPr="00167E32">
        <w:rPr>
          <w:rFonts w:ascii="Times New Roman" w:eastAsia="宋体" w:hAnsi="宋体" w:hint="eastAsia"/>
          <w:b w:val="0"/>
          <w:vertAlign w:val="superscript"/>
        </w:rPr>
        <w:t>]</w:t>
      </w:r>
      <w:r w:rsidR="0081502C">
        <w:rPr>
          <w:rFonts w:ascii="Times New Roman" w:eastAsia="宋体" w:hAnsi="宋体"/>
          <w:b w:val="0"/>
        </w:rPr>
        <w:t>。</w:t>
      </w:r>
      <w:r w:rsidR="00D67E7E">
        <w:rPr>
          <w:rFonts w:ascii="Times New Roman" w:eastAsia="宋体" w:hAnsi="宋体"/>
          <w:b w:val="0"/>
        </w:rPr>
        <w:t>图</w:t>
      </w:r>
      <w:r w:rsidR="00774F93">
        <w:rPr>
          <w:rFonts w:ascii="Times New Roman" w:eastAsia="宋体" w:hAnsi="宋体"/>
          <w:b w:val="0"/>
        </w:rPr>
        <w:t>4-1</w:t>
      </w:r>
      <w:r w:rsidR="00774F93">
        <w:rPr>
          <w:rFonts w:ascii="Times New Roman" w:eastAsia="宋体" w:hAnsi="宋体" w:hint="eastAsia"/>
          <w:b w:val="0"/>
        </w:rPr>
        <w:t>所示</w:t>
      </w:r>
      <w:r w:rsidR="00774F93">
        <w:rPr>
          <w:rFonts w:ascii="Times New Roman" w:eastAsia="宋体" w:hAnsi="宋体"/>
          <w:b w:val="0"/>
        </w:rPr>
        <w:t>是</w:t>
      </w:r>
      <w:r w:rsidR="00774F93">
        <w:rPr>
          <w:rFonts w:ascii="Times New Roman" w:eastAsia="宋体" w:hAnsi="宋体"/>
          <w:b w:val="0"/>
        </w:rPr>
        <w:t>WebKit</w:t>
      </w:r>
      <w:r w:rsidR="00774F93">
        <w:rPr>
          <w:rFonts w:ascii="Times New Roman" w:eastAsia="宋体" w:hAnsi="宋体"/>
          <w:b w:val="0"/>
        </w:rPr>
        <w:t>支持视频的基础类和关系。</w:t>
      </w:r>
    </w:p>
    <w:p w14:paraId="59C7AB94" w14:textId="77777777" w:rsidR="00866F2D" w:rsidRDefault="00866F2D" w:rsidP="004254EF">
      <w:pPr>
        <w:pStyle w:val="My0"/>
        <w:rPr>
          <w:rFonts w:ascii="Times New Roman" w:eastAsia="宋体" w:hAnsi="宋体"/>
          <w:b w:val="0"/>
        </w:rPr>
      </w:pPr>
    </w:p>
    <w:p w14:paraId="5C0E4446" w14:textId="77777777" w:rsidR="0025013D" w:rsidRDefault="00B54FA6" w:rsidP="00B54FA6">
      <w:pPr>
        <w:pStyle w:val="My0"/>
        <w:jc w:val="center"/>
        <w:rPr>
          <w:rFonts w:ascii="Times New Roman" w:eastAsia="宋体" w:hAnsi="宋体"/>
          <w:b w:val="0"/>
        </w:rPr>
      </w:pPr>
      <w:r>
        <w:rPr>
          <w:rFonts w:ascii="Times New Roman" w:eastAsia="宋体" w:hAnsi="宋体"/>
          <w:b w:val="0"/>
        </w:rPr>
        <w:object w:dxaOrig="18316" w:dyaOrig="8476" w14:anchorId="30BCC6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05pt;height:200.95pt" o:ole="">
            <v:imagedata r:id="rId24" o:title=""/>
          </v:shape>
          <o:OLEObject Type="Embed" ProgID="Visio.Drawing.15" ShapeID="_x0000_i1025" DrawAspect="Content" ObjectID="_1413976983" r:id="rId25"/>
        </w:object>
      </w:r>
    </w:p>
    <w:p w14:paraId="2A5E26C5" w14:textId="77777777"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图4-1 WebKit支持视频的基础类和关系</w:t>
      </w:r>
    </w:p>
    <w:p w14:paraId="79021846" w14:textId="77777777"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hint="eastAsia"/>
          <w:bCs w:val="0"/>
          <w:sz w:val="21"/>
          <w:szCs w:val="21"/>
        </w:rPr>
        <w:t>1</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14:paraId="606A24EC" w14:textId="77777777" w:rsidR="00402F2C" w:rsidRDefault="00402F2C" w:rsidP="004254EF">
      <w:pPr>
        <w:pStyle w:val="My0"/>
        <w:rPr>
          <w:rFonts w:ascii="Times New Roman" w:eastAsia="宋体" w:hAnsi="宋体"/>
          <w:b w:val="0"/>
        </w:rPr>
      </w:pPr>
    </w:p>
    <w:p w14:paraId="6317565C" w14:textId="77777777" w:rsidR="00956405" w:rsidRDefault="004736C3" w:rsidP="004254EF">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图中</w:t>
      </w:r>
      <w:r w:rsidR="0029761D">
        <w:rPr>
          <w:rFonts w:ascii="Times New Roman" w:eastAsia="宋体" w:hAnsi="宋体" w:hint="eastAsia"/>
          <w:b w:val="0"/>
        </w:rPr>
        <w:t>左侧</w:t>
      </w:r>
      <w:r w:rsidR="0029761D">
        <w:rPr>
          <w:rFonts w:ascii="Times New Roman" w:eastAsia="宋体" w:hAnsi="宋体"/>
          <w:b w:val="0"/>
        </w:rPr>
        <w:t>HTML</w:t>
      </w:r>
      <w:r w:rsidR="0029761D">
        <w:rPr>
          <w:rFonts w:ascii="Times New Roman" w:eastAsia="宋体" w:hAnsi="宋体" w:hint="eastAsia"/>
          <w:b w:val="0"/>
        </w:rPr>
        <w:t>Media</w:t>
      </w:r>
      <w:r w:rsidR="0029761D">
        <w:rPr>
          <w:rFonts w:ascii="Times New Roman" w:eastAsia="宋体" w:hAnsi="宋体"/>
          <w:b w:val="0"/>
        </w:rPr>
        <w:t>Element</w:t>
      </w:r>
      <w:r w:rsidR="0029761D">
        <w:rPr>
          <w:rFonts w:ascii="Times New Roman" w:eastAsia="宋体" w:hAnsi="宋体"/>
          <w:b w:val="0"/>
        </w:rPr>
        <w:t>和</w:t>
      </w:r>
      <w:r w:rsidR="0029761D">
        <w:rPr>
          <w:rFonts w:ascii="Times New Roman" w:eastAsia="宋体" w:hAnsi="宋体"/>
          <w:b w:val="0"/>
        </w:rPr>
        <w:t>HTMLVideoElement</w:t>
      </w:r>
      <w:r w:rsidR="0029761D">
        <w:rPr>
          <w:rFonts w:ascii="Times New Roman" w:eastAsia="宋体" w:hAnsi="宋体"/>
          <w:b w:val="0"/>
        </w:rPr>
        <w:t>是</w:t>
      </w:r>
      <w:r w:rsidR="0029761D">
        <w:rPr>
          <w:rFonts w:ascii="Times New Roman" w:eastAsia="宋体" w:hAnsi="宋体"/>
          <w:b w:val="0"/>
        </w:rPr>
        <w:t>DOM</w:t>
      </w:r>
      <w:r w:rsidR="0029761D">
        <w:rPr>
          <w:rFonts w:ascii="Times New Roman" w:eastAsia="宋体" w:hAnsi="宋体"/>
          <w:b w:val="0"/>
        </w:rPr>
        <w:t>树中的节点类，</w:t>
      </w:r>
      <w:r w:rsidR="0029761D">
        <w:rPr>
          <w:rFonts w:ascii="Times New Roman" w:eastAsia="宋体" w:hAnsi="宋体" w:hint="eastAsia"/>
          <w:b w:val="0"/>
        </w:rPr>
        <w:t>分别</w:t>
      </w:r>
      <w:r w:rsidR="0029761D">
        <w:rPr>
          <w:rFonts w:ascii="Times New Roman" w:eastAsia="宋体" w:hAnsi="宋体"/>
          <w:b w:val="0"/>
        </w:rPr>
        <w:t>对应</w:t>
      </w:r>
      <w:r w:rsidR="0029761D">
        <w:rPr>
          <w:rFonts w:ascii="Times New Roman" w:eastAsia="宋体" w:hAnsi="宋体"/>
          <w:b w:val="0"/>
        </w:rPr>
        <w:t>W3C</w:t>
      </w:r>
      <w:r w:rsidR="0029761D">
        <w:rPr>
          <w:rFonts w:ascii="Times New Roman" w:eastAsia="宋体" w:hAnsi="宋体"/>
          <w:b w:val="0"/>
        </w:rPr>
        <w:t>标准</w:t>
      </w:r>
      <w:r w:rsidR="0029761D">
        <w:rPr>
          <w:rFonts w:ascii="Times New Roman" w:eastAsia="宋体" w:hAnsi="宋体" w:hint="eastAsia"/>
          <w:b w:val="0"/>
        </w:rPr>
        <w:t>中</w:t>
      </w:r>
      <w:r w:rsidR="0029761D">
        <w:rPr>
          <w:rFonts w:ascii="Times New Roman" w:eastAsia="宋体" w:hAnsi="宋体"/>
          <w:b w:val="0"/>
        </w:rPr>
        <w:t>的定义，</w:t>
      </w:r>
      <w:r w:rsidR="0029761D">
        <w:rPr>
          <w:rFonts w:ascii="Times New Roman" w:eastAsia="宋体" w:hAnsi="宋体" w:hint="eastAsia"/>
          <w:b w:val="0"/>
        </w:rPr>
        <w:t>包含</w:t>
      </w:r>
      <w:r w:rsidR="0029761D">
        <w:rPr>
          <w:rFonts w:ascii="Times New Roman" w:eastAsia="宋体" w:hAnsi="宋体"/>
          <w:b w:val="0"/>
        </w:rPr>
        <w:t>众多接口，</w:t>
      </w:r>
      <w:r w:rsidR="0029761D">
        <w:rPr>
          <w:rFonts w:ascii="Times New Roman" w:eastAsia="宋体" w:hAnsi="宋体" w:hint="eastAsia"/>
          <w:b w:val="0"/>
        </w:rPr>
        <w:t>这些</w:t>
      </w:r>
      <w:r w:rsidR="0029761D">
        <w:rPr>
          <w:rFonts w:ascii="Times New Roman" w:eastAsia="宋体" w:hAnsi="宋体"/>
          <w:b w:val="0"/>
        </w:rPr>
        <w:t>接口可以被</w:t>
      </w:r>
      <w:r w:rsidR="0029761D">
        <w:rPr>
          <w:rFonts w:ascii="Times New Roman" w:eastAsia="宋体" w:hAnsi="宋体"/>
          <w:b w:val="0"/>
        </w:rPr>
        <w:t>JavaScript</w:t>
      </w:r>
      <w:r w:rsidR="0029761D">
        <w:rPr>
          <w:rFonts w:ascii="Times New Roman" w:eastAsia="宋体" w:hAnsi="宋体"/>
          <w:b w:val="0"/>
        </w:rPr>
        <w:t>代码访问。</w:t>
      </w:r>
    </w:p>
    <w:p w14:paraId="11590574" w14:textId="77777777" w:rsidR="00EE594C" w:rsidRDefault="00EE594C" w:rsidP="00181E23">
      <w:pPr>
        <w:pStyle w:val="My0"/>
        <w:wordWrap w:val="0"/>
        <w:overflowPunct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其次</w:t>
      </w:r>
      <w:r>
        <w:rPr>
          <w:rFonts w:ascii="Times New Roman" w:eastAsia="宋体" w:hAnsi="宋体"/>
          <w:b w:val="0"/>
        </w:rPr>
        <w:t>是</w:t>
      </w:r>
      <w:r>
        <w:rPr>
          <w:rFonts w:ascii="Times New Roman" w:eastAsia="宋体" w:hAnsi="宋体"/>
          <w:b w:val="0"/>
        </w:rPr>
        <w:t>MediaPlayer</w:t>
      </w:r>
      <w:r>
        <w:rPr>
          <w:rFonts w:ascii="Times New Roman" w:eastAsia="宋体" w:hAnsi="宋体"/>
          <w:b w:val="0"/>
        </w:rPr>
        <w:t>和</w:t>
      </w:r>
      <w:r>
        <w:rPr>
          <w:rFonts w:ascii="Times New Roman" w:eastAsia="宋体" w:hAnsi="宋体"/>
          <w:b w:val="0"/>
        </w:rPr>
        <w:t>MediaPlayerClient</w:t>
      </w:r>
      <w:r w:rsidR="009176FA">
        <w:rPr>
          <w:rFonts w:ascii="Times New Roman" w:eastAsia="宋体" w:hAnsi="宋体"/>
          <w:b w:val="0"/>
        </w:rPr>
        <w:t>两个类，</w:t>
      </w:r>
      <w:r w:rsidR="009176FA">
        <w:rPr>
          <w:rFonts w:ascii="Times New Roman" w:eastAsia="宋体" w:hAnsi="宋体" w:hint="eastAsia"/>
          <w:b w:val="0"/>
        </w:rPr>
        <w:t>他们</w:t>
      </w:r>
      <w:r w:rsidR="009176FA">
        <w:rPr>
          <w:rFonts w:ascii="Times New Roman" w:eastAsia="宋体" w:hAnsi="宋体"/>
          <w:b w:val="0"/>
        </w:rPr>
        <w:t>的作用非常明显。</w:t>
      </w:r>
      <w:r w:rsidR="004B7E6B">
        <w:rPr>
          <w:rFonts w:ascii="Times New Roman" w:eastAsia="宋体" w:hAnsi="宋体"/>
          <w:b w:val="0"/>
        </w:rPr>
        <w:t>MediaPlayer</w:t>
      </w:r>
      <w:r w:rsidR="004B7E6B">
        <w:rPr>
          <w:rFonts w:ascii="Times New Roman" w:eastAsia="宋体" w:hAnsi="宋体"/>
          <w:b w:val="0"/>
        </w:rPr>
        <w:t>是一个公共</w:t>
      </w:r>
      <w:r w:rsidR="004B7E6B">
        <w:rPr>
          <w:rFonts w:ascii="Times New Roman" w:eastAsia="宋体" w:hAnsi="宋体" w:hint="eastAsia"/>
          <w:b w:val="0"/>
        </w:rPr>
        <w:t>标准类</w:t>
      </w:r>
      <w:r w:rsidR="004B7E6B">
        <w:rPr>
          <w:rFonts w:ascii="Times New Roman" w:eastAsia="宋体" w:hAnsi="宋体"/>
          <w:b w:val="0"/>
        </w:rPr>
        <w:t>，</w:t>
      </w:r>
      <w:r w:rsidR="004B7E6B">
        <w:rPr>
          <w:rFonts w:ascii="Times New Roman" w:eastAsia="宋体" w:hAnsi="宋体" w:hint="eastAsia"/>
          <w:b w:val="0"/>
        </w:rPr>
        <w:t>被</w:t>
      </w:r>
      <w:r w:rsidR="004B7E6B">
        <w:rPr>
          <w:rFonts w:ascii="Times New Roman" w:eastAsia="宋体" w:hAnsi="宋体"/>
          <w:b w:val="0"/>
        </w:rPr>
        <w:t>HTMLMediaElement</w:t>
      </w:r>
      <w:r w:rsidR="004B7E6B">
        <w:rPr>
          <w:rFonts w:ascii="Times New Roman" w:eastAsia="宋体" w:hAnsi="宋体"/>
          <w:b w:val="0"/>
        </w:rPr>
        <w:t>类使用来播放音频和视频，</w:t>
      </w:r>
      <w:r w:rsidR="004B7E6B">
        <w:rPr>
          <w:rFonts w:ascii="Times New Roman" w:eastAsia="宋体" w:hAnsi="宋体" w:hint="eastAsia"/>
          <w:b w:val="0"/>
        </w:rPr>
        <w:t>它</w:t>
      </w:r>
      <w:r w:rsidR="004B7E6B">
        <w:rPr>
          <w:rFonts w:ascii="Times New Roman" w:eastAsia="宋体" w:hAnsi="宋体"/>
          <w:b w:val="0"/>
        </w:rPr>
        <w:t>本身只是提供抽象接口，</w:t>
      </w:r>
      <w:r w:rsidR="004B7E6B">
        <w:rPr>
          <w:rFonts w:ascii="Times New Roman" w:eastAsia="宋体" w:hAnsi="宋体" w:hint="eastAsia"/>
          <w:b w:val="0"/>
        </w:rPr>
        <w:t>具体实现</w:t>
      </w:r>
      <w:r w:rsidR="004B7E6B">
        <w:rPr>
          <w:rFonts w:ascii="Times New Roman" w:eastAsia="宋体" w:hAnsi="宋体"/>
          <w:b w:val="0"/>
        </w:rPr>
        <w:t>依赖于不同的</w:t>
      </w:r>
      <w:r w:rsidR="004B7E6B">
        <w:rPr>
          <w:rFonts w:ascii="Times New Roman" w:eastAsia="宋体" w:hAnsi="宋体"/>
          <w:b w:val="0"/>
        </w:rPr>
        <w:t>WebKit</w:t>
      </w:r>
      <w:r w:rsidR="004B7E6B">
        <w:rPr>
          <w:rFonts w:ascii="Times New Roman" w:eastAsia="宋体" w:hAnsi="宋体" w:hint="eastAsia"/>
          <w:b w:val="0"/>
        </w:rPr>
        <w:t>移植</w:t>
      </w:r>
      <w:r w:rsidR="004B7E6B">
        <w:rPr>
          <w:rFonts w:ascii="Times New Roman" w:eastAsia="宋体" w:hAnsi="宋体"/>
          <w:b w:val="0"/>
        </w:rPr>
        <w:t>。</w:t>
      </w:r>
      <w:r w:rsidR="004B7E6B">
        <w:rPr>
          <w:rFonts w:ascii="Times New Roman" w:eastAsia="宋体" w:hAnsi="宋体" w:hint="eastAsia"/>
          <w:b w:val="0"/>
        </w:rPr>
        <w:t>同时</w:t>
      </w:r>
      <w:r w:rsidR="004B7E6B">
        <w:rPr>
          <w:rFonts w:ascii="Times New Roman" w:eastAsia="宋体" w:hAnsi="宋体"/>
          <w:b w:val="0"/>
        </w:rPr>
        <w:t>，</w:t>
      </w:r>
      <w:r w:rsidR="004B7E6B">
        <w:rPr>
          <w:rFonts w:ascii="Times New Roman" w:eastAsia="宋体" w:hAnsi="宋体" w:hint="eastAsia"/>
          <w:b w:val="0"/>
        </w:rPr>
        <w:t>一些</w:t>
      </w:r>
      <w:r w:rsidR="004B7E6B">
        <w:rPr>
          <w:rFonts w:ascii="Times New Roman" w:eastAsia="宋体" w:hAnsi="宋体"/>
          <w:b w:val="0"/>
        </w:rPr>
        <w:t>播放器的状态信息需要通知到</w:t>
      </w:r>
      <w:r w:rsidR="004B7E6B">
        <w:rPr>
          <w:rFonts w:ascii="Times New Roman" w:eastAsia="宋体" w:hAnsi="宋体"/>
          <w:b w:val="0"/>
        </w:rPr>
        <w:t>HTML</w:t>
      </w:r>
      <w:r w:rsidR="004B7E6B">
        <w:rPr>
          <w:rFonts w:ascii="Times New Roman" w:eastAsia="宋体" w:hAnsi="宋体" w:hint="eastAsia"/>
          <w:b w:val="0"/>
        </w:rPr>
        <w:t>MediaElement</w:t>
      </w:r>
      <w:r w:rsidR="004B7E6B">
        <w:rPr>
          <w:rFonts w:ascii="Times New Roman" w:eastAsia="宋体" w:hAnsi="宋体"/>
          <w:b w:val="0"/>
        </w:rPr>
        <w:t>类，</w:t>
      </w:r>
      <w:r w:rsidR="004B7E6B">
        <w:rPr>
          <w:rFonts w:ascii="Times New Roman" w:eastAsia="宋体" w:hAnsi="宋体" w:hint="eastAsia"/>
          <w:b w:val="0"/>
        </w:rPr>
        <w:t>这里使用</w:t>
      </w:r>
      <w:r w:rsidR="004B7E6B">
        <w:rPr>
          <w:rFonts w:ascii="Times New Roman" w:eastAsia="宋体" w:hAnsi="宋体"/>
          <w:b w:val="0"/>
        </w:rPr>
        <w:t>MediaPlayerClient</w:t>
      </w:r>
      <w:r w:rsidR="004B7E6B">
        <w:rPr>
          <w:rFonts w:ascii="Times New Roman" w:eastAsia="宋体" w:hAnsi="宋体"/>
          <w:b w:val="0"/>
        </w:rPr>
        <w:t>类来定义这些有关状态信息的接口，</w:t>
      </w:r>
      <w:r w:rsidR="004B7E6B">
        <w:rPr>
          <w:rFonts w:ascii="Times New Roman" w:eastAsia="宋体" w:hAnsi="宋体" w:hint="eastAsia"/>
          <w:b w:val="0"/>
        </w:rPr>
        <w:t>HTMLMediaElement</w:t>
      </w:r>
      <w:r w:rsidR="004B7E6B">
        <w:rPr>
          <w:rFonts w:ascii="Times New Roman" w:eastAsia="宋体" w:hAnsi="宋体"/>
          <w:b w:val="0"/>
        </w:rPr>
        <w:t>类需要继承</w:t>
      </w:r>
      <w:r w:rsidR="004B7E6B">
        <w:rPr>
          <w:rFonts w:ascii="Times New Roman" w:eastAsia="宋体" w:hAnsi="宋体"/>
          <w:b w:val="0"/>
        </w:rPr>
        <w:t>MediaPlayerClient</w:t>
      </w:r>
      <w:r w:rsidR="004B7E6B">
        <w:rPr>
          <w:rFonts w:ascii="Times New Roman" w:eastAsia="宋体" w:hAnsi="宋体"/>
          <w:b w:val="0"/>
        </w:rPr>
        <w:t>类并接收这些</w:t>
      </w:r>
      <w:r w:rsidR="004B7E6B">
        <w:rPr>
          <w:rFonts w:ascii="Times New Roman" w:eastAsia="宋体" w:hAnsi="宋体" w:hint="eastAsia"/>
          <w:b w:val="0"/>
        </w:rPr>
        <w:t>状态</w:t>
      </w:r>
      <w:r w:rsidR="004B7E6B">
        <w:rPr>
          <w:rFonts w:ascii="Times New Roman" w:eastAsia="宋体" w:hAnsi="宋体"/>
          <w:b w:val="0"/>
        </w:rPr>
        <w:t>消息。</w:t>
      </w:r>
      <w:r w:rsidR="004B7E6B">
        <w:rPr>
          <w:rFonts w:ascii="Times New Roman" w:eastAsia="宋体" w:hAnsi="宋体" w:hint="eastAsia"/>
          <w:b w:val="0"/>
        </w:rPr>
        <w:t>根据</w:t>
      </w:r>
      <w:r w:rsidR="004B7E6B">
        <w:rPr>
          <w:rFonts w:ascii="Times New Roman" w:eastAsia="宋体" w:hAnsi="宋体"/>
          <w:b w:val="0"/>
        </w:rPr>
        <w:t>前面的</w:t>
      </w:r>
      <w:r w:rsidR="004B7E6B">
        <w:rPr>
          <w:rFonts w:ascii="Times New Roman" w:eastAsia="宋体" w:hAnsi="宋体" w:hint="eastAsia"/>
          <w:b w:val="0"/>
        </w:rPr>
        <w:t>描述</w:t>
      </w:r>
      <w:r w:rsidR="004B7E6B">
        <w:rPr>
          <w:rFonts w:ascii="Times New Roman" w:eastAsia="宋体" w:hAnsi="宋体"/>
          <w:b w:val="0"/>
        </w:rPr>
        <w:t>，</w:t>
      </w:r>
      <w:r w:rsidR="004B7E6B">
        <w:rPr>
          <w:rFonts w:ascii="Times New Roman" w:eastAsia="宋体" w:hAnsi="宋体" w:hint="eastAsia"/>
          <w:b w:val="0"/>
        </w:rPr>
        <w:t>规范</w:t>
      </w:r>
      <w:r w:rsidR="004B7E6B">
        <w:rPr>
          <w:rFonts w:ascii="Times New Roman" w:eastAsia="宋体" w:hAnsi="宋体"/>
          <w:b w:val="0"/>
        </w:rPr>
        <w:t>要求将</w:t>
      </w:r>
      <w:r w:rsidR="004B7E6B">
        <w:rPr>
          <w:rFonts w:ascii="Times New Roman" w:eastAsia="宋体" w:hAnsi="宋体" w:hint="eastAsia"/>
          <w:b w:val="0"/>
        </w:rPr>
        <w:t>事件</w:t>
      </w:r>
      <w:r w:rsidR="004B7E6B">
        <w:rPr>
          <w:rFonts w:ascii="Times New Roman" w:eastAsia="宋体" w:hAnsi="宋体"/>
          <w:b w:val="0"/>
        </w:rPr>
        <w:t>派发到</w:t>
      </w:r>
      <w:r w:rsidR="004B7E6B">
        <w:rPr>
          <w:rFonts w:ascii="Times New Roman" w:eastAsia="宋体" w:hAnsi="宋体"/>
          <w:b w:val="0"/>
        </w:rPr>
        <w:t>JavaScript</w:t>
      </w:r>
      <w:r w:rsidR="000A678C">
        <w:rPr>
          <w:rFonts w:ascii="Times New Roman" w:eastAsia="宋体" w:hAnsi="宋体"/>
          <w:b w:val="0"/>
        </w:rPr>
        <w:t>代码中，</w:t>
      </w:r>
      <w:r w:rsidR="000A678C">
        <w:rPr>
          <w:rFonts w:ascii="Times New Roman" w:eastAsia="宋体" w:hAnsi="宋体" w:hint="eastAsia"/>
          <w:b w:val="0"/>
        </w:rPr>
        <w:t>而这一</w:t>
      </w:r>
      <w:r w:rsidR="000A678C">
        <w:rPr>
          <w:rFonts w:ascii="Times New Roman" w:eastAsia="宋体" w:hAnsi="宋体"/>
          <w:b w:val="0"/>
        </w:rPr>
        <w:t>实现在</w:t>
      </w:r>
      <w:r w:rsidR="00851FEA">
        <w:rPr>
          <w:rFonts w:ascii="Times New Roman" w:eastAsia="宋体" w:hAnsi="宋体"/>
          <w:b w:val="0"/>
        </w:rPr>
        <w:t>H</w:t>
      </w:r>
      <w:r w:rsidR="00B1199B">
        <w:rPr>
          <w:rFonts w:ascii="Times New Roman" w:eastAsia="宋体" w:hAnsi="宋体" w:hint="eastAsia"/>
          <w:b w:val="0"/>
        </w:rPr>
        <w:t>TML</w:t>
      </w:r>
      <w:r w:rsidR="00B1199B">
        <w:rPr>
          <w:rFonts w:ascii="Times New Roman" w:eastAsia="宋体" w:hAnsi="宋体"/>
          <w:b w:val="0"/>
        </w:rPr>
        <w:t>MediaEle</w:t>
      </w:r>
      <w:r w:rsidR="00C9125C">
        <w:rPr>
          <w:rFonts w:ascii="Times New Roman" w:eastAsia="宋体" w:hAnsi="宋体"/>
          <w:b w:val="0"/>
        </w:rPr>
        <w:softHyphen/>
      </w:r>
      <w:r w:rsidR="00B1199B">
        <w:rPr>
          <w:rFonts w:ascii="Times New Roman" w:eastAsia="宋体" w:hAnsi="宋体"/>
          <w:b w:val="0"/>
        </w:rPr>
        <w:t>ment</w:t>
      </w:r>
      <w:r w:rsidR="000A678C">
        <w:rPr>
          <w:rFonts w:ascii="Times New Roman" w:eastAsia="宋体" w:hAnsi="宋体"/>
          <w:b w:val="0"/>
        </w:rPr>
        <w:t>类完成。</w:t>
      </w:r>
    </w:p>
    <w:p w14:paraId="1F32FA8D" w14:textId="77777777" w:rsidR="00710637" w:rsidRDefault="00710637" w:rsidP="00C8730E">
      <w:pPr>
        <w:pStyle w:val="My0"/>
        <w:widowControl w:val="0"/>
        <w:wordWrap w:val="0"/>
        <w:overflowPunct w:val="0"/>
        <w:rPr>
          <w:rFonts w:ascii="Times New Roman" w:eastAsia="宋体" w:hAnsi="宋体"/>
          <w:b w:val="0"/>
        </w:rPr>
      </w:pPr>
      <w:r>
        <w:rPr>
          <w:rFonts w:ascii="Times New Roman" w:eastAsia="宋体" w:hAnsi="宋体"/>
          <w:b w:val="0"/>
        </w:rPr>
        <w:lastRenderedPageBreak/>
        <w:tab/>
      </w:r>
      <w:r>
        <w:rPr>
          <w:rFonts w:ascii="Times New Roman" w:eastAsia="宋体" w:hAnsi="宋体"/>
          <w:b w:val="0"/>
        </w:rPr>
        <w:t>然后是</w:t>
      </w:r>
      <w:r w:rsidR="00037BDB">
        <w:rPr>
          <w:rFonts w:ascii="Times New Roman" w:eastAsia="宋体" w:hAnsi="宋体"/>
          <w:b w:val="0"/>
        </w:rPr>
        <w:t>是不同移植对</w:t>
      </w:r>
      <w:r w:rsidR="00037BDB">
        <w:rPr>
          <w:rFonts w:ascii="Times New Roman" w:eastAsia="宋体" w:hAnsi="宋体"/>
          <w:b w:val="0"/>
        </w:rPr>
        <w:t>MediaPlayer</w:t>
      </w:r>
      <w:r w:rsidR="00037BDB">
        <w:rPr>
          <w:rFonts w:ascii="Times New Roman" w:eastAsia="宋体" w:hAnsi="宋体" w:hint="eastAsia"/>
          <w:b w:val="0"/>
        </w:rPr>
        <w:t>类</w:t>
      </w:r>
      <w:r w:rsidR="00037BDB">
        <w:rPr>
          <w:rFonts w:ascii="Times New Roman" w:eastAsia="宋体" w:hAnsi="宋体"/>
          <w:b w:val="0"/>
        </w:rPr>
        <w:t>的实现，</w:t>
      </w:r>
      <w:r w:rsidR="00037BDB">
        <w:rPr>
          <w:rFonts w:ascii="Times New Roman" w:eastAsia="宋体" w:hAnsi="宋体" w:hint="eastAsia"/>
          <w:b w:val="0"/>
        </w:rPr>
        <w:t>其中</w:t>
      </w:r>
      <w:r w:rsidR="00037BDB">
        <w:rPr>
          <w:rFonts w:ascii="Times New Roman" w:eastAsia="宋体" w:hAnsi="宋体"/>
          <w:b w:val="0"/>
        </w:rPr>
        <w:t>包括</w:t>
      </w:r>
      <w:r w:rsidR="00037BDB">
        <w:rPr>
          <w:rFonts w:ascii="Times New Roman" w:eastAsia="宋体" w:hAnsi="宋体"/>
          <w:b w:val="0"/>
        </w:rPr>
        <w:t>MediaPlayerPrivateInterface</w:t>
      </w:r>
      <w:r w:rsidR="00037BDB">
        <w:rPr>
          <w:rFonts w:ascii="Times New Roman" w:eastAsia="宋体" w:hAnsi="宋体"/>
          <w:b w:val="0"/>
        </w:rPr>
        <w:t>类和</w:t>
      </w:r>
      <w:r w:rsidR="00037BDB">
        <w:rPr>
          <w:rFonts w:ascii="Times New Roman" w:eastAsia="宋体" w:hAnsi="宋体"/>
          <w:b w:val="0"/>
        </w:rPr>
        <w:t>WebMediaPlayer</w:t>
      </w:r>
      <w:r w:rsidR="001E1997">
        <w:rPr>
          <w:rFonts w:ascii="Times New Roman" w:eastAsia="宋体" w:hAnsi="宋体"/>
          <w:b w:val="0"/>
        </w:rPr>
        <w:t>ClientImpl</w:t>
      </w:r>
      <w:r w:rsidR="001E1997">
        <w:rPr>
          <w:rFonts w:ascii="Times New Roman" w:eastAsia="宋体" w:hAnsi="宋体"/>
          <w:b w:val="0"/>
        </w:rPr>
        <w:t>类。</w:t>
      </w:r>
      <w:r w:rsidR="00722E9E">
        <w:rPr>
          <w:rFonts w:ascii="Times New Roman" w:eastAsia="宋体" w:hAnsi="宋体"/>
          <w:b w:val="0"/>
        </w:rPr>
        <w:t>前者是除了</w:t>
      </w:r>
      <w:r w:rsidR="00722E9E">
        <w:rPr>
          <w:rFonts w:ascii="Times New Roman" w:eastAsia="宋体" w:hAnsi="宋体"/>
          <w:b w:val="0"/>
        </w:rPr>
        <w:t>Chromium</w:t>
      </w:r>
      <w:r w:rsidR="00722E9E">
        <w:rPr>
          <w:rFonts w:ascii="Times New Roman" w:eastAsia="宋体" w:hAnsi="宋体"/>
          <w:b w:val="0"/>
        </w:rPr>
        <w:t>移植之外使用的标准接口，</w:t>
      </w:r>
      <w:r w:rsidR="00722E9E">
        <w:rPr>
          <w:rFonts w:ascii="Times New Roman" w:eastAsia="宋体" w:hAnsi="宋体" w:hint="eastAsia"/>
          <w:b w:val="0"/>
        </w:rPr>
        <w:t>也是</w:t>
      </w:r>
      <w:r w:rsidR="00722E9E">
        <w:rPr>
          <w:rFonts w:ascii="Times New Roman" w:eastAsia="宋体" w:hAnsi="宋体"/>
          <w:b w:val="0"/>
        </w:rPr>
        <w:t>一个抽象接口，</w:t>
      </w:r>
      <w:r w:rsidR="00722E9E">
        <w:rPr>
          <w:rFonts w:ascii="Times New Roman" w:eastAsia="宋体" w:hAnsi="宋体" w:hint="eastAsia"/>
          <w:b w:val="0"/>
        </w:rPr>
        <w:t>由不同</w:t>
      </w:r>
      <w:r w:rsidR="00722E9E">
        <w:rPr>
          <w:rFonts w:ascii="Times New Roman" w:eastAsia="宋体" w:hAnsi="宋体"/>
          <w:b w:val="0"/>
        </w:rPr>
        <w:t>的</w:t>
      </w:r>
      <w:r w:rsidR="00722E9E">
        <w:rPr>
          <w:rFonts w:ascii="Times New Roman" w:eastAsia="宋体" w:hAnsi="宋体" w:hint="eastAsia"/>
          <w:b w:val="0"/>
        </w:rPr>
        <w:t>移植</w:t>
      </w:r>
      <w:r w:rsidR="00722E9E">
        <w:rPr>
          <w:rFonts w:ascii="Times New Roman" w:eastAsia="宋体" w:hAnsi="宋体"/>
          <w:b w:val="0"/>
        </w:rPr>
        <w:t>来实现。</w:t>
      </w:r>
      <w:r w:rsidR="00722E9E">
        <w:rPr>
          <w:rFonts w:ascii="Times New Roman" w:eastAsia="宋体" w:hAnsi="宋体" w:hint="eastAsia"/>
          <w:b w:val="0"/>
        </w:rPr>
        <w:t>后者</w:t>
      </w:r>
      <w:r w:rsidR="00722E9E">
        <w:rPr>
          <w:rFonts w:ascii="Times New Roman" w:eastAsia="宋体" w:hAnsi="宋体"/>
          <w:b w:val="0"/>
        </w:rPr>
        <w:t>是</w:t>
      </w:r>
      <w:r w:rsidR="00722E9E">
        <w:rPr>
          <w:rFonts w:ascii="Times New Roman" w:eastAsia="宋体" w:hAnsi="宋体"/>
          <w:b w:val="0"/>
        </w:rPr>
        <w:t>Chromium</w:t>
      </w:r>
      <w:r w:rsidR="00722E9E">
        <w:rPr>
          <w:rFonts w:ascii="Times New Roman" w:eastAsia="宋体" w:hAnsi="宋体"/>
          <w:b w:val="0"/>
        </w:rPr>
        <w:t>移植的实现类。</w:t>
      </w:r>
      <w:r w:rsidR="00722E9E">
        <w:rPr>
          <w:rFonts w:ascii="Times New Roman" w:eastAsia="宋体" w:hAnsi="宋体" w:hint="eastAsia"/>
          <w:b w:val="0"/>
        </w:rPr>
        <w:t>为什么</w:t>
      </w:r>
      <w:r w:rsidR="00722E9E">
        <w:rPr>
          <w:rFonts w:ascii="Times New Roman" w:eastAsia="宋体" w:hAnsi="宋体"/>
          <w:b w:val="0"/>
        </w:rPr>
        <w:t>会这样？</w:t>
      </w:r>
      <w:r w:rsidR="00722E9E">
        <w:rPr>
          <w:rFonts w:ascii="Times New Roman" w:eastAsia="宋体" w:hAnsi="宋体" w:hint="eastAsia"/>
          <w:b w:val="0"/>
        </w:rPr>
        <w:t>因为</w:t>
      </w:r>
      <w:r w:rsidR="00722E9E">
        <w:rPr>
          <w:rFonts w:ascii="Times New Roman" w:eastAsia="宋体" w:hAnsi="宋体"/>
          <w:b w:val="0"/>
        </w:rPr>
        <w:t>Chromium</w:t>
      </w:r>
      <w:r w:rsidR="00722E9E">
        <w:rPr>
          <w:rFonts w:ascii="Times New Roman" w:eastAsia="宋体" w:hAnsi="宋体"/>
          <w:b w:val="0"/>
        </w:rPr>
        <w:t>将</w:t>
      </w:r>
      <w:r w:rsidR="00722E9E">
        <w:rPr>
          <w:rFonts w:ascii="Times New Roman" w:eastAsia="宋体" w:hAnsi="宋体"/>
          <w:b w:val="0"/>
        </w:rPr>
        <w:t>WebKit</w:t>
      </w:r>
      <w:r w:rsidR="00722E9E">
        <w:rPr>
          <w:rFonts w:ascii="Times New Roman" w:eastAsia="宋体" w:hAnsi="宋体" w:hint="eastAsia"/>
          <w:b w:val="0"/>
        </w:rPr>
        <w:t>复制</w:t>
      </w:r>
      <w:r w:rsidR="00722E9E">
        <w:rPr>
          <w:rFonts w:ascii="Times New Roman" w:eastAsia="宋体" w:hAnsi="宋体"/>
          <w:b w:val="0"/>
        </w:rPr>
        <w:t>出</w:t>
      </w:r>
      <w:r w:rsidR="00722E9E">
        <w:rPr>
          <w:rFonts w:ascii="Times New Roman" w:eastAsia="宋体" w:hAnsi="宋体"/>
          <w:b w:val="0"/>
        </w:rPr>
        <w:t>Blink</w:t>
      </w:r>
      <w:r w:rsidR="00722E9E">
        <w:rPr>
          <w:rFonts w:ascii="Times New Roman" w:eastAsia="宋体" w:hAnsi="宋体"/>
          <w:b w:val="0"/>
        </w:rPr>
        <w:t>最后就</w:t>
      </w:r>
      <w:r w:rsidR="00722E9E">
        <w:rPr>
          <w:rFonts w:ascii="Times New Roman" w:eastAsia="宋体" w:hAnsi="宋体" w:hint="eastAsia"/>
          <w:b w:val="0"/>
        </w:rPr>
        <w:t>将</w:t>
      </w:r>
      <w:r w:rsidR="00722E9E">
        <w:rPr>
          <w:rFonts w:ascii="Times New Roman" w:eastAsia="宋体" w:hAnsi="宋体"/>
          <w:b w:val="0"/>
        </w:rPr>
        <w:t>MediaPlayer</w:t>
      </w:r>
      <w:r w:rsidR="00722E9E">
        <w:rPr>
          <w:rFonts w:ascii="Times New Roman" w:eastAsia="宋体" w:hAnsi="宋体" w:hint="eastAsia"/>
          <w:b w:val="0"/>
        </w:rPr>
        <w:t>Private</w:t>
      </w:r>
      <w:r w:rsidR="00722E9E">
        <w:rPr>
          <w:rFonts w:ascii="Times New Roman" w:eastAsia="宋体" w:hAnsi="宋体"/>
          <w:b w:val="0"/>
        </w:rPr>
        <w:t>Interface</w:t>
      </w:r>
      <w:r w:rsidR="00722E9E">
        <w:rPr>
          <w:rFonts w:ascii="Times New Roman" w:eastAsia="宋体" w:hAnsi="宋体"/>
          <w:b w:val="0"/>
        </w:rPr>
        <w:t>类直接</w:t>
      </w:r>
      <w:r w:rsidR="00722E9E">
        <w:rPr>
          <w:rFonts w:ascii="Times New Roman" w:eastAsia="宋体" w:hAnsi="宋体" w:hint="eastAsia"/>
          <w:b w:val="0"/>
        </w:rPr>
        <w:t>移除</w:t>
      </w:r>
      <w:r w:rsidR="00722E9E">
        <w:rPr>
          <w:rFonts w:ascii="Times New Roman" w:eastAsia="宋体" w:hAnsi="宋体"/>
          <w:b w:val="0"/>
        </w:rPr>
        <w:t>了，</w:t>
      </w:r>
      <w:r w:rsidR="00722E9E">
        <w:rPr>
          <w:rFonts w:ascii="Times New Roman" w:eastAsia="宋体" w:hAnsi="宋体" w:hint="eastAsia"/>
          <w:b w:val="0"/>
        </w:rPr>
        <w:t>而</w:t>
      </w:r>
      <w:r w:rsidR="00722E9E">
        <w:rPr>
          <w:rFonts w:ascii="Times New Roman" w:eastAsia="宋体" w:hAnsi="宋体"/>
          <w:b w:val="0"/>
        </w:rPr>
        <w:t>在</w:t>
      </w:r>
      <w:r w:rsidR="00722E9E">
        <w:rPr>
          <w:rFonts w:ascii="Times New Roman" w:eastAsia="宋体" w:hAnsi="宋体"/>
          <w:b w:val="0"/>
        </w:rPr>
        <w:t>MediaPlayer</w:t>
      </w:r>
      <w:r w:rsidR="00722E9E">
        <w:rPr>
          <w:rFonts w:ascii="Times New Roman" w:eastAsia="宋体" w:hAnsi="宋体"/>
          <w:b w:val="0"/>
        </w:rPr>
        <w:t>类中直接调用</w:t>
      </w:r>
      <w:r w:rsidR="00722E9E">
        <w:rPr>
          <w:rFonts w:ascii="Times New Roman" w:eastAsia="宋体" w:hAnsi="宋体" w:hint="eastAsia"/>
          <w:b w:val="0"/>
        </w:rPr>
        <w:t>它</w:t>
      </w:r>
      <w:r w:rsidR="00722E9E">
        <w:rPr>
          <w:rFonts w:ascii="Times New Roman" w:eastAsia="宋体" w:hAnsi="宋体"/>
          <w:b w:val="0"/>
        </w:rPr>
        <w:t>。</w:t>
      </w:r>
      <w:r w:rsidR="00722E9E">
        <w:rPr>
          <w:rFonts w:ascii="Times New Roman" w:eastAsia="宋体" w:hAnsi="宋体" w:hint="eastAsia"/>
          <w:b w:val="0"/>
        </w:rPr>
        <w:t>WebMediaPlayer</w:t>
      </w:r>
      <w:r w:rsidR="00722E9E">
        <w:rPr>
          <w:rFonts w:ascii="Times New Roman" w:eastAsia="宋体" w:hAnsi="宋体"/>
          <w:b w:val="0"/>
        </w:rPr>
        <w:t>ClientImpl</w:t>
      </w:r>
      <w:r w:rsidR="00722E9E">
        <w:rPr>
          <w:rFonts w:ascii="Times New Roman" w:eastAsia="宋体" w:hAnsi="宋体"/>
          <w:b w:val="0"/>
        </w:rPr>
        <w:t>类会使用</w:t>
      </w:r>
      <w:r w:rsidR="00722E9E">
        <w:rPr>
          <w:rFonts w:ascii="Times New Roman" w:eastAsia="宋体" w:hAnsi="宋体"/>
          <w:b w:val="0"/>
        </w:rPr>
        <w:t>Chromium</w:t>
      </w:r>
      <w:r w:rsidR="00722E9E">
        <w:rPr>
          <w:rFonts w:ascii="Times New Roman" w:eastAsia="宋体" w:hAnsi="宋体"/>
          <w:b w:val="0"/>
        </w:rPr>
        <w:t>移植自己定义的</w:t>
      </w:r>
      <w:r w:rsidR="00722E9E">
        <w:rPr>
          <w:rFonts w:ascii="Times New Roman" w:eastAsia="宋体" w:hAnsi="宋体"/>
          <w:b w:val="0"/>
        </w:rPr>
        <w:t>WebMediaPlayer</w:t>
      </w:r>
      <w:r w:rsidR="00722E9E">
        <w:rPr>
          <w:rFonts w:ascii="Times New Roman" w:eastAsia="宋体" w:hAnsi="宋体"/>
          <w:b w:val="0"/>
        </w:rPr>
        <w:t>接口来作为实际的播放器，</w:t>
      </w:r>
      <w:r w:rsidR="00722E9E">
        <w:rPr>
          <w:rFonts w:ascii="Times New Roman" w:eastAsia="宋体" w:hAnsi="宋体" w:hint="eastAsia"/>
          <w:b w:val="0"/>
        </w:rPr>
        <w:t>而</w:t>
      </w:r>
      <w:r w:rsidR="00722E9E">
        <w:rPr>
          <w:rFonts w:ascii="Times New Roman" w:eastAsia="宋体" w:hAnsi="宋体"/>
          <w:b w:val="0"/>
        </w:rPr>
        <w:t>真正的播放器则是在</w:t>
      </w:r>
      <w:r w:rsidR="00722E9E">
        <w:rPr>
          <w:rFonts w:ascii="Times New Roman" w:eastAsia="宋体" w:hAnsi="宋体"/>
          <w:b w:val="0"/>
        </w:rPr>
        <w:t>Chromium</w:t>
      </w:r>
      <w:r w:rsidR="00722E9E">
        <w:rPr>
          <w:rFonts w:ascii="Times New Roman" w:eastAsia="宋体" w:hAnsi="宋体"/>
          <w:b w:val="0"/>
        </w:rPr>
        <w:t>项目的代码中来实现</w:t>
      </w:r>
      <w:r w:rsidR="00B95F44" w:rsidRPr="001445B0">
        <w:rPr>
          <w:rFonts w:ascii="Times New Roman" w:eastAsia="宋体" w:hAnsi="宋体" w:hint="eastAsia"/>
          <w:b w:val="0"/>
          <w:vertAlign w:val="superscript"/>
        </w:rPr>
        <w:t>[</w:t>
      </w:r>
      <w:r w:rsidR="00B95F44" w:rsidRPr="001445B0">
        <w:rPr>
          <w:rFonts w:ascii="Times New Roman" w:eastAsia="宋体" w:hAnsi="宋体"/>
          <w:b w:val="0"/>
          <w:vertAlign w:val="superscript"/>
        </w:rPr>
        <w:t>33</w:t>
      </w:r>
      <w:r w:rsidR="00B95F44" w:rsidRPr="001445B0">
        <w:rPr>
          <w:rFonts w:ascii="Times New Roman" w:eastAsia="宋体" w:hAnsi="宋体" w:hint="eastAsia"/>
          <w:b w:val="0"/>
          <w:vertAlign w:val="superscript"/>
        </w:rPr>
        <w:t>]</w:t>
      </w:r>
      <w:r w:rsidR="00722E9E">
        <w:rPr>
          <w:rFonts w:ascii="Times New Roman" w:eastAsia="宋体" w:hAnsi="宋体"/>
          <w:b w:val="0"/>
        </w:rPr>
        <w:t>。</w:t>
      </w:r>
    </w:p>
    <w:p w14:paraId="01C2AAAC" w14:textId="77777777" w:rsidR="00956405" w:rsidRDefault="00C40822" w:rsidP="00C94237">
      <w:pPr>
        <w:pStyle w:val="My0"/>
        <w:wordWrap w:val="0"/>
        <w:overflowPunct w:val="0"/>
        <w:rPr>
          <w:rFonts w:ascii="Times New Roman" w:eastAsia="宋体" w:hAnsi="宋体"/>
          <w:b w:val="0"/>
        </w:rPr>
      </w:pPr>
      <w:r>
        <w:rPr>
          <w:rFonts w:ascii="Times New Roman" w:eastAsia="宋体" w:hAnsi="宋体"/>
          <w:b w:val="0"/>
        </w:rPr>
        <w:tab/>
      </w:r>
      <w:r w:rsidR="003B41A8">
        <w:rPr>
          <w:rFonts w:ascii="Times New Roman" w:eastAsia="宋体" w:hAnsi="宋体"/>
          <w:b w:val="0"/>
        </w:rPr>
        <w:t>最后是</w:t>
      </w:r>
      <w:r w:rsidR="003B41A8">
        <w:rPr>
          <w:rFonts w:ascii="Times New Roman" w:eastAsia="宋体" w:hAnsi="宋体" w:hint="eastAsia"/>
          <w:b w:val="0"/>
        </w:rPr>
        <w:t>同</w:t>
      </w:r>
      <w:r w:rsidR="003B41A8">
        <w:rPr>
          <w:rFonts w:ascii="Times New Roman" w:eastAsia="宋体" w:hAnsi="宋体"/>
          <w:b w:val="0"/>
        </w:rPr>
        <w:t>渲染有关的部分，</w:t>
      </w:r>
      <w:r w:rsidR="003B41A8">
        <w:rPr>
          <w:rFonts w:ascii="Times New Roman" w:eastAsia="宋体" w:hAnsi="宋体" w:hint="eastAsia"/>
          <w:b w:val="0"/>
        </w:rPr>
        <w:t>这里面包含</w:t>
      </w:r>
      <w:r w:rsidR="003B41A8">
        <w:rPr>
          <w:rFonts w:ascii="Times New Roman" w:eastAsia="宋体" w:hAnsi="宋体"/>
          <w:b w:val="0"/>
        </w:rPr>
        <w:t>RenderObject</w:t>
      </w:r>
      <w:r w:rsidR="003B41A8">
        <w:rPr>
          <w:rFonts w:ascii="Times New Roman" w:eastAsia="宋体" w:hAnsi="宋体"/>
          <w:b w:val="0"/>
        </w:rPr>
        <w:t>树</w:t>
      </w:r>
      <w:r w:rsidR="003B41A8">
        <w:rPr>
          <w:rFonts w:ascii="Times New Roman" w:eastAsia="宋体" w:hAnsi="宋体" w:hint="eastAsia"/>
          <w:b w:val="0"/>
        </w:rPr>
        <w:t>和</w:t>
      </w:r>
      <w:r w:rsidR="003B41A8">
        <w:rPr>
          <w:rFonts w:ascii="Times New Roman" w:eastAsia="宋体" w:hAnsi="宋体"/>
          <w:b w:val="0"/>
        </w:rPr>
        <w:t>RenderLayer</w:t>
      </w:r>
      <w:r w:rsidR="003B41A8">
        <w:rPr>
          <w:rFonts w:ascii="Times New Roman" w:eastAsia="宋体" w:hAnsi="宋体"/>
          <w:b w:val="0"/>
        </w:rPr>
        <w:t>树，</w:t>
      </w:r>
      <w:r w:rsidR="003B41A8">
        <w:rPr>
          <w:rFonts w:ascii="Times New Roman" w:eastAsia="宋体" w:hAnsi="宋体" w:hint="eastAsia"/>
          <w:b w:val="0"/>
        </w:rPr>
        <w:t>图中</w:t>
      </w:r>
      <w:r w:rsidR="003B41A8">
        <w:rPr>
          <w:rFonts w:ascii="Times New Roman" w:eastAsia="宋体" w:hAnsi="宋体"/>
          <w:b w:val="0"/>
        </w:rPr>
        <w:t>RenderMedia</w:t>
      </w:r>
      <w:r w:rsidR="003B41A8">
        <w:rPr>
          <w:rFonts w:ascii="Times New Roman" w:eastAsia="宋体" w:hAnsi="宋体"/>
          <w:b w:val="0"/>
        </w:rPr>
        <w:t>类和</w:t>
      </w:r>
      <w:r w:rsidR="003B41A8">
        <w:rPr>
          <w:rFonts w:ascii="Times New Roman" w:eastAsia="宋体" w:hAnsi="宋体"/>
          <w:b w:val="0"/>
        </w:rPr>
        <w:t>RenderVideo</w:t>
      </w:r>
      <w:r w:rsidR="004200DE">
        <w:rPr>
          <w:rFonts w:ascii="Times New Roman" w:eastAsia="宋体" w:hAnsi="宋体"/>
          <w:b w:val="0"/>
        </w:rPr>
        <w:t>是</w:t>
      </w:r>
      <w:r w:rsidR="004200DE">
        <w:rPr>
          <w:rFonts w:ascii="Times New Roman" w:eastAsia="宋体" w:hAnsi="宋体"/>
          <w:b w:val="0"/>
        </w:rPr>
        <w:t>RenderObject</w:t>
      </w:r>
      <w:r w:rsidR="004200DE">
        <w:rPr>
          <w:rFonts w:ascii="Times New Roman" w:eastAsia="宋体" w:hAnsi="宋体"/>
          <w:b w:val="0"/>
        </w:rPr>
        <w:t>的</w:t>
      </w:r>
      <w:r w:rsidR="004200DE">
        <w:rPr>
          <w:rFonts w:ascii="Times New Roman" w:eastAsia="宋体" w:hAnsi="宋体" w:hint="eastAsia"/>
          <w:b w:val="0"/>
        </w:rPr>
        <w:t>子类</w:t>
      </w:r>
      <w:r w:rsidR="004200DE">
        <w:rPr>
          <w:rFonts w:ascii="Times New Roman" w:eastAsia="宋体" w:hAnsi="宋体"/>
          <w:b w:val="0"/>
        </w:rPr>
        <w:t>，</w:t>
      </w:r>
      <w:r w:rsidR="004200DE">
        <w:rPr>
          <w:rFonts w:ascii="Times New Roman" w:eastAsia="宋体" w:hAnsi="宋体" w:hint="eastAsia"/>
          <w:b w:val="0"/>
        </w:rPr>
        <w:t>用于表示</w:t>
      </w:r>
      <w:r w:rsidR="004200DE">
        <w:rPr>
          <w:rFonts w:ascii="Times New Roman" w:eastAsia="宋体" w:hAnsi="宋体"/>
          <w:b w:val="0"/>
        </w:rPr>
        <w:t>Media</w:t>
      </w:r>
      <w:r w:rsidR="004200DE">
        <w:rPr>
          <w:rFonts w:ascii="Times New Roman" w:eastAsia="宋体" w:hAnsi="宋体"/>
          <w:b w:val="0"/>
        </w:rPr>
        <w:t>节点和</w:t>
      </w:r>
      <w:r w:rsidR="004200DE">
        <w:rPr>
          <w:rFonts w:ascii="Times New Roman" w:eastAsia="宋体" w:hAnsi="宋体"/>
          <w:b w:val="0"/>
        </w:rPr>
        <w:t>Video</w:t>
      </w:r>
      <w:r w:rsidR="004200DE">
        <w:rPr>
          <w:rFonts w:ascii="Times New Roman" w:eastAsia="宋体" w:hAnsi="宋体"/>
          <w:b w:val="0"/>
        </w:rPr>
        <w:t>节点。</w:t>
      </w:r>
      <w:r w:rsidR="00BD29F0">
        <w:rPr>
          <w:rFonts w:ascii="Times New Roman" w:eastAsia="宋体" w:hAnsi="宋体"/>
          <w:b w:val="0"/>
        </w:rPr>
        <w:t>图</w:t>
      </w:r>
      <w:r w:rsidR="00BD29F0">
        <w:rPr>
          <w:rFonts w:ascii="Times New Roman" w:eastAsia="宋体" w:hAnsi="宋体"/>
          <w:b w:val="0"/>
        </w:rPr>
        <w:t>4-1</w:t>
      </w:r>
      <w:r w:rsidR="00BD29F0">
        <w:rPr>
          <w:rFonts w:ascii="Times New Roman" w:eastAsia="宋体" w:hAnsi="宋体"/>
          <w:b w:val="0"/>
        </w:rPr>
        <w:t>是采用硬件加速机制的视频播放所使用的类，</w:t>
      </w:r>
      <w:r w:rsidR="00BD29F0">
        <w:rPr>
          <w:rFonts w:ascii="Times New Roman" w:eastAsia="宋体" w:hAnsi="宋体" w:hint="eastAsia"/>
          <w:b w:val="0"/>
        </w:rPr>
        <w:t>WebKit</w:t>
      </w:r>
      <w:r w:rsidR="00BD29F0">
        <w:rPr>
          <w:rFonts w:ascii="Times New Roman" w:eastAsia="宋体" w:hAnsi="宋体"/>
          <w:b w:val="0"/>
        </w:rPr>
        <w:t>也支持使用软件渲染方式来播放视频，</w:t>
      </w:r>
      <w:r w:rsidR="00BD29F0">
        <w:rPr>
          <w:rFonts w:ascii="Times New Roman" w:eastAsia="宋体" w:hAnsi="宋体" w:hint="eastAsia"/>
          <w:b w:val="0"/>
        </w:rPr>
        <w:t>当需要</w:t>
      </w:r>
      <w:r w:rsidR="00BD29F0">
        <w:rPr>
          <w:rFonts w:ascii="Times New Roman" w:eastAsia="宋体" w:hAnsi="宋体"/>
          <w:b w:val="0"/>
        </w:rPr>
        <w:t>绘制的时候，</w:t>
      </w:r>
      <w:r w:rsidR="00BD29F0">
        <w:rPr>
          <w:rFonts w:ascii="Times New Roman" w:eastAsia="宋体" w:hAnsi="宋体" w:hint="eastAsia"/>
          <w:b w:val="0"/>
        </w:rPr>
        <w:t>由</w:t>
      </w:r>
      <w:r w:rsidR="00BD29F0">
        <w:rPr>
          <w:rFonts w:ascii="Times New Roman" w:eastAsia="宋体" w:hAnsi="宋体"/>
          <w:b w:val="0"/>
        </w:rPr>
        <w:t>RenderVideo</w:t>
      </w:r>
      <w:r w:rsidR="00BD29F0">
        <w:rPr>
          <w:rFonts w:ascii="Times New Roman" w:eastAsia="宋体" w:hAnsi="宋体"/>
          <w:b w:val="0"/>
        </w:rPr>
        <w:t>类使用</w:t>
      </w:r>
      <w:r w:rsidR="00BD29F0">
        <w:rPr>
          <w:rFonts w:ascii="Times New Roman" w:eastAsia="宋体" w:hAnsi="宋体"/>
          <w:b w:val="0"/>
        </w:rPr>
        <w:t>HTMLMediaElement</w:t>
      </w:r>
      <w:r w:rsidR="00BD29F0">
        <w:rPr>
          <w:rFonts w:ascii="Times New Roman" w:eastAsia="宋体" w:hAnsi="宋体"/>
          <w:b w:val="0"/>
        </w:rPr>
        <w:t>类获取</w:t>
      </w:r>
      <w:r w:rsidR="00BD29F0">
        <w:rPr>
          <w:rFonts w:ascii="Times New Roman" w:eastAsia="宋体" w:hAnsi="宋体"/>
          <w:b w:val="0"/>
        </w:rPr>
        <w:t>MediaPlayer</w:t>
      </w:r>
      <w:r w:rsidR="00BD29F0">
        <w:rPr>
          <w:rFonts w:ascii="Times New Roman" w:eastAsia="宋体" w:hAnsi="宋体" w:hint="eastAsia"/>
          <w:b w:val="0"/>
        </w:rPr>
        <w:t>对象</w:t>
      </w:r>
      <w:r w:rsidR="00800AA0">
        <w:rPr>
          <w:rFonts w:ascii="Times New Roman" w:eastAsia="宋体" w:hAnsi="宋体"/>
          <w:b w:val="0"/>
        </w:rPr>
        <w:t>，</w:t>
      </w:r>
      <w:r w:rsidR="00800AA0">
        <w:rPr>
          <w:rFonts w:ascii="Times New Roman" w:eastAsia="宋体" w:hAnsi="宋体" w:hint="eastAsia"/>
          <w:b w:val="0"/>
        </w:rPr>
        <w:t>调用</w:t>
      </w:r>
      <w:r w:rsidR="00800AA0">
        <w:rPr>
          <w:rFonts w:ascii="Times New Roman" w:eastAsia="宋体" w:hAnsi="宋体"/>
          <w:b w:val="0"/>
        </w:rPr>
        <w:t>它的</w:t>
      </w:r>
      <w:r w:rsidR="00800AA0">
        <w:rPr>
          <w:rFonts w:ascii="Times New Roman" w:eastAsia="宋体" w:hAnsi="宋体"/>
          <w:b w:val="0"/>
        </w:rPr>
        <w:t>paint</w:t>
      </w:r>
      <w:r w:rsidR="00800AA0">
        <w:rPr>
          <w:rFonts w:ascii="Times New Roman" w:eastAsia="宋体" w:hAnsi="宋体"/>
          <w:b w:val="0"/>
        </w:rPr>
        <w:t>方法来让</w:t>
      </w:r>
      <w:r w:rsidR="00800AA0">
        <w:rPr>
          <w:rFonts w:ascii="Times New Roman" w:eastAsia="宋体" w:hAnsi="宋体"/>
          <w:b w:val="0"/>
        </w:rPr>
        <w:t>MediaPlayer</w:t>
      </w:r>
      <w:r w:rsidR="00800AA0">
        <w:rPr>
          <w:rFonts w:ascii="Times New Roman" w:eastAsia="宋体" w:hAnsi="宋体"/>
          <w:b w:val="0"/>
        </w:rPr>
        <w:t>对象将解码后的图像绘制在</w:t>
      </w:r>
      <w:r w:rsidR="00800AA0">
        <w:rPr>
          <w:rFonts w:ascii="Times New Roman" w:eastAsia="宋体" w:hAnsi="宋体"/>
          <w:b w:val="0"/>
        </w:rPr>
        <w:t>2</w:t>
      </w:r>
      <w:r w:rsidR="00800AA0">
        <w:rPr>
          <w:rFonts w:ascii="Times New Roman" w:eastAsia="宋体" w:hAnsi="宋体" w:hint="eastAsia"/>
          <w:b w:val="0"/>
        </w:rPr>
        <w:t>D</w:t>
      </w:r>
      <w:r w:rsidR="00800AA0">
        <w:rPr>
          <w:rFonts w:ascii="Times New Roman" w:eastAsia="宋体" w:hAnsi="宋体"/>
          <w:b w:val="0"/>
        </w:rPr>
        <w:t>图像上下文接口中。</w:t>
      </w:r>
    </w:p>
    <w:p w14:paraId="241A4BD9" w14:textId="77777777" w:rsidR="003B7749" w:rsidRDefault="003B7749" w:rsidP="00A509D9">
      <w:pPr>
        <w:pStyle w:val="My0"/>
        <w:rPr>
          <w:rFonts w:ascii="Times New Roman" w:eastAsia="宋体" w:hAnsi="宋体"/>
          <w:b w:val="0"/>
        </w:rPr>
      </w:pPr>
      <w:r>
        <w:rPr>
          <w:rFonts w:hint="eastAsia"/>
        </w:rPr>
        <w:tab/>
      </w:r>
      <w:r w:rsidR="00F2195D" w:rsidRPr="00EA16B1">
        <w:rPr>
          <w:rFonts w:ascii="Times New Roman" w:eastAsia="宋体" w:hAnsi="宋体" w:hint="eastAsia"/>
          <w:b w:val="0"/>
        </w:rPr>
        <w:t>因为视频</w:t>
      </w:r>
      <w:r w:rsidR="00F2195D" w:rsidRPr="00EA16B1">
        <w:rPr>
          <w:rFonts w:ascii="Times New Roman" w:eastAsia="宋体" w:hAnsi="宋体"/>
          <w:b w:val="0"/>
        </w:rPr>
        <w:t>资源相对其他资源而言，</w:t>
      </w:r>
      <w:r w:rsidR="00F2195D" w:rsidRPr="00EA16B1">
        <w:rPr>
          <w:rFonts w:ascii="Times New Roman" w:eastAsia="宋体" w:hAnsi="宋体" w:hint="eastAsia"/>
          <w:b w:val="0"/>
        </w:rPr>
        <w:t>一般</w:t>
      </w:r>
      <w:r w:rsidR="00F2195D" w:rsidRPr="00EA16B1">
        <w:rPr>
          <w:rFonts w:ascii="Times New Roman" w:eastAsia="宋体" w:hAnsi="宋体"/>
          <w:b w:val="0"/>
        </w:rPr>
        <w:t>比较大，</w:t>
      </w:r>
      <w:r w:rsidR="00A33D87">
        <w:rPr>
          <w:rFonts w:ascii="Times New Roman" w:eastAsia="宋体" w:hAnsi="宋体"/>
          <w:b w:val="0"/>
        </w:rPr>
        <w:t>当用户播放视频的时候，</w:t>
      </w:r>
      <w:r w:rsidR="00A33D87">
        <w:rPr>
          <w:rFonts w:ascii="Times New Roman" w:eastAsia="宋体" w:hAnsi="宋体" w:hint="eastAsia"/>
          <w:b w:val="0"/>
        </w:rPr>
        <w:t>需要</w:t>
      </w:r>
      <w:r w:rsidR="00A33D87">
        <w:rPr>
          <w:rFonts w:ascii="Times New Roman" w:eastAsia="宋体" w:hAnsi="宋体"/>
          <w:b w:val="0"/>
        </w:rPr>
        <w:t>连续性</w:t>
      </w:r>
      <w:r w:rsidR="008C07F9">
        <w:rPr>
          <w:rFonts w:ascii="Times New Roman" w:eastAsia="宋体" w:hAnsi="宋体"/>
          <w:b w:val="0"/>
        </w:rPr>
        <w:t>播放以获得</w:t>
      </w:r>
      <w:r w:rsidR="008C07F9">
        <w:rPr>
          <w:rFonts w:ascii="Times New Roman" w:eastAsia="宋体" w:hAnsi="宋体" w:hint="eastAsia"/>
          <w:b w:val="0"/>
        </w:rPr>
        <w:t>较好</w:t>
      </w:r>
      <w:r w:rsidR="008C07F9">
        <w:rPr>
          <w:rFonts w:ascii="Times New Roman" w:eastAsia="宋体" w:hAnsi="宋体"/>
          <w:b w:val="0"/>
        </w:rPr>
        <w:t>的体验，</w:t>
      </w:r>
      <w:r w:rsidR="008C07F9">
        <w:rPr>
          <w:rFonts w:ascii="Times New Roman" w:eastAsia="宋体" w:hAnsi="宋体" w:hint="eastAsia"/>
          <w:b w:val="0"/>
        </w:rPr>
        <w:t>但是</w:t>
      </w:r>
      <w:r w:rsidR="008C07F9">
        <w:rPr>
          <w:rFonts w:ascii="Times New Roman" w:eastAsia="宋体" w:hAnsi="宋体"/>
          <w:b w:val="0"/>
        </w:rPr>
        <w:t>网络可能不是一直都稳定和</w:t>
      </w:r>
      <w:r w:rsidR="008C07F9">
        <w:rPr>
          <w:rFonts w:ascii="Times New Roman" w:eastAsia="宋体" w:hAnsi="宋体" w:hint="eastAsia"/>
          <w:b w:val="0"/>
        </w:rPr>
        <w:t>高速</w:t>
      </w:r>
      <w:r w:rsidR="008C07F9">
        <w:rPr>
          <w:rFonts w:ascii="Times New Roman" w:eastAsia="宋体" w:hAnsi="宋体"/>
          <w:b w:val="0"/>
        </w:rPr>
        <w:t>，</w:t>
      </w:r>
      <w:r w:rsidR="008C07F9">
        <w:rPr>
          <w:rFonts w:ascii="Times New Roman" w:eastAsia="宋体" w:hAnsi="宋体" w:hint="eastAsia"/>
          <w:b w:val="0"/>
        </w:rPr>
        <w:t>所以</w:t>
      </w:r>
      <w:r w:rsidR="008C07F9">
        <w:rPr>
          <w:rFonts w:ascii="Times New Roman" w:eastAsia="宋体" w:hAnsi="宋体"/>
          <w:b w:val="0"/>
        </w:rPr>
        <w:t>资源的获取对</w:t>
      </w:r>
      <w:r w:rsidR="008C07F9">
        <w:rPr>
          <w:rFonts w:ascii="Times New Roman" w:eastAsia="宋体" w:hAnsi="宋体" w:hint="eastAsia"/>
          <w:b w:val="0"/>
        </w:rPr>
        <w:t>用户</w:t>
      </w:r>
      <w:r w:rsidR="008C07F9">
        <w:rPr>
          <w:rFonts w:ascii="Times New Roman" w:eastAsia="宋体" w:hAnsi="宋体"/>
          <w:b w:val="0"/>
        </w:rPr>
        <w:t>体验很重要，</w:t>
      </w:r>
      <w:r w:rsidR="008C07F9">
        <w:rPr>
          <w:rFonts w:ascii="Times New Roman" w:eastAsia="宋体" w:hAnsi="宋体" w:hint="eastAsia"/>
          <w:b w:val="0"/>
        </w:rPr>
        <w:t>需要</w:t>
      </w:r>
      <w:r w:rsidR="008C07F9">
        <w:rPr>
          <w:rFonts w:ascii="Times New Roman" w:eastAsia="宋体" w:hAnsi="宋体"/>
          <w:b w:val="0"/>
        </w:rPr>
        <w:t>使用缓存机制或者其他机制来获取</w:t>
      </w:r>
      <w:r w:rsidR="0027513D">
        <w:rPr>
          <w:rFonts w:ascii="Times New Roman" w:eastAsia="宋体" w:hAnsi="宋体"/>
          <w:b w:val="0"/>
        </w:rPr>
        <w:t>视频</w:t>
      </w:r>
      <w:r w:rsidR="008C07F9">
        <w:rPr>
          <w:rFonts w:ascii="Times New Roman" w:eastAsia="宋体" w:hAnsi="宋体"/>
          <w:b w:val="0"/>
        </w:rPr>
        <w:t>资源</w:t>
      </w:r>
      <w:r w:rsidR="00165660" w:rsidRPr="00165660">
        <w:rPr>
          <w:rFonts w:ascii="Times New Roman" w:eastAsia="宋体" w:hAnsi="宋体" w:hint="eastAsia"/>
          <w:b w:val="0"/>
          <w:vertAlign w:val="superscript"/>
        </w:rPr>
        <w:t>[</w:t>
      </w:r>
      <w:r w:rsidR="00165660" w:rsidRPr="00165660">
        <w:rPr>
          <w:rFonts w:ascii="Times New Roman" w:eastAsia="宋体" w:hAnsi="宋体"/>
          <w:b w:val="0"/>
          <w:vertAlign w:val="superscript"/>
        </w:rPr>
        <w:t>34</w:t>
      </w:r>
      <w:r w:rsidR="00165660" w:rsidRPr="00165660">
        <w:rPr>
          <w:rFonts w:ascii="Times New Roman" w:eastAsia="宋体" w:hAnsi="宋体" w:hint="eastAsia"/>
          <w:b w:val="0"/>
          <w:vertAlign w:val="superscript"/>
        </w:rPr>
        <w:t>]</w:t>
      </w:r>
      <w:r w:rsidR="008C07F9">
        <w:rPr>
          <w:rFonts w:ascii="Times New Roman" w:eastAsia="宋体" w:hAnsi="宋体"/>
          <w:b w:val="0"/>
        </w:rPr>
        <w:t>。</w:t>
      </w:r>
    </w:p>
    <w:p w14:paraId="1FDC82A0" w14:textId="77777777" w:rsidR="00772E02" w:rsidRDefault="0027513D" w:rsidP="00435C8C">
      <w:pPr>
        <w:pStyle w:val="My0"/>
        <w:wordWrap w:val="0"/>
        <w:rPr>
          <w:rFonts w:ascii="Times New Roman" w:eastAsia="宋体" w:hAnsi="宋体"/>
          <w:b w:val="0"/>
        </w:rPr>
      </w:pPr>
      <w:r>
        <w:rPr>
          <w:rFonts w:ascii="Times New Roman" w:eastAsia="宋体" w:hAnsi="宋体"/>
          <w:b w:val="0"/>
        </w:rPr>
        <w:tab/>
      </w:r>
      <w:r w:rsidR="00766259">
        <w:rPr>
          <w:rFonts w:ascii="Times New Roman" w:eastAsia="宋体" w:hAnsi="宋体"/>
          <w:b w:val="0"/>
        </w:rPr>
        <w:t>图</w:t>
      </w:r>
      <w:r w:rsidR="00766259">
        <w:rPr>
          <w:rFonts w:ascii="Times New Roman" w:eastAsia="宋体" w:hAnsi="宋体"/>
          <w:b w:val="0"/>
        </w:rPr>
        <w:t>4-2</w:t>
      </w:r>
      <w:r w:rsidR="006428AA">
        <w:rPr>
          <w:rFonts w:ascii="Times New Roman" w:eastAsia="宋体" w:hAnsi="宋体"/>
          <w:b w:val="0"/>
        </w:rPr>
        <w:t>是</w:t>
      </w:r>
      <w:r w:rsidR="006428AA">
        <w:rPr>
          <w:rFonts w:ascii="Times New Roman" w:eastAsia="宋体" w:hAnsi="宋体"/>
          <w:b w:val="0"/>
        </w:rPr>
        <w:t>Chromium</w:t>
      </w:r>
      <w:r w:rsidR="006428AA">
        <w:rPr>
          <w:rFonts w:ascii="Times New Roman" w:eastAsia="宋体" w:hAnsi="宋体"/>
          <w:b w:val="0"/>
        </w:rPr>
        <w:t>中缓存资源类。</w:t>
      </w:r>
      <w:r w:rsidR="006428AA">
        <w:rPr>
          <w:rFonts w:ascii="Times New Roman" w:eastAsia="宋体" w:hAnsi="宋体" w:hint="eastAsia"/>
          <w:b w:val="0"/>
        </w:rPr>
        <w:t>BufferDataSource</w:t>
      </w:r>
      <w:r w:rsidR="006428AA">
        <w:rPr>
          <w:rFonts w:ascii="Times New Roman" w:eastAsia="宋体" w:hAnsi="宋体"/>
          <w:b w:val="0"/>
        </w:rPr>
        <w:t>类表示资源数据，</w:t>
      </w:r>
      <w:r w:rsidR="006428AA">
        <w:rPr>
          <w:rFonts w:ascii="Times New Roman" w:eastAsia="宋体" w:hAnsi="宋体" w:hint="eastAsia"/>
          <w:b w:val="0"/>
        </w:rPr>
        <w:t>它</w:t>
      </w:r>
      <w:r w:rsidR="006428AA">
        <w:rPr>
          <w:rFonts w:ascii="Times New Roman" w:eastAsia="宋体" w:hAnsi="宋体"/>
          <w:b w:val="0"/>
        </w:rPr>
        <w:t>是一个简单的数据表示类，</w:t>
      </w:r>
      <w:r w:rsidR="006428AA">
        <w:rPr>
          <w:rFonts w:ascii="Times New Roman" w:eastAsia="宋体" w:hAnsi="宋体" w:hint="eastAsia"/>
          <w:b w:val="0"/>
        </w:rPr>
        <w:t>内部</w:t>
      </w:r>
      <w:r w:rsidR="006428AA">
        <w:rPr>
          <w:rFonts w:ascii="Times New Roman" w:eastAsia="宋体" w:hAnsi="宋体"/>
          <w:b w:val="0"/>
        </w:rPr>
        <w:t>包含一个较小的内存空间，</w:t>
      </w:r>
      <w:r w:rsidR="006428AA">
        <w:rPr>
          <w:rFonts w:ascii="Times New Roman" w:eastAsia="宋体" w:hAnsi="宋体" w:hint="eastAsia"/>
          <w:b w:val="0"/>
        </w:rPr>
        <w:t>实际的</w:t>
      </w:r>
      <w:r w:rsidR="006428AA">
        <w:rPr>
          <w:rFonts w:ascii="Times New Roman" w:eastAsia="宋体" w:hAnsi="宋体"/>
          <w:b w:val="0"/>
        </w:rPr>
        <w:t>缓冲机制由</w:t>
      </w:r>
      <w:r w:rsidR="006428AA">
        <w:rPr>
          <w:rFonts w:ascii="Times New Roman" w:eastAsia="宋体" w:hAnsi="宋体"/>
          <w:b w:val="0"/>
        </w:rPr>
        <w:t>BufferResourceLoader</w:t>
      </w:r>
      <w:r w:rsidR="006428AA">
        <w:rPr>
          <w:rFonts w:ascii="Times New Roman" w:eastAsia="宋体" w:hAnsi="宋体"/>
          <w:b w:val="0"/>
        </w:rPr>
        <w:t>类来完成</w:t>
      </w:r>
      <w:r w:rsidR="00AD79F8">
        <w:rPr>
          <w:rFonts w:ascii="Times New Roman" w:eastAsia="宋体" w:hAnsi="宋体"/>
          <w:b w:val="0"/>
        </w:rPr>
        <w:t>。</w:t>
      </w:r>
    </w:p>
    <w:p w14:paraId="698C06D8" w14:textId="77777777" w:rsidR="00900D38" w:rsidRPr="00EA16B1" w:rsidRDefault="00900D38" w:rsidP="00435C8C">
      <w:pPr>
        <w:pStyle w:val="My0"/>
        <w:wordWrap w:val="0"/>
        <w:rPr>
          <w:rFonts w:ascii="Times New Roman" w:eastAsia="宋体" w:hAnsi="宋体"/>
          <w:b w:val="0"/>
        </w:rPr>
      </w:pPr>
    </w:p>
    <w:p w14:paraId="3BEF7AB0" w14:textId="77777777" w:rsidR="00A44496" w:rsidRDefault="00CC28C3" w:rsidP="00CC28C3">
      <w:pPr>
        <w:pStyle w:val="My0"/>
        <w:jc w:val="center"/>
        <w:rPr>
          <w:rFonts w:ascii="Times New Roman" w:eastAsia="宋体" w:hAnsi="宋体"/>
          <w:b w:val="0"/>
        </w:rPr>
      </w:pPr>
      <w:r>
        <w:rPr>
          <w:rFonts w:ascii="Times New Roman" w:eastAsia="宋体" w:hAnsi="宋体"/>
          <w:b w:val="0"/>
        </w:rPr>
        <w:object w:dxaOrig="10290" w:dyaOrig="3885" w14:anchorId="551CDF43">
          <v:shape id="_x0000_i1026" type="#_x0000_t75" style="width:378.25pt;height:142.95pt" o:ole="">
            <v:imagedata r:id="rId26" o:title=""/>
          </v:shape>
          <o:OLEObject Type="Embed" ProgID="Visio.Drawing.15" ShapeID="_x0000_i1026" DrawAspect="Content" ObjectID="_1413976984" r:id="rId27"/>
        </w:object>
      </w:r>
    </w:p>
    <w:p w14:paraId="6D429331" w14:textId="77777777"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图4-2 </w:t>
      </w:r>
      <w:r w:rsidR="000619CA">
        <w:rPr>
          <w:rFonts w:ascii="楷体_GB2312" w:eastAsia="楷体_GB2312" w:hAnsi="华文楷体" w:hint="eastAsia"/>
          <w:bCs w:val="0"/>
          <w:snapToGrid w:val="0"/>
          <w:color w:val="000000"/>
          <w:sz w:val="21"/>
          <w:szCs w:val="21"/>
        </w:rPr>
        <w:t>Chromium的视频资源缓存类</w:t>
      </w:r>
    </w:p>
    <w:p w14:paraId="2E15B62A" w14:textId="77777777"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B543CF">
        <w:rPr>
          <w:rFonts w:hAnsi="Times New Roman"/>
          <w:bCs w:val="0"/>
          <w:sz w:val="21"/>
          <w:szCs w:val="21"/>
        </w:rPr>
        <w:t>2</w:t>
      </w:r>
      <w:r w:rsidRPr="00464265">
        <w:rPr>
          <w:rFonts w:hAnsi="Times New Roman"/>
          <w:bCs w:val="0"/>
          <w:sz w:val="21"/>
          <w:szCs w:val="21"/>
        </w:rPr>
        <w:t xml:space="preserve"> </w:t>
      </w:r>
      <w:r w:rsidR="00761A98">
        <w:rPr>
          <w:rFonts w:hAnsi="Times New Roman" w:hint="eastAsia"/>
          <w:bCs w:val="0"/>
          <w:sz w:val="21"/>
          <w:szCs w:val="21"/>
        </w:rPr>
        <w:t>The</w:t>
      </w:r>
      <w:r>
        <w:rPr>
          <w:rFonts w:hAnsi="Times New Roman" w:hint="eastAsia"/>
          <w:bCs w:val="0"/>
          <w:sz w:val="21"/>
          <w:szCs w:val="21"/>
        </w:rPr>
        <w:t xml:space="preserve"> </w:t>
      </w:r>
      <w:r w:rsidR="00761A98">
        <w:rPr>
          <w:rFonts w:hAnsi="Times New Roman" w:hint="eastAsia"/>
          <w:bCs w:val="0"/>
          <w:sz w:val="21"/>
          <w:szCs w:val="21"/>
        </w:rPr>
        <w:t xml:space="preserve">cache </w:t>
      </w:r>
      <w:r>
        <w:rPr>
          <w:rFonts w:hAnsi="Times New Roman" w:hint="eastAsia"/>
          <w:bCs w:val="0"/>
          <w:sz w:val="21"/>
          <w:szCs w:val="21"/>
        </w:rPr>
        <w:t>classes supported by WebKit and their relationship</w:t>
      </w:r>
    </w:p>
    <w:p w14:paraId="11FA2A60" w14:textId="77777777" w:rsidR="00766259" w:rsidRDefault="00766259" w:rsidP="00A509D9">
      <w:pPr>
        <w:pStyle w:val="My0"/>
      </w:pPr>
    </w:p>
    <w:p w14:paraId="4538526E" w14:textId="77777777" w:rsidR="00AB6988" w:rsidRDefault="002F1654" w:rsidP="00A509D9">
      <w:pPr>
        <w:pStyle w:val="My0"/>
        <w:rPr>
          <w:rFonts w:ascii="Times New Roman" w:eastAsia="宋体" w:hAnsi="宋体"/>
          <w:b w:val="0"/>
        </w:rPr>
      </w:pPr>
      <w:r>
        <w:lastRenderedPageBreak/>
        <w:tab/>
      </w:r>
      <w:r w:rsidR="003110F3" w:rsidRPr="004C4F41">
        <w:rPr>
          <w:rFonts w:ascii="Times New Roman" w:eastAsia="宋体" w:hAnsi="宋体"/>
          <w:b w:val="0"/>
        </w:rPr>
        <w:t>根据</w:t>
      </w:r>
      <w:r w:rsidR="003110F3" w:rsidRPr="004C4F41">
        <w:rPr>
          <w:rFonts w:ascii="Times New Roman" w:eastAsia="宋体" w:hAnsi="宋体" w:hint="eastAsia"/>
          <w:b w:val="0"/>
        </w:rPr>
        <w:t>多进程</w:t>
      </w:r>
      <w:r w:rsidR="00705BF4">
        <w:rPr>
          <w:rFonts w:ascii="Times New Roman" w:eastAsia="宋体" w:hAnsi="宋体" w:hint="eastAsia"/>
          <w:b w:val="0"/>
        </w:rPr>
        <w:t>架构</w:t>
      </w:r>
      <w:r w:rsidR="00705BF4">
        <w:rPr>
          <w:rFonts w:ascii="Times New Roman" w:eastAsia="宋体" w:hAnsi="宋体"/>
          <w:b w:val="0"/>
        </w:rPr>
        <w:t>的设计原则</w:t>
      </w:r>
      <w:r w:rsidR="00B705CC">
        <w:rPr>
          <w:rFonts w:ascii="Times New Roman" w:eastAsia="宋体" w:hAnsi="宋体"/>
          <w:b w:val="0"/>
        </w:rPr>
        <w:t>，</w:t>
      </w:r>
      <w:r w:rsidR="00B705CC">
        <w:rPr>
          <w:rFonts w:ascii="Times New Roman" w:eastAsia="宋体" w:hAnsi="宋体" w:hint="eastAsia"/>
          <w:b w:val="0"/>
        </w:rPr>
        <w:t>Chromium</w:t>
      </w:r>
      <w:r w:rsidR="00B705CC">
        <w:rPr>
          <w:rFonts w:ascii="Times New Roman" w:eastAsia="宋体" w:hAnsi="宋体"/>
          <w:b w:val="0"/>
        </w:rPr>
        <w:t>的媒体播放器的实现应该在</w:t>
      </w:r>
      <w:r w:rsidR="00B705CC">
        <w:rPr>
          <w:rFonts w:ascii="Times New Roman" w:eastAsia="宋体" w:hAnsi="宋体"/>
          <w:b w:val="0"/>
        </w:rPr>
        <w:t>Renderer</w:t>
      </w:r>
      <w:r w:rsidR="00B705CC">
        <w:rPr>
          <w:rFonts w:ascii="Times New Roman" w:eastAsia="宋体" w:hAnsi="宋体"/>
          <w:b w:val="0"/>
        </w:rPr>
        <w:t>进程</w:t>
      </w:r>
      <w:r w:rsidR="002C5042">
        <w:rPr>
          <w:rFonts w:ascii="Times New Roman" w:eastAsia="宋体" w:hAnsi="宋体"/>
          <w:b w:val="0"/>
        </w:rPr>
        <w:t>，</w:t>
      </w:r>
      <w:r w:rsidR="002C5042">
        <w:rPr>
          <w:rFonts w:ascii="Times New Roman" w:eastAsia="宋体" w:hAnsi="宋体" w:hint="eastAsia"/>
          <w:b w:val="0"/>
        </w:rPr>
        <w:t>而</w:t>
      </w:r>
      <w:r w:rsidR="002C5042">
        <w:rPr>
          <w:rFonts w:ascii="Times New Roman" w:eastAsia="宋体" w:hAnsi="宋体"/>
          <w:b w:val="0"/>
        </w:rPr>
        <w:t>对于资源的获取，</w:t>
      </w:r>
      <w:r w:rsidR="002C5042">
        <w:rPr>
          <w:rFonts w:ascii="Times New Roman" w:eastAsia="宋体" w:hAnsi="宋体" w:hint="eastAsia"/>
          <w:b w:val="0"/>
        </w:rPr>
        <w:t>应该</w:t>
      </w:r>
      <w:r w:rsidR="002C5042">
        <w:rPr>
          <w:rFonts w:ascii="Times New Roman" w:eastAsia="宋体" w:hAnsi="宋体"/>
          <w:b w:val="0"/>
        </w:rPr>
        <w:t>在</w:t>
      </w:r>
      <w:r w:rsidR="002C5042">
        <w:rPr>
          <w:rFonts w:ascii="Times New Roman" w:eastAsia="宋体" w:hAnsi="宋体"/>
          <w:b w:val="0"/>
        </w:rPr>
        <w:t>Browser</w:t>
      </w:r>
      <w:r w:rsidR="002C5042">
        <w:rPr>
          <w:rFonts w:ascii="Times New Roman" w:eastAsia="宋体" w:hAnsi="宋体"/>
          <w:b w:val="0"/>
        </w:rPr>
        <w:t>进程</w:t>
      </w:r>
      <w:r w:rsidR="00A35395" w:rsidRPr="00A35395">
        <w:rPr>
          <w:rFonts w:ascii="Times New Roman" w:eastAsia="宋体" w:hAnsi="宋体" w:hint="eastAsia"/>
          <w:b w:val="0"/>
          <w:vertAlign w:val="superscript"/>
        </w:rPr>
        <w:t>[</w:t>
      </w:r>
      <w:r w:rsidR="00A35395" w:rsidRPr="00A35395">
        <w:rPr>
          <w:rFonts w:ascii="Times New Roman" w:eastAsia="宋体" w:hAnsi="宋体"/>
          <w:b w:val="0"/>
          <w:vertAlign w:val="superscript"/>
        </w:rPr>
        <w:t>35</w:t>
      </w:r>
      <w:r w:rsidR="00A35395" w:rsidRPr="00A35395">
        <w:rPr>
          <w:rFonts w:ascii="Times New Roman" w:eastAsia="宋体" w:hAnsi="宋体" w:hint="eastAsia"/>
          <w:b w:val="0"/>
          <w:vertAlign w:val="superscript"/>
        </w:rPr>
        <w:t>]</w:t>
      </w:r>
      <w:r w:rsidR="002C5042">
        <w:rPr>
          <w:rFonts w:ascii="Times New Roman" w:eastAsia="宋体" w:hAnsi="宋体"/>
          <w:b w:val="0"/>
        </w:rPr>
        <w:t>。</w:t>
      </w:r>
      <w:r w:rsidR="002C5042">
        <w:rPr>
          <w:rFonts w:ascii="Times New Roman" w:eastAsia="宋体" w:hAnsi="宋体" w:hint="eastAsia"/>
          <w:b w:val="0"/>
        </w:rPr>
        <w:t>Chromium</w:t>
      </w:r>
      <w:r w:rsidR="002C5042">
        <w:rPr>
          <w:rFonts w:ascii="Times New Roman" w:eastAsia="宋体" w:hAnsi="宋体"/>
          <w:b w:val="0"/>
        </w:rPr>
        <w:t>支持</w:t>
      </w:r>
      <w:r w:rsidR="002C5042">
        <w:rPr>
          <w:rFonts w:ascii="Times New Roman" w:eastAsia="宋体" w:hAnsi="宋体" w:hint="eastAsia"/>
          <w:b w:val="0"/>
        </w:rPr>
        <w:t>媒体</w:t>
      </w:r>
      <w:r w:rsidR="002C5042">
        <w:rPr>
          <w:rFonts w:ascii="Times New Roman" w:eastAsia="宋体" w:hAnsi="宋体"/>
          <w:b w:val="0"/>
        </w:rPr>
        <w:t>播放器的</w:t>
      </w:r>
      <w:r w:rsidR="002C5042">
        <w:rPr>
          <w:rFonts w:ascii="Times New Roman" w:eastAsia="宋体" w:hAnsi="宋体" w:hint="eastAsia"/>
          <w:b w:val="0"/>
        </w:rPr>
        <w:t>具体实现</w:t>
      </w:r>
      <w:r w:rsidR="002C5042">
        <w:rPr>
          <w:rFonts w:ascii="Times New Roman" w:eastAsia="宋体" w:hAnsi="宋体"/>
          <w:b w:val="0"/>
        </w:rPr>
        <w:t>相当复杂，</w:t>
      </w:r>
      <w:r w:rsidR="002C5042">
        <w:rPr>
          <w:rFonts w:ascii="Times New Roman" w:eastAsia="宋体" w:hAnsi="宋体" w:hint="eastAsia"/>
          <w:b w:val="0"/>
        </w:rPr>
        <w:t>而且</w:t>
      </w:r>
      <w:r w:rsidR="002C5042">
        <w:rPr>
          <w:rFonts w:ascii="Times New Roman" w:eastAsia="宋体" w:hAnsi="宋体"/>
          <w:b w:val="0"/>
        </w:rPr>
        <w:t>涉及到不同的操作系统，</w:t>
      </w:r>
      <w:r w:rsidR="002C5042">
        <w:rPr>
          <w:rFonts w:ascii="Times New Roman" w:eastAsia="宋体" w:hAnsi="宋体" w:hint="eastAsia"/>
          <w:b w:val="0"/>
        </w:rPr>
        <w:t>目前</w:t>
      </w:r>
      <w:r w:rsidR="002C5042">
        <w:rPr>
          <w:rFonts w:ascii="Times New Roman" w:eastAsia="宋体" w:hAnsi="宋体"/>
          <w:b w:val="0"/>
        </w:rPr>
        <w:t>Chromium</w:t>
      </w:r>
      <w:r w:rsidR="002C5042">
        <w:rPr>
          <w:rFonts w:ascii="Times New Roman" w:eastAsia="宋体" w:hAnsi="宋体"/>
          <w:b w:val="0"/>
        </w:rPr>
        <w:t>在不同的操作系统上实现的媒体播放器也不一样。</w:t>
      </w:r>
      <w:r w:rsidR="00A6551D">
        <w:rPr>
          <w:rFonts w:ascii="Times New Roman" w:eastAsia="宋体" w:hAnsi="宋体"/>
          <w:b w:val="0"/>
        </w:rPr>
        <w:t>图</w:t>
      </w:r>
      <w:r w:rsidR="00A6551D">
        <w:rPr>
          <w:rFonts w:ascii="Times New Roman" w:eastAsia="宋体" w:hAnsi="宋体"/>
          <w:b w:val="0"/>
        </w:rPr>
        <w:t>4-3</w:t>
      </w:r>
      <w:r w:rsidR="00AB6988">
        <w:rPr>
          <w:rFonts w:ascii="Times New Roman" w:eastAsia="宋体" w:hAnsi="宋体" w:hint="eastAsia"/>
          <w:b w:val="0"/>
        </w:rPr>
        <w:t>是</w:t>
      </w:r>
      <w:r w:rsidR="00AB6988">
        <w:rPr>
          <w:rFonts w:ascii="Times New Roman" w:eastAsia="宋体" w:hAnsi="宋体"/>
          <w:b w:val="0"/>
        </w:rPr>
        <w:t>Chromium</w:t>
      </w:r>
      <w:r w:rsidR="00AB6988">
        <w:rPr>
          <w:rFonts w:ascii="Times New Roman" w:eastAsia="宋体" w:hAnsi="宋体" w:hint="eastAsia"/>
          <w:b w:val="0"/>
        </w:rPr>
        <w:t>基础类</w:t>
      </w:r>
      <w:r w:rsidR="00AB6988">
        <w:rPr>
          <w:rFonts w:ascii="Times New Roman" w:eastAsia="宋体" w:hAnsi="宋体"/>
          <w:b w:val="0"/>
        </w:rPr>
        <w:t>，为了方便理解这些类和图</w:t>
      </w:r>
      <w:r w:rsidR="00AB6988">
        <w:rPr>
          <w:rFonts w:ascii="Times New Roman" w:eastAsia="宋体" w:hAnsi="宋体" w:hint="eastAsia"/>
          <w:b w:val="0"/>
        </w:rPr>
        <w:t>4</w:t>
      </w:r>
      <w:r w:rsidR="00AB6988">
        <w:rPr>
          <w:rFonts w:ascii="Times New Roman" w:eastAsia="宋体" w:hAnsi="宋体"/>
          <w:b w:val="0"/>
        </w:rPr>
        <w:t>-1</w:t>
      </w:r>
      <w:r w:rsidR="00AB6988">
        <w:rPr>
          <w:rFonts w:ascii="Times New Roman" w:eastAsia="宋体" w:hAnsi="宋体" w:hint="eastAsia"/>
          <w:b w:val="0"/>
        </w:rPr>
        <w:t>中</w:t>
      </w:r>
      <w:r w:rsidR="00AB6988">
        <w:rPr>
          <w:rFonts w:ascii="Times New Roman" w:eastAsia="宋体" w:hAnsi="宋体"/>
          <w:b w:val="0"/>
        </w:rPr>
        <w:t>类之间的关系，图</w:t>
      </w:r>
      <w:r w:rsidR="00AB6988">
        <w:rPr>
          <w:rFonts w:ascii="Times New Roman" w:eastAsia="宋体" w:hAnsi="宋体" w:hint="eastAsia"/>
          <w:b w:val="0"/>
        </w:rPr>
        <w:t>4</w:t>
      </w:r>
      <w:r w:rsidR="00AB6988">
        <w:rPr>
          <w:rFonts w:ascii="Times New Roman" w:eastAsia="宋体" w:hAnsi="宋体"/>
          <w:b w:val="0"/>
        </w:rPr>
        <w:t>-3</w:t>
      </w:r>
      <w:r w:rsidR="00AB6988">
        <w:rPr>
          <w:rFonts w:ascii="Times New Roman" w:eastAsia="宋体" w:hAnsi="宋体" w:hint="eastAsia"/>
          <w:b w:val="0"/>
        </w:rPr>
        <w:t>标注</w:t>
      </w:r>
      <w:r w:rsidR="00AB6988">
        <w:rPr>
          <w:rFonts w:ascii="Times New Roman" w:eastAsia="宋体" w:hAnsi="宋体"/>
          <w:b w:val="0"/>
        </w:rPr>
        <w:t>了一些</w:t>
      </w:r>
      <w:r w:rsidR="00AB6988">
        <w:rPr>
          <w:rFonts w:ascii="Times New Roman" w:eastAsia="宋体" w:hAnsi="宋体"/>
          <w:b w:val="0"/>
        </w:rPr>
        <w:t>WebKit</w:t>
      </w:r>
      <w:r w:rsidR="00AB6988">
        <w:rPr>
          <w:rFonts w:ascii="Times New Roman" w:eastAsia="宋体" w:hAnsi="宋体"/>
          <w:b w:val="0"/>
        </w:rPr>
        <w:t>中同</w:t>
      </w:r>
      <w:r w:rsidR="00AB6988">
        <w:rPr>
          <w:rFonts w:ascii="Times New Roman" w:eastAsia="宋体" w:hAnsi="宋体"/>
          <w:b w:val="0"/>
        </w:rPr>
        <w:t>Chromium</w:t>
      </w:r>
      <w:r w:rsidR="00AB6988">
        <w:rPr>
          <w:rFonts w:ascii="Times New Roman" w:eastAsia="宋体" w:hAnsi="宋体"/>
          <w:b w:val="0"/>
        </w:rPr>
        <w:t>直接相关的类。</w:t>
      </w:r>
    </w:p>
    <w:p w14:paraId="1CBF3096" w14:textId="77777777" w:rsidR="00342392" w:rsidRDefault="00342392" w:rsidP="00A509D9">
      <w:pPr>
        <w:pStyle w:val="My0"/>
        <w:rPr>
          <w:rFonts w:ascii="Times New Roman" w:eastAsia="宋体" w:hAnsi="宋体"/>
          <w:b w:val="0"/>
        </w:rPr>
      </w:pPr>
    </w:p>
    <w:p w14:paraId="6DB7B02C" w14:textId="77777777" w:rsidR="00AB6988" w:rsidRDefault="002C30E6" w:rsidP="002C30E6">
      <w:pPr>
        <w:pStyle w:val="My0"/>
        <w:jc w:val="center"/>
        <w:rPr>
          <w:rFonts w:ascii="Times New Roman" w:eastAsia="宋体" w:hAnsi="宋体"/>
          <w:b w:val="0"/>
        </w:rPr>
      </w:pPr>
      <w:r>
        <w:rPr>
          <w:rFonts w:ascii="Times New Roman" w:eastAsia="宋体" w:hAnsi="宋体"/>
          <w:b w:val="0"/>
        </w:rPr>
        <w:object w:dxaOrig="12810" w:dyaOrig="7920" w14:anchorId="4FADDFD6">
          <v:shape id="_x0000_i1027" type="#_x0000_t75" style="width:370.75pt;height:229.95pt" o:ole="">
            <v:imagedata r:id="rId28" o:title=""/>
          </v:shape>
          <o:OLEObject Type="Embed" ProgID="Visio.Drawing.15" ShapeID="_x0000_i1027" DrawAspect="Content" ObjectID="_1413976985" r:id="rId29"/>
        </w:object>
      </w:r>
    </w:p>
    <w:p w14:paraId="3AEE8557" w14:textId="77777777" w:rsidR="004158F6" w:rsidRDefault="004158F6" w:rsidP="004158F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FF670A">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w:t>
      </w:r>
      <w:r w:rsidR="00023C1E">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支持视频的基础类和关系</w:t>
      </w:r>
    </w:p>
    <w:p w14:paraId="6B7E3019" w14:textId="77777777" w:rsidR="004158F6" w:rsidRDefault="004158F6" w:rsidP="004158F6">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F670A">
        <w:rPr>
          <w:rFonts w:hAnsi="Times New Roman"/>
          <w:bCs w:val="0"/>
          <w:sz w:val="21"/>
          <w:szCs w:val="21"/>
        </w:rPr>
        <w:t>3</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14:paraId="63081296" w14:textId="77777777" w:rsidR="00AB6988" w:rsidRPr="004158F6" w:rsidRDefault="00AB6988" w:rsidP="00A509D9">
      <w:pPr>
        <w:pStyle w:val="My0"/>
        <w:rPr>
          <w:rFonts w:ascii="Times New Roman" w:eastAsia="宋体" w:hAnsi="宋体"/>
          <w:b w:val="0"/>
        </w:rPr>
      </w:pPr>
    </w:p>
    <w:p w14:paraId="47BDE6B9" w14:textId="77777777" w:rsidR="00A44496" w:rsidRDefault="00AB6988" w:rsidP="00AB6988">
      <w:pPr>
        <w:pStyle w:val="My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图</w:t>
      </w:r>
      <w:r>
        <w:rPr>
          <w:rFonts w:ascii="Times New Roman" w:eastAsia="宋体" w:hAnsi="宋体" w:hint="eastAsia"/>
          <w:b w:val="0"/>
        </w:rPr>
        <w:t>4</w:t>
      </w:r>
      <w:r>
        <w:rPr>
          <w:rFonts w:ascii="Times New Roman" w:eastAsia="宋体" w:hAnsi="宋体"/>
          <w:b w:val="0"/>
        </w:rPr>
        <w:t>-3</w:t>
      </w:r>
      <w:r w:rsidR="00A6551D">
        <w:rPr>
          <w:rFonts w:ascii="Times New Roman" w:eastAsia="宋体" w:hAnsi="宋体" w:hint="eastAsia"/>
          <w:b w:val="0"/>
        </w:rPr>
        <w:t>上半部分</w:t>
      </w:r>
      <w:r w:rsidR="00A6551D">
        <w:rPr>
          <w:rFonts w:ascii="Times New Roman" w:eastAsia="宋体" w:hAnsi="宋体"/>
          <w:b w:val="0"/>
        </w:rPr>
        <w:t>是</w:t>
      </w:r>
      <w:r w:rsidR="00A6551D">
        <w:rPr>
          <w:rFonts w:ascii="Times New Roman" w:eastAsia="宋体" w:hAnsi="宋体"/>
          <w:b w:val="0"/>
        </w:rPr>
        <w:t>WebKit</w:t>
      </w:r>
      <w:r w:rsidR="00A6551D">
        <w:rPr>
          <w:rFonts w:ascii="Times New Roman" w:eastAsia="宋体" w:hAnsi="宋体"/>
          <w:b w:val="0"/>
        </w:rPr>
        <w:t>和</w:t>
      </w:r>
      <w:r w:rsidR="00A6551D">
        <w:rPr>
          <w:rFonts w:ascii="Times New Roman" w:eastAsia="宋体" w:hAnsi="宋体"/>
          <w:b w:val="0"/>
        </w:rPr>
        <w:t>WebKit</w:t>
      </w:r>
      <w:r w:rsidR="00A6551D">
        <w:rPr>
          <w:rFonts w:ascii="Times New Roman" w:eastAsia="宋体" w:hAnsi="宋体" w:hint="eastAsia"/>
          <w:b w:val="0"/>
        </w:rPr>
        <w:t>的</w:t>
      </w:r>
      <w:r w:rsidR="00A6551D">
        <w:rPr>
          <w:rFonts w:ascii="Times New Roman" w:eastAsia="宋体" w:hAnsi="宋体"/>
          <w:b w:val="0"/>
        </w:rPr>
        <w:t>Chromium</w:t>
      </w:r>
      <w:r w:rsidR="00A6551D">
        <w:rPr>
          <w:rFonts w:ascii="Times New Roman" w:eastAsia="宋体" w:hAnsi="宋体" w:hint="eastAsia"/>
          <w:b w:val="0"/>
        </w:rPr>
        <w:t>移植</w:t>
      </w:r>
      <w:r w:rsidR="00A6551D">
        <w:rPr>
          <w:rFonts w:ascii="Times New Roman" w:eastAsia="宋体" w:hAnsi="宋体"/>
          <w:b w:val="0"/>
        </w:rPr>
        <w:t>中的相关</w:t>
      </w:r>
      <w:r w:rsidR="00A6551D">
        <w:rPr>
          <w:rFonts w:ascii="Times New Roman" w:eastAsia="宋体" w:hAnsi="宋体" w:hint="eastAsia"/>
          <w:b w:val="0"/>
        </w:rPr>
        <w:t>类</w:t>
      </w:r>
      <w:r w:rsidR="00960E10">
        <w:rPr>
          <w:rFonts w:ascii="Times New Roman" w:eastAsia="宋体" w:hAnsi="宋体"/>
          <w:b w:val="0"/>
        </w:rPr>
        <w:t>，</w:t>
      </w:r>
      <w:r w:rsidR="00960E10">
        <w:rPr>
          <w:rFonts w:ascii="Times New Roman" w:eastAsia="宋体" w:hAnsi="宋体" w:hint="eastAsia"/>
          <w:b w:val="0"/>
        </w:rPr>
        <w:t>下半部分</w:t>
      </w:r>
      <w:r w:rsidR="00960E10">
        <w:rPr>
          <w:rFonts w:ascii="Times New Roman" w:eastAsia="宋体" w:hAnsi="宋体"/>
          <w:b w:val="0"/>
        </w:rPr>
        <w:t>是</w:t>
      </w:r>
      <w:r w:rsidR="00960E10">
        <w:rPr>
          <w:rFonts w:ascii="Times New Roman" w:eastAsia="宋体" w:hAnsi="宋体"/>
          <w:b w:val="0"/>
        </w:rPr>
        <w:t>Chromium</w:t>
      </w:r>
      <w:r w:rsidR="00960E10">
        <w:rPr>
          <w:rFonts w:ascii="Times New Roman" w:eastAsia="宋体" w:hAnsi="宋体"/>
          <w:b w:val="0"/>
        </w:rPr>
        <w:t>中使用硬件加速机制来实现视频播放</w:t>
      </w:r>
      <w:r w:rsidR="00960E10">
        <w:rPr>
          <w:rFonts w:ascii="Times New Roman" w:eastAsia="宋体" w:hAnsi="宋体" w:hint="eastAsia"/>
          <w:b w:val="0"/>
        </w:rPr>
        <w:t>的</w:t>
      </w:r>
      <w:r w:rsidR="00960E10">
        <w:rPr>
          <w:rFonts w:ascii="Times New Roman" w:eastAsia="宋体" w:hAnsi="宋体"/>
          <w:b w:val="0"/>
        </w:rPr>
        <w:t>基础设施类。</w:t>
      </w:r>
      <w:r w:rsidR="00960E10">
        <w:rPr>
          <w:rFonts w:ascii="Times New Roman" w:eastAsia="宋体" w:hAnsi="宋体" w:hint="eastAsia"/>
          <w:b w:val="0"/>
        </w:rPr>
        <w:t>而</w:t>
      </w:r>
      <w:r w:rsidR="00960E10">
        <w:rPr>
          <w:rFonts w:ascii="Times New Roman" w:eastAsia="宋体" w:hAnsi="宋体"/>
          <w:b w:val="0"/>
        </w:rPr>
        <w:t>从左往右看，</w:t>
      </w:r>
      <w:r w:rsidR="00960E10">
        <w:rPr>
          <w:rFonts w:ascii="Times New Roman" w:eastAsia="宋体" w:hAnsi="宋体" w:hint="eastAsia"/>
          <w:b w:val="0"/>
        </w:rPr>
        <w:t>左边</w:t>
      </w:r>
      <w:r w:rsidR="00960E10">
        <w:rPr>
          <w:rFonts w:ascii="Times New Roman" w:eastAsia="宋体" w:hAnsi="宋体"/>
          <w:b w:val="0"/>
        </w:rPr>
        <w:t>部分是播放器的具体实现类，</w:t>
      </w:r>
      <w:r w:rsidR="00960E10">
        <w:rPr>
          <w:rFonts w:ascii="Times New Roman" w:eastAsia="宋体" w:hAnsi="宋体" w:hint="eastAsia"/>
          <w:b w:val="0"/>
        </w:rPr>
        <w:t>右边</w:t>
      </w:r>
      <w:r w:rsidR="00960E10">
        <w:rPr>
          <w:rFonts w:ascii="Times New Roman" w:eastAsia="宋体" w:hAnsi="宋体"/>
          <w:b w:val="0"/>
        </w:rPr>
        <w:t>部分则是支持视频在合成工作中的相关类。</w:t>
      </w:r>
    </w:p>
    <w:p w14:paraId="5B492611" w14:textId="77777777" w:rsidR="00993DE6" w:rsidRDefault="00993DE6" w:rsidP="006B6A88">
      <w:pPr>
        <w:pStyle w:val="My0"/>
        <w:wordWrap w:val="0"/>
        <w:rPr>
          <w:rFonts w:ascii="Times New Roman" w:eastAsia="宋体" w:hAnsi="宋体"/>
          <w:b w:val="0"/>
        </w:rPr>
      </w:pPr>
      <w:r>
        <w:rPr>
          <w:rFonts w:ascii="Times New Roman" w:eastAsia="宋体" w:hAnsi="宋体" w:hint="eastAsia"/>
          <w:b w:val="0"/>
        </w:rPr>
        <w:tab/>
      </w:r>
      <w:r w:rsidR="00482284">
        <w:rPr>
          <w:rFonts w:ascii="Times New Roman" w:eastAsia="宋体" w:hAnsi="宋体" w:hint="eastAsia"/>
          <w:b w:val="0"/>
        </w:rPr>
        <w:t>首先</w:t>
      </w:r>
      <w:r>
        <w:rPr>
          <w:rFonts w:ascii="Times New Roman" w:eastAsia="宋体" w:hAnsi="宋体" w:hint="eastAsia"/>
          <w:b w:val="0"/>
        </w:rPr>
        <w:t>来</w:t>
      </w:r>
      <w:r>
        <w:rPr>
          <w:rFonts w:ascii="Times New Roman" w:eastAsia="宋体" w:hAnsi="宋体"/>
          <w:b w:val="0"/>
        </w:rPr>
        <w:t>看一看这些类</w:t>
      </w:r>
      <w:r>
        <w:rPr>
          <w:rFonts w:ascii="Times New Roman" w:eastAsia="宋体" w:hAnsi="宋体" w:hint="eastAsia"/>
          <w:b w:val="0"/>
        </w:rPr>
        <w:t>和</w:t>
      </w:r>
      <w:r>
        <w:rPr>
          <w:rFonts w:ascii="Times New Roman" w:eastAsia="宋体" w:hAnsi="宋体"/>
          <w:b w:val="0"/>
        </w:rPr>
        <w:t>对象的创建过程。</w:t>
      </w:r>
      <w:r>
        <w:rPr>
          <w:rFonts w:ascii="Times New Roman" w:eastAsia="宋体" w:hAnsi="宋体" w:hint="eastAsia"/>
          <w:b w:val="0"/>
        </w:rPr>
        <w:t>WebMediaPlayerClient</w:t>
      </w:r>
      <w:r>
        <w:rPr>
          <w:rFonts w:ascii="Times New Roman" w:eastAsia="宋体" w:hAnsi="宋体"/>
          <w:b w:val="0"/>
        </w:rPr>
        <w:t>Impl</w:t>
      </w:r>
      <w:r>
        <w:rPr>
          <w:rFonts w:ascii="Times New Roman" w:eastAsia="宋体" w:hAnsi="宋体"/>
          <w:b w:val="0"/>
        </w:rPr>
        <w:t>类是</w:t>
      </w:r>
      <w:r w:rsidR="00E666AA">
        <w:rPr>
          <w:rFonts w:ascii="Times New Roman" w:eastAsia="宋体" w:hAnsi="宋体"/>
          <w:b w:val="0"/>
        </w:rPr>
        <w:t>WebKit</w:t>
      </w:r>
      <w:r w:rsidR="00E666AA">
        <w:rPr>
          <w:rFonts w:ascii="Times New Roman" w:eastAsia="宋体" w:hAnsi="宋体"/>
          <w:b w:val="0"/>
        </w:rPr>
        <w:t>在创建</w:t>
      </w:r>
      <w:r w:rsidR="00E666AA">
        <w:rPr>
          <w:rFonts w:ascii="Times New Roman" w:eastAsia="宋体" w:hAnsi="宋体"/>
          <w:b w:val="0"/>
        </w:rPr>
        <w:t>HTMLMediaElement</w:t>
      </w:r>
      <w:r w:rsidR="00E666AA">
        <w:rPr>
          <w:rFonts w:ascii="Times New Roman" w:eastAsia="宋体" w:hAnsi="宋体"/>
          <w:b w:val="0"/>
        </w:rPr>
        <w:t>对象之后创建</w:t>
      </w:r>
      <w:r w:rsidR="00905EF5">
        <w:rPr>
          <w:rFonts w:ascii="Times New Roman" w:eastAsia="宋体" w:hAnsi="宋体"/>
          <w:b w:val="0"/>
        </w:rPr>
        <w:t>MediaPlayer</w:t>
      </w:r>
      <w:r w:rsidR="00905EF5">
        <w:rPr>
          <w:rFonts w:ascii="Times New Roman" w:eastAsia="宋体" w:hAnsi="宋体"/>
          <w:b w:val="0"/>
        </w:rPr>
        <w:t>对象的时候，</w:t>
      </w:r>
      <w:r w:rsidR="00905EF5">
        <w:rPr>
          <w:rFonts w:ascii="Times New Roman" w:eastAsia="宋体" w:hAnsi="宋体" w:hint="eastAsia"/>
          <w:b w:val="0"/>
        </w:rPr>
        <w:t>由</w:t>
      </w:r>
      <w:r w:rsidR="00905EF5">
        <w:rPr>
          <w:rFonts w:ascii="Times New Roman" w:eastAsia="宋体" w:hAnsi="宋体"/>
          <w:b w:val="0"/>
        </w:rPr>
        <w:t>MediaPlayer</w:t>
      </w:r>
      <w:r w:rsidR="00905EF5">
        <w:rPr>
          <w:rFonts w:ascii="Times New Roman" w:eastAsia="宋体" w:hAnsi="宋体"/>
          <w:b w:val="0"/>
        </w:rPr>
        <w:t>对象来创建的。</w:t>
      </w:r>
      <w:r w:rsidR="001A6985">
        <w:rPr>
          <w:rFonts w:ascii="Times New Roman" w:eastAsia="宋体" w:hAnsi="宋体"/>
          <w:b w:val="0"/>
        </w:rPr>
        <w:t>当视频资源开始加载的时候，</w:t>
      </w:r>
      <w:r w:rsidR="001A6985">
        <w:rPr>
          <w:rFonts w:ascii="Times New Roman" w:eastAsia="宋体" w:hAnsi="宋体" w:hint="eastAsia"/>
          <w:b w:val="0"/>
        </w:rPr>
        <w:t>WebKit</w:t>
      </w:r>
      <w:r w:rsidR="001A6985">
        <w:rPr>
          <w:rFonts w:ascii="Times New Roman" w:eastAsia="宋体" w:hAnsi="宋体"/>
          <w:b w:val="0"/>
        </w:rPr>
        <w:t>创建一个</w:t>
      </w:r>
      <w:r w:rsidR="001A6985">
        <w:rPr>
          <w:rFonts w:ascii="Times New Roman" w:eastAsia="宋体" w:hAnsi="宋体"/>
          <w:b w:val="0"/>
        </w:rPr>
        <w:t>WebMediaPlayer</w:t>
      </w:r>
      <w:r w:rsidR="001A6985">
        <w:rPr>
          <w:rFonts w:ascii="Times New Roman" w:eastAsia="宋体" w:hAnsi="宋体"/>
          <w:b w:val="0"/>
        </w:rPr>
        <w:t>对象，</w:t>
      </w:r>
      <w:r w:rsidR="001A6985">
        <w:rPr>
          <w:rFonts w:ascii="Times New Roman" w:eastAsia="宋体" w:hAnsi="宋体" w:hint="eastAsia"/>
          <w:b w:val="0"/>
        </w:rPr>
        <w:t>当然就是</w:t>
      </w:r>
      <w:r w:rsidR="001A6985">
        <w:rPr>
          <w:rFonts w:ascii="Times New Roman" w:eastAsia="宋体" w:hAnsi="宋体"/>
          <w:b w:val="0"/>
        </w:rPr>
        <w:t>Chromium</w:t>
      </w:r>
      <w:r w:rsidR="001A6985">
        <w:rPr>
          <w:rFonts w:ascii="Times New Roman" w:eastAsia="宋体" w:hAnsi="宋体"/>
          <w:b w:val="0"/>
        </w:rPr>
        <w:t>中的具体</w:t>
      </w:r>
      <w:r w:rsidR="001A6985">
        <w:rPr>
          <w:rFonts w:ascii="Times New Roman" w:eastAsia="宋体" w:hAnsi="宋体" w:hint="eastAsia"/>
          <w:b w:val="0"/>
        </w:rPr>
        <w:t>实现</w:t>
      </w:r>
      <w:r w:rsidR="001A6985">
        <w:rPr>
          <w:rFonts w:ascii="Times New Roman" w:eastAsia="宋体" w:hAnsi="宋体"/>
          <w:b w:val="0"/>
        </w:rPr>
        <w:t>类</w:t>
      </w:r>
      <w:r w:rsidR="001A6985">
        <w:rPr>
          <w:rFonts w:ascii="Times New Roman" w:eastAsia="宋体" w:hAnsi="宋体"/>
          <w:b w:val="0"/>
        </w:rPr>
        <w:t>WebMediaPlayerImpl</w:t>
      </w:r>
      <w:r w:rsidR="001A6985">
        <w:rPr>
          <w:rFonts w:ascii="Times New Roman" w:eastAsia="宋体" w:hAnsi="宋体"/>
          <w:b w:val="0"/>
        </w:rPr>
        <w:t>对象，</w:t>
      </w:r>
      <w:r w:rsidR="001A6985">
        <w:rPr>
          <w:rFonts w:ascii="Times New Roman" w:eastAsia="宋体" w:hAnsi="宋体" w:hint="eastAsia"/>
          <w:b w:val="0"/>
        </w:rPr>
        <w:t>同时</w:t>
      </w:r>
      <w:r w:rsidR="00375C54">
        <w:rPr>
          <w:rFonts w:ascii="Times New Roman" w:eastAsia="宋体" w:hAnsi="宋体"/>
          <w:b w:val="0"/>
        </w:rPr>
        <w:t>WebMediaPlayerClientImpl</w:t>
      </w:r>
      <w:r w:rsidR="00375C54">
        <w:rPr>
          <w:rFonts w:ascii="Times New Roman" w:eastAsia="宋体" w:hAnsi="宋体"/>
          <w:b w:val="0"/>
        </w:rPr>
        <w:t>类也实现了</w:t>
      </w:r>
      <w:r w:rsidR="00375C54">
        <w:rPr>
          <w:rFonts w:ascii="Times New Roman" w:eastAsia="宋体" w:hAnsi="宋体"/>
          <w:b w:val="0"/>
        </w:rPr>
        <w:t>WebMediaPlayerClient</w:t>
      </w:r>
      <w:r w:rsidR="00375C54">
        <w:rPr>
          <w:rFonts w:ascii="Times New Roman" w:eastAsia="宋体" w:hAnsi="宋体"/>
          <w:b w:val="0"/>
        </w:rPr>
        <w:t>类，</w:t>
      </w:r>
      <w:r w:rsidR="00F13C81">
        <w:rPr>
          <w:rFonts w:ascii="Times New Roman" w:eastAsia="宋体" w:hAnsi="宋体"/>
          <w:b w:val="0"/>
        </w:rPr>
        <w:t>所以</w:t>
      </w:r>
      <w:r w:rsidR="00F13C81">
        <w:rPr>
          <w:rFonts w:ascii="Times New Roman" w:eastAsia="宋体" w:hAnsi="宋体"/>
          <w:b w:val="0"/>
        </w:rPr>
        <w:t>WebMediaPlayer</w:t>
      </w:r>
      <w:r w:rsidR="00C6018E">
        <w:rPr>
          <w:rFonts w:ascii="Times New Roman" w:eastAsia="宋体" w:hAnsi="宋体"/>
          <w:b w:val="0"/>
        </w:rPr>
        <w:t>I</w:t>
      </w:r>
      <w:r w:rsidR="00EC58B5">
        <w:rPr>
          <w:rFonts w:ascii="Times New Roman" w:eastAsia="宋体" w:hAnsi="宋体" w:hint="eastAsia"/>
          <w:b w:val="0"/>
        </w:rPr>
        <w:t>mpl</w:t>
      </w:r>
      <w:r w:rsidR="00B92F7F">
        <w:rPr>
          <w:rFonts w:ascii="Times New Roman" w:eastAsia="宋体" w:hAnsi="宋体"/>
          <w:b w:val="0"/>
        </w:rPr>
        <w:t>在播放视频的过程中需要向该</w:t>
      </w:r>
      <w:r w:rsidR="00B92F7F">
        <w:rPr>
          <w:rFonts w:ascii="Times New Roman" w:eastAsia="宋体" w:hAnsi="宋体"/>
          <w:b w:val="0"/>
        </w:rPr>
        <w:t>WebMediaPlayerClient</w:t>
      </w:r>
      <w:r w:rsidR="00B92F7F">
        <w:rPr>
          <w:rFonts w:ascii="Times New Roman" w:eastAsia="宋体" w:hAnsi="宋体"/>
          <w:b w:val="0"/>
        </w:rPr>
        <w:t>类更新各种状态，</w:t>
      </w:r>
      <w:r w:rsidR="00B92F7F">
        <w:rPr>
          <w:rFonts w:ascii="Times New Roman" w:eastAsia="宋体" w:hAnsi="宋体" w:hint="eastAsia"/>
          <w:b w:val="0"/>
        </w:rPr>
        <w:t>这些</w:t>
      </w:r>
      <w:r w:rsidR="00B92F7F">
        <w:rPr>
          <w:rFonts w:ascii="Times New Roman" w:eastAsia="宋体" w:hAnsi="宋体"/>
          <w:b w:val="0"/>
        </w:rPr>
        <w:t>状态信息最终会传递到</w:t>
      </w:r>
      <w:r w:rsidR="00B92F7F">
        <w:rPr>
          <w:rFonts w:ascii="Times New Roman" w:eastAsia="宋体" w:hAnsi="宋体"/>
          <w:b w:val="0"/>
        </w:rPr>
        <w:t>HTMLMediaElement</w:t>
      </w:r>
      <w:r w:rsidR="00B92F7F">
        <w:rPr>
          <w:rFonts w:ascii="Times New Roman" w:eastAsia="宋体" w:hAnsi="宋体"/>
          <w:b w:val="0"/>
        </w:rPr>
        <w:t>类中，</w:t>
      </w:r>
      <w:r w:rsidR="00B92F7F">
        <w:rPr>
          <w:rFonts w:ascii="Times New Roman" w:eastAsia="宋体" w:hAnsi="宋体" w:hint="eastAsia"/>
          <w:b w:val="0"/>
        </w:rPr>
        <w:t>最终</w:t>
      </w:r>
      <w:r w:rsidR="00B92F7F">
        <w:rPr>
          <w:rFonts w:ascii="Times New Roman" w:eastAsia="宋体" w:hAnsi="宋体"/>
          <w:b w:val="0"/>
        </w:rPr>
        <w:t>可能成为</w:t>
      </w:r>
      <w:r w:rsidR="00B92F7F">
        <w:rPr>
          <w:rFonts w:ascii="Times New Roman" w:eastAsia="宋体" w:hAnsi="宋体"/>
          <w:b w:val="0"/>
        </w:rPr>
        <w:t>JavaScript</w:t>
      </w:r>
      <w:r w:rsidR="00B92F7F">
        <w:rPr>
          <w:rFonts w:ascii="Times New Roman" w:eastAsia="宋体" w:hAnsi="宋体" w:hint="eastAsia"/>
          <w:b w:val="0"/>
        </w:rPr>
        <w:t>事件</w:t>
      </w:r>
      <w:r w:rsidR="00AE6401" w:rsidRPr="00AE6401">
        <w:rPr>
          <w:rFonts w:ascii="Times New Roman" w:eastAsia="宋体" w:hAnsi="宋体" w:hint="eastAsia"/>
          <w:b w:val="0"/>
          <w:vertAlign w:val="superscript"/>
        </w:rPr>
        <w:t>[</w:t>
      </w:r>
      <w:r w:rsidR="00AE6401" w:rsidRPr="00AE6401">
        <w:rPr>
          <w:rFonts w:ascii="Times New Roman" w:eastAsia="宋体" w:hAnsi="宋体"/>
          <w:b w:val="0"/>
          <w:vertAlign w:val="superscript"/>
        </w:rPr>
        <w:t>36</w:t>
      </w:r>
      <w:r w:rsidR="00AE6401" w:rsidRPr="00AE6401">
        <w:rPr>
          <w:rFonts w:ascii="Times New Roman" w:eastAsia="宋体" w:hAnsi="宋体" w:hint="eastAsia"/>
          <w:b w:val="0"/>
          <w:vertAlign w:val="superscript"/>
        </w:rPr>
        <w:t>]</w:t>
      </w:r>
      <w:r w:rsidR="00B92F7F">
        <w:rPr>
          <w:rFonts w:ascii="Times New Roman" w:eastAsia="宋体" w:hAnsi="宋体"/>
          <w:b w:val="0"/>
        </w:rPr>
        <w:t>。</w:t>
      </w:r>
      <w:r w:rsidR="00E66214">
        <w:rPr>
          <w:rFonts w:ascii="Times New Roman" w:eastAsia="宋体" w:hAnsi="宋体"/>
          <w:b w:val="0"/>
        </w:rPr>
        <w:t>之后，</w:t>
      </w:r>
      <w:r w:rsidR="00E17887">
        <w:rPr>
          <w:rFonts w:ascii="Times New Roman" w:eastAsia="宋体" w:hAnsi="宋体"/>
          <w:b w:val="0"/>
        </w:rPr>
        <w:t>WebMediaPlayerImpl</w:t>
      </w:r>
      <w:r w:rsidR="006B6A88">
        <w:rPr>
          <w:rFonts w:ascii="Times New Roman" w:eastAsia="宋体" w:hAnsi="宋体"/>
          <w:b w:val="0"/>
        </w:rPr>
        <w:lastRenderedPageBreak/>
        <w:t>对象会创建</w:t>
      </w:r>
      <w:r w:rsidR="006B6A88">
        <w:rPr>
          <w:rFonts w:ascii="Times New Roman" w:eastAsia="宋体" w:hAnsi="宋体" w:hint="eastAsia"/>
          <w:b w:val="0"/>
        </w:rPr>
        <w:t>一个</w:t>
      </w:r>
      <w:r w:rsidR="0062106B">
        <w:rPr>
          <w:rFonts w:ascii="Times New Roman" w:eastAsia="宋体" w:hAnsi="宋体"/>
          <w:b w:val="0"/>
        </w:rPr>
        <w:t>WebLayerImpl</w:t>
      </w:r>
      <w:r w:rsidR="0062106B">
        <w:rPr>
          <w:rFonts w:ascii="Times New Roman" w:eastAsia="宋体" w:hAnsi="宋体"/>
          <w:b w:val="0"/>
        </w:rPr>
        <w:t>对象，</w:t>
      </w:r>
      <w:r w:rsidR="0062106B">
        <w:rPr>
          <w:rFonts w:ascii="Times New Roman" w:eastAsia="宋体" w:hAnsi="宋体" w:hint="eastAsia"/>
          <w:b w:val="0"/>
        </w:rPr>
        <w:t>还会同时</w:t>
      </w:r>
      <w:r w:rsidR="0062106B">
        <w:rPr>
          <w:rFonts w:ascii="Times New Roman" w:eastAsia="宋体" w:hAnsi="宋体"/>
          <w:b w:val="0"/>
        </w:rPr>
        <w:t>创建</w:t>
      </w:r>
      <w:r w:rsidR="0062106B">
        <w:rPr>
          <w:rFonts w:ascii="Times New Roman" w:eastAsia="宋体" w:hAnsi="宋体"/>
          <w:b w:val="0"/>
        </w:rPr>
        <w:t>VideoLayer</w:t>
      </w:r>
      <w:r w:rsidR="0062106B">
        <w:rPr>
          <w:rFonts w:ascii="Times New Roman" w:eastAsia="宋体" w:hAnsi="宋体"/>
          <w:b w:val="0"/>
        </w:rPr>
        <w:t>对象，</w:t>
      </w:r>
      <w:r w:rsidR="00BD7BD2">
        <w:rPr>
          <w:rFonts w:ascii="Times New Roman" w:eastAsia="宋体" w:hAnsi="宋体"/>
          <w:b w:val="0"/>
        </w:rPr>
        <w:t>根据合成器的设计，</w:t>
      </w:r>
      <w:r w:rsidR="00BD7BD2">
        <w:rPr>
          <w:rFonts w:ascii="Times New Roman" w:eastAsia="宋体" w:hAnsi="宋体" w:hint="eastAsia"/>
          <w:b w:val="0"/>
        </w:rPr>
        <w:t>Chromium</w:t>
      </w:r>
      <w:r w:rsidR="0047713F">
        <w:rPr>
          <w:rFonts w:ascii="Times New Roman" w:eastAsia="宋体" w:hAnsi="宋体"/>
          <w:b w:val="0"/>
        </w:rPr>
        <w:t>还有一个</w:t>
      </w:r>
      <w:r w:rsidR="0047713F">
        <w:rPr>
          <w:rFonts w:ascii="Times New Roman" w:eastAsia="宋体" w:hAnsi="宋体"/>
          <w:b w:val="0"/>
        </w:rPr>
        <w:t>LayerImpl</w:t>
      </w:r>
      <w:r w:rsidR="0047713F">
        <w:rPr>
          <w:rFonts w:ascii="Times New Roman" w:eastAsia="宋体" w:hAnsi="宋体"/>
          <w:b w:val="0"/>
        </w:rPr>
        <w:t>树，</w:t>
      </w:r>
      <w:r w:rsidR="0047713F">
        <w:rPr>
          <w:rFonts w:ascii="Times New Roman" w:eastAsia="宋体" w:hAnsi="宋体" w:hint="eastAsia"/>
          <w:b w:val="0"/>
        </w:rPr>
        <w:t>在</w:t>
      </w:r>
      <w:r w:rsidR="0047713F">
        <w:rPr>
          <w:rFonts w:ascii="Times New Roman" w:eastAsia="宋体" w:hAnsi="宋体"/>
          <w:b w:val="0"/>
        </w:rPr>
        <w:t>同步的时候</w:t>
      </w:r>
      <w:r w:rsidR="00DC4DA4">
        <w:rPr>
          <w:rFonts w:ascii="Times New Roman" w:eastAsia="宋体" w:hAnsi="宋体"/>
          <w:b w:val="0"/>
        </w:rPr>
        <w:t>VideoLayer</w:t>
      </w:r>
      <w:r w:rsidR="00DC4DA4">
        <w:rPr>
          <w:rFonts w:ascii="Times New Roman" w:eastAsia="宋体" w:hAnsi="宋体"/>
          <w:b w:val="0"/>
        </w:rPr>
        <w:t>对象对应的</w:t>
      </w:r>
      <w:r w:rsidR="00DC4DA4">
        <w:rPr>
          <w:rFonts w:ascii="Times New Roman" w:eastAsia="宋体" w:hAnsi="宋体"/>
          <w:b w:val="0"/>
        </w:rPr>
        <w:t>VideoLayerImpl</w:t>
      </w:r>
      <w:r w:rsidR="00DC4DA4">
        <w:rPr>
          <w:rFonts w:ascii="Times New Roman" w:eastAsia="宋体" w:hAnsi="宋体"/>
          <w:b w:val="0"/>
        </w:rPr>
        <w:t>对象会被创建。</w:t>
      </w:r>
      <w:r w:rsidR="000054F8">
        <w:rPr>
          <w:rFonts w:ascii="Times New Roman" w:eastAsia="宋体" w:hAnsi="宋体"/>
          <w:b w:val="0"/>
        </w:rPr>
        <w:t>之后</w:t>
      </w:r>
      <w:r w:rsidR="000054F8">
        <w:rPr>
          <w:rFonts w:ascii="Times New Roman" w:eastAsia="宋体" w:hAnsi="宋体"/>
          <w:b w:val="0"/>
        </w:rPr>
        <w:t>Chromium</w:t>
      </w:r>
      <w:r w:rsidR="000054F8">
        <w:rPr>
          <w:rFonts w:ascii="Times New Roman" w:eastAsia="宋体" w:hAnsi="宋体"/>
          <w:b w:val="0"/>
        </w:rPr>
        <w:t>需要创建</w:t>
      </w:r>
      <w:r w:rsidR="000054F8">
        <w:rPr>
          <w:rFonts w:ascii="Times New Roman" w:eastAsia="宋体" w:hAnsi="宋体"/>
          <w:b w:val="0"/>
        </w:rPr>
        <w:t>VideoFrameProviderClientImpl</w:t>
      </w:r>
      <w:r w:rsidR="000054F8">
        <w:rPr>
          <w:rFonts w:ascii="Times New Roman" w:eastAsia="宋体" w:hAnsi="宋体"/>
          <w:b w:val="0"/>
        </w:rPr>
        <w:t>对象，该对象将</w:t>
      </w:r>
      <w:r w:rsidR="000054F8">
        <w:rPr>
          <w:rFonts w:ascii="Times New Roman" w:eastAsia="宋体" w:hAnsi="宋体" w:hint="eastAsia"/>
          <w:b w:val="0"/>
        </w:rPr>
        <w:t>合成器</w:t>
      </w:r>
      <w:r w:rsidR="000054F8">
        <w:rPr>
          <w:rFonts w:ascii="Times New Roman" w:eastAsia="宋体" w:hAnsi="宋体"/>
          <w:b w:val="0"/>
        </w:rPr>
        <w:t>的</w:t>
      </w:r>
      <w:r w:rsidR="000054F8">
        <w:rPr>
          <w:rFonts w:ascii="Times New Roman" w:eastAsia="宋体" w:hAnsi="宋体"/>
          <w:b w:val="0"/>
        </w:rPr>
        <w:t>Video</w:t>
      </w:r>
      <w:r w:rsidR="000054F8">
        <w:rPr>
          <w:rFonts w:ascii="Times New Roman" w:eastAsia="宋体" w:hAnsi="宋体"/>
          <w:b w:val="0"/>
        </w:rPr>
        <w:t>层同视频播放器联系起来</w:t>
      </w:r>
      <w:r w:rsidR="00341FF0">
        <w:rPr>
          <w:rFonts w:ascii="Times New Roman" w:eastAsia="宋体" w:hAnsi="宋体"/>
          <w:b w:val="0"/>
        </w:rPr>
        <w:t>并将合成器绘制一帧的请求转给</w:t>
      </w:r>
      <w:r w:rsidR="00891E09">
        <w:rPr>
          <w:rFonts w:ascii="Times New Roman" w:eastAsia="宋体" w:hAnsi="宋体"/>
          <w:b w:val="0"/>
        </w:rPr>
        <w:t>提供视频内容的</w:t>
      </w:r>
      <w:r w:rsidR="00891E09">
        <w:rPr>
          <w:rFonts w:ascii="Times New Roman" w:eastAsia="宋体" w:hAnsi="宋体"/>
          <w:b w:val="0"/>
        </w:rPr>
        <w:t>VideoFrameProvider</w:t>
      </w:r>
      <w:r w:rsidR="00891E09">
        <w:rPr>
          <w:rFonts w:ascii="Times New Roman" w:eastAsia="宋体" w:hAnsi="宋体"/>
          <w:b w:val="0"/>
        </w:rPr>
        <w:t>类</w:t>
      </w:r>
      <w:r w:rsidR="000054F8">
        <w:rPr>
          <w:rFonts w:ascii="Times New Roman" w:eastAsia="宋体" w:hAnsi="宋体"/>
          <w:b w:val="0"/>
        </w:rPr>
        <w:t>，</w:t>
      </w:r>
      <w:r w:rsidR="000054F8">
        <w:rPr>
          <w:rFonts w:ascii="Times New Roman" w:eastAsia="宋体" w:hAnsi="宋体" w:hint="eastAsia"/>
          <w:b w:val="0"/>
        </w:rPr>
        <w:t>这实际上</w:t>
      </w:r>
      <w:r w:rsidR="000054F8">
        <w:rPr>
          <w:rFonts w:ascii="Times New Roman" w:eastAsia="宋体" w:hAnsi="宋体"/>
          <w:b w:val="0"/>
        </w:rPr>
        <w:t>是调用</w:t>
      </w:r>
      <w:r w:rsidR="000054F8">
        <w:rPr>
          <w:rFonts w:ascii="Times New Roman" w:eastAsia="宋体" w:hAnsi="宋体"/>
          <w:b w:val="0"/>
        </w:rPr>
        <w:t>Chromium</w:t>
      </w:r>
      <w:r w:rsidR="000054F8">
        <w:rPr>
          <w:rFonts w:ascii="Times New Roman" w:eastAsia="宋体" w:hAnsi="宋体"/>
          <w:b w:val="0"/>
        </w:rPr>
        <w:t>的媒体</w:t>
      </w:r>
      <w:r w:rsidR="00884340">
        <w:rPr>
          <w:rFonts w:ascii="Times New Roman" w:eastAsia="宋体" w:hAnsi="宋体"/>
          <w:b w:val="0"/>
        </w:rPr>
        <w:t>播放器</w:t>
      </w:r>
      <w:r w:rsidR="00884340">
        <w:rPr>
          <w:rFonts w:ascii="Times New Roman" w:eastAsia="宋体" w:hAnsi="宋体"/>
          <w:b w:val="0"/>
        </w:rPr>
        <w:t>WebMediaPlayerImpl</w:t>
      </w:r>
      <w:r w:rsidR="00884340">
        <w:rPr>
          <w:rFonts w:ascii="Times New Roman" w:eastAsia="宋体" w:hAnsi="宋体"/>
          <w:b w:val="0"/>
        </w:rPr>
        <w:t>，</w:t>
      </w:r>
      <w:r w:rsidR="00884340">
        <w:rPr>
          <w:rFonts w:ascii="Times New Roman" w:eastAsia="宋体" w:hAnsi="宋体" w:hint="eastAsia"/>
          <w:b w:val="0"/>
        </w:rPr>
        <w:t>因为</w:t>
      </w:r>
      <w:r w:rsidR="00884340">
        <w:rPr>
          <w:rFonts w:ascii="Times New Roman" w:eastAsia="宋体" w:hAnsi="宋体"/>
          <w:b w:val="0"/>
        </w:rPr>
        <w:t>它</w:t>
      </w:r>
      <w:r w:rsidR="00884340">
        <w:rPr>
          <w:rFonts w:ascii="Times New Roman" w:eastAsia="宋体" w:hAnsi="宋体" w:hint="eastAsia"/>
          <w:b w:val="0"/>
        </w:rPr>
        <w:t>就是</w:t>
      </w:r>
      <w:r w:rsidR="00884340">
        <w:rPr>
          <w:rFonts w:ascii="Times New Roman" w:eastAsia="宋体" w:hAnsi="宋体"/>
          <w:b w:val="0"/>
        </w:rPr>
        <w:t>一个</w:t>
      </w:r>
      <w:r w:rsidR="00884340">
        <w:rPr>
          <w:rFonts w:ascii="Times New Roman" w:eastAsia="宋体" w:hAnsi="宋体"/>
          <w:b w:val="0"/>
        </w:rPr>
        <w:t>VideoFrameProvider</w:t>
      </w:r>
      <w:r w:rsidR="00884340">
        <w:rPr>
          <w:rFonts w:ascii="Times New Roman" w:eastAsia="宋体" w:hAnsi="宋体"/>
          <w:b w:val="0"/>
        </w:rPr>
        <w:t>类</w:t>
      </w:r>
      <w:r w:rsidR="00884340">
        <w:rPr>
          <w:rFonts w:ascii="Times New Roman" w:eastAsia="宋体" w:hAnsi="宋体" w:hint="eastAsia"/>
          <w:b w:val="0"/>
        </w:rPr>
        <w:t>的</w:t>
      </w:r>
      <w:r w:rsidR="00884340">
        <w:rPr>
          <w:rFonts w:ascii="Times New Roman" w:eastAsia="宋体" w:hAnsi="宋体"/>
          <w:b w:val="0"/>
        </w:rPr>
        <w:t>实现子类。</w:t>
      </w:r>
    </w:p>
    <w:p w14:paraId="2046325E" w14:textId="77777777" w:rsidR="008D2ABC" w:rsidRDefault="008D2ABC"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然后是</w:t>
      </w:r>
      <w:r>
        <w:rPr>
          <w:rFonts w:ascii="Times New Roman" w:eastAsia="宋体" w:hAnsi="宋体"/>
          <w:b w:val="0"/>
        </w:rPr>
        <w:t>Chromium</w:t>
      </w:r>
      <w:r>
        <w:rPr>
          <w:rFonts w:ascii="Times New Roman" w:eastAsia="宋体" w:hAnsi="宋体"/>
          <w:b w:val="0"/>
        </w:rPr>
        <w:t>如何</w:t>
      </w:r>
      <w:r>
        <w:rPr>
          <w:rFonts w:ascii="Times New Roman" w:eastAsia="宋体" w:hAnsi="宋体" w:hint="eastAsia"/>
          <w:b w:val="0"/>
        </w:rPr>
        <w:t>使用</w:t>
      </w:r>
      <w:r>
        <w:rPr>
          <w:rFonts w:ascii="Times New Roman" w:eastAsia="宋体" w:hAnsi="宋体"/>
          <w:b w:val="0"/>
        </w:rPr>
        <w:t>这些类来生成和显示每一帧的。</w:t>
      </w:r>
      <w:r>
        <w:rPr>
          <w:rFonts w:ascii="Times New Roman" w:eastAsia="宋体" w:hAnsi="宋体" w:hint="eastAsia"/>
          <w:b w:val="0"/>
        </w:rPr>
        <w:t>当</w:t>
      </w:r>
      <w:r w:rsidR="00AA0D55">
        <w:rPr>
          <w:rFonts w:ascii="Times New Roman" w:eastAsia="宋体" w:hAnsi="宋体"/>
          <w:b w:val="0"/>
        </w:rPr>
        <w:t>合成器</w:t>
      </w:r>
      <w:r w:rsidR="00247AD6">
        <w:rPr>
          <w:rFonts w:ascii="Times New Roman" w:eastAsia="宋体" w:hAnsi="宋体"/>
          <w:b w:val="0"/>
        </w:rPr>
        <w:t>调用每一层来绘制下一帧的时候，</w:t>
      </w:r>
      <w:r w:rsidR="00247AD6">
        <w:rPr>
          <w:rFonts w:ascii="Times New Roman" w:eastAsia="宋体" w:hAnsi="宋体" w:hint="eastAsia"/>
          <w:b w:val="0"/>
        </w:rPr>
        <w:t>VideoFrameProvider</w:t>
      </w:r>
      <w:r w:rsidR="00247AD6">
        <w:rPr>
          <w:rFonts w:ascii="Times New Roman" w:eastAsia="宋体" w:hAnsi="宋体"/>
          <w:b w:val="0"/>
        </w:rPr>
        <w:t>ClientImpl::AcquireLockAndCurrentFrame()</w:t>
      </w:r>
      <w:r w:rsidR="00247AD6">
        <w:rPr>
          <w:rFonts w:ascii="Times New Roman" w:eastAsia="宋体" w:hAnsi="宋体"/>
          <w:b w:val="0"/>
        </w:rPr>
        <w:t>函数会被调用，</w:t>
      </w:r>
      <w:r w:rsidR="00247AD6">
        <w:rPr>
          <w:rFonts w:ascii="Times New Roman" w:eastAsia="宋体" w:hAnsi="宋体" w:hint="eastAsia"/>
          <w:b w:val="0"/>
        </w:rPr>
        <w:t>然后</w:t>
      </w:r>
      <w:r w:rsidR="00247AD6">
        <w:rPr>
          <w:rFonts w:ascii="Times New Roman" w:eastAsia="宋体" w:hAnsi="宋体"/>
          <w:b w:val="0"/>
        </w:rPr>
        <w:t>该函数调用</w:t>
      </w:r>
      <w:r w:rsidR="00247AD6">
        <w:rPr>
          <w:rFonts w:ascii="Times New Roman" w:eastAsia="宋体" w:hAnsi="宋体"/>
          <w:b w:val="0"/>
        </w:rPr>
        <w:t>WebMediaPlayerImpl</w:t>
      </w:r>
      <w:r w:rsidR="00247AD6">
        <w:rPr>
          <w:rFonts w:ascii="Times New Roman" w:eastAsia="宋体" w:hAnsi="宋体"/>
          <w:b w:val="0"/>
        </w:rPr>
        <w:t>类的</w:t>
      </w:r>
      <w:r w:rsidR="00247AD6">
        <w:rPr>
          <w:rFonts w:ascii="Times New Roman" w:eastAsia="宋体" w:hAnsi="宋体"/>
          <w:b w:val="0"/>
        </w:rPr>
        <w:t>GetCurrentFrame</w:t>
      </w:r>
      <w:r w:rsidR="00247AD6">
        <w:rPr>
          <w:rFonts w:ascii="Times New Roman" w:eastAsia="宋体" w:hAnsi="宋体"/>
          <w:b w:val="0"/>
        </w:rPr>
        <w:t>函数返回当前一帧的</w:t>
      </w:r>
      <w:r w:rsidR="00247AD6">
        <w:rPr>
          <w:rFonts w:ascii="Times New Roman" w:eastAsia="宋体" w:hAnsi="宋体" w:hint="eastAsia"/>
          <w:b w:val="0"/>
        </w:rPr>
        <w:t>数据</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类根据需要会将这一帧数据上传到</w:t>
      </w:r>
      <w:r w:rsidR="00BA7D4E">
        <w:rPr>
          <w:rFonts w:ascii="Times New Roman" w:eastAsia="宋体" w:hAnsi="宋体"/>
          <w:b w:val="0"/>
        </w:rPr>
        <w:t>GPU</w:t>
      </w:r>
      <w:r w:rsidR="00BA7D4E">
        <w:rPr>
          <w:rFonts w:ascii="Times New Roman" w:eastAsia="宋体" w:hAnsi="宋体"/>
          <w:b w:val="0"/>
        </w:rPr>
        <w:t>的纹理对象中。</w:t>
      </w:r>
      <w:r w:rsidR="00BA7D4E">
        <w:rPr>
          <w:rFonts w:ascii="Times New Roman" w:eastAsia="宋体" w:hAnsi="宋体" w:hint="eastAsia"/>
          <w:b w:val="0"/>
        </w:rPr>
        <w:t>当绘制</w:t>
      </w:r>
      <w:r w:rsidR="00BA7D4E">
        <w:rPr>
          <w:rFonts w:ascii="Times New Roman" w:eastAsia="宋体" w:hAnsi="宋体"/>
          <w:b w:val="0"/>
        </w:rPr>
        <w:t>完这一帧</w:t>
      </w:r>
      <w:r w:rsidR="00BA7D4E">
        <w:rPr>
          <w:rFonts w:ascii="Times New Roman" w:eastAsia="宋体" w:hAnsi="宋体" w:hint="eastAsia"/>
          <w:b w:val="0"/>
        </w:rPr>
        <w:t>之后</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调用</w:t>
      </w:r>
      <w:r w:rsidR="00BA7D4E">
        <w:rPr>
          <w:rFonts w:ascii="Times New Roman" w:eastAsia="宋体" w:hAnsi="宋体"/>
          <w:b w:val="0"/>
        </w:rPr>
        <w:t>VideoFrameProviderClientImpl::PutCurrentFrame</w:t>
      </w:r>
      <w:r w:rsidR="00BA7D4E">
        <w:rPr>
          <w:rFonts w:ascii="Times New Roman" w:eastAsia="宋体" w:hAnsi="宋体"/>
          <w:b w:val="0"/>
        </w:rPr>
        <w:t>来通知播放器这一帧已绘制完成，</w:t>
      </w:r>
      <w:r w:rsidR="006D0AD4">
        <w:rPr>
          <w:rFonts w:ascii="Times New Roman" w:eastAsia="宋体" w:hAnsi="宋体"/>
          <w:b w:val="0"/>
        </w:rPr>
        <w:t>并释放掉相应的资源。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w:t>
      </w:r>
      <w:r w:rsidR="006D0AD4">
        <w:rPr>
          <w:rFonts w:ascii="Times New Roman" w:eastAsia="宋体" w:hAnsi="宋体"/>
          <w:b w:val="0"/>
        </w:rPr>
        <w:t>器也可以通知播放器这一帧已绘制完成，</w:t>
      </w:r>
      <w:r w:rsidR="006D0AD4">
        <w:rPr>
          <w:rFonts w:ascii="Times New Roman" w:eastAsia="宋体" w:hAnsi="宋体" w:hint="eastAsia"/>
          <w:b w:val="0"/>
        </w:rPr>
        <w:t>并</w:t>
      </w:r>
      <w:r w:rsidR="006D0AD4">
        <w:rPr>
          <w:rFonts w:ascii="Times New Roman" w:eastAsia="宋体" w:hAnsi="宋体"/>
          <w:b w:val="0"/>
        </w:rPr>
        <w:t>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媒体播放器</w:t>
      </w:r>
      <w:r w:rsidR="006D0AD4">
        <w:rPr>
          <w:rFonts w:ascii="Times New Roman" w:eastAsia="宋体" w:hAnsi="宋体"/>
          <w:b w:val="0"/>
        </w:rPr>
        <w:t>也可以通知合成器有一些新帧生成，</w:t>
      </w:r>
      <w:r w:rsidR="006D0AD4">
        <w:rPr>
          <w:rFonts w:ascii="Times New Roman" w:eastAsia="宋体" w:hAnsi="宋体" w:hint="eastAsia"/>
          <w:b w:val="0"/>
        </w:rPr>
        <w:t>需要</w:t>
      </w:r>
      <w:r w:rsidR="006D0AD4">
        <w:rPr>
          <w:rFonts w:ascii="Times New Roman" w:eastAsia="宋体" w:hAnsi="宋体"/>
          <w:b w:val="0"/>
        </w:rPr>
        <w:t>绘制出来，</w:t>
      </w:r>
      <w:r w:rsidR="006D0AD4">
        <w:rPr>
          <w:rFonts w:ascii="Times New Roman" w:eastAsia="宋体" w:hAnsi="宋体" w:hint="eastAsia"/>
          <w:b w:val="0"/>
        </w:rPr>
        <w:t>它</w:t>
      </w:r>
      <w:r w:rsidR="006D0AD4">
        <w:rPr>
          <w:rFonts w:ascii="Times New Roman" w:eastAsia="宋体" w:hAnsi="宋体"/>
          <w:b w:val="0"/>
        </w:rPr>
        <w:t>首先</w:t>
      </w:r>
      <w:r w:rsidR="006D0AD4">
        <w:rPr>
          <w:rFonts w:ascii="Times New Roman" w:eastAsia="宋体" w:hAnsi="宋体" w:hint="eastAsia"/>
          <w:b w:val="0"/>
        </w:rPr>
        <w:t>调用</w:t>
      </w:r>
      <w:r w:rsidR="006D0AD4">
        <w:rPr>
          <w:rFonts w:ascii="Times New Roman" w:eastAsia="宋体" w:hAnsi="宋体"/>
          <w:b w:val="0"/>
        </w:rPr>
        <w:t>播放器的</w:t>
      </w:r>
      <w:r w:rsidR="006D0AD4">
        <w:rPr>
          <w:rFonts w:ascii="Times New Roman" w:eastAsia="宋体" w:hAnsi="宋体"/>
          <w:b w:val="0"/>
        </w:rPr>
        <w:t>VideoFrameProvider::DidReceiveFrame()</w:t>
      </w:r>
      <w:r w:rsidR="006D0AD4">
        <w:rPr>
          <w:rFonts w:ascii="Times New Roman" w:eastAsia="宋体" w:hAnsi="宋体"/>
          <w:b w:val="0"/>
        </w:rPr>
        <w:t>函数，</w:t>
      </w:r>
      <w:r w:rsidR="006D0AD4">
        <w:rPr>
          <w:rFonts w:ascii="Times New Roman" w:eastAsia="宋体" w:hAnsi="宋体" w:hint="eastAsia"/>
          <w:b w:val="0"/>
        </w:rPr>
        <w:t>该函数</w:t>
      </w:r>
      <w:r w:rsidR="00A954EA">
        <w:rPr>
          <w:rFonts w:ascii="Times New Roman" w:eastAsia="宋体" w:hAnsi="宋体"/>
          <w:b w:val="0"/>
        </w:rPr>
        <w:t>用来检查当前有没有</w:t>
      </w:r>
      <w:r w:rsidR="00A954EA">
        <w:rPr>
          <w:rFonts w:ascii="Times New Roman" w:eastAsia="宋体" w:hAnsi="宋体"/>
          <w:b w:val="0"/>
        </w:rPr>
        <w:t>VideoLayerImpl</w:t>
      </w:r>
      <w:r w:rsidR="00877D5F">
        <w:rPr>
          <w:rFonts w:ascii="Times New Roman" w:eastAsia="宋体" w:hAnsi="宋体" w:hint="eastAsia"/>
          <w:b w:val="0"/>
        </w:rPr>
        <w:t>对象</w:t>
      </w:r>
      <w:r w:rsidR="00877D5F">
        <w:rPr>
          <w:rFonts w:ascii="Times New Roman" w:eastAsia="宋体" w:hAnsi="宋体"/>
          <w:b w:val="0"/>
        </w:rPr>
        <w:t>，</w:t>
      </w:r>
      <w:r w:rsidR="00877D5F">
        <w:rPr>
          <w:rFonts w:ascii="Times New Roman" w:eastAsia="宋体" w:hAnsi="宋体" w:hint="eastAsia"/>
          <w:b w:val="0"/>
        </w:rPr>
        <w:t>如果</w:t>
      </w:r>
      <w:r w:rsidR="00877D5F">
        <w:rPr>
          <w:rFonts w:ascii="Times New Roman" w:eastAsia="宋体" w:hAnsi="宋体"/>
          <w:b w:val="0"/>
        </w:rPr>
        <w:t>有对象存在，</w:t>
      </w:r>
      <w:r w:rsidR="00877D5F">
        <w:rPr>
          <w:rFonts w:ascii="Times New Roman" w:eastAsia="宋体" w:hAnsi="宋体" w:hint="eastAsia"/>
          <w:b w:val="0"/>
        </w:rPr>
        <w:t>需要</w:t>
      </w:r>
      <w:r w:rsidR="00877D5F">
        <w:rPr>
          <w:rFonts w:ascii="Times New Roman" w:eastAsia="宋体" w:hAnsi="宋体"/>
          <w:b w:val="0"/>
        </w:rPr>
        <w:t>设置它的</w:t>
      </w:r>
      <w:r w:rsidR="00877D5F">
        <w:rPr>
          <w:rFonts w:ascii="Times New Roman" w:eastAsia="宋体" w:hAnsi="宋体"/>
          <w:b w:val="0"/>
        </w:rPr>
        <w:t>SetNeedsRedraw</w:t>
      </w:r>
      <w:r w:rsidR="00877D5F">
        <w:rPr>
          <w:rFonts w:ascii="Times New Roman" w:eastAsia="宋体" w:hAnsi="宋体"/>
          <w:b w:val="0"/>
        </w:rPr>
        <w:t>标记</w:t>
      </w:r>
      <w:r w:rsidR="00877D5F">
        <w:rPr>
          <w:rFonts w:ascii="Times New Roman" w:eastAsia="宋体" w:hAnsi="宋体" w:hint="eastAsia"/>
          <w:b w:val="0"/>
        </w:rPr>
        <w:t>位，这样</w:t>
      </w:r>
      <w:r w:rsidR="00877D5F">
        <w:rPr>
          <w:rFonts w:ascii="Times New Roman" w:eastAsia="宋体" w:hAnsi="宋体"/>
          <w:b w:val="0"/>
        </w:rPr>
        <w:t>，</w:t>
      </w:r>
      <w:r w:rsidR="00877D5F">
        <w:rPr>
          <w:rFonts w:ascii="Times New Roman" w:eastAsia="宋体" w:hAnsi="宋体" w:hint="eastAsia"/>
          <w:b w:val="0"/>
        </w:rPr>
        <w:t>合成器</w:t>
      </w:r>
      <w:r w:rsidR="00877D5F">
        <w:rPr>
          <w:rFonts w:ascii="Times New Roman" w:eastAsia="宋体" w:hAnsi="宋体"/>
          <w:b w:val="0"/>
        </w:rPr>
        <w:t>就知道需要重新</w:t>
      </w:r>
      <w:r w:rsidR="00877D5F">
        <w:rPr>
          <w:rFonts w:ascii="Times New Roman" w:eastAsia="宋体" w:hAnsi="宋体" w:hint="eastAsia"/>
          <w:b w:val="0"/>
        </w:rPr>
        <w:t>生成</w:t>
      </w:r>
      <w:r w:rsidR="00877D5F">
        <w:rPr>
          <w:rFonts w:ascii="Times New Roman" w:eastAsia="宋体" w:hAnsi="宋体"/>
          <w:b w:val="0"/>
        </w:rPr>
        <w:t>新的一帧。</w:t>
      </w:r>
    </w:p>
    <w:p w14:paraId="400711F8" w14:textId="77777777" w:rsidR="000D3D64" w:rsidRDefault="000D3D64"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最后</w:t>
      </w:r>
      <w:r>
        <w:rPr>
          <w:rFonts w:ascii="Times New Roman" w:eastAsia="宋体" w:hAnsi="宋体"/>
          <w:b w:val="0"/>
        </w:rPr>
        <w:t>是上述有关</w:t>
      </w:r>
      <w:r>
        <w:rPr>
          <w:rFonts w:ascii="Times New Roman" w:eastAsia="宋体" w:hAnsi="宋体" w:hint="eastAsia"/>
          <w:b w:val="0"/>
        </w:rPr>
        <w:t>视频</w:t>
      </w:r>
      <w:r>
        <w:rPr>
          <w:rFonts w:ascii="Times New Roman" w:eastAsia="宋体" w:hAnsi="宋体"/>
          <w:b w:val="0"/>
        </w:rPr>
        <w:t>播放对象的销毁过程。</w:t>
      </w:r>
      <w:r>
        <w:rPr>
          <w:rFonts w:ascii="Times New Roman" w:eastAsia="宋体" w:hAnsi="宋体" w:hint="eastAsia"/>
          <w:b w:val="0"/>
        </w:rPr>
        <w:t>有多种</w:t>
      </w:r>
      <w:r>
        <w:rPr>
          <w:rFonts w:ascii="Times New Roman" w:eastAsia="宋体" w:hAnsi="宋体"/>
          <w:b w:val="0"/>
        </w:rPr>
        <w:t>情况使</w:t>
      </w:r>
      <w:r>
        <w:rPr>
          <w:rFonts w:ascii="Times New Roman" w:eastAsia="宋体" w:hAnsi="宋体"/>
          <w:b w:val="0"/>
        </w:rPr>
        <w:t>Chromium</w:t>
      </w:r>
      <w:r>
        <w:rPr>
          <w:rFonts w:ascii="Times New Roman" w:eastAsia="宋体" w:hAnsi="宋体"/>
          <w:b w:val="0"/>
        </w:rPr>
        <w:t>需要销毁媒体播放器和相关资源，</w:t>
      </w:r>
      <w:r>
        <w:rPr>
          <w:rFonts w:ascii="Times New Roman" w:eastAsia="宋体" w:hAnsi="宋体" w:hint="eastAsia"/>
          <w:b w:val="0"/>
        </w:rPr>
        <w:t>如</w:t>
      </w:r>
      <w:r>
        <w:rPr>
          <w:rFonts w:ascii="Times New Roman" w:eastAsia="宋体" w:hAnsi="宋体"/>
          <w:b w:val="0"/>
        </w:rPr>
        <w:t>video</w:t>
      </w:r>
      <w:r>
        <w:rPr>
          <w:rFonts w:ascii="Times New Roman" w:eastAsia="宋体" w:hAnsi="宋体"/>
          <w:b w:val="0"/>
        </w:rPr>
        <w:t>对象被</w:t>
      </w:r>
      <w:r>
        <w:rPr>
          <w:rFonts w:ascii="Times New Roman" w:eastAsia="宋体" w:hAnsi="宋体" w:hint="eastAsia"/>
          <w:b w:val="0"/>
        </w:rPr>
        <w:t>移除</w:t>
      </w:r>
      <w:r>
        <w:rPr>
          <w:rFonts w:ascii="Times New Roman" w:eastAsia="宋体" w:hAnsi="宋体"/>
          <w:b w:val="0"/>
        </w:rPr>
        <w:t>或者设置为隐藏等，</w:t>
      </w:r>
      <w:r w:rsidR="00123920">
        <w:rPr>
          <w:rFonts w:ascii="Times New Roman" w:eastAsia="宋体" w:hAnsi="宋体"/>
          <w:b w:val="0"/>
        </w:rPr>
        <w:t>这样视频元素对应的各种层对象，</w:t>
      </w:r>
      <w:r w:rsidR="00123920">
        <w:rPr>
          <w:rFonts w:ascii="Times New Roman" w:eastAsia="宋体" w:hAnsi="宋体" w:hint="eastAsia"/>
          <w:b w:val="0"/>
        </w:rPr>
        <w:t>以及</w:t>
      </w:r>
      <w:r w:rsidR="00123920">
        <w:rPr>
          <w:rFonts w:ascii="Times New Roman" w:eastAsia="宋体" w:hAnsi="宋体"/>
          <w:b w:val="0"/>
        </w:rPr>
        <w:t>WebKit</w:t>
      </w:r>
      <w:r w:rsidR="00123920">
        <w:rPr>
          <w:rFonts w:ascii="Times New Roman" w:eastAsia="宋体" w:hAnsi="宋体"/>
          <w:b w:val="0"/>
        </w:rPr>
        <w:t>和</w:t>
      </w:r>
      <w:r w:rsidR="00123920">
        <w:rPr>
          <w:rFonts w:ascii="Times New Roman" w:eastAsia="宋体" w:hAnsi="宋体"/>
          <w:b w:val="0"/>
        </w:rPr>
        <w:t>Chromium</w:t>
      </w:r>
      <w:r w:rsidR="00123920">
        <w:rPr>
          <w:rFonts w:ascii="Times New Roman" w:eastAsia="宋体" w:hAnsi="宋体"/>
          <w:b w:val="0"/>
        </w:rPr>
        <w:t>中的这些设施就会被销毁。</w:t>
      </w:r>
    </w:p>
    <w:p w14:paraId="6A493E6B" w14:textId="77777777" w:rsidR="00A44496" w:rsidRDefault="003877C3"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桌面系统中，</w:t>
      </w:r>
      <w:r w:rsidR="0008404C">
        <w:rPr>
          <w:rFonts w:ascii="Times New Roman" w:eastAsia="宋体" w:hAnsi="宋体"/>
          <w:b w:val="0"/>
        </w:rPr>
        <w:t>Chromium</w:t>
      </w:r>
      <w:r w:rsidR="0008404C">
        <w:rPr>
          <w:rFonts w:ascii="Times New Roman" w:eastAsia="宋体" w:hAnsi="宋体"/>
          <w:b w:val="0"/>
        </w:rPr>
        <w:t>使用了一套多媒体播放框架，</w:t>
      </w:r>
      <w:r w:rsidR="0008404C">
        <w:rPr>
          <w:rFonts w:ascii="Times New Roman" w:eastAsia="宋体" w:hAnsi="宋体" w:hint="eastAsia"/>
          <w:b w:val="0"/>
        </w:rPr>
        <w:t>而不是</w:t>
      </w:r>
      <w:r w:rsidR="0008404C">
        <w:rPr>
          <w:rFonts w:ascii="Times New Roman" w:eastAsia="宋体" w:hAnsi="宋体"/>
          <w:b w:val="0"/>
        </w:rPr>
        <w:t>直接使用系统</w:t>
      </w:r>
      <w:r w:rsidR="00AA1505">
        <w:rPr>
          <w:rFonts w:ascii="Times New Roman" w:eastAsia="宋体" w:hAnsi="宋体"/>
          <w:b w:val="0"/>
        </w:rPr>
        <w:t>或者第三方库的解决方案</w:t>
      </w:r>
      <w:r w:rsidR="00E00466" w:rsidRPr="00E00466">
        <w:rPr>
          <w:rFonts w:ascii="Times New Roman" w:eastAsia="宋体" w:hAnsi="宋体" w:hint="eastAsia"/>
          <w:b w:val="0"/>
          <w:vertAlign w:val="superscript"/>
        </w:rPr>
        <w:t>[</w:t>
      </w:r>
      <w:r w:rsidR="00E00466" w:rsidRPr="00E00466">
        <w:rPr>
          <w:rFonts w:ascii="Times New Roman" w:eastAsia="宋体" w:hAnsi="宋体"/>
          <w:b w:val="0"/>
          <w:vertAlign w:val="superscript"/>
        </w:rPr>
        <w:t>33</w:t>
      </w:r>
      <w:r w:rsidR="00E00466" w:rsidRPr="00E00466">
        <w:rPr>
          <w:rFonts w:ascii="Times New Roman" w:eastAsia="宋体" w:hAnsi="宋体" w:hint="eastAsia"/>
          <w:b w:val="0"/>
          <w:vertAlign w:val="superscript"/>
        </w:rPr>
        <w:t>]</w:t>
      </w:r>
      <w:r w:rsidR="00C642B0">
        <w:rPr>
          <w:rFonts w:ascii="Times New Roman" w:eastAsia="宋体" w:hAnsi="宋体"/>
          <w:b w:val="0"/>
        </w:rPr>
        <w:t>。</w:t>
      </w:r>
      <w:r w:rsidR="00AF41F6">
        <w:rPr>
          <w:rFonts w:ascii="Times New Roman" w:eastAsia="宋体" w:hAnsi="宋体"/>
          <w:b w:val="0"/>
        </w:rPr>
        <w:t>图</w:t>
      </w:r>
      <w:r w:rsidR="00BD5D98">
        <w:rPr>
          <w:rFonts w:ascii="Times New Roman" w:eastAsia="宋体" w:hAnsi="宋体"/>
          <w:b w:val="0"/>
        </w:rPr>
        <w:t>4-3</w:t>
      </w:r>
      <w:r w:rsidR="00BD5D98">
        <w:rPr>
          <w:rFonts w:ascii="Times New Roman" w:eastAsia="宋体" w:hAnsi="宋体"/>
          <w:b w:val="0"/>
        </w:rPr>
        <w:t>是</w:t>
      </w:r>
      <w:r w:rsidR="00BD5D98">
        <w:rPr>
          <w:rFonts w:ascii="Times New Roman" w:eastAsia="宋体" w:hAnsi="宋体"/>
          <w:b w:val="0"/>
        </w:rPr>
        <w:t>Chromium</w:t>
      </w:r>
      <w:r w:rsidR="00BD5D98">
        <w:rPr>
          <w:rFonts w:ascii="Times New Roman" w:eastAsia="宋体" w:hAnsi="宋体"/>
          <w:b w:val="0"/>
        </w:rPr>
        <w:t>在桌面系统</w:t>
      </w:r>
      <w:r w:rsidR="00BD5D98">
        <w:rPr>
          <w:rFonts w:ascii="Times New Roman" w:eastAsia="宋体" w:hAnsi="宋体" w:hint="eastAsia"/>
          <w:b w:val="0"/>
        </w:rPr>
        <w:t>中</w:t>
      </w:r>
      <w:r w:rsidR="00BD5D98">
        <w:rPr>
          <w:rFonts w:ascii="Times New Roman" w:eastAsia="宋体" w:hAnsi="宋体"/>
          <w:b w:val="0"/>
        </w:rPr>
        <w:t>采用的多媒体播放引擎的工作模块和过程，</w:t>
      </w:r>
      <w:r w:rsidR="00BD5D98">
        <w:rPr>
          <w:rFonts w:ascii="Times New Roman" w:eastAsia="宋体" w:hAnsi="宋体" w:hint="eastAsia"/>
          <w:b w:val="0"/>
        </w:rPr>
        <w:t>这</w:t>
      </w:r>
      <w:r w:rsidR="00BD5D98">
        <w:rPr>
          <w:rFonts w:ascii="Times New Roman" w:eastAsia="宋体" w:hAnsi="宋体"/>
          <w:b w:val="0"/>
        </w:rPr>
        <w:t>一框架称为多媒体管线化引擎，</w:t>
      </w:r>
      <w:r w:rsidR="00BD5D98">
        <w:rPr>
          <w:rFonts w:ascii="Times New Roman" w:eastAsia="宋体" w:hAnsi="宋体" w:hint="eastAsia"/>
          <w:b w:val="0"/>
        </w:rPr>
        <w:t>图中</w:t>
      </w:r>
      <w:r w:rsidR="00BD5D98">
        <w:rPr>
          <w:rFonts w:ascii="Times New Roman" w:eastAsia="宋体" w:hAnsi="宋体"/>
          <w:b w:val="0"/>
        </w:rPr>
        <w:t>主要的模块是多路分配器</w:t>
      </w:r>
      <w:r w:rsidR="00BD5D98">
        <w:rPr>
          <w:rFonts w:ascii="Times New Roman" w:eastAsia="宋体" w:hAnsi="宋体"/>
          <w:b w:val="0"/>
        </w:rPr>
        <w:t>(Demuxer)</w:t>
      </w:r>
      <w:r w:rsidR="00BD5D98">
        <w:rPr>
          <w:rFonts w:ascii="Times New Roman" w:eastAsia="宋体" w:hAnsi="宋体"/>
          <w:b w:val="0"/>
        </w:rPr>
        <w:t>、</w:t>
      </w:r>
      <w:r w:rsidR="00BD5D98">
        <w:rPr>
          <w:rFonts w:ascii="Times New Roman" w:eastAsia="宋体" w:hAnsi="宋体" w:hint="eastAsia"/>
          <w:b w:val="0"/>
        </w:rPr>
        <w:t>音视频</w:t>
      </w:r>
      <w:r w:rsidR="00BD5D98">
        <w:rPr>
          <w:rFonts w:ascii="Times New Roman" w:eastAsia="宋体" w:hAnsi="宋体"/>
          <w:b w:val="0"/>
        </w:rPr>
        <w:t>解码器、</w:t>
      </w:r>
      <w:r w:rsidR="00BD5D98">
        <w:rPr>
          <w:rFonts w:ascii="Times New Roman" w:eastAsia="宋体" w:hAnsi="宋体" w:hint="eastAsia"/>
          <w:b w:val="0"/>
        </w:rPr>
        <w:t>音</w:t>
      </w:r>
      <w:r w:rsidR="00BD5D98">
        <w:rPr>
          <w:rFonts w:ascii="Times New Roman" w:eastAsia="宋体" w:hAnsi="宋体"/>
          <w:b w:val="0"/>
        </w:rPr>
        <w:t>视</w:t>
      </w:r>
      <w:r w:rsidR="00BD5D98">
        <w:rPr>
          <w:rFonts w:ascii="Times New Roman" w:eastAsia="宋体" w:hAnsi="宋体" w:hint="eastAsia"/>
          <w:b w:val="0"/>
        </w:rPr>
        <w:t>频渲染器</w:t>
      </w:r>
      <w:r w:rsidR="00BD5D98">
        <w:rPr>
          <w:rFonts w:ascii="Times New Roman" w:eastAsia="宋体" w:hAnsi="宋体"/>
          <w:b w:val="0"/>
        </w:rPr>
        <w:t>。</w:t>
      </w:r>
      <w:r w:rsidR="00865036">
        <w:rPr>
          <w:rFonts w:ascii="Times New Roman" w:eastAsia="宋体" w:hAnsi="宋体"/>
          <w:b w:val="0"/>
        </w:rPr>
        <w:t>这些部分主要是被</w:t>
      </w:r>
      <w:r w:rsidR="00865036">
        <w:rPr>
          <w:rFonts w:ascii="Times New Roman" w:eastAsia="宋体" w:hAnsi="宋体"/>
          <w:b w:val="0"/>
        </w:rPr>
        <w:t>WebMediaPlayerImpl</w:t>
      </w:r>
      <w:r w:rsidR="00865036">
        <w:rPr>
          <w:rFonts w:ascii="Times New Roman" w:eastAsia="宋体" w:hAnsi="宋体"/>
          <w:b w:val="0"/>
        </w:rPr>
        <w:t>类调用。</w:t>
      </w:r>
    </w:p>
    <w:p w14:paraId="16EC7B38" w14:textId="77777777" w:rsidR="00F34F71" w:rsidRDefault="00F34F71" w:rsidP="00A509D9">
      <w:pPr>
        <w:pStyle w:val="My0"/>
        <w:rPr>
          <w:rFonts w:ascii="Times New Roman" w:eastAsia="宋体" w:hAnsi="宋体"/>
          <w:b w:val="0"/>
        </w:rPr>
      </w:pPr>
    </w:p>
    <w:p w14:paraId="093FDFD9" w14:textId="77777777" w:rsidR="00D26E58" w:rsidRDefault="00F34F71" w:rsidP="00B4480D">
      <w:pPr>
        <w:pStyle w:val="My0"/>
        <w:jc w:val="center"/>
        <w:rPr>
          <w:rFonts w:ascii="Times New Roman" w:eastAsia="宋体" w:hAnsi="宋体"/>
          <w:b w:val="0"/>
        </w:rPr>
      </w:pPr>
      <w:r>
        <w:rPr>
          <w:rFonts w:ascii="Times New Roman" w:eastAsia="宋体" w:hAnsi="宋体"/>
          <w:b w:val="0"/>
        </w:rPr>
        <w:object w:dxaOrig="8475" w:dyaOrig="3525" w14:anchorId="5C70EE0E">
          <v:shape id="_x0000_i1028" type="#_x0000_t75" style="width:346.05pt;height:142.95pt" o:ole="">
            <v:imagedata r:id="rId30" o:title=""/>
          </v:shape>
          <o:OLEObject Type="Embed" ProgID="Visio.Drawing.15" ShapeID="_x0000_i1028" DrawAspect="Content" ObjectID="_1413976986" r:id="rId31"/>
        </w:object>
      </w:r>
    </w:p>
    <w:p w14:paraId="727B4CC3" w14:textId="77777777" w:rsidR="003644A0" w:rsidRDefault="003644A0" w:rsidP="003644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C969BA">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w:t>
      </w:r>
      <w:r w:rsidR="00E9083D">
        <w:rPr>
          <w:rFonts w:ascii="楷体_GB2312" w:eastAsia="楷体_GB2312" w:hAnsi="华文楷体" w:hint="eastAsia"/>
          <w:bCs w:val="0"/>
          <w:snapToGrid w:val="0"/>
          <w:color w:val="000000"/>
          <w:sz w:val="21"/>
          <w:szCs w:val="21"/>
        </w:rPr>
        <w:t>的多媒体</w:t>
      </w:r>
      <w:r w:rsidR="00E9083D">
        <w:rPr>
          <w:rFonts w:ascii="楷体_GB2312" w:eastAsia="楷体_GB2312" w:hAnsi="华文楷体"/>
          <w:bCs w:val="0"/>
          <w:snapToGrid w:val="0"/>
          <w:color w:val="000000"/>
          <w:sz w:val="21"/>
          <w:szCs w:val="21"/>
        </w:rPr>
        <w:t>管线化引擎</w:t>
      </w:r>
    </w:p>
    <w:p w14:paraId="7F3CD93C" w14:textId="77777777" w:rsidR="003644A0" w:rsidRDefault="003644A0" w:rsidP="003644A0">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E63F9">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 xml:space="preserve">The </w:t>
      </w:r>
      <w:r w:rsidR="00E9083D">
        <w:rPr>
          <w:rFonts w:hAnsi="Times New Roman"/>
          <w:bCs w:val="0"/>
          <w:sz w:val="21"/>
          <w:szCs w:val="21"/>
        </w:rPr>
        <w:t xml:space="preserve">multimedia pipeline engine </w:t>
      </w:r>
      <w:r w:rsidR="00E9083D">
        <w:rPr>
          <w:rFonts w:hAnsi="Times New Roman" w:hint="eastAsia"/>
          <w:bCs w:val="0"/>
          <w:sz w:val="21"/>
          <w:szCs w:val="21"/>
        </w:rPr>
        <w:t>of</w:t>
      </w:r>
      <w:r w:rsidR="00E9083D">
        <w:rPr>
          <w:rFonts w:hAnsi="Times New Roman"/>
          <w:bCs w:val="0"/>
          <w:sz w:val="21"/>
          <w:szCs w:val="21"/>
        </w:rPr>
        <w:t xml:space="preserve"> </w:t>
      </w:r>
      <w:r w:rsidR="00E9083D">
        <w:rPr>
          <w:rFonts w:hAnsi="Times New Roman" w:hint="eastAsia"/>
          <w:bCs w:val="0"/>
          <w:sz w:val="21"/>
          <w:szCs w:val="21"/>
        </w:rPr>
        <w:t>Chromium</w:t>
      </w:r>
    </w:p>
    <w:p w14:paraId="5C66D180" w14:textId="77777777" w:rsidR="005A2C8E" w:rsidRPr="003644A0" w:rsidRDefault="005A2C8E" w:rsidP="00A509D9">
      <w:pPr>
        <w:pStyle w:val="My0"/>
        <w:rPr>
          <w:rFonts w:ascii="Times New Roman" w:eastAsia="宋体" w:hAnsi="宋体"/>
          <w:b w:val="0"/>
        </w:rPr>
      </w:pPr>
    </w:p>
    <w:p w14:paraId="6F7FFB55" w14:textId="77777777" w:rsidR="005A2C8E" w:rsidRDefault="000A3FD1" w:rsidP="00D551B4">
      <w:pPr>
        <w:pStyle w:val="My0"/>
        <w:wordWrap w:val="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处理音视频的管线化过程中，</w:t>
      </w:r>
      <w:r>
        <w:rPr>
          <w:rFonts w:ascii="Times New Roman" w:eastAsia="宋体" w:hAnsi="宋体" w:hint="eastAsia"/>
          <w:b w:val="0"/>
        </w:rPr>
        <w:t>需要解码器</w:t>
      </w:r>
      <w:r>
        <w:rPr>
          <w:rFonts w:ascii="Times New Roman" w:eastAsia="宋体" w:hAnsi="宋体"/>
          <w:b w:val="0"/>
        </w:rPr>
        <w:t>和渲染器来分别处理视频和音频数据。它们均采用一种叫做“拉”</w:t>
      </w:r>
      <w:r w:rsidR="00C2664F">
        <w:rPr>
          <w:rFonts w:ascii="Times New Roman" w:eastAsia="宋体" w:hAnsi="宋体"/>
          <w:b w:val="0"/>
        </w:rPr>
        <w:t>而不是“推”的方式进行</w:t>
      </w:r>
      <w:r w:rsidR="00676873">
        <w:rPr>
          <w:rFonts w:ascii="Times New Roman" w:eastAsia="宋体" w:hAnsi="宋体"/>
          <w:b w:val="0"/>
        </w:rPr>
        <w:t>，</w:t>
      </w:r>
      <w:r w:rsidR="00676873">
        <w:rPr>
          <w:rFonts w:ascii="Times New Roman" w:eastAsia="宋体" w:hAnsi="宋体" w:hint="eastAsia"/>
          <w:b w:val="0"/>
        </w:rPr>
        <w:t>也就是</w:t>
      </w:r>
      <w:r w:rsidR="00676873">
        <w:rPr>
          <w:rFonts w:ascii="Times New Roman" w:eastAsia="宋体" w:hAnsi="宋体"/>
          <w:b w:val="0"/>
        </w:rPr>
        <w:t>说由视频或者音频渲染器根据声卡或者时钟控制器，</w:t>
      </w:r>
      <w:r w:rsidR="00676873">
        <w:rPr>
          <w:rFonts w:ascii="Times New Roman" w:eastAsia="宋体" w:hAnsi="宋体" w:hint="eastAsia"/>
          <w:b w:val="0"/>
        </w:rPr>
        <w:t>按需要</w:t>
      </w:r>
      <w:r w:rsidR="00676873">
        <w:rPr>
          <w:rFonts w:ascii="Times New Roman" w:eastAsia="宋体" w:hAnsi="宋体"/>
          <w:b w:val="0"/>
        </w:rPr>
        <w:t>来请求解码器解码数据，</w:t>
      </w:r>
      <w:r w:rsidR="00676873">
        <w:rPr>
          <w:rFonts w:ascii="Times New Roman" w:eastAsia="宋体" w:hAnsi="宋体" w:hint="eastAsia"/>
          <w:b w:val="0"/>
        </w:rPr>
        <w:t>然后</w:t>
      </w:r>
      <w:r w:rsidR="00676873">
        <w:rPr>
          <w:rFonts w:ascii="Times New Roman" w:eastAsia="宋体" w:hAnsi="宋体"/>
          <w:b w:val="0"/>
        </w:rPr>
        <w:t>解码器和渲染器又向前</w:t>
      </w:r>
      <w:r w:rsidR="00676873">
        <w:rPr>
          <w:rFonts w:ascii="Times New Roman" w:eastAsia="宋体" w:hAnsi="宋体" w:hint="eastAsia"/>
          <w:b w:val="0"/>
        </w:rPr>
        <w:t>请求</w:t>
      </w:r>
      <w:r w:rsidR="00676873">
        <w:rPr>
          <w:rFonts w:ascii="Times New Roman" w:eastAsia="宋体" w:hAnsi="宋体"/>
          <w:b w:val="0"/>
        </w:rPr>
        <w:t>“拉”数据，</w:t>
      </w:r>
      <w:r w:rsidR="00676873">
        <w:rPr>
          <w:rFonts w:ascii="Times New Roman" w:eastAsia="宋体" w:hAnsi="宋体" w:hint="eastAsia"/>
          <w:b w:val="0"/>
        </w:rPr>
        <w:t>直到</w:t>
      </w:r>
      <w:r w:rsidR="00676873">
        <w:rPr>
          <w:rFonts w:ascii="Times New Roman" w:eastAsia="宋体" w:hAnsi="宋体"/>
          <w:b w:val="0"/>
        </w:rPr>
        <w:t>请求从视频资源文件读入数据。</w:t>
      </w:r>
      <w:r w:rsidR="00D551B4">
        <w:rPr>
          <w:rFonts w:ascii="Times New Roman" w:eastAsia="宋体" w:hAnsi="宋体"/>
          <w:b w:val="0"/>
        </w:rPr>
        <w:t>根据之前的多进程架构和</w:t>
      </w:r>
      <w:r w:rsidR="00D551B4">
        <w:rPr>
          <w:rFonts w:ascii="Times New Roman" w:eastAsia="宋体" w:hAnsi="宋体"/>
          <w:b w:val="0"/>
        </w:rPr>
        <w:t>Chromium</w:t>
      </w:r>
      <w:r w:rsidR="00D551B4">
        <w:rPr>
          <w:rFonts w:ascii="Times New Roman" w:eastAsia="宋体" w:hAnsi="宋体"/>
          <w:b w:val="0"/>
        </w:rPr>
        <w:t>的安全机制，</w:t>
      </w:r>
      <w:r w:rsidR="00D551B4">
        <w:rPr>
          <w:rFonts w:ascii="Times New Roman" w:eastAsia="宋体" w:hAnsi="宋体" w:hint="eastAsia"/>
          <w:b w:val="0"/>
        </w:rPr>
        <w:t>整个</w:t>
      </w:r>
      <w:r w:rsidR="00D551B4">
        <w:rPr>
          <w:rFonts w:ascii="Times New Roman" w:eastAsia="宋体" w:hAnsi="宋体"/>
          <w:b w:val="0"/>
        </w:rPr>
        <w:t>管线化引擎虽然在</w:t>
      </w:r>
      <w:r w:rsidR="00D551B4">
        <w:rPr>
          <w:rFonts w:ascii="Times New Roman" w:eastAsia="宋体" w:hAnsi="宋体"/>
          <w:b w:val="0"/>
        </w:rPr>
        <w:t>Renderer</w:t>
      </w:r>
      <w:r w:rsidR="00D551B4">
        <w:rPr>
          <w:rFonts w:ascii="Times New Roman" w:eastAsia="宋体" w:hAnsi="宋体"/>
          <w:b w:val="0"/>
        </w:rPr>
        <w:t>进程中，</w:t>
      </w:r>
      <w:r w:rsidR="00D551B4">
        <w:rPr>
          <w:rFonts w:ascii="Times New Roman" w:eastAsia="宋体" w:hAnsi="宋体" w:hint="eastAsia"/>
          <w:b w:val="0"/>
        </w:rPr>
        <w:t>但是</w:t>
      </w:r>
      <w:r w:rsidR="00D551B4">
        <w:rPr>
          <w:rFonts w:ascii="Times New Roman" w:eastAsia="宋体" w:hAnsi="宋体"/>
          <w:b w:val="0"/>
        </w:rPr>
        <w:t>由于</w:t>
      </w:r>
      <w:r w:rsidR="00D551B4">
        <w:rPr>
          <w:rFonts w:ascii="Times New Roman" w:eastAsia="宋体" w:hAnsi="宋体"/>
          <w:b w:val="0"/>
        </w:rPr>
        <w:t>Renderer</w:t>
      </w:r>
      <w:r w:rsidR="00D551B4">
        <w:rPr>
          <w:rFonts w:ascii="Times New Roman" w:eastAsia="宋体" w:hAnsi="宋体"/>
          <w:b w:val="0"/>
        </w:rPr>
        <w:t>进程不能访问声卡，所以</w:t>
      </w:r>
      <w:r w:rsidR="009D348F">
        <w:rPr>
          <w:rFonts w:ascii="Times New Roman" w:eastAsia="宋体" w:hAnsi="宋体"/>
          <w:b w:val="0"/>
        </w:rPr>
        <w:t>图中渲染器需要通过</w:t>
      </w:r>
      <w:r w:rsidR="009D348F">
        <w:rPr>
          <w:rFonts w:ascii="Times New Roman" w:eastAsia="宋体" w:hAnsi="宋体"/>
          <w:b w:val="0"/>
        </w:rPr>
        <w:t>IPC</w:t>
      </w:r>
      <w:r w:rsidR="009D348F">
        <w:rPr>
          <w:rFonts w:ascii="Times New Roman" w:eastAsia="宋体" w:hAnsi="宋体"/>
          <w:b w:val="0"/>
        </w:rPr>
        <w:t>将数据或者消息同</w:t>
      </w:r>
      <w:r w:rsidR="009D348F">
        <w:rPr>
          <w:rFonts w:ascii="Times New Roman" w:eastAsia="宋体" w:hAnsi="宋体"/>
          <w:b w:val="0"/>
        </w:rPr>
        <w:t>Browser</w:t>
      </w:r>
      <w:r w:rsidR="009D348F">
        <w:rPr>
          <w:rFonts w:ascii="Times New Roman" w:eastAsia="宋体" w:hAnsi="宋体"/>
          <w:b w:val="0"/>
        </w:rPr>
        <w:t>进程通信，</w:t>
      </w:r>
      <w:r w:rsidR="009D348F">
        <w:rPr>
          <w:rFonts w:ascii="Times New Roman" w:eastAsia="宋体" w:hAnsi="宋体" w:hint="eastAsia"/>
          <w:b w:val="0"/>
        </w:rPr>
        <w:t>由</w:t>
      </w:r>
      <w:r w:rsidR="009D348F">
        <w:rPr>
          <w:rFonts w:ascii="Times New Roman" w:eastAsia="宋体" w:hAnsi="宋体"/>
          <w:b w:val="0"/>
        </w:rPr>
        <w:t>Browser</w:t>
      </w:r>
      <w:r w:rsidR="009D348F">
        <w:rPr>
          <w:rFonts w:ascii="Times New Roman" w:eastAsia="宋体" w:hAnsi="宋体"/>
          <w:b w:val="0"/>
        </w:rPr>
        <w:t>进程来访问声卡。</w:t>
      </w:r>
    </w:p>
    <w:p w14:paraId="1BD9D1EF" w14:textId="77777777" w:rsidR="003331C1" w:rsidRDefault="003331C1" w:rsidP="00A509D9">
      <w:pPr>
        <w:pStyle w:val="My0"/>
        <w:rPr>
          <w:rFonts w:ascii="Times New Roman" w:eastAsia="宋体" w:hAnsi="宋体"/>
          <w:b w:val="0"/>
        </w:rPr>
      </w:pPr>
    </w:p>
    <w:p w14:paraId="0E578097" w14:textId="77777777" w:rsidR="00A509D9" w:rsidRDefault="00A509D9" w:rsidP="00A87143">
      <w:pPr>
        <w:pStyle w:val="My0"/>
        <w:outlineLvl w:val="1"/>
      </w:pPr>
      <w:bookmarkStart w:id="59" w:name="_Toc466328095"/>
      <w:r>
        <w:rPr>
          <w:rFonts w:hint="eastAsia"/>
        </w:rPr>
        <w:t xml:space="preserve">4.2 </w:t>
      </w:r>
      <w:r w:rsidR="00205BCF">
        <w:rPr>
          <w:rFonts w:hint="eastAsia"/>
        </w:rPr>
        <w:t>设计</w:t>
      </w:r>
      <w:bookmarkEnd w:id="59"/>
    </w:p>
    <w:p w14:paraId="4DECCE43" w14:textId="77777777" w:rsidR="00775988" w:rsidRDefault="00775988" w:rsidP="00A87143">
      <w:pPr>
        <w:pStyle w:val="My0"/>
        <w:outlineLvl w:val="2"/>
      </w:pPr>
      <w:bookmarkStart w:id="60" w:name="_Toc466328096"/>
      <w:r>
        <w:rPr>
          <w:rFonts w:hint="eastAsia"/>
        </w:rPr>
        <w:t>4.2</w:t>
      </w:r>
      <w:r w:rsidR="00DB4F10">
        <w:rPr>
          <w:rFonts w:hint="eastAsia"/>
        </w:rPr>
        <w:t>.</w:t>
      </w:r>
      <w:r w:rsidR="002D1173">
        <w:rPr>
          <w:rFonts w:hint="eastAsia"/>
        </w:rPr>
        <w:t>1</w:t>
      </w:r>
      <w:r w:rsidR="00DB4F10">
        <w:t xml:space="preserve"> </w:t>
      </w:r>
      <w:r w:rsidR="00185C32">
        <w:rPr>
          <w:rFonts w:hint="eastAsia"/>
        </w:rPr>
        <w:t>概要设计</w:t>
      </w:r>
      <w:bookmarkEnd w:id="60"/>
    </w:p>
    <w:p w14:paraId="10B1BD08" w14:textId="77777777" w:rsidR="0027319F" w:rsidRDefault="00315554" w:rsidP="00D00228">
      <w:pPr>
        <w:pStyle w:val="My0"/>
        <w:rPr>
          <w:rFonts w:ascii="Times New Roman" w:eastAsia="宋体" w:hAnsi="宋体"/>
          <w:b w:val="0"/>
        </w:rPr>
      </w:pPr>
      <w:r w:rsidRPr="00B51BB3">
        <w:rPr>
          <w:rFonts w:ascii="Times New Roman" w:eastAsia="宋体" w:hAnsi="宋体"/>
          <w:b w:val="0"/>
        </w:rPr>
        <w:tab/>
      </w:r>
      <w:r w:rsidR="00B51BB3" w:rsidRPr="00B51BB3">
        <w:rPr>
          <w:rFonts w:ascii="Times New Roman" w:eastAsia="宋体" w:hAnsi="宋体" w:hint="eastAsia"/>
          <w:b w:val="0"/>
        </w:rPr>
        <w:t>根</w:t>
      </w:r>
      <w:r w:rsidR="00B51BB3" w:rsidRPr="00B51BB3">
        <w:rPr>
          <w:rFonts w:ascii="Times New Roman" w:eastAsia="宋体" w:hAnsi="宋体"/>
          <w:b w:val="0"/>
        </w:rPr>
        <w:t>据需求</w:t>
      </w:r>
      <w:r w:rsidR="00B51BB3" w:rsidRPr="00B51BB3">
        <w:rPr>
          <w:rFonts w:ascii="Times New Roman" w:eastAsia="宋体" w:hAnsi="宋体" w:hint="eastAsia"/>
          <w:b w:val="0"/>
        </w:rPr>
        <w:t>分析</w:t>
      </w:r>
      <w:r w:rsidR="00B51BB3" w:rsidRPr="00B51BB3">
        <w:rPr>
          <w:rFonts w:ascii="Times New Roman" w:eastAsia="宋体" w:hAnsi="宋体"/>
          <w:b w:val="0"/>
        </w:rPr>
        <w:t>，</w:t>
      </w:r>
      <w:r w:rsidR="00D00228">
        <w:rPr>
          <w:rFonts w:ascii="Times New Roman" w:eastAsia="宋体" w:hAnsi="宋体" w:hint="eastAsia"/>
          <w:b w:val="0"/>
        </w:rPr>
        <w:t>在整体</w:t>
      </w:r>
      <w:r w:rsidR="00D00228">
        <w:rPr>
          <w:rFonts w:ascii="Times New Roman" w:eastAsia="宋体" w:hAnsi="宋体"/>
          <w:b w:val="0"/>
        </w:rPr>
        <w:t>上可以分为三个</w:t>
      </w:r>
      <w:r w:rsidR="00395830">
        <w:rPr>
          <w:rFonts w:ascii="Times New Roman" w:eastAsia="宋体" w:hAnsi="宋体" w:hint="eastAsia"/>
          <w:b w:val="0"/>
        </w:rPr>
        <w:t>部分</w:t>
      </w:r>
      <w:r w:rsidR="005175A2">
        <w:rPr>
          <w:rFonts w:ascii="Times New Roman" w:eastAsia="宋体" w:hAnsi="宋体" w:hint="eastAsia"/>
          <w:b w:val="0"/>
        </w:rPr>
        <w:t>：</w:t>
      </w:r>
    </w:p>
    <w:p w14:paraId="0DAD8379" w14:textId="77777777" w:rsidR="009F612B" w:rsidRDefault="006A7DB2" w:rsidP="00D00228">
      <w:pPr>
        <w:pStyle w:val="My0"/>
        <w:rPr>
          <w:rFonts w:ascii="Times New Roman" w:eastAsia="宋体" w:hAnsi="宋体"/>
          <w:b w:val="0"/>
        </w:rPr>
      </w:pPr>
      <w:r>
        <w:rPr>
          <w:rFonts w:ascii="Times New Roman" w:eastAsia="宋体" w:hAnsi="宋体"/>
          <w:b w:val="0"/>
          <w:noProof/>
        </w:rPr>
        <w:lastRenderedPageBreak/>
        <mc:AlternateContent>
          <mc:Choice Requires="wpc">
            <w:drawing>
              <wp:inline distT="0" distB="0" distL="0" distR="0" wp14:anchorId="73697CB4" wp14:editId="30E1FBA1">
                <wp:extent cx="5760085" cy="3379470"/>
                <wp:effectExtent l="0" t="0" r="4445" b="381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277"/>
                        <wps:cNvSpPr>
                          <a:spLocks noChangeArrowheads="1"/>
                        </wps:cNvSpPr>
                        <wps:spPr bwMode="auto">
                          <a:xfrm>
                            <a:off x="1762760" y="217805"/>
                            <a:ext cx="2137410" cy="834390"/>
                          </a:xfrm>
                          <a:prstGeom prst="rect">
                            <a:avLst/>
                          </a:prstGeom>
                          <a:solidFill>
                            <a:srgbClr val="FFFFFF"/>
                          </a:solidFill>
                          <a:ln w="9525">
                            <a:solidFill>
                              <a:srgbClr val="000000"/>
                            </a:solidFill>
                            <a:miter lim="800000"/>
                            <a:headEnd/>
                            <a:tailEnd/>
                          </a:ln>
                        </wps:spPr>
                        <wps:txbx>
                          <w:txbxContent>
                            <w:p w14:paraId="5D617C20" w14:textId="77777777" w:rsidR="00D14876" w:rsidRDefault="00D14876" w:rsidP="007E6322">
                              <w:pPr>
                                <w:spacing w:before="240"/>
                                <w:jc w:val="center"/>
                              </w:pPr>
                              <w:r>
                                <w:t>Chromium Media P</w:t>
                              </w:r>
                              <w:r w:rsidRPr="00F71BF1">
                                <w:t>ortabi</w:t>
                              </w:r>
                              <w:r w:rsidRPr="00F71BF1">
                                <w:t>l</w:t>
                              </w:r>
                              <w:r w:rsidRPr="00F71BF1">
                                <w:t xml:space="preserve">ity </w:t>
                              </w:r>
                              <w:r>
                                <w:rPr>
                                  <w:rFonts w:hint="eastAsia"/>
                                </w:rPr>
                                <w:t>Implement</w:t>
                              </w:r>
                            </w:p>
                          </w:txbxContent>
                        </wps:txbx>
                        <wps:bodyPr rot="0" vert="horz" wrap="square" lIns="91440" tIns="45720" rIns="91440" bIns="45720" anchor="t" anchorCtr="0" upright="1">
                          <a:noAutofit/>
                        </wps:bodyPr>
                      </wps:wsp>
                      <wps:wsp>
                        <wps:cNvPr id="9" name="Rectangle 278"/>
                        <wps:cNvSpPr>
                          <a:spLocks noChangeArrowheads="1"/>
                        </wps:cNvSpPr>
                        <wps:spPr bwMode="auto">
                          <a:xfrm>
                            <a:off x="523875" y="1896110"/>
                            <a:ext cx="1988820" cy="532765"/>
                          </a:xfrm>
                          <a:prstGeom prst="rect">
                            <a:avLst/>
                          </a:prstGeom>
                          <a:solidFill>
                            <a:srgbClr val="FFFFFF"/>
                          </a:solidFill>
                          <a:ln w="9525">
                            <a:solidFill>
                              <a:srgbClr val="000000"/>
                            </a:solidFill>
                            <a:miter lim="800000"/>
                            <a:headEnd/>
                            <a:tailEnd/>
                          </a:ln>
                        </wps:spPr>
                        <wps:txbx>
                          <w:txbxContent>
                            <w:p w14:paraId="619F7FE9" w14:textId="77777777" w:rsidR="00D14876" w:rsidRDefault="00D14876" w:rsidP="007E6322">
                              <w:pPr>
                                <w:spacing w:before="240"/>
                                <w:jc w:val="center"/>
                              </w:pPr>
                              <w:r>
                                <w:rPr>
                                  <w:rFonts w:hint="eastAsia"/>
                                </w:rPr>
                                <w:t>Media</w:t>
                              </w:r>
                              <w:r>
                                <w:t xml:space="preserve"> Service</w:t>
                              </w:r>
                            </w:p>
                          </w:txbxContent>
                        </wps:txbx>
                        <wps:bodyPr rot="0" vert="horz" wrap="square" lIns="91440" tIns="45720" rIns="91440" bIns="45720" anchor="t" anchorCtr="0" upright="1">
                          <a:noAutofit/>
                        </wps:bodyPr>
                      </wps:wsp>
                      <wps:wsp>
                        <wps:cNvPr id="10" name="Rectangle 279"/>
                        <wps:cNvSpPr>
                          <a:spLocks noChangeArrowheads="1"/>
                        </wps:cNvSpPr>
                        <wps:spPr bwMode="auto">
                          <a:xfrm>
                            <a:off x="3437890" y="1825625"/>
                            <a:ext cx="1988820" cy="532765"/>
                          </a:xfrm>
                          <a:prstGeom prst="rect">
                            <a:avLst/>
                          </a:prstGeom>
                          <a:solidFill>
                            <a:srgbClr val="FFFFFF"/>
                          </a:solidFill>
                          <a:ln w="9525">
                            <a:solidFill>
                              <a:srgbClr val="000000"/>
                            </a:solidFill>
                            <a:miter lim="800000"/>
                            <a:headEnd/>
                            <a:tailEnd/>
                          </a:ln>
                        </wps:spPr>
                        <wps:txbx>
                          <w:txbxContent>
                            <w:p w14:paraId="3F2F9C70" w14:textId="77777777" w:rsidR="00D14876" w:rsidRDefault="00D14876" w:rsidP="00FD11D3">
                              <w:pPr>
                                <w:spacing w:before="240"/>
                                <w:jc w:val="center"/>
                              </w:pPr>
                              <w:r>
                                <w:t>AVChannel Manager</w:t>
                              </w:r>
                            </w:p>
                            <w:p w14:paraId="20914430" w14:textId="77777777" w:rsidR="00D14876" w:rsidRDefault="00D14876" w:rsidP="007E6322">
                              <w:pPr>
                                <w:spacing w:before="240"/>
                                <w:jc w:val="center"/>
                              </w:pPr>
                            </w:p>
                          </w:txbxContent>
                        </wps:txbx>
                        <wps:bodyPr rot="0" vert="horz" wrap="square" lIns="91440" tIns="45720" rIns="91440" bIns="45720" anchor="t" anchorCtr="0" upright="1">
                          <a:noAutofit/>
                        </wps:bodyPr>
                      </wps:wsp>
                      <wps:wsp>
                        <wps:cNvPr id="11" name="Rectangle 280"/>
                        <wps:cNvSpPr>
                          <a:spLocks noChangeArrowheads="1"/>
                        </wps:cNvSpPr>
                        <wps:spPr bwMode="auto">
                          <a:xfrm>
                            <a:off x="523875" y="2978150"/>
                            <a:ext cx="4902835" cy="290830"/>
                          </a:xfrm>
                          <a:prstGeom prst="rect">
                            <a:avLst/>
                          </a:prstGeom>
                          <a:solidFill>
                            <a:schemeClr val="bg1">
                              <a:lumMod val="85000"/>
                              <a:lumOff val="0"/>
                            </a:schemeClr>
                          </a:solidFill>
                          <a:ln w="9525">
                            <a:solidFill>
                              <a:srgbClr val="000000"/>
                            </a:solidFill>
                            <a:miter lim="800000"/>
                            <a:headEnd/>
                            <a:tailEnd/>
                          </a:ln>
                        </wps:spPr>
                        <wps:txbx>
                          <w:txbxContent>
                            <w:p w14:paraId="76A8CAF5" w14:textId="77777777" w:rsidR="00D14876" w:rsidRDefault="00D14876" w:rsidP="007E6322">
                              <w:pPr>
                                <w:jc w:val="center"/>
                              </w:pPr>
                              <w:r>
                                <w:rPr>
                                  <w:rFonts w:hint="eastAsia"/>
                                </w:rPr>
                                <w:t>硬件</w:t>
                              </w:r>
                            </w:p>
                          </w:txbxContent>
                        </wps:txbx>
                        <wps:bodyPr rot="0" vert="horz" wrap="square" lIns="91440" tIns="45720" rIns="91440" bIns="45720" anchor="t" anchorCtr="0" upright="1">
                          <a:noAutofit/>
                        </wps:bodyPr>
                      </wps:wsp>
                      <wps:wsp>
                        <wps:cNvPr id="12" name="AutoShape 286"/>
                        <wps:cNvCnPr>
                          <a:cxnSpLocks noChangeShapeType="1"/>
                        </wps:cNvCnPr>
                        <wps:spPr bwMode="auto">
                          <a:xfrm flipH="1">
                            <a:off x="1267460" y="1158240"/>
                            <a:ext cx="693420" cy="66738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 name="AutoShape 287"/>
                        <wps:cNvCnPr>
                          <a:cxnSpLocks noChangeShapeType="1"/>
                        </wps:cNvCnPr>
                        <wps:spPr bwMode="auto">
                          <a:xfrm>
                            <a:off x="3508375" y="1158240"/>
                            <a:ext cx="662940" cy="5334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4" name="AutoShape 288"/>
                        <wps:cNvCnPr>
                          <a:cxnSpLocks noChangeShapeType="1"/>
                        </wps:cNvCnPr>
                        <wps:spPr bwMode="auto">
                          <a:xfrm>
                            <a:off x="1317625"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 name="AutoShape 291"/>
                        <wps:cNvCnPr>
                          <a:cxnSpLocks noChangeShapeType="1"/>
                        </wps:cNvCnPr>
                        <wps:spPr bwMode="auto">
                          <a:xfrm>
                            <a:off x="4452620"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276" o:spid="_x0000_s1264" style="width:453.55pt;height:266.1pt;mso-position-horizontal-relative:char;mso-position-vertical-relative:line" coordsize="5760085,33794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">
                <v:shape id="_x0000_s1265" type="#_x0000_t75" style="position:absolute;width:5760085;height:3379470;visibility:visible;mso-wrap-style:square">
                  <v:fill o:detectmouseclick="t"/>
                  <v:path o:connecttype="none"/>
                </v:shape>
                <v:rect id="Rectangle 277" o:spid="_x0000_s1266" style="position:absolute;left:1762760;top:217805;width:2137410;height:8343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1W32wwAA&#10;ANoAAAAPAAAAZHJzL2Rvd25yZXYueG1sRI9Ba8JAFITvgv9heYXezKYRSk1dQ1GU9hiTi7fX7DOJ&#10;zb4N2dWk/fXdQsHjMDPfMOtsMp240eBaywqeohgEcWV1y7WCstgvXkA4j6yxs0wKvslBtpnP1phq&#10;O3JOt6OvRYCwS1FB432fSumqhgy6yPbEwTvbwaAPcqilHnAMcNPJJI6fpcGWw0KDPW0bqr6OV6Pg&#10;s01K/MmLQ2xW+6X/mIrL9bRT6vFhensF4Wny9/B/+10rWMLflXAD5OY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1W32wwAAANoAAAAPAAAAAAAAAAAAAAAAAJcCAABkcnMvZG93&#10;bnJldi54bWxQSwUGAAAAAAQABAD1AAAAhwMAAAAA&#10;">
                  <v:textbox>
                    <w:txbxContent>
                      <w:p w14:paraId="5D617C20" w14:textId="77777777" w:rsidR="00D14876" w:rsidRDefault="00D14876" w:rsidP="007E6322">
                        <w:pPr>
                          <w:spacing w:before="240"/>
                          <w:jc w:val="center"/>
                        </w:pPr>
                        <w:r>
                          <w:t>Chromium Media P</w:t>
                        </w:r>
                        <w:r w:rsidRPr="00F71BF1">
                          <w:t>ortabi</w:t>
                        </w:r>
                        <w:r w:rsidRPr="00F71BF1">
                          <w:t>l</w:t>
                        </w:r>
                        <w:r w:rsidRPr="00F71BF1">
                          <w:t xml:space="preserve">ity </w:t>
                        </w:r>
                        <w:r>
                          <w:rPr>
                            <w:rFonts w:hint="eastAsia"/>
                          </w:rPr>
                          <w:t>Implement</w:t>
                        </w:r>
                      </w:p>
                    </w:txbxContent>
                  </v:textbox>
                </v:rect>
                <v:rect id="Rectangle 278" o:spid="_x0000_s1267" style="position:absolute;left:523875;top:1896110;width:1988820;height:532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PVocwQAA&#10;ANoAAAAPAAAAZHJzL2Rvd25yZXYueG1sRI9Bi8IwFITvgv8hPMGbprqwaDWKKC7uUevF27N5ttXm&#10;pTRRq7/eCILHYWa+YabzxpTiRrUrLCsY9CMQxKnVBWcK9sm6NwLhPLLG0jIpeJCD+azdmmKs7Z23&#10;dNv5TAQIuxgV5N5XsZQuzcmg69uKOHgnWxv0QdaZ1DXeA9yUchhFv9JgwWEhx4qWOaWX3dUoOBbD&#10;PT63yV9kxusf/98k5+thpVS30ywmIDw1/hv+tDdawRjeV8INkLM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z1aHMEAAADaAAAADwAAAAAAAAAAAAAAAACXAgAAZHJzL2Rvd25y&#10;ZXYueG1sUEsFBgAAAAAEAAQA9QAAAIUDAAAAAA==&#10;">
                  <v:textbox>
                    <w:txbxContent>
                      <w:p w14:paraId="619F7FE9" w14:textId="77777777" w:rsidR="00D14876" w:rsidRDefault="00D14876" w:rsidP="007E6322">
                        <w:pPr>
                          <w:spacing w:before="240"/>
                          <w:jc w:val="center"/>
                        </w:pPr>
                        <w:r>
                          <w:rPr>
                            <w:rFonts w:hint="eastAsia"/>
                          </w:rPr>
                          <w:t>Media</w:t>
                        </w:r>
                        <w:r>
                          <w:t xml:space="preserve"> Service</w:t>
                        </w:r>
                      </w:p>
                    </w:txbxContent>
                  </v:textbox>
                </v:rect>
                <v:rect id="Rectangle 279" o:spid="_x0000_s1268" style="position:absolute;left:3437890;top:1825625;width:1988820;height:532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r02exAAA&#10;ANsAAAAPAAAAZHJzL2Rvd25yZXYueG1sRI9Bb8IwDIXvk/gPkZF2G+mYNEEhraZNTNsRymU3rzFt&#10;oXGqJkDh1+MDEjdb7/m9z8t8cK06UR8azwZeJwko4tLbhisD22L1MgMVIrLF1jMZuFCAPBs9LTG1&#10;/sxrOm1ipSSEQ4oG6hi7VOtQ1uQwTHxHLNrO9w6jrH2lbY9nCXetnibJu3bYsDTU2NFnTeVhc3QG&#10;/pvpFq/r4jtx89Vb/B2K/fHvy5jn8fCxABVpiA/z/frHCr7Qyy8yg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q9NnsQAAADbAAAADwAAAAAAAAAAAAAAAACXAgAAZHJzL2Rv&#10;d25yZXYueG1sUEsFBgAAAAAEAAQA9QAAAIgDAAAAAA==&#10;">
                  <v:textbox>
                    <w:txbxContent>
                      <w:p w14:paraId="3F2F9C70" w14:textId="77777777" w:rsidR="00D14876" w:rsidRDefault="00D14876" w:rsidP="00FD11D3">
                        <w:pPr>
                          <w:spacing w:before="240"/>
                          <w:jc w:val="center"/>
                        </w:pPr>
                        <w:r>
                          <w:t>AVChannel Manager</w:t>
                        </w:r>
                      </w:p>
                      <w:p w14:paraId="20914430" w14:textId="77777777" w:rsidR="00D14876" w:rsidRDefault="00D14876" w:rsidP="007E6322">
                        <w:pPr>
                          <w:spacing w:before="240"/>
                          <w:jc w:val="center"/>
                        </w:pPr>
                      </w:p>
                    </w:txbxContent>
                  </v:textbox>
                </v:rect>
                <v:rect id="Rectangle 280" o:spid="_x0000_s1269" style="position:absolute;left:523875;top:2978150;width:4902835;height:2908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8r2zwgAA&#10;ANsAAAAPAAAAZHJzL2Rvd25yZXYueG1sRE9LawIxEL4X/A9hBG81a8EiW7OigrXQ9uCD7nW6me4u&#10;JpNlk2r8901B8DYf33Pmi2iNOFPvW8cKJuMMBHHldMu1guNh8zgD4QOyRuOYFFzJw6IYPMwx1+7C&#10;OzrvQy1SCPscFTQhdLmUvmrIoh+7jjhxP663GBLsa6l7vKRwa+RTlj1Liy2nhgY7WjdUnfa/VsG3&#10;ef86rK7T19M2thg/zLb8NKVSo2FcvoAIFMNdfHO/6TR/Av+/pANk8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HyvbPCAAAA2wAAAA8AAAAAAAAAAAAAAAAAlwIAAGRycy9kb3du&#10;cmV2LnhtbFBLBQYAAAAABAAEAPUAAACGAwAAAAA=&#10;" fillcolor="#d8d8d8 [2732]">
                  <v:textbox>
                    <w:txbxContent>
                      <w:p w14:paraId="76A8CAF5" w14:textId="77777777" w:rsidR="00D14876" w:rsidRDefault="00D14876" w:rsidP="007E6322">
                        <w:pPr>
                          <w:jc w:val="center"/>
                        </w:pPr>
                        <w:r>
                          <w:rPr>
                            <w:rFonts w:hint="eastAsia"/>
                          </w:rPr>
                          <w:t>硬件</w:t>
                        </w:r>
                      </w:p>
                    </w:txbxContent>
                  </v:textbox>
                </v:rect>
                <v:shape id="AutoShape 286" o:spid="_x0000_s1270" type="#_x0000_t32" style="position:absolute;left:1267460;top:1158240;width:693420;height:66738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PCSuMEAAADbAAAADwAAAGRycy9kb3ducmV2LnhtbERPS4vCMBC+L/gfwgje1lRBkWoUERX3&#10;suALPY7N2BabSUli7f77jbCwt/n4njNbtKYSDTlfWlYw6CcgiDOrS84VnI6bzwkIH5A1VpZJwQ95&#10;WMw7HzNMtX3xnppDyEUMYZ+igiKEOpXSZwUZ9H1bE0fubp3BEKHLpXb4iuGmksMkGUuDJceGAmta&#10;FZQ9Dk+j4Gu7nTSy+n5cNqPx2tFtV2bnq1K9brucggjUhn/xn3un4/whvH+JB8j5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M8JK4wQAAANsAAAAPAAAAAAAAAAAAAAAA&#10;AKECAABkcnMvZG93bnJldi54bWxQSwUGAAAAAAQABAD5AAAAjwMAAAAA&#10;">
                  <v:stroke startarrow="block" endarrow="block"/>
                </v:shape>
                <v:shape id="AutoShape 287" o:spid="_x0000_s1271" type="#_x0000_t32" style="position:absolute;left:3508375;top:1158240;width:662940;height:5334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13pssEAAADbAAAADwAAAGRycy9kb3ducmV2LnhtbERPTYvCMBC9C/6HMAveNHVFWapRFllR&#10;WFSs2/vQjG2xmZQmavXXbwTB2zze58wWranElRpXWlYwHEQgiDOrS84V/B1X/S8QziNrrCyTgjs5&#10;WMy7nRnG2t74QNfE5yKEsItRQeF9HUvpsoIMuoGtiQN3so1BH2CTS93gLYSbSn5G0UQaLDk0FFjT&#10;sqDsnFyMgsd2Tcctnh77nyTd/Y7Xw/EuTZXqfbTfUxCeWv8Wv9wbHeaP4PlLOEDO/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TXemywQAAANsAAAAPAAAAAAAAAAAAAAAA&#10;AKECAABkcnMvZG93bnJldi54bWxQSwUGAAAAAAQABAD5AAAAjwMAAAAA&#10;">
                  <v:stroke startarrow="block" endarrow="block"/>
                </v:shape>
                <v:shape id="AutoShape 288" o:spid="_x0000_s1272" type="#_x0000_t32" style="position:absolute;left:1317625;top:2505075;width:0;height:3816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LRxxsEAAADbAAAADwAAAGRycy9kb3ducmV2LnhtbERPTYvCMBC9C/6HMAveNHVRWapRFllR&#10;WFSs2/vQjG2xmZQmavXXbwTB2zze58wWranElRpXWlYwHEQgiDOrS84V/B1X/S8QziNrrCyTgjs5&#10;WMy7nRnG2t74QNfE5yKEsItRQeF9HUvpsoIMuoGtiQN3so1BH2CTS93gLYSbSn5G0UQaLDk0FFjT&#10;sqDsnFyMgsd2Tcctnh77nyTd/Y7Xw/EuTZXqfbTfUxCeWv8Wv9wbHeaP4PlLOEDO/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ctHHGwQAAANsAAAAPAAAAAAAAAAAAAAAA&#10;AKECAABkcnMvZG93bnJldi54bWxQSwUGAAAAAAQABAD5AAAAjwMAAAAA&#10;">
                  <v:stroke startarrow="block" endarrow="block"/>
                </v:shape>
                <v:shape id="AutoShape 291" o:spid="_x0000_s1273" type="#_x0000_t32" style="position:absolute;left:4452620;top:2505075;width:0;height:3816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jUXcEAAADbAAAADwAAAGRycy9kb3ducmV2LnhtbERPTYvCMBC9C/sfwix401ShItUoIrso&#10;iMrW7X1oxrbYTEoTtfrrzcKCt3m8z5kvO1OLG7WusqxgNIxAEOdWV1wo+D19D6YgnEfWWFsmBQ9y&#10;sFx89OaYaHvnH7qlvhAhhF2CCkrvm0RKl5dk0A1tQxy4s20N+gDbQuoW7yHc1HIcRRNpsOLQUGJD&#10;65LyS3o1Cp77DZ32eH4ev9LssIs3o/iQZUr1P7vVDISnzr/F/+6tDvNj+PslHCAX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z+NRdwQAAANsAAAAPAAAAAAAAAAAAAAAA&#10;AKECAABkcnMvZG93bnJldi54bWxQSwUGAAAAAAQABAD5AAAAjwMAAAAA&#10;">
                  <v:stroke startarrow="block" endarrow="block"/>
                </v:shape>
                <w10:anchorlock/>
              </v:group>
            </w:pict>
          </mc:Fallback>
        </mc:AlternateContent>
      </w:r>
    </w:p>
    <w:p w14:paraId="549968D6" w14:textId="77777777" w:rsidR="00D832AA" w:rsidRDefault="00D832AA" w:rsidP="00D832AA">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整体模块</w:t>
      </w:r>
      <w:r>
        <w:rPr>
          <w:rFonts w:ascii="楷体_GB2312" w:eastAsia="楷体_GB2312" w:hAnsi="华文楷体"/>
          <w:bCs w:val="0"/>
          <w:snapToGrid w:val="0"/>
          <w:color w:val="000000"/>
          <w:sz w:val="21"/>
          <w:szCs w:val="21"/>
        </w:rPr>
        <w:t>划分</w:t>
      </w:r>
    </w:p>
    <w:p w14:paraId="1C57B635" w14:textId="77777777" w:rsidR="00D832AA" w:rsidRDefault="00D832AA" w:rsidP="00D832AA">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9F612B">
        <w:rPr>
          <w:rFonts w:hAnsi="Times New Roman"/>
          <w:bCs w:val="0"/>
          <w:sz w:val="21"/>
          <w:szCs w:val="21"/>
        </w:rPr>
        <w:t>5</w:t>
      </w:r>
      <w:r w:rsidRPr="00464265">
        <w:rPr>
          <w:rFonts w:hAnsi="Times New Roman"/>
          <w:bCs w:val="0"/>
          <w:sz w:val="21"/>
          <w:szCs w:val="21"/>
        </w:rPr>
        <w:t xml:space="preserve"> </w:t>
      </w:r>
      <w:r>
        <w:rPr>
          <w:rFonts w:hAnsi="Times New Roman" w:hint="eastAsia"/>
          <w:bCs w:val="0"/>
          <w:sz w:val="21"/>
          <w:szCs w:val="21"/>
        </w:rPr>
        <w:t xml:space="preserve">The </w:t>
      </w:r>
      <w:r>
        <w:rPr>
          <w:rFonts w:hAnsi="Times New Roman"/>
          <w:bCs w:val="0"/>
          <w:sz w:val="21"/>
          <w:szCs w:val="21"/>
        </w:rPr>
        <w:t>overall modules</w:t>
      </w:r>
    </w:p>
    <w:p w14:paraId="6BF5C846" w14:textId="77777777" w:rsidR="0064156B" w:rsidRDefault="0064156B" w:rsidP="00D00228">
      <w:pPr>
        <w:pStyle w:val="My0"/>
        <w:rPr>
          <w:rFonts w:ascii="Times New Roman" w:eastAsia="宋体" w:hAnsi="宋体"/>
          <w:b w:val="0"/>
        </w:rPr>
      </w:pPr>
    </w:p>
    <w:p w14:paraId="4F110809" w14:textId="77777777" w:rsidR="0027319F" w:rsidRPr="00154414" w:rsidRDefault="00783CB1" w:rsidP="0029565A">
      <w:pPr>
        <w:spacing w:before="240"/>
      </w:pPr>
      <w:r>
        <w:t>Chromium Media P</w:t>
      </w:r>
      <w:r w:rsidRPr="00F71BF1">
        <w:t xml:space="preserve">ortability </w:t>
      </w:r>
      <w:r>
        <w:rPr>
          <w:rFonts w:hint="eastAsia"/>
        </w:rPr>
        <w:t>Implement</w:t>
      </w:r>
      <w:r w:rsidR="00154414">
        <w:rPr>
          <w:rFonts w:hint="eastAsia"/>
        </w:rPr>
        <w:t>：</w:t>
      </w:r>
      <w:r w:rsidR="001B646D">
        <w:t>它</w:t>
      </w:r>
      <w:r w:rsidR="001B646D">
        <w:rPr>
          <w:rFonts w:hint="eastAsia"/>
        </w:rPr>
        <w:t>是</w:t>
      </w:r>
      <w:r w:rsidR="001B646D">
        <w:t>与</w:t>
      </w:r>
      <w:r w:rsidR="001B646D">
        <w:t>Chromium</w:t>
      </w:r>
      <w:r w:rsidR="001B646D">
        <w:t>关联最强的</w:t>
      </w:r>
      <w:r w:rsidR="001B646D">
        <w:rPr>
          <w:rFonts w:hint="eastAsia"/>
        </w:rPr>
        <w:t>部分</w:t>
      </w:r>
      <w:r w:rsidR="001B646D">
        <w:t>，通过他联通</w:t>
      </w:r>
      <w:r w:rsidR="001B646D">
        <w:rPr>
          <w:rFonts w:hint="eastAsia"/>
        </w:rPr>
        <w:t>了</w:t>
      </w:r>
      <w:r w:rsidR="001B646D">
        <w:t>Chr</w:t>
      </w:r>
      <w:r w:rsidR="001B646D">
        <w:softHyphen/>
      </w:r>
      <w:r w:rsidR="001B646D">
        <w:softHyphen/>
      </w:r>
      <w:r w:rsidR="001B646D">
        <w:softHyphen/>
      </w:r>
      <w:r w:rsidR="001B646D">
        <w:softHyphen/>
      </w:r>
      <w:r w:rsidR="001B646D">
        <w:softHyphen/>
        <w:t>om</w:t>
      </w:r>
      <w:r w:rsidR="001B646D">
        <w:softHyphen/>
        <w:t>iu</w:t>
      </w:r>
      <w:r w:rsidR="001B646D">
        <w:softHyphen/>
      </w:r>
      <w:r w:rsidR="001B646D">
        <w:softHyphen/>
      </w:r>
      <w:r w:rsidR="001B646D">
        <w:softHyphen/>
        <w:t>m</w:t>
      </w:r>
      <w:r w:rsidR="001B646D">
        <w:t>和</w:t>
      </w:r>
      <w:r w:rsidR="001B646D">
        <w:rPr>
          <w:rFonts w:hint="eastAsia"/>
        </w:rPr>
        <w:t>Media</w:t>
      </w:r>
      <w:r w:rsidR="001B646D">
        <w:t xml:space="preserve"> Service</w:t>
      </w:r>
      <w:r w:rsidR="001B646D">
        <w:rPr>
          <w:rFonts w:hint="eastAsia"/>
        </w:rPr>
        <w:t>的</w:t>
      </w:r>
      <w:r w:rsidR="001B646D">
        <w:t>桥梁。</w:t>
      </w:r>
      <w:r w:rsidR="00292E3D">
        <w:t>当</w:t>
      </w:r>
      <w:r w:rsidR="00292E3D">
        <w:t>Chromium</w:t>
      </w:r>
      <w:r w:rsidR="00292E3D">
        <w:t>需要创建一个播放器来播放音视频文件的时候，</w:t>
      </w:r>
      <w:r w:rsidR="00FD11D3">
        <w:rPr>
          <w:rFonts w:hint="eastAsia"/>
        </w:rPr>
        <w:t>此</w:t>
      </w:r>
      <w:r w:rsidR="00FD11D3">
        <w:t>处的播放器</w:t>
      </w:r>
      <w:r w:rsidR="00292E3D">
        <w:rPr>
          <w:rFonts w:hint="eastAsia"/>
        </w:rPr>
        <w:t>被</w:t>
      </w:r>
      <w:r w:rsidR="00292E3D">
        <w:t>创建</w:t>
      </w:r>
      <w:r w:rsidR="001B646D">
        <w:rPr>
          <w:rFonts w:hint="eastAsia"/>
        </w:rPr>
        <w:t>，</w:t>
      </w:r>
      <w:r w:rsidR="001B646D">
        <w:t>与</w:t>
      </w:r>
      <w:r w:rsidR="001B646D">
        <w:rPr>
          <w:rFonts w:hint="eastAsia"/>
        </w:rPr>
        <w:t>Media</w:t>
      </w:r>
      <w:r w:rsidR="001B646D">
        <w:t xml:space="preserve"> Service</w:t>
      </w:r>
      <w:r w:rsidR="001B646D">
        <w:rPr>
          <w:rFonts w:hint="eastAsia"/>
        </w:rPr>
        <w:t>通信</w:t>
      </w:r>
      <w:r w:rsidR="001B646D">
        <w:t>。</w:t>
      </w:r>
    </w:p>
    <w:p w14:paraId="5B6E1C9B" w14:textId="77777777" w:rsidR="00B759AA" w:rsidRDefault="00E8659F" w:rsidP="00E8659F">
      <w:pPr>
        <w:pStyle w:val="My0"/>
        <w:ind w:firstLine="420"/>
        <w:rPr>
          <w:rFonts w:ascii="Times New Roman" w:eastAsia="宋体" w:hAnsi="宋体"/>
          <w:b w:val="0"/>
        </w:rPr>
      </w:pPr>
      <w:r>
        <w:rPr>
          <w:rFonts w:ascii="Times New Roman" w:eastAsia="宋体" w:hAnsi="宋体" w:hint="eastAsia"/>
          <w:b w:val="0"/>
        </w:rPr>
        <w:t>Media</w:t>
      </w:r>
      <w:r w:rsidR="002E1E36">
        <w:rPr>
          <w:rFonts w:ascii="Times New Roman" w:eastAsia="宋体" w:hAnsi="宋体"/>
          <w:b w:val="0"/>
        </w:rPr>
        <w:t xml:space="preserve"> </w:t>
      </w:r>
      <w:r>
        <w:rPr>
          <w:rFonts w:ascii="Times New Roman" w:eastAsia="宋体" w:hAnsi="宋体"/>
          <w:b w:val="0"/>
        </w:rPr>
        <w:t>Service</w:t>
      </w:r>
      <w:r>
        <w:rPr>
          <w:rFonts w:ascii="Times New Roman" w:eastAsia="宋体" w:hAnsi="宋体" w:hint="eastAsia"/>
          <w:b w:val="0"/>
        </w:rPr>
        <w:t>是</w:t>
      </w:r>
      <w:r>
        <w:rPr>
          <w:rFonts w:ascii="Times New Roman" w:eastAsia="宋体" w:hAnsi="宋体"/>
          <w:b w:val="0"/>
        </w:rPr>
        <w:t>随系统启动的一个</w:t>
      </w:r>
      <w:r>
        <w:rPr>
          <w:rFonts w:ascii="Times New Roman" w:eastAsia="宋体" w:hAnsi="宋体" w:hint="eastAsia"/>
          <w:b w:val="0"/>
        </w:rPr>
        <w:t>进程</w:t>
      </w:r>
      <w:r>
        <w:rPr>
          <w:rFonts w:ascii="Times New Roman" w:eastAsia="宋体" w:hAnsi="宋体"/>
          <w:b w:val="0"/>
        </w:rPr>
        <w:t>，</w:t>
      </w:r>
      <w:r>
        <w:rPr>
          <w:rFonts w:ascii="Times New Roman" w:eastAsia="宋体" w:hAnsi="宋体" w:hint="eastAsia"/>
          <w:b w:val="0"/>
        </w:rPr>
        <w:t>等待</w:t>
      </w:r>
      <w:r>
        <w:rPr>
          <w:rFonts w:ascii="Times New Roman" w:eastAsia="宋体" w:hAnsi="宋体"/>
          <w:b w:val="0"/>
        </w:rPr>
        <w:t>使用者的连接和</w:t>
      </w:r>
      <w:r>
        <w:rPr>
          <w:rFonts w:ascii="Times New Roman" w:eastAsia="宋体" w:hAnsi="宋体" w:hint="eastAsia"/>
          <w:b w:val="0"/>
        </w:rPr>
        <w:t>播放控制，</w:t>
      </w:r>
      <w:r>
        <w:rPr>
          <w:rFonts w:ascii="Times New Roman" w:eastAsia="宋体" w:hAnsi="宋体"/>
          <w:b w:val="0"/>
        </w:rPr>
        <w:t>是真正的音视频播放的执行者。</w:t>
      </w:r>
    </w:p>
    <w:p w14:paraId="2A4C5042" w14:textId="77777777" w:rsidR="00E8659F" w:rsidRPr="005175A2" w:rsidRDefault="00FD37F8" w:rsidP="00E8659F">
      <w:pPr>
        <w:pStyle w:val="My0"/>
        <w:ind w:firstLine="420"/>
        <w:rPr>
          <w:rFonts w:ascii="Times New Roman" w:eastAsia="宋体" w:hAnsi="宋体"/>
          <w:b w:val="0"/>
        </w:rPr>
      </w:pPr>
      <w:r>
        <w:rPr>
          <w:rFonts w:ascii="Times New Roman" w:eastAsia="宋体" w:hAnsi="宋体"/>
          <w:b w:val="0"/>
        </w:rPr>
        <w:t>AVChannel</w:t>
      </w:r>
      <w:r w:rsidR="002E1E36">
        <w:rPr>
          <w:rFonts w:ascii="Times New Roman" w:eastAsia="宋体" w:hAnsi="宋体"/>
          <w:b w:val="0"/>
        </w:rPr>
        <w:t xml:space="preserve"> </w:t>
      </w:r>
      <w:r w:rsidR="00E8659F">
        <w:rPr>
          <w:rFonts w:ascii="Times New Roman" w:eastAsia="宋体" w:hAnsi="宋体" w:hint="eastAsia"/>
          <w:b w:val="0"/>
        </w:rPr>
        <w:t>Manager</w:t>
      </w:r>
      <w:r w:rsidR="00E8659F">
        <w:rPr>
          <w:rFonts w:ascii="Times New Roman" w:eastAsia="宋体" w:hAnsi="宋体"/>
          <w:b w:val="0"/>
        </w:rPr>
        <w:t>是</w:t>
      </w:r>
      <w:r w:rsidR="002E1E36">
        <w:rPr>
          <w:rFonts w:ascii="Times New Roman" w:eastAsia="宋体" w:hAnsi="宋体" w:hint="eastAsia"/>
          <w:b w:val="0"/>
        </w:rPr>
        <w:t>多媒体</w:t>
      </w:r>
      <w:r>
        <w:rPr>
          <w:rFonts w:ascii="Times New Roman" w:eastAsia="宋体" w:hAnsi="宋体" w:hint="eastAsia"/>
          <w:b w:val="0"/>
        </w:rPr>
        <w:t>通道资源</w:t>
      </w:r>
      <w:r w:rsidR="00E8659F">
        <w:rPr>
          <w:rFonts w:ascii="Times New Roman" w:eastAsia="宋体" w:hAnsi="宋体" w:hint="eastAsia"/>
          <w:b w:val="0"/>
        </w:rPr>
        <w:t>管理者</w:t>
      </w:r>
      <w:r w:rsidR="00E8659F">
        <w:rPr>
          <w:rFonts w:ascii="Times New Roman" w:eastAsia="宋体" w:hAnsi="宋体"/>
          <w:b w:val="0"/>
        </w:rPr>
        <w:t>及</w:t>
      </w:r>
      <w:r w:rsidR="00EC6D68">
        <w:rPr>
          <w:rFonts w:ascii="Times New Roman" w:eastAsia="宋体" w:hAnsi="宋体" w:hint="eastAsia"/>
          <w:b w:val="0"/>
        </w:rPr>
        <w:t>调配者，比如</w:t>
      </w:r>
      <w:r w:rsidR="00EC6D68">
        <w:rPr>
          <w:rFonts w:ascii="Times New Roman" w:eastAsia="宋体" w:hAnsi="宋体"/>
          <w:b w:val="0"/>
        </w:rPr>
        <w:t>管理</w:t>
      </w:r>
      <w:r w:rsidR="00EC6D68">
        <w:rPr>
          <w:rFonts w:ascii="Times New Roman" w:eastAsia="宋体" w:hAnsi="宋体" w:hint="eastAsia"/>
          <w:b w:val="0"/>
        </w:rPr>
        <w:t>着</w:t>
      </w:r>
      <w:r w:rsidR="00EC6D68">
        <w:rPr>
          <w:rFonts w:ascii="Times New Roman" w:eastAsia="宋体" w:hAnsi="宋体"/>
          <w:b w:val="0"/>
        </w:rPr>
        <w:t>声音</w:t>
      </w:r>
      <w:r w:rsidR="00EC6D68">
        <w:rPr>
          <w:rFonts w:ascii="Times New Roman" w:eastAsia="宋体" w:hAnsi="宋体" w:hint="eastAsia"/>
          <w:b w:val="0"/>
        </w:rPr>
        <w:t>类型</w:t>
      </w:r>
      <w:r>
        <w:rPr>
          <w:rFonts w:ascii="Times New Roman" w:eastAsia="宋体" w:hAnsi="宋体"/>
          <w:b w:val="0"/>
        </w:rPr>
        <w:t>的</w:t>
      </w:r>
      <w:r>
        <w:rPr>
          <w:rFonts w:ascii="Times New Roman" w:eastAsia="宋体" w:hAnsi="宋体" w:hint="eastAsia"/>
          <w:b w:val="0"/>
        </w:rPr>
        <w:t>优</w:t>
      </w:r>
      <w:r w:rsidR="00EC6D68">
        <w:rPr>
          <w:rFonts w:ascii="Times New Roman" w:eastAsia="宋体" w:hAnsi="宋体"/>
          <w:b w:val="0"/>
        </w:rPr>
        <w:t>先级，</w:t>
      </w:r>
      <w:r w:rsidR="00EC6D68">
        <w:rPr>
          <w:rFonts w:ascii="Times New Roman" w:eastAsia="宋体" w:hAnsi="宋体" w:hint="eastAsia"/>
          <w:b w:val="0"/>
        </w:rPr>
        <w:t>各种</w:t>
      </w:r>
      <w:r w:rsidR="00EC6D68">
        <w:rPr>
          <w:rFonts w:ascii="Times New Roman" w:eastAsia="宋体" w:hAnsi="宋体"/>
          <w:b w:val="0"/>
        </w:rPr>
        <w:t>中断，等等。</w:t>
      </w:r>
    </w:p>
    <w:p w14:paraId="4CAFC7AC" w14:textId="77777777" w:rsidR="00B51BB3" w:rsidRPr="00B51BB3" w:rsidRDefault="00B51BB3" w:rsidP="00775988">
      <w:pPr>
        <w:pStyle w:val="My0"/>
        <w:rPr>
          <w:rFonts w:ascii="Times New Roman" w:eastAsia="宋体" w:hAnsi="宋体"/>
          <w:b w:val="0"/>
        </w:rPr>
      </w:pPr>
    </w:p>
    <w:p w14:paraId="0E8BE735" w14:textId="77777777" w:rsidR="00294682" w:rsidRDefault="00294682" w:rsidP="00A87143">
      <w:pPr>
        <w:pStyle w:val="My0"/>
        <w:outlineLvl w:val="2"/>
      </w:pPr>
      <w:bookmarkStart w:id="61" w:name="_Toc466328097"/>
      <w:r>
        <w:rPr>
          <w:rFonts w:hint="eastAsia"/>
        </w:rPr>
        <w:t>4.2.</w:t>
      </w:r>
      <w:r w:rsidR="005F7833">
        <w:t>2</w:t>
      </w:r>
      <w:r w:rsidR="00315554">
        <w:t xml:space="preserve"> </w:t>
      </w:r>
      <w:r w:rsidR="00D448C9">
        <w:t>Chromium Media P</w:t>
      </w:r>
      <w:r w:rsidR="00D448C9" w:rsidRPr="00F71BF1">
        <w:t xml:space="preserve">ortability </w:t>
      </w:r>
      <w:r w:rsidR="00D448C9">
        <w:rPr>
          <w:rFonts w:hint="eastAsia"/>
        </w:rPr>
        <w:t>Implement</w:t>
      </w:r>
      <w:r w:rsidR="00226847">
        <w:rPr>
          <w:rFonts w:hint="eastAsia"/>
        </w:rPr>
        <w:t>分析</w:t>
      </w:r>
      <w:r w:rsidR="00226847">
        <w:t>与</w:t>
      </w:r>
      <w:r>
        <w:rPr>
          <w:rFonts w:hint="eastAsia"/>
        </w:rPr>
        <w:t>设计</w:t>
      </w:r>
      <w:bookmarkEnd w:id="61"/>
    </w:p>
    <w:p w14:paraId="283187F0" w14:textId="77777777" w:rsidR="00BF76A5" w:rsidRDefault="00BF76A5" w:rsidP="00294682">
      <w:pPr>
        <w:pStyle w:val="My0"/>
        <w:rPr>
          <w:rFonts w:ascii="Times New Roman" w:eastAsia="宋体" w:hAnsi="宋体"/>
          <w:b w:val="0"/>
        </w:rPr>
      </w:pPr>
      <w:r>
        <w:rPr>
          <w:rFonts w:ascii="Times New Roman" w:eastAsia="宋体" w:hAnsi="宋体"/>
          <w:b w:val="0"/>
        </w:rPr>
        <w:tab/>
      </w:r>
      <w:r w:rsidR="00CD441C">
        <w:rPr>
          <w:rFonts w:ascii="Times New Roman" w:eastAsia="宋体" w:hAnsi="宋体" w:hint="eastAsia"/>
          <w:b w:val="0"/>
        </w:rPr>
        <w:t>当</w:t>
      </w:r>
      <w:r w:rsidR="00CD441C">
        <w:rPr>
          <w:rFonts w:ascii="Times New Roman" w:eastAsia="宋体" w:hAnsi="宋体"/>
          <w:b w:val="0"/>
        </w:rPr>
        <w:t>Chromium</w:t>
      </w:r>
      <w:r w:rsidR="00CD441C">
        <w:rPr>
          <w:rFonts w:ascii="Times New Roman" w:eastAsia="宋体" w:hAnsi="宋体"/>
          <w:b w:val="0"/>
        </w:rPr>
        <w:t>渲染引擎</w:t>
      </w:r>
      <w:r w:rsidR="00CD441C">
        <w:rPr>
          <w:rFonts w:ascii="Times New Roman" w:eastAsia="宋体" w:hAnsi="宋体" w:hint="eastAsia"/>
          <w:b w:val="0"/>
        </w:rPr>
        <w:t>遇到</w:t>
      </w:r>
      <w:r w:rsidR="00CD441C">
        <w:rPr>
          <w:rFonts w:ascii="Times New Roman" w:eastAsia="宋体" w:hAnsi="宋体" w:hint="eastAsia"/>
          <w:b w:val="0"/>
        </w:rPr>
        <w:t>&lt;</w:t>
      </w:r>
      <w:r w:rsidR="00CD441C">
        <w:rPr>
          <w:rFonts w:ascii="Times New Roman" w:eastAsia="宋体" w:hAnsi="宋体"/>
          <w:b w:val="0"/>
        </w:rPr>
        <w:t>video</w:t>
      </w:r>
      <w:r w:rsidR="00CD441C">
        <w:rPr>
          <w:rFonts w:ascii="Times New Roman" w:eastAsia="宋体" w:hAnsi="宋体" w:hint="eastAsia"/>
          <w:b w:val="0"/>
        </w:rPr>
        <w:t>&gt;</w:t>
      </w:r>
      <w:r w:rsidR="00CD441C">
        <w:rPr>
          <w:rFonts w:ascii="Times New Roman" w:eastAsia="宋体" w:hAnsi="宋体"/>
          <w:b w:val="0"/>
        </w:rPr>
        <w:t xml:space="preserve"> </w:t>
      </w:r>
      <w:r w:rsidR="00CD441C">
        <w:rPr>
          <w:rFonts w:ascii="Times New Roman" w:eastAsia="宋体" w:hAnsi="宋体" w:hint="eastAsia"/>
          <w:b w:val="0"/>
        </w:rPr>
        <w:t>tag</w:t>
      </w:r>
      <w:r w:rsidR="00CD441C">
        <w:rPr>
          <w:rFonts w:ascii="Times New Roman" w:eastAsia="宋体" w:hAnsi="宋体" w:hint="eastAsia"/>
          <w:b w:val="0"/>
        </w:rPr>
        <w:t>时，</w:t>
      </w:r>
      <w:r w:rsidR="00CD441C">
        <w:rPr>
          <w:rFonts w:ascii="Times New Roman" w:eastAsia="宋体" w:hAnsi="宋体"/>
          <w:b w:val="0"/>
        </w:rPr>
        <w:t>会创建对应的</w:t>
      </w:r>
      <w:r w:rsidR="00CD441C">
        <w:rPr>
          <w:rFonts w:ascii="Times New Roman" w:eastAsia="宋体" w:hAnsi="宋体"/>
          <w:b w:val="0"/>
        </w:rPr>
        <w:t>Element</w:t>
      </w:r>
      <w:r w:rsidR="00CD441C">
        <w:rPr>
          <w:rFonts w:ascii="Times New Roman" w:eastAsia="宋体" w:hAnsi="宋体"/>
          <w:b w:val="0"/>
        </w:rPr>
        <w:t>对象</w:t>
      </w:r>
      <w:r w:rsidR="00CD441C">
        <w:rPr>
          <w:rFonts w:ascii="Times New Roman" w:eastAsia="宋体" w:hAnsi="宋体" w:hint="eastAsia"/>
          <w:b w:val="0"/>
        </w:rPr>
        <w:t>HTML</w:t>
      </w:r>
      <w:r w:rsidR="00CD441C">
        <w:rPr>
          <w:rFonts w:ascii="Times New Roman" w:eastAsia="宋体" w:hAnsi="宋体"/>
          <w:b w:val="0"/>
        </w:rPr>
        <w:softHyphen/>
      </w:r>
      <w:r w:rsidR="00CD441C">
        <w:rPr>
          <w:rFonts w:ascii="Times New Roman" w:eastAsia="宋体" w:hAnsi="宋体" w:hint="eastAsia"/>
          <w:b w:val="0"/>
        </w:rPr>
        <w:t>VideoElement</w:t>
      </w:r>
      <w:r w:rsidR="00CD441C">
        <w:rPr>
          <w:rFonts w:ascii="Times New Roman" w:eastAsia="宋体" w:hAnsi="宋体" w:hint="eastAsia"/>
          <w:b w:val="0"/>
        </w:rPr>
        <w:t>；</w:t>
      </w:r>
      <w:r w:rsidR="00CD441C">
        <w:rPr>
          <w:rFonts w:ascii="Times New Roman" w:eastAsia="宋体" w:hAnsi="宋体"/>
          <w:b w:val="0"/>
        </w:rPr>
        <w:t>同样</w:t>
      </w:r>
      <w:r w:rsidR="00CD441C">
        <w:rPr>
          <w:rFonts w:ascii="Times New Roman" w:eastAsia="宋体" w:hAnsi="宋体" w:hint="eastAsia"/>
          <w:b w:val="0"/>
        </w:rPr>
        <w:t>地</w:t>
      </w:r>
      <w:r w:rsidR="00CD441C">
        <w:rPr>
          <w:rFonts w:ascii="Times New Roman" w:eastAsia="宋体" w:hAnsi="宋体"/>
          <w:b w:val="0"/>
        </w:rPr>
        <w:t>，当遇到</w:t>
      </w:r>
      <w:r w:rsidR="00CD441C">
        <w:rPr>
          <w:rFonts w:ascii="Times New Roman" w:eastAsia="宋体" w:hAnsi="宋体" w:hint="eastAsia"/>
          <w:b w:val="0"/>
        </w:rPr>
        <w:t>&lt;</w:t>
      </w:r>
      <w:r w:rsidR="00CD441C">
        <w:rPr>
          <w:rFonts w:ascii="Times New Roman" w:eastAsia="宋体" w:hAnsi="宋体"/>
          <w:b w:val="0"/>
        </w:rPr>
        <w:t>audio</w:t>
      </w:r>
      <w:r w:rsidR="00CD441C">
        <w:rPr>
          <w:rFonts w:ascii="Times New Roman" w:eastAsia="宋体" w:hAnsi="宋体" w:hint="eastAsia"/>
          <w:b w:val="0"/>
        </w:rPr>
        <w:t xml:space="preserve">&gt; </w:t>
      </w:r>
      <w:r w:rsidR="00CD441C">
        <w:rPr>
          <w:rFonts w:ascii="Times New Roman" w:eastAsia="宋体" w:hAnsi="宋体"/>
          <w:b w:val="0"/>
        </w:rPr>
        <w:t>tag</w:t>
      </w:r>
      <w:r w:rsidR="00CD441C">
        <w:rPr>
          <w:rFonts w:ascii="Times New Roman" w:eastAsia="宋体" w:hAnsi="宋体"/>
          <w:b w:val="0"/>
        </w:rPr>
        <w:t>的时候，会创建</w:t>
      </w:r>
      <w:r w:rsidR="00CD441C">
        <w:rPr>
          <w:rFonts w:ascii="Times New Roman" w:eastAsia="宋体" w:hAnsi="宋体"/>
          <w:b w:val="0"/>
        </w:rPr>
        <w:t>HTMLAudioElement</w:t>
      </w:r>
      <w:r w:rsidR="00CD441C">
        <w:rPr>
          <w:rFonts w:ascii="Times New Roman" w:eastAsia="宋体" w:hAnsi="宋体" w:hint="eastAsia"/>
          <w:b w:val="0"/>
        </w:rPr>
        <w:t>对象</w:t>
      </w:r>
      <w:r w:rsidR="00CD441C">
        <w:rPr>
          <w:rFonts w:ascii="Times New Roman" w:eastAsia="宋体" w:hAnsi="宋体"/>
          <w:b w:val="0"/>
        </w:rPr>
        <w:t>。</w:t>
      </w:r>
      <w:r w:rsidR="00CD441C">
        <w:rPr>
          <w:rFonts w:ascii="Times New Roman" w:eastAsia="宋体" w:hAnsi="宋体"/>
          <w:b w:val="0"/>
        </w:rPr>
        <w:t>HTMLVideoElement</w:t>
      </w:r>
      <w:r w:rsidR="00CD441C">
        <w:rPr>
          <w:rFonts w:ascii="Times New Roman" w:eastAsia="宋体" w:hAnsi="宋体" w:hint="eastAsia"/>
          <w:b w:val="0"/>
        </w:rPr>
        <w:t>和</w:t>
      </w:r>
      <w:r w:rsidR="00CD441C">
        <w:rPr>
          <w:rFonts w:ascii="Times New Roman" w:eastAsia="宋体" w:hAnsi="宋体"/>
          <w:b w:val="0"/>
        </w:rPr>
        <w:t>HTMLAudioElement</w:t>
      </w:r>
      <w:r w:rsidR="00CD441C">
        <w:rPr>
          <w:rFonts w:ascii="Times New Roman" w:eastAsia="宋体" w:hAnsi="宋体"/>
          <w:b w:val="0"/>
        </w:rPr>
        <w:t>都是从</w:t>
      </w:r>
      <w:r w:rsidR="00CD441C">
        <w:rPr>
          <w:rFonts w:ascii="Times New Roman" w:eastAsia="宋体" w:hAnsi="宋体"/>
          <w:b w:val="0"/>
        </w:rPr>
        <w:t>HTML</w:t>
      </w:r>
      <w:r w:rsidR="00CD441C">
        <w:rPr>
          <w:rFonts w:ascii="Times New Roman" w:eastAsia="宋体" w:hAnsi="宋体" w:hint="eastAsia"/>
          <w:b w:val="0"/>
        </w:rPr>
        <w:t>MediaElement</w:t>
      </w:r>
      <w:r w:rsidR="00CD441C">
        <w:rPr>
          <w:rFonts w:ascii="Times New Roman" w:eastAsia="宋体" w:hAnsi="宋体"/>
          <w:b w:val="0"/>
        </w:rPr>
        <w:t>派生，他们之间的</w:t>
      </w:r>
      <w:r w:rsidR="00CD441C">
        <w:rPr>
          <w:rFonts w:ascii="Times New Roman" w:eastAsia="宋体" w:hAnsi="宋体" w:hint="eastAsia"/>
          <w:b w:val="0"/>
        </w:rPr>
        <w:t>类</w:t>
      </w:r>
      <w:r w:rsidR="00CD441C">
        <w:rPr>
          <w:rFonts w:ascii="Times New Roman" w:eastAsia="宋体" w:hAnsi="宋体"/>
          <w:b w:val="0"/>
        </w:rPr>
        <w:t>关系如</w:t>
      </w:r>
      <w:r w:rsidR="00CD441C">
        <w:rPr>
          <w:rFonts w:ascii="Times New Roman" w:eastAsia="宋体" w:hAnsi="宋体" w:hint="eastAsia"/>
          <w:b w:val="0"/>
        </w:rPr>
        <w:t>图</w:t>
      </w:r>
      <w:r w:rsidR="00CD441C">
        <w:rPr>
          <w:rFonts w:ascii="Times New Roman" w:eastAsia="宋体" w:hAnsi="宋体" w:hint="eastAsia"/>
          <w:b w:val="0"/>
        </w:rPr>
        <w:t>4</w:t>
      </w:r>
      <w:r w:rsidR="00CD441C">
        <w:rPr>
          <w:rFonts w:ascii="Times New Roman" w:eastAsia="宋体" w:hAnsi="宋体"/>
          <w:b w:val="0"/>
        </w:rPr>
        <w:t>-6</w:t>
      </w:r>
      <w:r w:rsidR="00CD441C">
        <w:rPr>
          <w:rFonts w:ascii="Times New Roman" w:eastAsia="宋体" w:hAnsi="宋体" w:hint="eastAsia"/>
          <w:b w:val="0"/>
        </w:rPr>
        <w:t>所示</w:t>
      </w:r>
      <w:r w:rsidR="00CD441C">
        <w:rPr>
          <w:rFonts w:ascii="Times New Roman" w:eastAsia="宋体" w:hAnsi="宋体"/>
          <w:b w:val="0"/>
        </w:rPr>
        <w:t>。</w:t>
      </w:r>
    </w:p>
    <w:p w14:paraId="0F38D80F" w14:textId="77777777" w:rsidR="009847AF" w:rsidRDefault="00E136F3" w:rsidP="003C78E9">
      <w:pPr>
        <w:pStyle w:val="My0"/>
        <w:jc w:val="center"/>
        <w:rPr>
          <w:rFonts w:ascii="Times New Roman" w:eastAsia="宋体" w:hAnsi="宋体"/>
          <w:b w:val="0"/>
        </w:rPr>
      </w:pPr>
      <w:r>
        <w:rPr>
          <w:rFonts w:ascii="Times New Roman" w:eastAsia="宋体" w:hAnsi="宋体"/>
          <w:b w:val="0"/>
        </w:rPr>
        <w:object w:dxaOrig="12499" w:dyaOrig="7195" w14:anchorId="687F1B3D">
          <v:shape id="_x0000_i1029" type="#_x0000_t75" style="width:413.75pt;height:238.55pt" o:ole="">
            <v:imagedata r:id="rId32" o:title=""/>
          </v:shape>
          <o:OLEObject Type="Embed" ProgID="Visio.Drawing.11" ShapeID="_x0000_i1029" DrawAspect="Content" ObjectID="_1413976987" r:id="rId33"/>
        </w:object>
      </w:r>
    </w:p>
    <w:p w14:paraId="12C57112" w14:textId="77777777" w:rsidR="00BF69DF" w:rsidRDefault="00BF69DF" w:rsidP="00BF69D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803C03">
        <w:rPr>
          <w:rFonts w:ascii="楷体_GB2312" w:eastAsia="楷体_GB2312" w:hAnsi="华文楷体" w:hint="eastAsia"/>
          <w:bCs w:val="0"/>
          <w:snapToGrid w:val="0"/>
          <w:color w:val="000000"/>
          <w:sz w:val="21"/>
          <w:szCs w:val="21"/>
        </w:rPr>
        <w:t>Chromium中</w:t>
      </w:r>
      <w:r w:rsidR="00803C03">
        <w:rPr>
          <w:rFonts w:ascii="楷体_GB2312" w:eastAsia="楷体_GB2312" w:hAnsi="华文楷体"/>
          <w:bCs w:val="0"/>
          <w:snapToGrid w:val="0"/>
          <w:color w:val="000000"/>
          <w:sz w:val="21"/>
          <w:szCs w:val="21"/>
        </w:rPr>
        <w:t>媒体类</w:t>
      </w:r>
      <w:r w:rsidR="00803C03">
        <w:rPr>
          <w:rFonts w:ascii="楷体_GB2312" w:eastAsia="楷体_GB2312" w:hAnsi="华文楷体" w:hint="eastAsia"/>
          <w:bCs w:val="0"/>
          <w:snapToGrid w:val="0"/>
          <w:color w:val="000000"/>
          <w:sz w:val="21"/>
          <w:szCs w:val="21"/>
        </w:rPr>
        <w:t>派生关系</w:t>
      </w:r>
    </w:p>
    <w:p w14:paraId="3B8F8D2A" w14:textId="77777777" w:rsidR="00BF69DF" w:rsidRDefault="00BF69DF" w:rsidP="00BF69DF">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C447D1">
        <w:rPr>
          <w:rFonts w:hAnsi="Times New Roman"/>
          <w:bCs w:val="0"/>
          <w:sz w:val="21"/>
          <w:szCs w:val="21"/>
        </w:rPr>
        <w:t>6</w:t>
      </w:r>
      <w:r w:rsidRPr="00464265">
        <w:rPr>
          <w:rFonts w:hAnsi="Times New Roman"/>
          <w:bCs w:val="0"/>
          <w:sz w:val="21"/>
          <w:szCs w:val="21"/>
        </w:rPr>
        <w:t xml:space="preserve"> </w:t>
      </w:r>
      <w:r w:rsidR="00C447D1" w:rsidRPr="00C447D1">
        <w:rPr>
          <w:rFonts w:hAnsi="Times New Roman"/>
          <w:bCs w:val="0"/>
          <w:sz w:val="21"/>
          <w:szCs w:val="21"/>
        </w:rPr>
        <w:t>Media derived relationships in Chromium</w:t>
      </w:r>
    </w:p>
    <w:p w14:paraId="0D2764FE" w14:textId="77777777" w:rsidR="00AF3F0C" w:rsidRDefault="001F3DE1" w:rsidP="00AF3F0C">
      <w:pPr>
        <w:pStyle w:val="My0"/>
        <w:rPr>
          <w:rFonts w:ascii="Times New Roman" w:eastAsia="宋体" w:hAnsi="宋体"/>
          <w:b w:val="0"/>
        </w:rPr>
      </w:pPr>
      <w:r>
        <w:lastRenderedPageBreak/>
        <w:tab/>
      </w:r>
      <w:r w:rsidRPr="001F3DE1">
        <w:rPr>
          <w:rFonts w:ascii="Times New Roman" w:eastAsia="宋体" w:hAnsi="宋体" w:hint="eastAsia"/>
          <w:b w:val="0"/>
        </w:rPr>
        <w:t>从</w:t>
      </w:r>
      <w:r>
        <w:rPr>
          <w:rFonts w:ascii="Times New Roman" w:eastAsia="宋体" w:hAnsi="宋体" w:hint="eastAsia"/>
          <w:b w:val="0"/>
        </w:rPr>
        <w:t>上图</w:t>
      </w:r>
      <w:r w:rsidR="00337745">
        <w:rPr>
          <w:rFonts w:ascii="Times New Roman" w:eastAsia="宋体" w:hAnsi="宋体" w:hint="eastAsia"/>
          <w:b w:val="0"/>
        </w:rPr>
        <w:t>（图</w:t>
      </w:r>
      <w:r w:rsidR="00337745">
        <w:rPr>
          <w:rFonts w:ascii="Times New Roman" w:eastAsia="宋体" w:hAnsi="宋体" w:hint="eastAsia"/>
          <w:b w:val="0"/>
        </w:rPr>
        <w:t>4</w:t>
      </w:r>
      <w:r w:rsidR="00337745">
        <w:rPr>
          <w:rFonts w:ascii="Times New Roman" w:eastAsia="宋体" w:hAnsi="宋体"/>
          <w:b w:val="0"/>
        </w:rPr>
        <w:t>-6</w:t>
      </w:r>
      <w:r w:rsidR="00337745">
        <w:rPr>
          <w:rFonts w:ascii="Times New Roman" w:eastAsia="宋体" w:hAnsi="宋体" w:hint="eastAsia"/>
          <w:b w:val="0"/>
        </w:rPr>
        <w:t>）可以</w:t>
      </w:r>
      <w:r w:rsidR="00337745">
        <w:rPr>
          <w:rFonts w:ascii="Times New Roman" w:eastAsia="宋体" w:hAnsi="宋体"/>
          <w:b w:val="0"/>
        </w:rPr>
        <w:t>看出，在</w:t>
      </w:r>
      <w:r w:rsidR="00337745">
        <w:rPr>
          <w:rFonts w:ascii="Times New Roman" w:eastAsia="宋体" w:hAnsi="宋体"/>
          <w:b w:val="0"/>
        </w:rPr>
        <w:t>HTMLMediaElement</w:t>
      </w:r>
      <w:r w:rsidR="00F33B87">
        <w:rPr>
          <w:rFonts w:ascii="Times New Roman" w:eastAsia="宋体" w:hAnsi="宋体" w:hint="eastAsia"/>
          <w:b w:val="0"/>
        </w:rPr>
        <w:t>是</w:t>
      </w:r>
      <w:r w:rsidR="00F33B87">
        <w:rPr>
          <w:rFonts w:ascii="Times New Roman" w:eastAsia="宋体" w:hAnsi="宋体"/>
          <w:b w:val="0"/>
        </w:rPr>
        <w:t>HTMLAudioElement</w:t>
      </w:r>
      <w:r w:rsidR="00F33B87">
        <w:rPr>
          <w:rFonts w:ascii="Times New Roman" w:eastAsia="宋体" w:hAnsi="宋体" w:hint="eastAsia"/>
          <w:b w:val="0"/>
        </w:rPr>
        <w:t>和</w:t>
      </w:r>
      <w:r w:rsidR="00F33B87">
        <w:rPr>
          <w:rFonts w:ascii="Times New Roman" w:eastAsia="宋体" w:hAnsi="宋体"/>
          <w:b w:val="0"/>
        </w:rPr>
        <w:t>HTMLVideoElement</w:t>
      </w:r>
      <w:r w:rsidR="00F33B87">
        <w:rPr>
          <w:rFonts w:ascii="Times New Roman" w:eastAsia="宋体" w:hAnsi="宋体"/>
          <w:b w:val="0"/>
        </w:rPr>
        <w:t>的父类，</w:t>
      </w:r>
      <w:r w:rsidR="00337745">
        <w:rPr>
          <w:rFonts w:ascii="Times New Roman" w:eastAsia="宋体" w:hAnsi="宋体"/>
          <w:b w:val="0"/>
        </w:rPr>
        <w:t>中拥有一个</w:t>
      </w:r>
      <w:r w:rsidR="00337745">
        <w:rPr>
          <w:rFonts w:ascii="Times New Roman" w:eastAsia="宋体" w:hAnsi="宋体"/>
          <w:b w:val="0"/>
        </w:rPr>
        <w:t>Media</w:t>
      </w:r>
      <w:r w:rsidR="00337745">
        <w:rPr>
          <w:rFonts w:ascii="Times New Roman" w:eastAsia="宋体" w:hAnsi="宋体" w:hint="eastAsia"/>
          <w:b w:val="0"/>
        </w:rPr>
        <w:t>播放器</w:t>
      </w:r>
      <w:r w:rsidR="00645D8D">
        <w:rPr>
          <w:rFonts w:ascii="Times New Roman" w:eastAsia="宋体" w:hAnsi="宋体" w:hint="eastAsia"/>
          <w:b w:val="0"/>
        </w:rPr>
        <w:t>，当</w:t>
      </w:r>
      <w:r w:rsidR="00645D8D">
        <w:rPr>
          <w:rFonts w:ascii="Times New Roman" w:eastAsia="宋体" w:hAnsi="宋体"/>
          <w:b w:val="0"/>
        </w:rPr>
        <w:t>音视频</w:t>
      </w:r>
      <w:r w:rsidR="00645D8D">
        <w:rPr>
          <w:rFonts w:ascii="Times New Roman" w:eastAsia="宋体" w:hAnsi="宋体" w:hint="eastAsia"/>
          <w:b w:val="0"/>
        </w:rPr>
        <w:t>需要</w:t>
      </w:r>
      <w:r w:rsidR="00645D8D">
        <w:rPr>
          <w:rFonts w:ascii="Times New Roman" w:eastAsia="宋体" w:hAnsi="宋体"/>
          <w:b w:val="0"/>
        </w:rPr>
        <w:t>播放的时候，会</w:t>
      </w:r>
      <w:r w:rsidR="00645D8D">
        <w:rPr>
          <w:rFonts w:ascii="Times New Roman" w:eastAsia="宋体" w:hAnsi="宋体" w:hint="eastAsia"/>
          <w:b w:val="0"/>
        </w:rPr>
        <w:t>通过</w:t>
      </w:r>
      <w:r w:rsidR="00645D8D">
        <w:rPr>
          <w:rFonts w:ascii="Times New Roman" w:eastAsia="宋体" w:hAnsi="宋体"/>
          <w:b w:val="0"/>
        </w:rPr>
        <w:t>MediaPlayer</w:t>
      </w:r>
      <w:r w:rsidR="00645D8D">
        <w:rPr>
          <w:rFonts w:ascii="Times New Roman" w:eastAsia="宋体" w:hAnsi="宋体"/>
          <w:b w:val="0"/>
        </w:rPr>
        <w:t>进行</w:t>
      </w:r>
      <w:r w:rsidR="00645D8D">
        <w:rPr>
          <w:rFonts w:ascii="Times New Roman" w:eastAsia="宋体" w:hAnsi="宋体" w:hint="eastAsia"/>
          <w:b w:val="0"/>
        </w:rPr>
        <w:t>。</w:t>
      </w:r>
      <w:r w:rsidR="00645D8D">
        <w:rPr>
          <w:rFonts w:ascii="Times New Roman" w:eastAsia="宋体" w:hAnsi="宋体"/>
          <w:b w:val="0"/>
        </w:rPr>
        <w:t>从</w:t>
      </w:r>
      <w:r w:rsidR="00645D8D">
        <w:rPr>
          <w:rFonts w:ascii="Times New Roman" w:eastAsia="宋体" w:hAnsi="宋体" w:hint="eastAsia"/>
          <w:b w:val="0"/>
        </w:rPr>
        <w:t>上图中</w:t>
      </w:r>
      <w:r w:rsidR="00645D8D">
        <w:rPr>
          <w:rFonts w:ascii="Times New Roman" w:eastAsia="宋体" w:hAnsi="宋体"/>
          <w:b w:val="0"/>
        </w:rPr>
        <w:t>我们可以看到，</w:t>
      </w:r>
      <w:r w:rsidR="00645D8D">
        <w:rPr>
          <w:rFonts w:ascii="Times New Roman" w:eastAsia="宋体" w:hAnsi="宋体"/>
          <w:b w:val="0"/>
        </w:rPr>
        <w:t>WebMediaPlayerClient</w:t>
      </w:r>
      <w:r w:rsidR="00645D8D">
        <w:rPr>
          <w:rFonts w:ascii="Times New Roman" w:eastAsia="宋体" w:hAnsi="宋体"/>
          <w:b w:val="0"/>
        </w:rPr>
        <w:softHyphen/>
        <w:t>Impl</w:t>
      </w:r>
      <w:r w:rsidR="00645D8D">
        <w:rPr>
          <w:rFonts w:ascii="Times New Roman" w:eastAsia="宋体" w:hAnsi="宋体" w:hint="eastAsia"/>
          <w:b w:val="0"/>
        </w:rPr>
        <w:t>是</w:t>
      </w:r>
      <w:r w:rsidR="00645D8D">
        <w:rPr>
          <w:rFonts w:ascii="Times New Roman" w:eastAsia="宋体" w:hAnsi="宋体"/>
          <w:b w:val="0"/>
        </w:rPr>
        <w:t>Media</w:t>
      </w:r>
      <w:r w:rsidR="00645D8D">
        <w:rPr>
          <w:rFonts w:ascii="Times New Roman" w:eastAsia="宋体" w:hAnsi="宋体"/>
          <w:b w:val="0"/>
        </w:rPr>
        <w:softHyphen/>
        <w:t>Player</w:t>
      </w:r>
      <w:r w:rsidR="00645D8D">
        <w:rPr>
          <w:rFonts w:ascii="Times New Roman" w:eastAsia="宋体" w:hAnsi="宋体"/>
          <w:b w:val="0"/>
        </w:rPr>
        <w:t>的</w:t>
      </w:r>
      <w:r w:rsidR="00645D8D">
        <w:rPr>
          <w:rFonts w:ascii="Times New Roman" w:eastAsia="宋体" w:hAnsi="宋体" w:hint="eastAsia"/>
          <w:b w:val="0"/>
        </w:rPr>
        <w:t>子类，</w:t>
      </w:r>
      <w:r w:rsidR="00645D8D">
        <w:rPr>
          <w:rFonts w:ascii="Times New Roman" w:eastAsia="宋体" w:hAnsi="宋体"/>
          <w:b w:val="0"/>
        </w:rPr>
        <w:t>负责</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的实现。而</w:t>
      </w:r>
      <w:r w:rsidR="00645D8D">
        <w:rPr>
          <w:rFonts w:ascii="Times New Roman" w:eastAsia="宋体" w:hAnsi="宋体" w:hint="eastAsia"/>
          <w:b w:val="0"/>
        </w:rPr>
        <w:t>其实</w:t>
      </w:r>
      <w:r w:rsidR="00645D8D">
        <w:rPr>
          <w:rFonts w:ascii="Times New Roman" w:eastAsia="宋体" w:hAnsi="宋体"/>
          <w:b w:val="0"/>
        </w:rPr>
        <w:t>，</w:t>
      </w:r>
      <w:r w:rsidR="00645D8D">
        <w:rPr>
          <w:rFonts w:ascii="Times New Roman" w:eastAsia="宋体" w:hAnsi="宋体"/>
          <w:b w:val="0"/>
        </w:rPr>
        <w:t>WebMediaPlayerClientImpl</w:t>
      </w:r>
      <w:r w:rsidR="00645D8D">
        <w:rPr>
          <w:rFonts w:ascii="Times New Roman" w:eastAsia="宋体" w:hAnsi="宋体"/>
          <w:b w:val="0"/>
        </w:rPr>
        <w:t>也不是</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的真正实现者，</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又把播放的任务委托给了</w:t>
      </w:r>
      <w:r w:rsidR="00645D8D">
        <w:rPr>
          <w:rFonts w:ascii="Times New Roman" w:eastAsia="宋体" w:hAnsi="宋体" w:hint="eastAsia"/>
          <w:b w:val="0"/>
        </w:rPr>
        <w:t>WebMedia</w:t>
      </w:r>
      <w:r w:rsidR="00645D8D">
        <w:rPr>
          <w:rFonts w:ascii="Times New Roman" w:eastAsia="宋体" w:hAnsi="宋体"/>
          <w:b w:val="0"/>
        </w:rPr>
        <w:softHyphen/>
      </w:r>
      <w:r w:rsidR="00645D8D">
        <w:rPr>
          <w:rFonts w:ascii="Times New Roman" w:eastAsia="宋体" w:hAnsi="宋体" w:hint="eastAsia"/>
          <w:b w:val="0"/>
        </w:rPr>
        <w:t>Player</w:t>
      </w:r>
      <w:r w:rsidR="00645D8D">
        <w:rPr>
          <w:rFonts w:ascii="Times New Roman" w:eastAsia="宋体" w:hAnsi="宋体" w:hint="eastAsia"/>
          <w:b w:val="0"/>
        </w:rPr>
        <w:t>，如</w:t>
      </w:r>
      <w:r w:rsidR="00645D8D">
        <w:rPr>
          <w:rFonts w:ascii="Times New Roman" w:eastAsia="宋体" w:hAnsi="宋体"/>
          <w:b w:val="0"/>
        </w:rPr>
        <w:t>下图</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）所示</w:t>
      </w:r>
      <w:r w:rsidR="00645D8D">
        <w:rPr>
          <w:rFonts w:ascii="Times New Roman" w:eastAsia="宋体" w:hAnsi="宋体"/>
          <w:b w:val="0"/>
        </w:rPr>
        <w:t>，</w:t>
      </w:r>
      <w:r w:rsidR="00645D8D">
        <w:rPr>
          <w:rFonts w:ascii="Times New Roman" w:eastAsia="宋体" w:hAnsi="宋体" w:hint="eastAsia"/>
          <w:b w:val="0"/>
        </w:rPr>
        <w:t>WebMediaPlayer</w:t>
      </w:r>
      <w:r w:rsidR="00645D8D">
        <w:rPr>
          <w:rFonts w:ascii="Times New Roman" w:eastAsia="宋体" w:hAnsi="宋体" w:hint="eastAsia"/>
          <w:b w:val="0"/>
        </w:rPr>
        <w:t>其实</w:t>
      </w:r>
      <w:r w:rsidR="00645D8D">
        <w:rPr>
          <w:rFonts w:ascii="Times New Roman" w:eastAsia="宋体" w:hAnsi="宋体"/>
          <w:b w:val="0"/>
        </w:rPr>
        <w:t>也只是</w:t>
      </w:r>
      <w:r w:rsidR="00645D8D">
        <w:rPr>
          <w:rFonts w:ascii="Times New Roman" w:eastAsia="宋体" w:hAnsi="宋体" w:hint="eastAsia"/>
          <w:b w:val="0"/>
        </w:rPr>
        <w:t>一个接口</w:t>
      </w:r>
      <w:r w:rsidR="00645D8D">
        <w:rPr>
          <w:rFonts w:ascii="Times New Roman" w:eastAsia="宋体" w:hAnsi="宋体"/>
          <w:b w:val="0"/>
        </w:rPr>
        <w:t>类，</w:t>
      </w:r>
      <w:r w:rsidR="00645D8D">
        <w:rPr>
          <w:rFonts w:ascii="Times New Roman" w:eastAsia="宋体" w:hAnsi="宋体" w:hint="eastAsia"/>
          <w:b w:val="0"/>
        </w:rPr>
        <w:t>根据</w:t>
      </w:r>
      <w:r w:rsidR="00645D8D">
        <w:rPr>
          <w:rFonts w:ascii="Times New Roman" w:eastAsia="宋体" w:hAnsi="宋体"/>
          <w:b w:val="0"/>
        </w:rPr>
        <w:t>不同的移植</w:t>
      </w:r>
      <w:r w:rsidR="00645D8D">
        <w:rPr>
          <w:rFonts w:ascii="Times New Roman" w:eastAsia="宋体" w:hAnsi="宋体" w:hint="eastAsia"/>
          <w:b w:val="0"/>
        </w:rPr>
        <w:t>有</w:t>
      </w:r>
      <w:r w:rsidR="00645D8D">
        <w:rPr>
          <w:rFonts w:ascii="Times New Roman" w:eastAsia="宋体" w:hAnsi="宋体"/>
          <w:b w:val="0"/>
        </w:rPr>
        <w:t>不同的实现，</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中</w:t>
      </w:r>
      <w:r w:rsidR="00645D8D">
        <w:rPr>
          <w:rFonts w:ascii="Times New Roman" w:eastAsia="宋体" w:hAnsi="宋体"/>
          <w:b w:val="0"/>
        </w:rPr>
        <w:t>WebMediaPlayer</w:t>
      </w:r>
      <w:r w:rsidR="00645D8D">
        <w:rPr>
          <w:rFonts w:ascii="Times New Roman" w:eastAsia="宋体" w:hAnsi="宋体"/>
          <w:b w:val="0"/>
        </w:rPr>
        <w:t>右侧的</w:t>
      </w:r>
      <w:r w:rsidR="00645D8D">
        <w:rPr>
          <w:rFonts w:ascii="Times New Roman" w:eastAsia="宋体" w:hAnsi="宋体"/>
          <w:b w:val="0"/>
        </w:rPr>
        <w:t>WebMediaPlaye</w:t>
      </w:r>
      <w:r w:rsidR="00A77ABE">
        <w:rPr>
          <w:rFonts w:ascii="Times New Roman" w:eastAsia="宋体" w:hAnsi="宋体"/>
          <w:b w:val="0"/>
        </w:rPr>
        <w:softHyphen/>
      </w:r>
      <w:r w:rsidR="00645D8D">
        <w:rPr>
          <w:rFonts w:ascii="Times New Roman" w:eastAsia="宋体" w:hAnsi="宋体"/>
          <w:b w:val="0"/>
        </w:rPr>
        <w:t>rClient</w:t>
      </w:r>
      <w:r w:rsidR="00645D8D">
        <w:rPr>
          <w:rFonts w:ascii="Times New Roman" w:eastAsia="宋体" w:hAnsi="宋体" w:hint="eastAsia"/>
          <w:b w:val="0"/>
        </w:rPr>
        <w:t>是</w:t>
      </w:r>
      <w:r w:rsidR="00645D8D">
        <w:rPr>
          <w:rFonts w:ascii="Times New Roman" w:eastAsia="宋体" w:hAnsi="宋体"/>
          <w:b w:val="0"/>
        </w:rPr>
        <w:t>播放状态</w:t>
      </w:r>
      <w:r w:rsidR="00645D8D">
        <w:rPr>
          <w:rFonts w:ascii="Times New Roman" w:eastAsia="宋体" w:hAnsi="宋体"/>
          <w:b w:val="0"/>
        </w:rPr>
        <w:lastRenderedPageBreak/>
        <w:t>的监听者，由图</w:t>
      </w:r>
      <w:r w:rsidR="00645D8D">
        <w:rPr>
          <w:rFonts w:ascii="Times New Roman" w:eastAsia="宋体" w:hAnsi="宋体" w:hint="eastAsia"/>
          <w:b w:val="0"/>
        </w:rPr>
        <w:t>4</w:t>
      </w:r>
      <w:r w:rsidR="00645D8D">
        <w:rPr>
          <w:rFonts w:ascii="Times New Roman" w:eastAsia="宋体" w:hAnsi="宋体"/>
          <w:b w:val="0"/>
        </w:rPr>
        <w:t>-6</w:t>
      </w:r>
      <w:r w:rsidR="00645D8D">
        <w:rPr>
          <w:rFonts w:ascii="Times New Roman" w:eastAsia="宋体" w:hAnsi="宋体" w:hint="eastAsia"/>
          <w:b w:val="0"/>
        </w:rPr>
        <w:t>中</w:t>
      </w:r>
      <w:r w:rsidR="00645D8D">
        <w:rPr>
          <w:rFonts w:ascii="Times New Roman" w:eastAsia="宋体" w:hAnsi="宋体"/>
          <w:b w:val="0"/>
        </w:rPr>
        <w:t>的</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继承实现，</w:t>
      </w:r>
      <w:r w:rsidR="00645D8D">
        <w:rPr>
          <w:rFonts w:ascii="Times New Roman" w:eastAsia="宋体" w:hAnsi="宋体" w:hint="eastAsia"/>
          <w:b w:val="0"/>
        </w:rPr>
        <w:t>从而把</w:t>
      </w:r>
      <w:r w:rsidR="00645D8D">
        <w:rPr>
          <w:rFonts w:ascii="Times New Roman" w:eastAsia="宋体" w:hAnsi="宋体"/>
          <w:b w:val="0"/>
        </w:rPr>
        <w:t>播放状态</w:t>
      </w:r>
      <w:r w:rsidR="00645D8D">
        <w:rPr>
          <w:rFonts w:ascii="Times New Roman" w:eastAsia="宋体" w:hAnsi="宋体" w:hint="eastAsia"/>
          <w:b w:val="0"/>
        </w:rPr>
        <w:t>层层向</w:t>
      </w:r>
      <w:r w:rsidR="00AF3F0C">
        <w:rPr>
          <w:rFonts w:ascii="Times New Roman" w:eastAsia="宋体" w:hAnsi="宋体" w:hint="eastAsia"/>
          <w:b w:val="0"/>
        </w:rPr>
        <w:t>上反馈</w:t>
      </w:r>
      <w:r w:rsidR="00AF3F0C">
        <w:rPr>
          <w:rFonts w:ascii="Times New Roman" w:eastAsia="宋体" w:hAnsi="宋体"/>
          <w:b w:val="0"/>
        </w:rPr>
        <w:t>，最终在浏览器的页面上体现出来，比如播放进度的更新，</w:t>
      </w:r>
      <w:r w:rsidR="007E0E5E">
        <w:rPr>
          <w:noProof/>
        </w:rPr>
        <w:pict w14:anchorId="6F44E580">
          <v:shape id="_x0000_s1335" type="#_x0000_t75" style="position:absolute;margin-left:9.3pt;margin-top:49pt;width:453.55pt;height:548.3pt;z-index:251710464;mso-position-horizontal-relative:text;mso-position-vertical-relative:text">
            <v:imagedata r:id="rId34" o:title=""/>
            <w10:wrap type="square" side="right"/>
          </v:shape>
          <o:OLEObject Type="Embed" ProgID="Visio.Drawing.15" ShapeID="_x0000_s1335" DrawAspect="Content" ObjectID="_1413976992" r:id="rId35"/>
        </w:pict>
      </w:r>
      <w:r w:rsidR="00AF3F0C">
        <w:rPr>
          <w:rFonts w:ascii="Times New Roman" w:eastAsia="宋体" w:hAnsi="宋体"/>
          <w:b w:val="0"/>
        </w:rPr>
        <w:t>等等。</w:t>
      </w:r>
    </w:p>
    <w:p w14:paraId="3B5A2ADB" w14:textId="77777777" w:rsidR="002059B9" w:rsidRDefault="002059B9" w:rsidP="002059B9">
      <w:pPr>
        <w:widowControl w:val="0"/>
        <w:adjustRightInd w:val="0"/>
        <w:snapToGrid w:val="0"/>
        <w:spacing w:before="120" w:after="0"/>
        <w:ind w:rightChars="12" w:right="29" w:firstLine="42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7</w:t>
      </w:r>
      <w:r>
        <w:rPr>
          <w:rFonts w:ascii="楷体_GB2312" w:eastAsia="楷体_GB2312" w:hAnsi="华文楷体" w:hint="eastAsia"/>
          <w:bCs w:val="0"/>
          <w:snapToGrid w:val="0"/>
          <w:color w:val="000000"/>
          <w:sz w:val="21"/>
          <w:szCs w:val="21"/>
        </w:rPr>
        <w:t xml:space="preserve"> Chromium</w:t>
      </w:r>
      <w:r w:rsidRPr="00453897">
        <w:t xml:space="preserve"> </w:t>
      </w:r>
      <w:r w:rsidRPr="00453897">
        <w:rPr>
          <w:rFonts w:ascii="楷体_GB2312" w:eastAsia="楷体_GB2312" w:hAnsi="华文楷体"/>
          <w:bCs w:val="0"/>
          <w:snapToGrid w:val="0"/>
          <w:color w:val="000000"/>
          <w:sz w:val="21"/>
          <w:szCs w:val="21"/>
        </w:rPr>
        <w:t>Media</w:t>
      </w:r>
      <w:r>
        <w:rPr>
          <w:rFonts w:ascii="楷体_GB2312" w:eastAsia="楷体_GB2312" w:hAnsi="华文楷体" w:hint="eastAsia"/>
          <w:bCs w:val="0"/>
          <w:snapToGrid w:val="0"/>
          <w:color w:val="000000"/>
          <w:sz w:val="21"/>
          <w:szCs w:val="21"/>
        </w:rPr>
        <w:t>的</w:t>
      </w:r>
      <w:r>
        <w:rPr>
          <w:rFonts w:ascii="楷体_GB2312" w:eastAsia="楷体_GB2312" w:hAnsi="华文楷体"/>
          <w:bCs w:val="0"/>
          <w:snapToGrid w:val="0"/>
          <w:color w:val="000000"/>
          <w:sz w:val="21"/>
          <w:szCs w:val="21"/>
        </w:rPr>
        <w:t>实现</w:t>
      </w:r>
    </w:p>
    <w:p w14:paraId="0D2AF172" w14:textId="77777777" w:rsidR="002059B9" w:rsidRDefault="002059B9" w:rsidP="002059B9">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7</w:t>
      </w:r>
      <w:r w:rsidRPr="00464265">
        <w:rPr>
          <w:rFonts w:hAnsi="Times New Roman"/>
          <w:bCs w:val="0"/>
          <w:sz w:val="21"/>
          <w:szCs w:val="21"/>
        </w:rPr>
        <w:t xml:space="preserve"> </w:t>
      </w:r>
      <w:r>
        <w:rPr>
          <w:rFonts w:hAnsi="Times New Roman"/>
          <w:bCs w:val="0"/>
          <w:sz w:val="21"/>
          <w:szCs w:val="21"/>
        </w:rPr>
        <w:t>the i</w:t>
      </w:r>
      <w:r w:rsidRPr="00453897">
        <w:rPr>
          <w:rFonts w:hAnsi="Times New Roman"/>
          <w:bCs w:val="0"/>
          <w:sz w:val="21"/>
          <w:szCs w:val="21"/>
        </w:rPr>
        <w:t>mplementation of Chromium</w:t>
      </w:r>
      <w:r>
        <w:rPr>
          <w:rFonts w:hAnsi="Times New Roman"/>
          <w:bCs w:val="0"/>
          <w:sz w:val="21"/>
          <w:szCs w:val="21"/>
        </w:rPr>
        <w:t xml:space="preserve"> </w:t>
      </w:r>
      <w:r w:rsidRPr="00453897">
        <w:rPr>
          <w:rFonts w:hAnsi="Times New Roman"/>
          <w:bCs w:val="0"/>
          <w:sz w:val="21"/>
          <w:szCs w:val="21"/>
        </w:rPr>
        <w:t>Media</w:t>
      </w:r>
    </w:p>
    <w:p w14:paraId="437D6CBE" w14:textId="77777777" w:rsidR="00BA0722" w:rsidRDefault="00BA0722" w:rsidP="00E34F61">
      <w:pPr>
        <w:pStyle w:val="My0"/>
        <w:tabs>
          <w:tab w:val="left" w:pos="12758"/>
        </w:tabs>
      </w:pPr>
    </w:p>
    <w:p w14:paraId="3DC1960E" w14:textId="77777777" w:rsidR="00AF3F0C" w:rsidRDefault="00AF3F0C" w:rsidP="00E34F61">
      <w:pPr>
        <w:pStyle w:val="My0"/>
        <w:tabs>
          <w:tab w:val="left" w:pos="12758"/>
        </w:tabs>
      </w:pPr>
    </w:p>
    <w:p w14:paraId="46A6798B" w14:textId="77777777" w:rsidR="00AF3F0C" w:rsidRDefault="00DD3643" w:rsidP="00DD3643">
      <w:pPr>
        <w:pStyle w:val="My0"/>
        <w:tabs>
          <w:tab w:val="left" w:pos="12758"/>
        </w:tabs>
        <w:ind w:firstLineChars="177" w:firstLine="425"/>
      </w:pPr>
      <w:r w:rsidRPr="00DD3643">
        <w:rPr>
          <w:rFonts w:ascii="Times New Roman" w:eastAsia="宋体" w:hAnsi="宋体" w:hint="eastAsia"/>
          <w:b w:val="0"/>
        </w:rPr>
        <w:t>对于</w:t>
      </w:r>
      <w:r w:rsidR="004B79A6">
        <w:rPr>
          <w:rFonts w:ascii="Times New Roman" w:eastAsia="宋体" w:hAnsi="宋体" w:hint="eastAsia"/>
          <w:b w:val="0"/>
        </w:rPr>
        <w:t>图</w:t>
      </w:r>
      <w:r w:rsidR="004B79A6">
        <w:rPr>
          <w:rFonts w:ascii="Times New Roman" w:eastAsia="宋体" w:hAnsi="宋体" w:hint="eastAsia"/>
          <w:b w:val="0"/>
        </w:rPr>
        <w:t>4</w:t>
      </w:r>
      <w:r w:rsidR="004B79A6">
        <w:rPr>
          <w:rFonts w:ascii="Times New Roman" w:eastAsia="宋体" w:hAnsi="宋体"/>
          <w:b w:val="0"/>
        </w:rPr>
        <w:t>-7</w:t>
      </w:r>
      <w:r w:rsidR="004B79A6">
        <w:rPr>
          <w:rFonts w:ascii="Times New Roman" w:eastAsia="宋体" w:hAnsi="宋体" w:hint="eastAsia"/>
          <w:b w:val="0"/>
        </w:rPr>
        <w:t>中</w:t>
      </w:r>
      <w:r w:rsidR="004B79A6">
        <w:rPr>
          <w:rFonts w:ascii="Times New Roman" w:eastAsia="宋体" w:hAnsi="宋体"/>
          <w:b w:val="0"/>
        </w:rPr>
        <w:t>的</w:t>
      </w:r>
      <w:r w:rsidR="004B79A6">
        <w:rPr>
          <w:rFonts w:ascii="Times New Roman" w:eastAsia="宋体" w:hAnsi="宋体" w:hint="eastAsia"/>
          <w:b w:val="0"/>
        </w:rPr>
        <w:t>各</w:t>
      </w:r>
      <w:r w:rsidR="00800204">
        <w:rPr>
          <w:rFonts w:ascii="Times New Roman" w:eastAsia="宋体" w:hAnsi="宋体" w:hint="eastAsia"/>
          <w:b w:val="0"/>
        </w:rPr>
        <w:t>个</w:t>
      </w:r>
      <w:r w:rsidR="004B79A6">
        <w:rPr>
          <w:rFonts w:ascii="Times New Roman" w:eastAsia="宋体" w:hAnsi="宋体"/>
          <w:b w:val="0"/>
        </w:rPr>
        <w:t>类做</w:t>
      </w:r>
      <w:r w:rsidR="004B79A6">
        <w:rPr>
          <w:rFonts w:ascii="Times New Roman" w:eastAsia="宋体" w:hAnsi="宋体" w:hint="eastAsia"/>
          <w:b w:val="0"/>
        </w:rPr>
        <w:t>如下</w:t>
      </w:r>
      <w:r w:rsidR="004B79A6">
        <w:rPr>
          <w:rFonts w:ascii="Times New Roman" w:eastAsia="宋体" w:hAnsi="宋体"/>
          <w:b w:val="0"/>
        </w:rPr>
        <w:t>说明：</w:t>
      </w:r>
    </w:p>
    <w:p w14:paraId="7B9196E5" w14:textId="77777777" w:rsidR="002D1CDD" w:rsidRDefault="00EB5280" w:rsidP="00EB5280">
      <w:pPr>
        <w:pStyle w:val="My0"/>
        <w:ind w:firstLine="420"/>
        <w:rPr>
          <w:rFonts w:ascii="Times New Roman" w:eastAsia="宋体" w:hAnsi="宋体"/>
          <w:b w:val="0"/>
        </w:rPr>
      </w:pPr>
      <w:r w:rsidRPr="00EB5280">
        <w:rPr>
          <w:rFonts w:ascii="Times New Roman" w:eastAsia="宋体" w:hAnsi="宋体"/>
          <w:b w:val="0"/>
        </w:rPr>
        <w:t>WebMediaPlayer</w:t>
      </w:r>
      <w:r w:rsidR="00C041A1">
        <w:rPr>
          <w:rFonts w:ascii="Times New Roman" w:eastAsia="宋体" w:hAnsi="宋体" w:hint="eastAsia"/>
          <w:b w:val="0"/>
        </w:rPr>
        <w:t>：</w:t>
      </w:r>
      <w:r w:rsidR="00C041A1">
        <w:rPr>
          <w:rFonts w:ascii="Times New Roman" w:eastAsia="宋体" w:hAnsi="宋体"/>
          <w:b w:val="0"/>
        </w:rPr>
        <w:t>接口类，被</w:t>
      </w:r>
      <w:r w:rsidR="00C041A1">
        <w:rPr>
          <w:rFonts w:ascii="Times New Roman" w:eastAsia="宋体" w:hAnsi="宋体"/>
          <w:b w:val="0"/>
        </w:rPr>
        <w:t>WebMediaPlayerSmartAuto</w:t>
      </w:r>
      <w:r w:rsidR="00C041A1">
        <w:rPr>
          <w:rFonts w:ascii="Times New Roman" w:eastAsia="宋体" w:hAnsi="宋体"/>
          <w:b w:val="0"/>
        </w:rPr>
        <w:t>实现，</w:t>
      </w:r>
      <w:r w:rsidR="00C041A1">
        <w:rPr>
          <w:rFonts w:ascii="Times New Roman" w:eastAsia="宋体" w:hAnsi="宋体" w:hint="eastAsia"/>
          <w:b w:val="0"/>
        </w:rPr>
        <w:t>提供给</w:t>
      </w:r>
      <w:r w:rsidR="00C041A1">
        <w:rPr>
          <w:rFonts w:ascii="Times New Roman" w:eastAsia="宋体" w:hAnsi="宋体"/>
          <w:b w:val="0"/>
        </w:rPr>
        <w:t>Chromium</w:t>
      </w:r>
      <w:r w:rsidR="00C041A1">
        <w:rPr>
          <w:rFonts w:ascii="Times New Roman" w:eastAsia="宋体" w:hAnsi="宋体"/>
          <w:b w:val="0"/>
        </w:rPr>
        <w:t>使用。</w:t>
      </w:r>
    </w:p>
    <w:p w14:paraId="1B56C162" w14:textId="77777777" w:rsidR="00C041A1" w:rsidRDefault="00C041A1" w:rsidP="00EB5280">
      <w:pPr>
        <w:pStyle w:val="My0"/>
        <w:ind w:firstLine="420"/>
        <w:rPr>
          <w:rFonts w:ascii="Times New Roman" w:eastAsia="宋体" w:hAnsi="宋体"/>
          <w:b w:val="0"/>
        </w:rPr>
      </w:pPr>
      <w:r>
        <w:rPr>
          <w:rFonts w:ascii="Times New Roman" w:eastAsia="宋体" w:hAnsi="宋体" w:hint="eastAsia"/>
          <w:b w:val="0"/>
        </w:rPr>
        <w:t>WebMediaPlayer</w:t>
      </w:r>
      <w:r>
        <w:rPr>
          <w:rFonts w:ascii="Times New Roman" w:eastAsia="宋体" w:hAnsi="宋体"/>
          <w:b w:val="0"/>
        </w:rPr>
        <w:t>Client</w:t>
      </w:r>
      <w:r>
        <w:rPr>
          <w:rFonts w:ascii="Times New Roman" w:eastAsia="宋体" w:hAnsi="宋体" w:hint="eastAsia"/>
          <w:b w:val="0"/>
        </w:rPr>
        <w:t>：</w:t>
      </w:r>
      <w:r>
        <w:rPr>
          <w:rFonts w:ascii="Times New Roman" w:eastAsia="宋体" w:hAnsi="宋体"/>
          <w:b w:val="0"/>
        </w:rPr>
        <w:t>接口类，由</w:t>
      </w:r>
      <w:r>
        <w:rPr>
          <w:rFonts w:ascii="Times New Roman" w:eastAsia="宋体" w:hAnsi="宋体"/>
          <w:b w:val="0"/>
        </w:rPr>
        <w:t>Chromium</w:t>
      </w:r>
      <w:r>
        <w:rPr>
          <w:rFonts w:ascii="Times New Roman" w:eastAsia="宋体" w:hAnsi="宋体"/>
          <w:b w:val="0"/>
        </w:rPr>
        <w:t>实现，主要用于简体</w:t>
      </w:r>
      <w:r>
        <w:rPr>
          <w:rFonts w:ascii="Times New Roman" w:eastAsia="宋体" w:hAnsi="宋体"/>
          <w:b w:val="0"/>
        </w:rPr>
        <w:t>player</w:t>
      </w:r>
      <w:r>
        <w:rPr>
          <w:rFonts w:ascii="Times New Roman" w:eastAsia="宋体" w:hAnsi="宋体"/>
          <w:b w:val="0"/>
        </w:rPr>
        <w:t>的</w:t>
      </w:r>
      <w:r>
        <w:rPr>
          <w:rFonts w:ascii="Times New Roman" w:eastAsia="宋体" w:hAnsi="宋体" w:hint="eastAsia"/>
          <w:b w:val="0"/>
        </w:rPr>
        <w:t>状态</w:t>
      </w:r>
      <w:r>
        <w:rPr>
          <w:rFonts w:ascii="Times New Roman" w:eastAsia="宋体" w:hAnsi="宋体"/>
          <w:b w:val="0"/>
        </w:rPr>
        <w:t>及通知</w:t>
      </w:r>
      <w:r>
        <w:rPr>
          <w:rFonts w:ascii="Times New Roman" w:eastAsia="宋体" w:hAnsi="宋体" w:hint="eastAsia"/>
          <w:b w:val="0"/>
        </w:rPr>
        <w:t>事件</w:t>
      </w:r>
      <w:r w:rsidR="006D0F34">
        <w:rPr>
          <w:rFonts w:ascii="Times New Roman" w:eastAsia="宋体" w:hAnsi="宋体"/>
          <w:b w:val="0"/>
        </w:rPr>
        <w:t>，并</w:t>
      </w:r>
      <w:r w:rsidR="006D0F34">
        <w:rPr>
          <w:rFonts w:ascii="Times New Roman" w:eastAsia="宋体" w:hAnsi="宋体" w:hint="eastAsia"/>
          <w:b w:val="0"/>
        </w:rPr>
        <w:t>做</w:t>
      </w:r>
      <w:r>
        <w:rPr>
          <w:rFonts w:ascii="Times New Roman" w:eastAsia="宋体" w:hAnsi="宋体"/>
          <w:b w:val="0"/>
        </w:rPr>
        <w:t>出相应动作。</w:t>
      </w:r>
    </w:p>
    <w:p w14:paraId="6A459F8C" w14:textId="77777777" w:rsidR="00C041A1" w:rsidRDefault="00C041A1" w:rsidP="00EB5280">
      <w:pPr>
        <w:pStyle w:val="My0"/>
        <w:ind w:firstLine="420"/>
        <w:rPr>
          <w:rFonts w:ascii="Times New Roman" w:eastAsia="宋体" w:hAnsi="宋体"/>
          <w:b w:val="0"/>
        </w:rPr>
      </w:pPr>
      <w:r>
        <w:rPr>
          <w:rFonts w:ascii="Times New Roman" w:eastAsia="宋体" w:hAnsi="宋体"/>
          <w:b w:val="0"/>
        </w:rPr>
        <w:t>WebMediaPlayerSmartAuto</w:t>
      </w:r>
      <w:r>
        <w:rPr>
          <w:rFonts w:ascii="Times New Roman" w:eastAsia="宋体" w:hAnsi="宋体"/>
          <w:b w:val="0"/>
        </w:rPr>
        <w:t>：</w:t>
      </w:r>
      <w:r>
        <w:rPr>
          <w:rFonts w:ascii="Times New Roman" w:eastAsia="宋体" w:hAnsi="宋体"/>
          <w:b w:val="0"/>
        </w:rPr>
        <w:t>WebMediaPlayer</w:t>
      </w:r>
      <w:r>
        <w:rPr>
          <w:rFonts w:ascii="Times New Roman" w:eastAsia="宋体" w:hAnsi="宋体" w:hint="eastAsia"/>
          <w:b w:val="0"/>
        </w:rPr>
        <w:t>的</w:t>
      </w:r>
      <w:r>
        <w:rPr>
          <w:rFonts w:ascii="Times New Roman" w:eastAsia="宋体" w:hAnsi="宋体"/>
          <w:b w:val="0"/>
        </w:rPr>
        <w:t>实现者，实现</w:t>
      </w:r>
      <w:r>
        <w:rPr>
          <w:rFonts w:ascii="Times New Roman" w:eastAsia="宋体" w:hAnsi="宋体"/>
          <w:b w:val="0"/>
        </w:rPr>
        <w:t>WebMediaPlayer</w:t>
      </w:r>
      <w:r>
        <w:rPr>
          <w:rFonts w:ascii="Times New Roman" w:eastAsia="宋体" w:hAnsi="宋体"/>
          <w:b w:val="0"/>
        </w:rPr>
        <w:t>的所有接口。</w:t>
      </w:r>
    </w:p>
    <w:p w14:paraId="0C069AA0" w14:textId="77777777" w:rsidR="00C041A1" w:rsidRDefault="00C041A1" w:rsidP="006C516B">
      <w:pPr>
        <w:pStyle w:val="My0"/>
        <w:wordWrap w:val="0"/>
        <w:ind w:firstLine="420"/>
        <w:rPr>
          <w:rFonts w:ascii="Times New Roman" w:eastAsia="宋体" w:hAnsi="宋体"/>
          <w:b w:val="0"/>
        </w:rPr>
      </w:pPr>
      <w:r>
        <w:rPr>
          <w:rFonts w:ascii="Times New Roman" w:eastAsia="宋体" w:hAnsi="宋体" w:hint="eastAsia"/>
          <w:b w:val="0"/>
        </w:rPr>
        <w:t>RenderFrameImpl</w:t>
      </w:r>
      <w:r>
        <w:rPr>
          <w:rFonts w:ascii="Times New Roman" w:eastAsia="宋体" w:hAnsi="宋体" w:hint="eastAsia"/>
          <w:b w:val="0"/>
        </w:rPr>
        <w:t>：</w:t>
      </w:r>
      <w:r>
        <w:rPr>
          <w:rFonts w:ascii="Times New Roman" w:eastAsia="宋体" w:hAnsi="宋体"/>
          <w:b w:val="0"/>
        </w:rPr>
        <w:t>是</w:t>
      </w:r>
      <w:r>
        <w:rPr>
          <w:rFonts w:ascii="Times New Roman" w:eastAsia="宋体" w:hAnsi="宋体"/>
          <w:b w:val="0"/>
        </w:rPr>
        <w:t>Chromium</w:t>
      </w:r>
      <w:r>
        <w:rPr>
          <w:rFonts w:ascii="Times New Roman" w:eastAsia="宋体" w:hAnsi="宋体"/>
          <w:b w:val="0"/>
        </w:rPr>
        <w:t>源代码中的类，</w:t>
      </w:r>
      <w:r>
        <w:rPr>
          <w:rFonts w:ascii="Times New Roman" w:eastAsia="宋体" w:hAnsi="宋体" w:hint="eastAsia"/>
          <w:b w:val="0"/>
        </w:rPr>
        <w:t>我们</w:t>
      </w:r>
      <w:r>
        <w:rPr>
          <w:rFonts w:ascii="Times New Roman" w:eastAsia="宋体" w:hAnsi="宋体"/>
          <w:b w:val="0"/>
        </w:rPr>
        <w:t>在这个类里</w:t>
      </w:r>
      <w:r>
        <w:rPr>
          <w:rFonts w:ascii="Times New Roman" w:eastAsia="宋体" w:hAnsi="宋体" w:hint="eastAsia"/>
          <w:b w:val="0"/>
        </w:rPr>
        <w:t>创建</w:t>
      </w:r>
      <w:r w:rsidR="00D67D55">
        <w:rPr>
          <w:rFonts w:ascii="Times New Roman" w:eastAsia="宋体" w:hAnsi="宋体" w:hint="eastAsia"/>
          <w:b w:val="0"/>
        </w:rPr>
        <w:t>了</w:t>
      </w:r>
      <w:r>
        <w:rPr>
          <w:rFonts w:ascii="Times New Roman" w:eastAsia="宋体" w:hAnsi="宋体"/>
          <w:b w:val="0"/>
        </w:rPr>
        <w:t>W</w:t>
      </w:r>
      <w:r w:rsidR="006C516B">
        <w:rPr>
          <w:rFonts w:ascii="Times New Roman" w:eastAsia="宋体" w:hAnsi="宋体"/>
          <w:b w:val="0"/>
        </w:rPr>
        <w:t>e</w:t>
      </w:r>
      <w:r>
        <w:rPr>
          <w:rFonts w:ascii="Times New Roman" w:eastAsia="宋体" w:hAnsi="宋体"/>
          <w:b w:val="0"/>
        </w:rPr>
        <w:t>b</w:t>
      </w:r>
      <w:r w:rsidR="006C516B">
        <w:rPr>
          <w:rFonts w:ascii="Times New Roman" w:eastAsia="宋体" w:hAnsi="宋体"/>
          <w:b w:val="0"/>
        </w:rPr>
        <w:softHyphen/>
      </w:r>
      <w:r>
        <w:rPr>
          <w:rFonts w:ascii="Times New Roman" w:eastAsia="宋体" w:hAnsi="宋体"/>
          <w:b w:val="0"/>
        </w:rPr>
        <w:t>M</w:t>
      </w:r>
      <w:r w:rsidR="006C516B">
        <w:rPr>
          <w:rFonts w:ascii="Times New Roman" w:eastAsia="宋体" w:hAnsi="宋体"/>
          <w:b w:val="0"/>
        </w:rPr>
        <w:softHyphen/>
      </w:r>
      <w:r w:rsidR="00D67D55">
        <w:rPr>
          <w:rFonts w:ascii="Times New Roman" w:eastAsia="宋体" w:hAnsi="宋体"/>
          <w:b w:val="0"/>
        </w:rPr>
        <w:t>ediaPlayerSmartAuto</w:t>
      </w:r>
      <w:r w:rsidR="00D67D55">
        <w:rPr>
          <w:rFonts w:ascii="Times New Roman" w:eastAsia="宋体" w:hAnsi="宋体"/>
          <w:b w:val="0"/>
        </w:rPr>
        <w:t>。</w:t>
      </w:r>
    </w:p>
    <w:p w14:paraId="74669AA7" w14:textId="77777777"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Render</w:t>
      </w:r>
      <w:r>
        <w:rPr>
          <w:rFonts w:ascii="Times New Roman" w:eastAsia="宋体" w:hAnsi="宋体"/>
          <w:b w:val="0"/>
        </w:rPr>
        <w:t>erMediaPlayerManager</w:t>
      </w:r>
      <w:r>
        <w:rPr>
          <w:rFonts w:ascii="Times New Roman" w:eastAsia="宋体" w:hAnsi="宋体"/>
          <w:b w:val="0"/>
        </w:rPr>
        <w:t>：对</w:t>
      </w:r>
      <w:r>
        <w:rPr>
          <w:rFonts w:ascii="Times New Roman" w:eastAsia="宋体" w:hAnsi="宋体"/>
          <w:b w:val="0"/>
        </w:rPr>
        <w:t>WebMediaPlayerSmartAuto</w:t>
      </w:r>
      <w:r>
        <w:rPr>
          <w:rFonts w:ascii="Times New Roman" w:eastAsia="宋体" w:hAnsi="宋体"/>
          <w:b w:val="0"/>
        </w:rPr>
        <w:t>进行管理的管</w:t>
      </w:r>
      <w:r>
        <w:rPr>
          <w:rFonts w:ascii="Times New Roman" w:eastAsia="宋体" w:hAnsi="宋体" w:hint="eastAsia"/>
          <w:b w:val="0"/>
        </w:rPr>
        <w:t>类</w:t>
      </w:r>
    </w:p>
    <w:p w14:paraId="1F47F128" w14:textId="77777777"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IPC</w:t>
      </w:r>
      <w:r>
        <w:rPr>
          <w:rFonts w:ascii="Times New Roman" w:eastAsia="宋体" w:hAnsi="宋体"/>
          <w:b w:val="0"/>
        </w:rPr>
        <w:t>：</w:t>
      </w:r>
      <w:r>
        <w:rPr>
          <w:rFonts w:ascii="Times New Roman" w:eastAsia="宋体" w:hAnsi="宋体" w:hint="eastAsia"/>
          <w:b w:val="0"/>
        </w:rPr>
        <w:t>进程间</w:t>
      </w:r>
      <w:r>
        <w:rPr>
          <w:rFonts w:ascii="Times New Roman" w:eastAsia="宋体" w:hAnsi="宋体"/>
          <w:b w:val="0"/>
        </w:rPr>
        <w:t>通信相关，</w:t>
      </w:r>
      <w:r>
        <w:rPr>
          <w:rFonts w:ascii="Times New Roman" w:eastAsia="宋体" w:hAnsi="宋体"/>
          <w:b w:val="0"/>
        </w:rPr>
        <w:t>Chromium</w:t>
      </w:r>
      <w:r>
        <w:rPr>
          <w:rFonts w:ascii="Times New Roman" w:eastAsia="宋体" w:hAnsi="宋体" w:hint="eastAsia"/>
          <w:b w:val="0"/>
        </w:rPr>
        <w:t>源生</w:t>
      </w:r>
      <w:r>
        <w:rPr>
          <w:rFonts w:ascii="Times New Roman" w:eastAsia="宋体" w:hAnsi="宋体"/>
          <w:b w:val="0"/>
        </w:rPr>
        <w:t>代码。</w:t>
      </w:r>
    </w:p>
    <w:p w14:paraId="25FB4202" w14:textId="77777777"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MediaWebContentsObserver</w:t>
      </w:r>
      <w:r>
        <w:rPr>
          <w:rFonts w:ascii="Times New Roman" w:eastAsia="宋体" w:hAnsi="宋体"/>
          <w:b w:val="0"/>
        </w:rPr>
        <w:t>：接</w:t>
      </w:r>
      <w:r>
        <w:rPr>
          <w:rFonts w:ascii="Times New Roman" w:eastAsia="宋体" w:hAnsi="宋体" w:hint="eastAsia"/>
          <w:b w:val="0"/>
        </w:rPr>
        <w:t>收</w:t>
      </w:r>
      <w:r>
        <w:rPr>
          <w:rFonts w:ascii="Times New Roman" w:eastAsia="宋体" w:hAnsi="宋体"/>
          <w:b w:val="0"/>
        </w:rPr>
        <w:t>和过滤</w:t>
      </w:r>
      <w:r>
        <w:rPr>
          <w:rFonts w:ascii="Times New Roman" w:eastAsia="宋体" w:hAnsi="宋体"/>
          <w:b w:val="0"/>
        </w:rPr>
        <w:t>Render</w:t>
      </w:r>
      <w:r>
        <w:rPr>
          <w:rFonts w:ascii="Times New Roman" w:eastAsia="宋体" w:hAnsi="宋体"/>
          <w:b w:val="0"/>
        </w:rPr>
        <w:t>进程</w:t>
      </w:r>
      <w:r>
        <w:rPr>
          <w:rFonts w:ascii="Times New Roman" w:eastAsia="宋体" w:hAnsi="宋体" w:hint="eastAsia"/>
          <w:b w:val="0"/>
        </w:rPr>
        <w:t>发出</w:t>
      </w:r>
      <w:r>
        <w:rPr>
          <w:rFonts w:ascii="Times New Roman" w:eastAsia="宋体" w:hAnsi="宋体"/>
          <w:b w:val="0"/>
        </w:rPr>
        <w:t>的</w:t>
      </w:r>
      <w:r>
        <w:rPr>
          <w:rFonts w:ascii="Times New Roman" w:eastAsia="宋体" w:hAnsi="宋体"/>
          <w:b w:val="0"/>
        </w:rPr>
        <w:t>Media</w:t>
      </w:r>
      <w:r>
        <w:rPr>
          <w:rFonts w:ascii="Times New Roman" w:eastAsia="宋体" w:hAnsi="宋体"/>
          <w:b w:val="0"/>
        </w:rPr>
        <w:t>消息</w:t>
      </w:r>
      <w:r>
        <w:rPr>
          <w:rFonts w:ascii="Times New Roman" w:eastAsia="宋体" w:hAnsi="宋体" w:hint="eastAsia"/>
          <w:b w:val="0"/>
        </w:rPr>
        <w:t>。</w:t>
      </w:r>
    </w:p>
    <w:p w14:paraId="331FFC3A" w14:textId="77777777" w:rsidR="00D67D55" w:rsidRDefault="00D67D55" w:rsidP="006C516B">
      <w:pPr>
        <w:pStyle w:val="My0"/>
        <w:wordWrap w:val="0"/>
        <w:ind w:firstLine="420"/>
        <w:rPr>
          <w:rFonts w:ascii="Times New Roman" w:eastAsia="宋体" w:hAnsi="宋体"/>
          <w:b w:val="0"/>
        </w:rPr>
      </w:pPr>
      <w:r>
        <w:rPr>
          <w:rFonts w:ascii="Times New Roman" w:eastAsia="宋体" w:hAnsi="宋体"/>
          <w:b w:val="0"/>
        </w:rPr>
        <w:t>BrowserMediaPlayerManager</w:t>
      </w:r>
      <w:r>
        <w:rPr>
          <w:rFonts w:ascii="Times New Roman" w:eastAsia="宋体" w:hAnsi="宋体"/>
          <w:b w:val="0"/>
        </w:rPr>
        <w:t>：对</w:t>
      </w:r>
      <w:r>
        <w:rPr>
          <w:rFonts w:ascii="Times New Roman" w:eastAsia="宋体" w:hAnsi="宋体"/>
          <w:b w:val="0"/>
        </w:rPr>
        <w:t>MediaPlayerSmartAuto</w:t>
      </w:r>
      <w:r>
        <w:rPr>
          <w:rFonts w:ascii="Times New Roman" w:eastAsia="宋体" w:hAnsi="宋体"/>
          <w:b w:val="0"/>
        </w:rPr>
        <w:t>进行管理。</w:t>
      </w:r>
    </w:p>
    <w:p w14:paraId="6D1C0B11" w14:textId="77777777"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w:t>
      </w:r>
      <w:r>
        <w:rPr>
          <w:rFonts w:ascii="Times New Roman" w:eastAsia="宋体" w:hAnsi="宋体"/>
          <w:b w:val="0"/>
        </w:rPr>
        <w:t>Browser</w:t>
      </w:r>
      <w:r>
        <w:rPr>
          <w:rFonts w:ascii="Times New Roman" w:eastAsia="宋体" w:hAnsi="宋体"/>
          <w:b w:val="0"/>
        </w:rPr>
        <w:t>进程中的</w:t>
      </w:r>
      <w:r>
        <w:rPr>
          <w:rFonts w:ascii="Times New Roman" w:eastAsia="宋体" w:hAnsi="宋体"/>
          <w:b w:val="0"/>
        </w:rPr>
        <w:t>Media</w:t>
      </w:r>
      <w:r>
        <w:rPr>
          <w:rFonts w:ascii="Times New Roman" w:eastAsia="宋体" w:hAnsi="宋体"/>
          <w:b w:val="0"/>
        </w:rPr>
        <w:t>播放器</w:t>
      </w:r>
      <w:r>
        <w:rPr>
          <w:rFonts w:ascii="Times New Roman" w:eastAsia="宋体" w:hAnsi="宋体" w:hint="eastAsia"/>
          <w:b w:val="0"/>
        </w:rPr>
        <w:t>。</w:t>
      </w:r>
    </w:p>
    <w:p w14:paraId="67E18EBF" w14:textId="77777777"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w:t>
      </w:r>
      <w:r>
        <w:rPr>
          <w:rFonts w:ascii="Times New Roman" w:eastAsia="宋体" w:hAnsi="宋体" w:hint="eastAsia"/>
          <w:b w:val="0"/>
        </w:rPr>
        <w:t>接口类</w:t>
      </w:r>
      <w:r>
        <w:rPr>
          <w:rFonts w:ascii="Times New Roman" w:eastAsia="宋体" w:hAnsi="宋体"/>
          <w:b w:val="0"/>
        </w:rPr>
        <w:t>，被</w:t>
      </w:r>
      <w:r>
        <w:rPr>
          <w:rFonts w:ascii="Times New Roman" w:eastAsia="宋体" w:hAnsi="宋体" w:hint="eastAsia"/>
          <w:b w:val="0"/>
        </w:rPr>
        <w:t>WebMediaImpl</w:t>
      </w:r>
      <w:r>
        <w:rPr>
          <w:rFonts w:ascii="Times New Roman" w:eastAsia="宋体" w:hAnsi="宋体" w:hint="eastAsia"/>
          <w:b w:val="0"/>
        </w:rPr>
        <w:t>实现</w:t>
      </w:r>
      <w:r>
        <w:rPr>
          <w:rFonts w:ascii="Times New Roman" w:eastAsia="宋体" w:hAnsi="宋体"/>
          <w:b w:val="0"/>
        </w:rPr>
        <w:t>。</w:t>
      </w:r>
    </w:p>
    <w:p w14:paraId="532E3417" w14:textId="77777777"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Impl</w:t>
      </w:r>
      <w:r>
        <w:rPr>
          <w:rFonts w:ascii="Times New Roman" w:eastAsia="宋体" w:hAnsi="宋体"/>
          <w:b w:val="0"/>
        </w:rPr>
        <w:t>：实现</w:t>
      </w:r>
      <w:r>
        <w:rPr>
          <w:rFonts w:ascii="Times New Roman" w:eastAsia="宋体" w:hAnsi="宋体"/>
          <w:b w:val="0"/>
        </w:rPr>
        <w:t>WebMedia</w:t>
      </w:r>
      <w:r>
        <w:rPr>
          <w:rFonts w:ascii="Times New Roman" w:eastAsia="宋体" w:hAnsi="宋体"/>
          <w:b w:val="0"/>
        </w:rPr>
        <w:t>，中间件，负责</w:t>
      </w:r>
      <w:r>
        <w:rPr>
          <w:rFonts w:ascii="Times New Roman" w:eastAsia="宋体" w:hAnsi="宋体" w:hint="eastAsia"/>
          <w:b w:val="0"/>
        </w:rPr>
        <w:t>Chromium</w:t>
      </w:r>
      <w:r>
        <w:rPr>
          <w:rFonts w:ascii="Times New Roman" w:eastAsia="宋体" w:hAnsi="宋体"/>
          <w:b w:val="0"/>
        </w:rPr>
        <w:t>和本地</w:t>
      </w:r>
      <w:r>
        <w:rPr>
          <w:rFonts w:ascii="Times New Roman" w:eastAsia="宋体" w:hAnsi="宋体"/>
          <w:b w:val="0"/>
        </w:rPr>
        <w:t>libMedia</w:t>
      </w:r>
      <w:r>
        <w:rPr>
          <w:rFonts w:ascii="Times New Roman" w:eastAsia="宋体" w:hAnsi="宋体"/>
          <w:b w:val="0"/>
        </w:rPr>
        <w:t>（</w:t>
      </w:r>
      <w:r>
        <w:rPr>
          <w:rFonts w:ascii="Times New Roman" w:eastAsia="宋体" w:hAnsi="宋体" w:hint="eastAsia"/>
          <w:b w:val="0"/>
        </w:rPr>
        <w:t>NMCl</w:t>
      </w:r>
      <w:r w:rsidR="00562A4C">
        <w:rPr>
          <w:rFonts w:ascii="Times New Roman" w:eastAsia="宋体" w:hAnsi="宋体"/>
          <w:b w:val="0"/>
        </w:rPr>
        <w:softHyphen/>
      </w:r>
      <w:r>
        <w:rPr>
          <w:rFonts w:ascii="Times New Roman" w:eastAsia="宋体" w:hAnsi="宋体" w:hint="eastAsia"/>
          <w:b w:val="0"/>
        </w:rPr>
        <w:t>assicMediaPlayer</w:t>
      </w:r>
      <w:r>
        <w:rPr>
          <w:rFonts w:ascii="Times New Roman" w:eastAsia="宋体" w:hAnsi="宋体"/>
          <w:b w:val="0"/>
        </w:rPr>
        <w:t>）</w:t>
      </w:r>
      <w:r>
        <w:rPr>
          <w:rFonts w:ascii="Times New Roman" w:eastAsia="宋体" w:hAnsi="宋体" w:hint="eastAsia"/>
          <w:b w:val="0"/>
        </w:rPr>
        <w:t>的</w:t>
      </w:r>
      <w:r>
        <w:rPr>
          <w:rFonts w:ascii="Times New Roman" w:eastAsia="宋体" w:hAnsi="宋体"/>
          <w:b w:val="0"/>
        </w:rPr>
        <w:t>衔接。</w:t>
      </w:r>
    </w:p>
    <w:p w14:paraId="2E91361D" w14:textId="77777777"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NMClassicMediaPlayer</w:t>
      </w:r>
      <w:r>
        <w:rPr>
          <w:rFonts w:ascii="Times New Roman" w:eastAsia="宋体" w:hAnsi="宋体" w:hint="eastAsia"/>
          <w:b w:val="0"/>
        </w:rPr>
        <w:t>：可以</w:t>
      </w:r>
      <w:r>
        <w:rPr>
          <w:rFonts w:ascii="Times New Roman" w:eastAsia="宋体" w:hAnsi="宋体"/>
          <w:b w:val="0"/>
        </w:rPr>
        <w:t>看做</w:t>
      </w:r>
      <w:r>
        <w:rPr>
          <w:rFonts w:ascii="Times New Roman" w:eastAsia="宋体" w:hAnsi="宋体"/>
          <w:b w:val="0"/>
        </w:rPr>
        <w:t>Media</w:t>
      </w:r>
      <w:r>
        <w:rPr>
          <w:rFonts w:ascii="Times New Roman" w:eastAsia="宋体" w:hAnsi="宋体" w:hint="eastAsia"/>
          <w:b w:val="0"/>
        </w:rPr>
        <w:t xml:space="preserve"> </w:t>
      </w:r>
      <w:r>
        <w:rPr>
          <w:rFonts w:ascii="Times New Roman" w:eastAsia="宋体" w:hAnsi="宋体"/>
          <w:b w:val="0"/>
        </w:rPr>
        <w:t>Service</w:t>
      </w:r>
      <w:r>
        <w:rPr>
          <w:rFonts w:ascii="Times New Roman" w:eastAsia="宋体" w:hAnsi="宋体"/>
          <w:b w:val="0"/>
        </w:rPr>
        <w:t>提供的</w:t>
      </w:r>
      <w:r>
        <w:rPr>
          <w:rFonts w:ascii="Times New Roman" w:eastAsia="宋体" w:hAnsi="宋体"/>
          <w:b w:val="0"/>
        </w:rPr>
        <w:t>proxy</w:t>
      </w:r>
      <w:r>
        <w:rPr>
          <w:rFonts w:ascii="Times New Roman" w:eastAsia="宋体" w:hAnsi="宋体"/>
          <w:b w:val="0"/>
        </w:rPr>
        <w:t>类</w:t>
      </w:r>
      <w:r>
        <w:rPr>
          <w:rFonts w:ascii="Times New Roman" w:eastAsia="宋体" w:hAnsi="宋体" w:hint="eastAsia"/>
          <w:b w:val="0"/>
        </w:rPr>
        <w:t>，</w:t>
      </w:r>
      <w:r>
        <w:rPr>
          <w:rFonts w:ascii="Times New Roman" w:eastAsia="宋体" w:hAnsi="宋体"/>
          <w:b w:val="0"/>
        </w:rPr>
        <w:t>给</w:t>
      </w:r>
      <w:r>
        <w:rPr>
          <w:rFonts w:ascii="Times New Roman" w:eastAsia="宋体" w:hAnsi="宋体"/>
          <w:b w:val="0"/>
        </w:rPr>
        <w:t>WebMediaImp</w:t>
      </w:r>
      <w:r>
        <w:rPr>
          <w:rFonts w:ascii="Times New Roman" w:eastAsia="宋体" w:hAnsi="宋体"/>
          <w:b w:val="0"/>
        </w:rPr>
        <w:t>使用。</w:t>
      </w:r>
    </w:p>
    <w:p w14:paraId="13D5D59F" w14:textId="77777777"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PlayerListener</w:t>
      </w:r>
      <w:r>
        <w:rPr>
          <w:rFonts w:ascii="Times New Roman" w:eastAsia="宋体" w:hAnsi="宋体"/>
          <w:b w:val="0"/>
        </w:rPr>
        <w:t>：监听</w:t>
      </w:r>
      <w:r>
        <w:rPr>
          <w:rFonts w:ascii="Times New Roman" w:eastAsia="宋体" w:hAnsi="宋体"/>
          <w:b w:val="0"/>
        </w:rPr>
        <w:t>NMClassicMediaPlayer</w:t>
      </w:r>
      <w:r>
        <w:rPr>
          <w:rFonts w:ascii="Times New Roman" w:eastAsia="宋体" w:hAnsi="宋体"/>
          <w:b w:val="0"/>
        </w:rPr>
        <w:t>的状态</w:t>
      </w:r>
      <w:r>
        <w:rPr>
          <w:rFonts w:ascii="Times New Roman" w:eastAsia="宋体" w:hAnsi="宋体" w:hint="eastAsia"/>
          <w:b w:val="0"/>
        </w:rPr>
        <w:t>变化</w:t>
      </w:r>
      <w:r>
        <w:rPr>
          <w:rFonts w:ascii="Times New Roman" w:eastAsia="宋体" w:hAnsi="宋体"/>
          <w:b w:val="0"/>
        </w:rPr>
        <w:t>及</w:t>
      </w:r>
      <w:r>
        <w:rPr>
          <w:rFonts w:ascii="Times New Roman" w:eastAsia="宋体" w:hAnsi="宋体" w:hint="eastAsia"/>
          <w:b w:val="0"/>
        </w:rPr>
        <w:t>事件</w:t>
      </w:r>
      <w:r>
        <w:rPr>
          <w:rFonts w:ascii="Times New Roman" w:eastAsia="宋体" w:hAnsi="宋体"/>
          <w:b w:val="0"/>
        </w:rPr>
        <w:t>通知。</w:t>
      </w:r>
    </w:p>
    <w:p w14:paraId="0D70FB7F" w14:textId="77777777"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WebMediaCb</w:t>
      </w:r>
      <w:r>
        <w:rPr>
          <w:rFonts w:ascii="Times New Roman" w:eastAsia="宋体" w:hAnsi="宋体"/>
          <w:b w:val="0"/>
        </w:rPr>
        <w:t>：接口</w:t>
      </w:r>
      <w:r>
        <w:rPr>
          <w:rFonts w:ascii="Times New Roman" w:eastAsia="宋体" w:hAnsi="宋体" w:hint="eastAsia"/>
          <w:b w:val="0"/>
        </w:rPr>
        <w:t>类</w:t>
      </w:r>
      <w:r>
        <w:rPr>
          <w:rFonts w:ascii="Times New Roman" w:eastAsia="宋体" w:hAnsi="宋体"/>
          <w:b w:val="0"/>
        </w:rPr>
        <w:t>，被</w:t>
      </w:r>
      <w:r>
        <w:rPr>
          <w:rFonts w:ascii="Times New Roman" w:eastAsia="宋体" w:hAnsi="宋体"/>
          <w:b w:val="0"/>
        </w:rPr>
        <w:t>WebMediaCbImpl</w:t>
      </w:r>
      <w:r>
        <w:rPr>
          <w:rFonts w:ascii="Times New Roman" w:eastAsia="宋体" w:hAnsi="宋体"/>
          <w:b w:val="0"/>
        </w:rPr>
        <w:t>实现。</w:t>
      </w:r>
    </w:p>
    <w:p w14:paraId="426CFC98" w14:textId="77777777"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CbImpl</w:t>
      </w:r>
      <w:r>
        <w:rPr>
          <w:rFonts w:ascii="Times New Roman" w:eastAsia="宋体" w:hAnsi="宋体"/>
          <w:b w:val="0"/>
        </w:rPr>
        <w:t>：实现</w:t>
      </w:r>
      <w:r>
        <w:rPr>
          <w:rFonts w:ascii="Times New Roman" w:eastAsia="宋体" w:hAnsi="宋体"/>
          <w:b w:val="0"/>
        </w:rPr>
        <w:t>WebMediaCb</w:t>
      </w:r>
      <w:r>
        <w:rPr>
          <w:rFonts w:ascii="Times New Roman" w:eastAsia="宋体" w:hAnsi="宋体"/>
          <w:b w:val="0"/>
        </w:rPr>
        <w:t>，</w:t>
      </w:r>
      <w:r>
        <w:rPr>
          <w:rFonts w:ascii="Times New Roman" w:eastAsia="宋体" w:hAnsi="宋体" w:hint="eastAsia"/>
          <w:b w:val="0"/>
        </w:rPr>
        <w:t>向</w:t>
      </w: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通知各种事件及状态变化。</w:t>
      </w:r>
    </w:p>
    <w:p w14:paraId="6A233BAB" w14:textId="77777777" w:rsidR="00851EE6" w:rsidRDefault="00395831" w:rsidP="00851EE6">
      <w:pPr>
        <w:pStyle w:val="My0"/>
        <w:wordWrap w:val="0"/>
        <w:ind w:firstLine="420"/>
        <w:rPr>
          <w:rFonts w:ascii="Times New Roman" w:eastAsia="宋体" w:hAnsi="宋体"/>
          <w:b w:val="0"/>
        </w:rPr>
      </w:pPr>
      <w:r w:rsidRPr="00395831">
        <w:rPr>
          <w:rFonts w:ascii="Times New Roman" w:eastAsia="宋体" w:hAnsi="宋体"/>
          <w:b w:val="0"/>
        </w:rPr>
        <w:lastRenderedPageBreak/>
        <w:t>AVChannelClient</w:t>
      </w:r>
      <w:r w:rsidR="00D25B80">
        <w:rPr>
          <w:rFonts w:ascii="Times New Roman" w:eastAsia="宋体" w:hAnsi="宋体"/>
          <w:b w:val="0"/>
        </w:rPr>
        <w:t>：</w:t>
      </w:r>
      <w:r w:rsidR="00851EE6">
        <w:rPr>
          <w:rFonts w:ascii="Times New Roman" w:eastAsia="宋体" w:hAnsi="宋体" w:hint="eastAsia"/>
          <w:b w:val="0"/>
        </w:rPr>
        <w:t>资源</w:t>
      </w:r>
      <w:r w:rsidR="00851EE6">
        <w:rPr>
          <w:rFonts w:ascii="Times New Roman" w:eastAsia="宋体" w:hAnsi="宋体"/>
          <w:b w:val="0"/>
        </w:rPr>
        <w:t>管理</w:t>
      </w:r>
      <w:r w:rsidR="00851EE6">
        <w:rPr>
          <w:rFonts w:ascii="Times New Roman" w:eastAsia="宋体" w:hAnsi="宋体" w:hint="eastAsia"/>
          <w:b w:val="0"/>
        </w:rPr>
        <w:t>的</w:t>
      </w:r>
      <w:r w:rsidR="00851EE6">
        <w:rPr>
          <w:rFonts w:ascii="Times New Roman" w:eastAsia="宋体" w:hAnsi="宋体"/>
          <w:b w:val="0"/>
        </w:rPr>
        <w:t>监听者，当监听到声音通道被抢占、视频交替、</w:t>
      </w:r>
      <w:r w:rsidR="00851EE6">
        <w:rPr>
          <w:rFonts w:ascii="Times New Roman" w:eastAsia="宋体" w:hAnsi="宋体" w:hint="eastAsia"/>
          <w:b w:val="0"/>
        </w:rPr>
        <w:t>后者</w:t>
      </w:r>
      <w:r w:rsidR="00851EE6">
        <w:rPr>
          <w:rFonts w:ascii="Times New Roman" w:eastAsia="宋体" w:hAnsi="宋体"/>
          <w:b w:val="0"/>
        </w:rPr>
        <w:t>高优先级</w:t>
      </w:r>
      <w:r w:rsidR="00851EE6">
        <w:rPr>
          <w:rFonts w:ascii="Times New Roman" w:eastAsia="宋体" w:hAnsi="宋体"/>
          <w:b w:val="0"/>
        </w:rPr>
        <w:t>Source</w:t>
      </w:r>
      <w:r w:rsidR="00851EE6">
        <w:rPr>
          <w:rFonts w:ascii="Times New Roman" w:eastAsia="宋体" w:hAnsi="宋体" w:hint="eastAsia"/>
          <w:b w:val="0"/>
        </w:rPr>
        <w:t>切换</w:t>
      </w:r>
      <w:r w:rsidR="00851EE6">
        <w:rPr>
          <w:rFonts w:ascii="Times New Roman" w:eastAsia="宋体" w:hAnsi="宋体"/>
          <w:b w:val="0"/>
        </w:rPr>
        <w:t>的变化后通知给</w:t>
      </w:r>
      <w:r w:rsidR="00851EE6">
        <w:rPr>
          <w:rFonts w:ascii="Times New Roman" w:eastAsia="宋体" w:hAnsi="宋体"/>
          <w:b w:val="0"/>
        </w:rPr>
        <w:t>Player</w:t>
      </w:r>
      <w:r w:rsidR="00851EE6">
        <w:rPr>
          <w:rFonts w:ascii="Times New Roman" w:eastAsia="宋体" w:hAnsi="宋体" w:hint="eastAsia"/>
          <w:b w:val="0"/>
        </w:rPr>
        <w:t>。</w:t>
      </w:r>
    </w:p>
    <w:p w14:paraId="64B4F0E7" w14:textId="77777777" w:rsidR="00851EE6" w:rsidRDefault="00851EE6" w:rsidP="00851EE6">
      <w:pPr>
        <w:pStyle w:val="My0"/>
        <w:wordWrap w:val="0"/>
        <w:ind w:firstLine="420"/>
        <w:rPr>
          <w:rFonts w:ascii="Times New Roman" w:eastAsia="宋体" w:hAnsi="宋体"/>
          <w:b w:val="0"/>
        </w:rPr>
      </w:pPr>
      <w:r>
        <w:rPr>
          <w:rFonts w:ascii="Times New Roman" w:eastAsia="宋体" w:hAnsi="宋体"/>
          <w:b w:val="0"/>
        </w:rPr>
        <w:t>NCSubChannelManager</w:t>
      </w:r>
      <w:r>
        <w:rPr>
          <w:rFonts w:ascii="Times New Roman" w:eastAsia="宋体" w:hAnsi="宋体"/>
          <w:b w:val="0"/>
        </w:rPr>
        <w:t>：对</w:t>
      </w:r>
      <w:r>
        <w:rPr>
          <w:rFonts w:ascii="Times New Roman" w:eastAsia="宋体" w:hAnsi="宋体" w:hint="eastAsia"/>
          <w:b w:val="0"/>
        </w:rPr>
        <w:t>资源管理</w:t>
      </w:r>
      <w:r>
        <w:rPr>
          <w:rFonts w:ascii="Times New Roman" w:eastAsia="宋体" w:hAnsi="宋体"/>
          <w:b w:val="0"/>
        </w:rPr>
        <w:t>的</w:t>
      </w:r>
      <w:r>
        <w:rPr>
          <w:rFonts w:ascii="Times New Roman" w:eastAsia="宋体" w:hAnsi="宋体" w:hint="eastAsia"/>
          <w:b w:val="0"/>
        </w:rPr>
        <w:t>子集</w:t>
      </w:r>
      <w:r>
        <w:rPr>
          <w:rFonts w:ascii="Times New Roman" w:eastAsia="宋体" w:hAnsi="宋体"/>
          <w:b w:val="0"/>
        </w:rPr>
        <w:t>类</w:t>
      </w:r>
    </w:p>
    <w:p w14:paraId="0C8AA955" w14:textId="77777777" w:rsidR="00851EE6" w:rsidRPr="00851EE6" w:rsidRDefault="00A27584" w:rsidP="00851EE6">
      <w:pPr>
        <w:pStyle w:val="My0"/>
        <w:wordWrap w:val="0"/>
        <w:ind w:firstLine="420"/>
        <w:rPr>
          <w:rFonts w:ascii="Times New Roman" w:eastAsia="宋体" w:hAnsi="宋体"/>
          <w:b w:val="0"/>
        </w:rPr>
      </w:pPr>
      <w:r w:rsidRPr="00A27584">
        <w:rPr>
          <w:rFonts w:ascii="Times New Roman" w:eastAsia="宋体" w:hAnsi="宋体"/>
          <w:b w:val="0"/>
        </w:rPr>
        <w:t>AVChannelManager</w:t>
      </w:r>
      <w:r w:rsidR="00851EE6">
        <w:rPr>
          <w:rFonts w:ascii="Times New Roman" w:eastAsia="宋体" w:hAnsi="宋体"/>
          <w:b w:val="0"/>
        </w:rPr>
        <w:t>：</w:t>
      </w:r>
      <w:r w:rsidR="00851EE6">
        <w:rPr>
          <w:rFonts w:ascii="Times New Roman" w:eastAsia="宋体" w:hAnsi="宋体" w:hint="eastAsia"/>
          <w:b w:val="0"/>
        </w:rPr>
        <w:t>管理各</w:t>
      </w:r>
      <w:r w:rsidRPr="00A27584">
        <w:rPr>
          <w:rFonts w:ascii="Times New Roman" w:eastAsia="宋体" w:hAnsi="宋体"/>
          <w:b w:val="0"/>
        </w:rPr>
        <w:t>Channel</w:t>
      </w:r>
      <w:r w:rsidR="00851EE6">
        <w:rPr>
          <w:rFonts w:ascii="Times New Roman" w:eastAsia="宋体" w:hAnsi="宋体"/>
          <w:b w:val="0"/>
        </w:rPr>
        <w:t>，声音及视频通道的打开、关闭、切换、状态维护等。</w:t>
      </w:r>
    </w:p>
    <w:p w14:paraId="3E8EEC6F" w14:textId="77777777" w:rsidR="00D67D55" w:rsidRDefault="00F66963" w:rsidP="006C516B">
      <w:pPr>
        <w:pStyle w:val="My0"/>
        <w:wordWrap w:val="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上图中，</w:t>
      </w:r>
      <w:r>
        <w:rPr>
          <w:rFonts w:ascii="Times New Roman" w:eastAsia="宋体" w:hAnsi="宋体"/>
          <w:b w:val="0"/>
        </w:rPr>
        <w:t>WebMediaSmartAuto</w:t>
      </w:r>
      <w:r w:rsidR="00B66C74">
        <w:rPr>
          <w:rFonts w:ascii="Times New Roman" w:eastAsia="宋体" w:hAnsi="宋体"/>
          <w:b w:val="0"/>
        </w:rPr>
        <w:t>是</w:t>
      </w:r>
      <w:r w:rsidR="00B66C74">
        <w:rPr>
          <w:rFonts w:ascii="Times New Roman" w:eastAsia="宋体" w:hAnsi="宋体" w:hint="eastAsia"/>
          <w:b w:val="0"/>
        </w:rPr>
        <w:t>针对</w:t>
      </w:r>
      <w:r>
        <w:rPr>
          <w:rFonts w:ascii="Times New Roman" w:eastAsia="宋体" w:hAnsi="宋体"/>
          <w:b w:val="0"/>
        </w:rPr>
        <w:t>Chromium</w:t>
      </w:r>
      <w:r>
        <w:rPr>
          <w:rFonts w:ascii="Times New Roman" w:eastAsia="宋体" w:hAnsi="宋体"/>
          <w:b w:val="0"/>
        </w:rPr>
        <w:t>的</w:t>
      </w:r>
      <w:r w:rsidR="00B66C74">
        <w:rPr>
          <w:rFonts w:ascii="Times New Roman" w:eastAsia="宋体" w:hAnsi="宋体" w:hint="eastAsia"/>
          <w:b w:val="0"/>
        </w:rPr>
        <w:t>WebMediaPlayer</w:t>
      </w:r>
      <w:r w:rsidR="00B66C74">
        <w:rPr>
          <w:rFonts w:ascii="Times New Roman" w:eastAsia="宋体" w:hAnsi="宋体" w:hint="eastAsia"/>
          <w:b w:val="0"/>
        </w:rPr>
        <w:t>的实现者</w:t>
      </w:r>
      <w:r w:rsidR="006D19E2">
        <w:rPr>
          <w:rFonts w:ascii="Times New Roman" w:eastAsia="宋体" w:hAnsi="宋体" w:hint="eastAsia"/>
          <w:b w:val="0"/>
        </w:rPr>
        <w:t>。</w:t>
      </w:r>
      <w:r>
        <w:rPr>
          <w:rFonts w:ascii="Times New Roman" w:eastAsia="宋体" w:hAnsi="宋体"/>
          <w:b w:val="0"/>
        </w:rPr>
        <w:t>在</w:t>
      </w:r>
      <w:r>
        <w:rPr>
          <w:rFonts w:ascii="Times New Roman" w:eastAsia="宋体" w:hAnsi="宋体" w:hint="eastAsia"/>
          <w:b w:val="0"/>
        </w:rPr>
        <w:t>Render</w:t>
      </w:r>
      <w:r>
        <w:rPr>
          <w:rFonts w:ascii="Times New Roman" w:eastAsia="宋体" w:hAnsi="宋体"/>
          <w:b w:val="0"/>
        </w:rPr>
        <w:t>FrameImpl</w:t>
      </w:r>
      <w:r>
        <w:rPr>
          <w:rFonts w:ascii="Times New Roman" w:eastAsia="宋体" w:hAnsi="宋体" w:hint="eastAsia"/>
          <w:b w:val="0"/>
        </w:rPr>
        <w:t>的</w:t>
      </w:r>
      <w:r>
        <w:rPr>
          <w:rFonts w:ascii="Times New Roman" w:eastAsia="宋体" w:hAnsi="宋体"/>
          <w:b w:val="0"/>
        </w:rPr>
        <w:t>函数</w:t>
      </w:r>
      <w:r>
        <w:rPr>
          <w:rFonts w:ascii="Times New Roman" w:eastAsia="宋体" w:hAnsi="宋体" w:hint="eastAsia"/>
          <w:b w:val="0"/>
        </w:rPr>
        <w:t>create</w:t>
      </w:r>
      <w:r>
        <w:rPr>
          <w:rFonts w:ascii="Times New Roman" w:eastAsia="宋体" w:hAnsi="宋体"/>
          <w:b w:val="0"/>
        </w:rPr>
        <w:t>MediaPlayer()</w:t>
      </w:r>
      <w:r>
        <w:rPr>
          <w:rFonts w:ascii="Times New Roman" w:eastAsia="宋体" w:hAnsi="宋体" w:hint="eastAsia"/>
          <w:b w:val="0"/>
        </w:rPr>
        <w:t>中</w:t>
      </w:r>
      <w:r>
        <w:rPr>
          <w:rFonts w:ascii="Times New Roman" w:eastAsia="宋体" w:hAnsi="宋体"/>
          <w:b w:val="0"/>
        </w:rPr>
        <w:t>，完成了对</w:t>
      </w:r>
      <w:r>
        <w:rPr>
          <w:rFonts w:ascii="Times New Roman" w:eastAsia="宋体" w:hAnsi="宋体" w:hint="eastAsia"/>
          <w:b w:val="0"/>
        </w:rPr>
        <w:t>播放引擎（在</w:t>
      </w:r>
      <w:r>
        <w:rPr>
          <w:rFonts w:ascii="Times New Roman" w:eastAsia="宋体" w:hAnsi="宋体"/>
          <w:b w:val="0"/>
        </w:rPr>
        <w:t>Chromium</w:t>
      </w:r>
      <w:r>
        <w:rPr>
          <w:rFonts w:ascii="Times New Roman" w:eastAsia="宋体" w:hAnsi="宋体"/>
          <w:b w:val="0"/>
        </w:rPr>
        <w:t>中有一套完善的播放引擎创建的规则，</w:t>
      </w:r>
      <w:r>
        <w:rPr>
          <w:rFonts w:ascii="Times New Roman" w:eastAsia="宋体" w:hAnsi="宋体" w:hint="eastAsia"/>
          <w:b w:val="0"/>
        </w:rPr>
        <w:t>这里的</w:t>
      </w:r>
      <w:r>
        <w:rPr>
          <w:rFonts w:ascii="Times New Roman" w:eastAsia="宋体" w:hAnsi="宋体"/>
          <w:b w:val="0"/>
        </w:rPr>
        <w:t>引擎可以理解为播放器</w:t>
      </w:r>
      <w:r>
        <w:rPr>
          <w:rFonts w:ascii="Times New Roman" w:eastAsia="宋体" w:hAnsi="宋体" w:hint="eastAsia"/>
          <w:b w:val="0"/>
        </w:rPr>
        <w:t>）</w:t>
      </w:r>
      <w:r>
        <w:rPr>
          <w:rFonts w:ascii="Times New Roman" w:eastAsia="宋体" w:hAnsi="宋体"/>
          <w:b w:val="0"/>
        </w:rPr>
        <w:t>的创建。</w:t>
      </w:r>
      <w:r w:rsidR="002E1B54">
        <w:rPr>
          <w:rFonts w:ascii="Times New Roman" w:eastAsia="宋体" w:hAnsi="宋体" w:hint="eastAsia"/>
          <w:b w:val="0"/>
        </w:rPr>
        <w:t>关于</w:t>
      </w:r>
      <w:r w:rsidR="002E1B54">
        <w:rPr>
          <w:rFonts w:ascii="Times New Roman" w:eastAsia="宋体" w:hAnsi="宋体"/>
          <w:b w:val="0"/>
        </w:rPr>
        <w:t>WebMediaSmartAuto</w:t>
      </w:r>
      <w:r w:rsidR="002E1B54">
        <w:rPr>
          <w:rFonts w:ascii="Times New Roman" w:eastAsia="宋体" w:hAnsi="宋体"/>
          <w:b w:val="0"/>
        </w:rPr>
        <w:t>的</w:t>
      </w:r>
      <w:r w:rsidR="002E1B54">
        <w:rPr>
          <w:rFonts w:ascii="Times New Roman" w:eastAsia="宋体" w:hAnsi="宋体"/>
          <w:b w:val="0"/>
        </w:rPr>
        <w:t>I/F</w:t>
      </w:r>
      <w:r w:rsidR="002E1B54">
        <w:rPr>
          <w:rFonts w:ascii="Times New Roman" w:eastAsia="宋体" w:hAnsi="宋体" w:hint="eastAsia"/>
          <w:b w:val="0"/>
        </w:rPr>
        <w:t>接口</w:t>
      </w:r>
      <w:r w:rsidR="002E1B54">
        <w:rPr>
          <w:rFonts w:ascii="Times New Roman" w:eastAsia="宋体" w:hAnsi="宋体"/>
          <w:b w:val="0"/>
        </w:rPr>
        <w:t>一览，我们可以参看</w:t>
      </w:r>
      <w:r w:rsidR="002E1B54">
        <w:rPr>
          <w:rFonts w:ascii="Times New Roman" w:eastAsia="宋体" w:hAnsi="宋体" w:hint="eastAsia"/>
          <w:b w:val="0"/>
        </w:rPr>
        <w:t>以下</w:t>
      </w:r>
      <w:r w:rsidR="00B3752F">
        <w:rPr>
          <w:rFonts w:ascii="Times New Roman" w:eastAsia="宋体" w:hAnsi="宋体"/>
          <w:b w:val="0"/>
        </w:rPr>
        <w:t>表</w:t>
      </w:r>
      <w:r w:rsidR="00897B3A">
        <w:rPr>
          <w:rFonts w:ascii="Times New Roman" w:eastAsia="宋体" w:hAnsi="宋体" w:hint="eastAsia"/>
          <w:b w:val="0"/>
        </w:rPr>
        <w:t>4</w:t>
      </w:r>
      <w:r w:rsidR="00897B3A">
        <w:rPr>
          <w:rFonts w:ascii="Times New Roman" w:eastAsia="宋体" w:hAnsi="宋体"/>
          <w:b w:val="0"/>
        </w:rPr>
        <w:t>-1</w:t>
      </w:r>
      <w:r w:rsidR="00B3752F">
        <w:rPr>
          <w:rFonts w:ascii="Times New Roman" w:eastAsia="宋体" w:hAnsi="宋体" w:hint="eastAsia"/>
          <w:b w:val="0"/>
        </w:rPr>
        <w:t>。</w:t>
      </w:r>
    </w:p>
    <w:p w14:paraId="0C112DE7" w14:textId="77777777" w:rsidR="00626DA0" w:rsidRDefault="00811076" w:rsidP="00626D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表4</w:t>
      </w:r>
      <w:r w:rsidRPr="00626DA0">
        <w:rPr>
          <w:rFonts w:ascii="楷体_GB2312" w:eastAsia="楷体_GB2312" w:hAnsi="华文楷体"/>
          <w:bCs w:val="0"/>
          <w:snapToGrid w:val="0"/>
          <w:color w:val="000000"/>
          <w:sz w:val="21"/>
          <w:szCs w:val="21"/>
        </w:rPr>
        <w:t xml:space="preserve">-1 WebMediaSmartAuto </w:t>
      </w:r>
      <w:r w:rsidR="00B3752F" w:rsidRPr="00626DA0">
        <w:rPr>
          <w:rFonts w:ascii="楷体_GB2312" w:eastAsia="楷体_GB2312" w:hAnsi="华文楷体" w:hint="eastAsia"/>
          <w:bCs w:val="0"/>
          <w:snapToGrid w:val="0"/>
          <w:color w:val="000000"/>
          <w:sz w:val="21"/>
          <w:szCs w:val="21"/>
        </w:rPr>
        <w:t>I</w:t>
      </w:r>
      <w:r w:rsidR="00B3752F" w:rsidRPr="00626DA0">
        <w:rPr>
          <w:rFonts w:ascii="楷体_GB2312" w:eastAsia="楷体_GB2312" w:hAnsi="华文楷体"/>
          <w:bCs w:val="0"/>
          <w:snapToGrid w:val="0"/>
          <w:color w:val="000000"/>
          <w:sz w:val="21"/>
          <w:szCs w:val="21"/>
        </w:rPr>
        <w:t>/F</w:t>
      </w:r>
      <w:r w:rsidRPr="00626DA0">
        <w:rPr>
          <w:rFonts w:ascii="楷体_GB2312" w:eastAsia="楷体_GB2312" w:hAnsi="华文楷体" w:hint="eastAsia"/>
          <w:bCs w:val="0"/>
          <w:snapToGrid w:val="0"/>
          <w:color w:val="000000"/>
          <w:sz w:val="21"/>
          <w:szCs w:val="21"/>
        </w:rPr>
        <w:t>一览</w:t>
      </w:r>
    </w:p>
    <w:p w14:paraId="0A1AA6A7" w14:textId="77777777" w:rsidR="00626DA0" w:rsidRPr="00626DA0" w:rsidRDefault="00626DA0" w:rsidP="00626DA0">
      <w:pPr>
        <w:widowControl w:val="0"/>
        <w:adjustRightInd w:val="0"/>
        <w:snapToGrid w:val="0"/>
        <w:spacing w:before="120"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able4</w:t>
      </w:r>
      <w:r w:rsidRPr="00626DA0">
        <w:rPr>
          <w:rFonts w:hAnsi="Times New Roman"/>
          <w:bCs w:val="0"/>
          <w:sz w:val="21"/>
          <w:szCs w:val="21"/>
        </w:rPr>
        <w:t xml:space="preserve">-1 </w:t>
      </w:r>
      <w:r>
        <w:rPr>
          <w:rFonts w:hAnsi="Times New Roman"/>
          <w:sz w:val="21"/>
          <w:szCs w:val="21"/>
        </w:rPr>
        <w:t>WebMediaSmartAuto interface list</w:t>
      </w:r>
    </w:p>
    <w:tbl>
      <w:tblPr>
        <w:tblW w:w="5000" w:type="pct"/>
        <w:tblLook w:val="04A0" w:firstRow="1" w:lastRow="0" w:firstColumn="1" w:lastColumn="0" w:noHBand="0" w:noVBand="1"/>
      </w:tblPr>
      <w:tblGrid>
        <w:gridCol w:w="2301"/>
        <w:gridCol w:w="1704"/>
        <w:gridCol w:w="1479"/>
        <w:gridCol w:w="3803"/>
      </w:tblGrid>
      <w:tr w:rsidR="004D446E" w:rsidRPr="004D446E" w14:paraId="1EDACF30" w14:textId="77777777" w:rsidTr="005E760E">
        <w:trPr>
          <w:trHeight w:val="285"/>
        </w:trPr>
        <w:tc>
          <w:tcPr>
            <w:tcW w:w="10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7FCD5" w14:textId="77777777"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FunctionName</w:t>
            </w:r>
          </w:p>
        </w:tc>
        <w:tc>
          <w:tcPr>
            <w:tcW w:w="1050" w:type="pct"/>
            <w:tcBorders>
              <w:top w:val="single" w:sz="4" w:space="0" w:color="auto"/>
              <w:left w:val="nil"/>
              <w:bottom w:val="single" w:sz="4" w:space="0" w:color="auto"/>
              <w:right w:val="single" w:sz="4" w:space="0" w:color="auto"/>
            </w:tcBorders>
            <w:shd w:val="clear" w:color="auto" w:fill="auto"/>
            <w:noWrap/>
            <w:vAlign w:val="center"/>
            <w:hideMark/>
          </w:tcPr>
          <w:p w14:paraId="052B38A5" w14:textId="77777777"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Param</w:t>
            </w:r>
          </w:p>
        </w:tc>
        <w:tc>
          <w:tcPr>
            <w:tcW w:w="727" w:type="pct"/>
            <w:tcBorders>
              <w:top w:val="single" w:sz="4" w:space="0" w:color="auto"/>
              <w:left w:val="nil"/>
              <w:bottom w:val="single" w:sz="4" w:space="0" w:color="auto"/>
              <w:right w:val="single" w:sz="4" w:space="0" w:color="auto"/>
            </w:tcBorders>
            <w:shd w:val="clear" w:color="auto" w:fill="auto"/>
            <w:noWrap/>
            <w:vAlign w:val="center"/>
            <w:hideMark/>
          </w:tcPr>
          <w:p w14:paraId="6628CD6F" w14:textId="77777777"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Return</w:t>
            </w:r>
          </w:p>
        </w:tc>
        <w:tc>
          <w:tcPr>
            <w:tcW w:w="2181" w:type="pct"/>
            <w:tcBorders>
              <w:top w:val="single" w:sz="4" w:space="0" w:color="auto"/>
              <w:left w:val="nil"/>
              <w:bottom w:val="single" w:sz="4" w:space="0" w:color="auto"/>
              <w:right w:val="single" w:sz="4" w:space="0" w:color="auto"/>
            </w:tcBorders>
            <w:shd w:val="clear" w:color="auto" w:fill="auto"/>
            <w:noWrap/>
            <w:vAlign w:val="center"/>
            <w:hideMark/>
          </w:tcPr>
          <w:p w14:paraId="465DFDB4" w14:textId="77777777" w:rsidR="004D446E" w:rsidRPr="00AE2070" w:rsidRDefault="00AE2070" w:rsidP="004D446E">
            <w:pPr>
              <w:spacing w:after="0" w:line="240" w:lineRule="auto"/>
              <w:ind w:firstLine="0"/>
              <w:rPr>
                <w:rFonts w:ascii="微软雅黑" w:eastAsia="微软雅黑" w:hAnsi="微软雅黑" w:cs="微软雅黑"/>
                <w:b/>
                <w:bCs w:val="0"/>
                <w:color w:val="000000"/>
                <w:sz w:val="22"/>
                <w:szCs w:val="22"/>
              </w:rPr>
            </w:pPr>
            <w:r>
              <w:rPr>
                <w:rFonts w:ascii="微软雅黑" w:eastAsia="微软雅黑" w:hAnsi="微软雅黑" w:cs="微软雅黑" w:hint="eastAsia"/>
                <w:b/>
                <w:bCs w:val="0"/>
                <w:color w:val="000000"/>
                <w:sz w:val="22"/>
                <w:szCs w:val="22"/>
              </w:rPr>
              <w:t>备注</w:t>
            </w:r>
          </w:p>
        </w:tc>
      </w:tr>
      <w:tr w:rsidR="004D446E" w:rsidRPr="004D446E" w14:paraId="0841AAF5" w14:textId="77777777"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4B4B3463"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load</w:t>
            </w:r>
          </w:p>
        </w:tc>
        <w:tc>
          <w:tcPr>
            <w:tcW w:w="1050" w:type="pct"/>
            <w:tcBorders>
              <w:top w:val="nil"/>
              <w:left w:val="nil"/>
              <w:bottom w:val="single" w:sz="4" w:space="0" w:color="auto"/>
              <w:right w:val="single" w:sz="4" w:space="0" w:color="auto"/>
            </w:tcBorders>
            <w:shd w:val="clear" w:color="auto" w:fill="auto"/>
            <w:vAlign w:val="center"/>
            <w:hideMark/>
          </w:tcPr>
          <w:p w14:paraId="1F258C8A"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WebURL</w:t>
            </w:r>
          </w:p>
        </w:tc>
        <w:tc>
          <w:tcPr>
            <w:tcW w:w="727" w:type="pct"/>
            <w:tcBorders>
              <w:top w:val="nil"/>
              <w:left w:val="nil"/>
              <w:bottom w:val="single" w:sz="4" w:space="0" w:color="auto"/>
              <w:right w:val="single" w:sz="4" w:space="0" w:color="auto"/>
            </w:tcBorders>
            <w:shd w:val="clear" w:color="auto" w:fill="auto"/>
            <w:noWrap/>
            <w:vAlign w:val="center"/>
            <w:hideMark/>
          </w:tcPr>
          <w:p w14:paraId="7E8D440D"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14:paraId="0C78903A" w14:textId="77777777"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加载文件</w:t>
            </w:r>
          </w:p>
        </w:tc>
      </w:tr>
      <w:tr w:rsidR="004D446E" w:rsidRPr="004D446E" w14:paraId="52CD7697" w14:textId="77777777"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5A484115"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w:t>
            </w:r>
          </w:p>
        </w:tc>
        <w:tc>
          <w:tcPr>
            <w:tcW w:w="1050" w:type="pct"/>
            <w:tcBorders>
              <w:top w:val="nil"/>
              <w:left w:val="nil"/>
              <w:bottom w:val="single" w:sz="4" w:space="0" w:color="auto"/>
              <w:right w:val="single" w:sz="4" w:space="0" w:color="auto"/>
            </w:tcBorders>
            <w:shd w:val="clear" w:color="auto" w:fill="auto"/>
            <w:noWrap/>
            <w:vAlign w:val="center"/>
            <w:hideMark/>
          </w:tcPr>
          <w:p w14:paraId="20F5B8CB"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14:paraId="0DBF0862"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14:paraId="74B159C3" w14:textId="77777777"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播放</w:t>
            </w:r>
          </w:p>
        </w:tc>
      </w:tr>
      <w:tr w:rsidR="004D446E" w:rsidRPr="004D446E" w14:paraId="58AF4A28" w14:textId="77777777"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2F4B564C"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w:t>
            </w:r>
          </w:p>
        </w:tc>
        <w:tc>
          <w:tcPr>
            <w:tcW w:w="1050" w:type="pct"/>
            <w:tcBorders>
              <w:top w:val="nil"/>
              <w:left w:val="nil"/>
              <w:bottom w:val="single" w:sz="4" w:space="0" w:color="auto"/>
              <w:right w:val="single" w:sz="4" w:space="0" w:color="auto"/>
            </w:tcBorders>
            <w:shd w:val="clear" w:color="auto" w:fill="auto"/>
            <w:vAlign w:val="center"/>
            <w:hideMark/>
          </w:tcPr>
          <w:p w14:paraId="783A7A79"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14:paraId="76795E21"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14:paraId="291D00AA" w14:textId="77777777"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暂停</w:t>
            </w:r>
          </w:p>
        </w:tc>
      </w:tr>
      <w:tr w:rsidR="004D446E" w:rsidRPr="004D446E" w14:paraId="41BF8741" w14:textId="77777777"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57BCB68C"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paint</w:t>
            </w:r>
          </w:p>
        </w:tc>
        <w:tc>
          <w:tcPr>
            <w:tcW w:w="1050" w:type="pct"/>
            <w:tcBorders>
              <w:top w:val="nil"/>
              <w:left w:val="nil"/>
              <w:bottom w:val="single" w:sz="4" w:space="0" w:color="auto"/>
              <w:right w:val="single" w:sz="4" w:space="0" w:color="auto"/>
            </w:tcBorders>
            <w:shd w:val="clear" w:color="auto" w:fill="auto"/>
            <w:vAlign w:val="center"/>
            <w:hideMark/>
          </w:tcPr>
          <w:p w14:paraId="7DB406C7"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Rect</w:t>
            </w:r>
          </w:p>
        </w:tc>
        <w:tc>
          <w:tcPr>
            <w:tcW w:w="727" w:type="pct"/>
            <w:tcBorders>
              <w:top w:val="nil"/>
              <w:left w:val="nil"/>
              <w:bottom w:val="single" w:sz="4" w:space="0" w:color="auto"/>
              <w:right w:val="single" w:sz="4" w:space="0" w:color="auto"/>
            </w:tcBorders>
            <w:shd w:val="clear" w:color="auto" w:fill="auto"/>
            <w:vAlign w:val="center"/>
            <w:hideMark/>
          </w:tcPr>
          <w:p w14:paraId="7E74EC09"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14:paraId="66901D43" w14:textId="77777777"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视频描画</w:t>
            </w:r>
          </w:p>
        </w:tc>
      </w:tr>
      <w:tr w:rsidR="004D446E" w:rsidRPr="004D446E" w14:paraId="0C4F2DED" w14:textId="77777777"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6BB4A260"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paused</w:t>
            </w:r>
          </w:p>
        </w:tc>
        <w:tc>
          <w:tcPr>
            <w:tcW w:w="1050" w:type="pct"/>
            <w:tcBorders>
              <w:top w:val="nil"/>
              <w:left w:val="nil"/>
              <w:bottom w:val="single" w:sz="4" w:space="0" w:color="auto"/>
              <w:right w:val="single" w:sz="4" w:space="0" w:color="auto"/>
            </w:tcBorders>
            <w:shd w:val="clear" w:color="auto" w:fill="auto"/>
            <w:vAlign w:val="center"/>
            <w:hideMark/>
          </w:tcPr>
          <w:p w14:paraId="0BC62DF2"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14:paraId="4CDD5423"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bool</w:t>
            </w:r>
          </w:p>
        </w:tc>
        <w:tc>
          <w:tcPr>
            <w:tcW w:w="2181" w:type="pct"/>
            <w:tcBorders>
              <w:top w:val="nil"/>
              <w:left w:val="nil"/>
              <w:bottom w:val="single" w:sz="4" w:space="0" w:color="auto"/>
              <w:right w:val="single" w:sz="4" w:space="0" w:color="auto"/>
            </w:tcBorders>
            <w:shd w:val="clear" w:color="auto" w:fill="auto"/>
            <w:noWrap/>
            <w:vAlign w:val="center"/>
            <w:hideMark/>
          </w:tcPr>
          <w:p w14:paraId="61F19788"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判断是否</w:t>
            </w:r>
            <w:r w:rsidRPr="004D446E">
              <w:rPr>
                <w:rFonts w:ascii="宋体" w:cs="宋体" w:hint="eastAsia"/>
                <w:bCs w:val="0"/>
                <w:color w:val="000000"/>
                <w:sz w:val="22"/>
                <w:szCs w:val="22"/>
              </w:rPr>
              <w:t>暂停</w:t>
            </w:r>
          </w:p>
        </w:tc>
      </w:tr>
      <w:tr w:rsidR="004D446E" w:rsidRPr="004D446E" w14:paraId="52F667C3" w14:textId="77777777"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54A197B1"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currentTime</w:t>
            </w:r>
          </w:p>
        </w:tc>
        <w:tc>
          <w:tcPr>
            <w:tcW w:w="1050" w:type="pct"/>
            <w:tcBorders>
              <w:top w:val="nil"/>
              <w:left w:val="nil"/>
              <w:bottom w:val="single" w:sz="4" w:space="0" w:color="auto"/>
              <w:right w:val="single" w:sz="4" w:space="0" w:color="auto"/>
            </w:tcBorders>
            <w:shd w:val="clear" w:color="auto" w:fill="auto"/>
            <w:vAlign w:val="center"/>
            <w:hideMark/>
          </w:tcPr>
          <w:p w14:paraId="56453CCA"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14:paraId="3939E2E8"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14:paraId="7CC2A9BB" w14:textId="77777777"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获取当前播放进度</w:t>
            </w:r>
          </w:p>
        </w:tc>
      </w:tr>
      <w:tr w:rsidR="004D446E" w:rsidRPr="004D446E" w14:paraId="2A3CC45B" w14:textId="77777777"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51F7955B"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duration</w:t>
            </w:r>
          </w:p>
        </w:tc>
        <w:tc>
          <w:tcPr>
            <w:tcW w:w="1050" w:type="pct"/>
            <w:tcBorders>
              <w:top w:val="nil"/>
              <w:left w:val="nil"/>
              <w:bottom w:val="single" w:sz="4" w:space="0" w:color="auto"/>
              <w:right w:val="single" w:sz="4" w:space="0" w:color="auto"/>
            </w:tcBorders>
            <w:shd w:val="clear" w:color="auto" w:fill="auto"/>
            <w:vAlign w:val="center"/>
            <w:hideMark/>
          </w:tcPr>
          <w:p w14:paraId="2229A505"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14:paraId="32AC65F1"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14:paraId="1ACFA013" w14:textId="77777777"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获取音视频文件总时长</w:t>
            </w:r>
          </w:p>
        </w:tc>
      </w:tr>
      <w:tr w:rsidR="004D446E" w:rsidRPr="004D446E" w14:paraId="3F26D2C2" w14:textId="77777777"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7845AD86"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1050" w:type="pct"/>
            <w:tcBorders>
              <w:top w:val="nil"/>
              <w:left w:val="nil"/>
              <w:bottom w:val="single" w:sz="4" w:space="0" w:color="auto"/>
              <w:right w:val="single" w:sz="4" w:space="0" w:color="auto"/>
            </w:tcBorders>
            <w:shd w:val="clear" w:color="auto" w:fill="auto"/>
            <w:vAlign w:val="center"/>
            <w:hideMark/>
          </w:tcPr>
          <w:p w14:paraId="241EDF0C"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14:paraId="4F5FA274"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2181" w:type="pct"/>
            <w:tcBorders>
              <w:top w:val="nil"/>
              <w:left w:val="nil"/>
              <w:bottom w:val="single" w:sz="4" w:space="0" w:color="auto"/>
              <w:right w:val="single" w:sz="4" w:space="0" w:color="auto"/>
            </w:tcBorders>
            <w:shd w:val="clear" w:color="auto" w:fill="auto"/>
            <w:noWrap/>
            <w:vAlign w:val="center"/>
            <w:hideMark/>
          </w:tcPr>
          <w:p w14:paraId="22E826D7" w14:textId="77777777"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获取网络状态</w:t>
            </w:r>
          </w:p>
        </w:tc>
      </w:tr>
      <w:tr w:rsidR="004D446E" w:rsidRPr="004D446E" w14:paraId="42FD0083" w14:textId="77777777"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4F702F59"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1050" w:type="pct"/>
            <w:tcBorders>
              <w:top w:val="nil"/>
              <w:left w:val="nil"/>
              <w:bottom w:val="single" w:sz="4" w:space="0" w:color="auto"/>
              <w:right w:val="single" w:sz="4" w:space="0" w:color="auto"/>
            </w:tcBorders>
            <w:shd w:val="clear" w:color="auto" w:fill="auto"/>
            <w:vAlign w:val="center"/>
            <w:hideMark/>
          </w:tcPr>
          <w:p w14:paraId="1DD53F21"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14:paraId="18E387A4"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2181" w:type="pct"/>
            <w:tcBorders>
              <w:top w:val="nil"/>
              <w:left w:val="nil"/>
              <w:bottom w:val="single" w:sz="4" w:space="0" w:color="auto"/>
              <w:right w:val="single" w:sz="4" w:space="0" w:color="auto"/>
            </w:tcBorders>
            <w:shd w:val="clear" w:color="auto" w:fill="auto"/>
            <w:noWrap/>
            <w:vAlign w:val="center"/>
            <w:hideMark/>
          </w:tcPr>
          <w:p w14:paraId="6BD77053" w14:textId="77777777"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获取当前准备状态</w:t>
            </w:r>
          </w:p>
        </w:tc>
      </w:tr>
      <w:tr w:rsidR="004D446E" w:rsidRPr="004D446E" w14:paraId="16592C89" w14:textId="77777777"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7F096BD7"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OnTimeUpdate</w:t>
            </w:r>
          </w:p>
        </w:tc>
        <w:tc>
          <w:tcPr>
            <w:tcW w:w="1050" w:type="pct"/>
            <w:tcBorders>
              <w:top w:val="nil"/>
              <w:left w:val="nil"/>
              <w:bottom w:val="single" w:sz="4" w:space="0" w:color="auto"/>
              <w:right w:val="single" w:sz="4" w:space="0" w:color="auto"/>
            </w:tcBorders>
            <w:shd w:val="clear" w:color="auto" w:fill="auto"/>
            <w:vAlign w:val="center"/>
            <w:hideMark/>
          </w:tcPr>
          <w:p w14:paraId="277B1789"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14:paraId="3842A322"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14:paraId="6F792A50" w14:textId="77777777"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进度更新通知</w:t>
            </w:r>
          </w:p>
        </w:tc>
      </w:tr>
      <w:tr w:rsidR="004D446E" w:rsidRPr="004D446E" w14:paraId="2F6CF7B8" w14:textId="77777777"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760E45C7"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OnDurationChanged</w:t>
            </w:r>
          </w:p>
        </w:tc>
        <w:tc>
          <w:tcPr>
            <w:tcW w:w="1050" w:type="pct"/>
            <w:tcBorders>
              <w:top w:val="nil"/>
              <w:left w:val="nil"/>
              <w:bottom w:val="single" w:sz="4" w:space="0" w:color="auto"/>
              <w:right w:val="single" w:sz="4" w:space="0" w:color="auto"/>
            </w:tcBorders>
            <w:shd w:val="clear" w:color="auto" w:fill="auto"/>
            <w:vAlign w:val="center"/>
            <w:hideMark/>
          </w:tcPr>
          <w:p w14:paraId="1C97E479"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14:paraId="0A24AF22"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14:paraId="3C5F4F2B" w14:textId="77777777"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总时长更新通知</w:t>
            </w:r>
          </w:p>
        </w:tc>
      </w:tr>
      <w:tr w:rsidR="004D446E" w:rsidRPr="004D446E" w14:paraId="49D802D6" w14:textId="77777777"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0268122F"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UpdateReadyState</w:t>
            </w:r>
          </w:p>
        </w:tc>
        <w:tc>
          <w:tcPr>
            <w:tcW w:w="1050" w:type="pct"/>
            <w:tcBorders>
              <w:top w:val="nil"/>
              <w:left w:val="nil"/>
              <w:bottom w:val="single" w:sz="4" w:space="0" w:color="auto"/>
              <w:right w:val="single" w:sz="4" w:space="0" w:color="auto"/>
            </w:tcBorders>
            <w:shd w:val="clear" w:color="auto" w:fill="auto"/>
            <w:vAlign w:val="center"/>
            <w:hideMark/>
          </w:tcPr>
          <w:p w14:paraId="6D8E3B5C"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727" w:type="pct"/>
            <w:tcBorders>
              <w:top w:val="nil"/>
              <w:left w:val="nil"/>
              <w:bottom w:val="single" w:sz="4" w:space="0" w:color="auto"/>
              <w:right w:val="single" w:sz="4" w:space="0" w:color="auto"/>
            </w:tcBorders>
            <w:shd w:val="clear" w:color="auto" w:fill="auto"/>
            <w:vAlign w:val="center"/>
            <w:hideMark/>
          </w:tcPr>
          <w:p w14:paraId="048831AA"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14:paraId="77E5E6E6"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准</w:t>
            </w:r>
            <w:r w:rsidRPr="004D446E">
              <w:rPr>
                <w:rFonts w:ascii="宋体" w:cs="宋体" w:hint="eastAsia"/>
                <w:bCs w:val="0"/>
                <w:color w:val="000000"/>
                <w:sz w:val="22"/>
                <w:szCs w:val="22"/>
              </w:rPr>
              <w:t>备状态变更通知</w:t>
            </w:r>
          </w:p>
        </w:tc>
      </w:tr>
      <w:tr w:rsidR="004D446E" w:rsidRPr="004D446E" w14:paraId="5F686409" w14:textId="77777777"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7EF19A30"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UpdateNetworkState</w:t>
            </w:r>
          </w:p>
        </w:tc>
        <w:tc>
          <w:tcPr>
            <w:tcW w:w="1050" w:type="pct"/>
            <w:tcBorders>
              <w:top w:val="nil"/>
              <w:left w:val="nil"/>
              <w:bottom w:val="single" w:sz="4" w:space="0" w:color="auto"/>
              <w:right w:val="single" w:sz="4" w:space="0" w:color="auto"/>
            </w:tcBorders>
            <w:shd w:val="clear" w:color="auto" w:fill="auto"/>
            <w:vAlign w:val="center"/>
            <w:hideMark/>
          </w:tcPr>
          <w:p w14:paraId="15B52A76"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727" w:type="pct"/>
            <w:tcBorders>
              <w:top w:val="nil"/>
              <w:left w:val="nil"/>
              <w:bottom w:val="single" w:sz="4" w:space="0" w:color="auto"/>
              <w:right w:val="single" w:sz="4" w:space="0" w:color="auto"/>
            </w:tcBorders>
            <w:shd w:val="clear" w:color="auto" w:fill="auto"/>
            <w:vAlign w:val="center"/>
            <w:hideMark/>
          </w:tcPr>
          <w:p w14:paraId="622AB0A1"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14:paraId="1AC7006F"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网</w:t>
            </w:r>
            <w:r w:rsidRPr="004D446E">
              <w:rPr>
                <w:rFonts w:ascii="宋体" w:cs="宋体" w:hint="eastAsia"/>
                <w:bCs w:val="0"/>
                <w:color w:val="000000"/>
                <w:sz w:val="22"/>
                <w:szCs w:val="22"/>
              </w:rPr>
              <w:t>络状态变化通知</w:t>
            </w:r>
          </w:p>
        </w:tc>
      </w:tr>
      <w:tr w:rsidR="004D446E" w:rsidRPr="004D446E" w14:paraId="6A319816" w14:textId="77777777"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42D29293"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playbackStateChanged</w:t>
            </w:r>
          </w:p>
        </w:tc>
        <w:tc>
          <w:tcPr>
            <w:tcW w:w="1050" w:type="pct"/>
            <w:tcBorders>
              <w:top w:val="nil"/>
              <w:left w:val="nil"/>
              <w:bottom w:val="single" w:sz="4" w:space="0" w:color="auto"/>
              <w:right w:val="single" w:sz="4" w:space="0" w:color="auto"/>
            </w:tcBorders>
            <w:shd w:val="clear" w:color="auto" w:fill="auto"/>
            <w:vAlign w:val="center"/>
            <w:hideMark/>
          </w:tcPr>
          <w:p w14:paraId="234DDB0F"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14:paraId="7CD99720"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14:paraId="4287AE2C"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播放状</w:t>
            </w:r>
            <w:r w:rsidRPr="004D446E">
              <w:rPr>
                <w:rFonts w:ascii="宋体" w:cs="宋体" w:hint="eastAsia"/>
                <w:bCs w:val="0"/>
                <w:color w:val="000000"/>
                <w:sz w:val="22"/>
                <w:szCs w:val="22"/>
              </w:rPr>
              <w:t>态变更通知</w:t>
            </w:r>
          </w:p>
        </w:tc>
      </w:tr>
    </w:tbl>
    <w:p w14:paraId="0BA4767C" w14:textId="77777777" w:rsidR="004D446E" w:rsidRDefault="004D446E" w:rsidP="00294682">
      <w:pPr>
        <w:pStyle w:val="My0"/>
        <w:rPr>
          <w:rFonts w:ascii="Times New Roman" w:eastAsia="宋体" w:hAnsi="宋体"/>
          <w:b w:val="0"/>
        </w:rPr>
      </w:pPr>
    </w:p>
    <w:p w14:paraId="3F623B81" w14:textId="77777777" w:rsidR="006C4D1C" w:rsidRDefault="00D3309E" w:rsidP="0034599E">
      <w:pPr>
        <w:pStyle w:val="My0"/>
        <w:ind w:firstLine="420"/>
        <w:rPr>
          <w:rFonts w:ascii="Times New Roman" w:eastAsia="宋体" w:hAnsi="宋体"/>
          <w:b w:val="0"/>
        </w:rPr>
      </w:pPr>
      <w:r>
        <w:rPr>
          <w:rFonts w:ascii="Times New Roman" w:eastAsia="宋体" w:hAnsi="宋体" w:hint="eastAsia"/>
          <w:b w:val="0"/>
        </w:rPr>
        <w:t>以上</w:t>
      </w:r>
      <w:r>
        <w:rPr>
          <w:rFonts w:ascii="Times New Roman" w:eastAsia="宋体" w:hAnsi="宋体"/>
          <w:b w:val="0"/>
        </w:rPr>
        <w:t>各</w:t>
      </w:r>
      <w:r w:rsidR="005E760E">
        <w:rPr>
          <w:rFonts w:ascii="Times New Roman" w:eastAsia="宋体" w:hAnsi="宋体" w:hint="eastAsia"/>
          <w:b w:val="0"/>
        </w:rPr>
        <w:t>函数</w:t>
      </w:r>
      <w:r>
        <w:rPr>
          <w:rFonts w:ascii="Times New Roman" w:eastAsia="宋体" w:hAnsi="宋体" w:hint="eastAsia"/>
          <w:b w:val="0"/>
        </w:rPr>
        <w:t>的</w:t>
      </w:r>
      <w:r w:rsidR="005E760E">
        <w:rPr>
          <w:rFonts w:ascii="Times New Roman" w:eastAsia="宋体" w:hAnsi="宋体"/>
          <w:b w:val="0"/>
        </w:rPr>
        <w:t>详细</w:t>
      </w:r>
      <w:r>
        <w:rPr>
          <w:rFonts w:ascii="Times New Roman" w:eastAsia="宋体" w:hAnsi="宋体" w:hint="eastAsia"/>
          <w:b w:val="0"/>
        </w:rPr>
        <w:t>说明如下</w:t>
      </w:r>
      <w:r w:rsidR="00882C23">
        <w:rPr>
          <w:rFonts w:ascii="Times New Roman" w:eastAsia="宋体" w:hAnsi="宋体" w:hint="eastAsia"/>
          <w:b w:val="0"/>
        </w:rPr>
        <w:t>所示</w:t>
      </w:r>
    </w:p>
    <w:tbl>
      <w:tblPr>
        <w:tblW w:w="5000" w:type="pct"/>
        <w:tblLook w:val="04A0" w:firstRow="1" w:lastRow="0" w:firstColumn="1" w:lastColumn="0" w:noHBand="0" w:noVBand="1"/>
      </w:tblPr>
      <w:tblGrid>
        <w:gridCol w:w="1770"/>
        <w:gridCol w:w="492"/>
        <w:gridCol w:w="964"/>
        <w:gridCol w:w="6061"/>
      </w:tblGrid>
      <w:tr w:rsidR="006C4D1C" w:rsidRPr="006C4D1C" w14:paraId="651A64FD" w14:textId="77777777"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919024"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09538B79"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load</w:t>
            </w:r>
          </w:p>
        </w:tc>
      </w:tr>
      <w:tr w:rsidR="006C4D1C" w:rsidRPr="006C4D1C" w14:paraId="0605D695" w14:textId="77777777"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A13B6A"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047134DE"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加载文件</w:t>
            </w:r>
          </w:p>
        </w:tc>
      </w:tr>
      <w:tr w:rsidR="006C4D1C" w:rsidRPr="006C4D1C" w14:paraId="0EA0E78F" w14:textId="77777777" w:rsidTr="00CE436D">
        <w:trPr>
          <w:trHeight w:val="5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14:paraId="2905D2DE" w14:textId="77777777"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14:paraId="5F776617" w14:textId="77777777"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14:paraId="02945939"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WebURL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102FA385"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网络音视频资源文件的路径</w:t>
            </w:r>
          </w:p>
        </w:tc>
      </w:tr>
      <w:tr w:rsidR="006C4D1C" w:rsidRPr="006C4D1C" w14:paraId="5E08E35E" w14:textId="77777777" w:rsidTr="00CE436D">
        <w:trPr>
          <w:trHeight w:val="6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E012F1"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14:paraId="28439805"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442BC3F2"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14:paraId="16077FCB" w14:textId="77777777" w:rsidR="004D446E" w:rsidRDefault="004D446E" w:rsidP="0034599E">
      <w:pPr>
        <w:pStyle w:val="My0"/>
        <w:ind w:firstLine="420"/>
        <w:rPr>
          <w:rFonts w:ascii="Times New Roman" w:eastAsia="宋体" w:hAnsi="宋体"/>
          <w:b w:val="0"/>
        </w:rPr>
      </w:pPr>
    </w:p>
    <w:tbl>
      <w:tblPr>
        <w:tblW w:w="5000" w:type="pct"/>
        <w:tblLook w:val="04A0" w:firstRow="1" w:lastRow="0" w:firstColumn="1" w:lastColumn="0" w:noHBand="0" w:noVBand="1"/>
      </w:tblPr>
      <w:tblGrid>
        <w:gridCol w:w="1777"/>
        <w:gridCol w:w="498"/>
        <w:gridCol w:w="953"/>
        <w:gridCol w:w="6059"/>
      </w:tblGrid>
      <w:tr w:rsidR="006C4D1C" w:rsidRPr="006C4D1C" w14:paraId="0EFA99A9" w14:textId="77777777"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E3EC7"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lastRenderedPageBreak/>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757B1C53"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play</w:t>
            </w:r>
          </w:p>
        </w:tc>
      </w:tr>
      <w:tr w:rsidR="006C4D1C" w:rsidRPr="006C4D1C" w14:paraId="05C583F9" w14:textId="77777777"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E5A576"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0B097B22"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播放</w:t>
            </w:r>
          </w:p>
        </w:tc>
      </w:tr>
      <w:tr w:rsidR="006C4D1C" w:rsidRPr="006C4D1C" w14:paraId="0C3BFDAD" w14:textId="77777777"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14:paraId="056498EA" w14:textId="77777777"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4AF7FC" w14:textId="77777777"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14:paraId="7A187A7A"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181F84F2"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r w:rsidR="003F0CDE" w:rsidRPr="006C4D1C" w14:paraId="08C4DD3F" w14:textId="77777777"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F8D71"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14:paraId="5C621FB6"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3B67661B"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14:paraId="03687FA6" w14:textId="77777777" w:rsidR="004D446E" w:rsidRDefault="004D446E" w:rsidP="00294682">
      <w:pPr>
        <w:pStyle w:val="My0"/>
        <w:rPr>
          <w:rFonts w:ascii="Times New Roman" w:eastAsia="宋体" w:hAnsi="宋体"/>
          <w:b w:val="0"/>
        </w:rPr>
      </w:pPr>
    </w:p>
    <w:tbl>
      <w:tblPr>
        <w:tblW w:w="5000" w:type="pct"/>
        <w:tblLook w:val="04A0" w:firstRow="1" w:lastRow="0" w:firstColumn="1" w:lastColumn="0" w:noHBand="0" w:noVBand="1"/>
      </w:tblPr>
      <w:tblGrid>
        <w:gridCol w:w="1777"/>
        <w:gridCol w:w="498"/>
        <w:gridCol w:w="953"/>
        <w:gridCol w:w="6059"/>
      </w:tblGrid>
      <w:tr w:rsidR="00615BFF" w:rsidRPr="00615BFF" w14:paraId="210B77E5" w14:textId="77777777"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5BAE6" w14:textId="77777777"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20100138" w14:textId="77777777"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pause</w:t>
            </w:r>
          </w:p>
        </w:tc>
      </w:tr>
      <w:tr w:rsidR="00615BFF" w:rsidRPr="00615BFF" w14:paraId="16F96C05" w14:textId="77777777"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0348A8" w14:textId="77777777"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29074547" w14:textId="77777777"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暂停</w:t>
            </w:r>
          </w:p>
        </w:tc>
      </w:tr>
      <w:tr w:rsidR="001A3AF1" w:rsidRPr="00615BFF" w14:paraId="40F9A43F" w14:textId="77777777"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14:paraId="79B1AA45" w14:textId="77777777" w:rsidR="00615BFF" w:rsidRPr="00615BFF" w:rsidRDefault="00D471E7" w:rsidP="00615BFF">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DE0A96" w14:textId="77777777" w:rsidR="00615BFF" w:rsidRPr="00615BFF" w:rsidRDefault="00615BFF" w:rsidP="00615BFF">
            <w:pPr>
              <w:spacing w:after="0" w:line="240" w:lineRule="auto"/>
              <w:ind w:firstLine="0"/>
              <w:jc w:val="center"/>
              <w:rPr>
                <w:rFonts w:ascii="宋体" w:cs="宋体"/>
                <w:bCs w:val="0"/>
                <w:color w:val="000000"/>
                <w:sz w:val="22"/>
                <w:szCs w:val="22"/>
              </w:rPr>
            </w:pPr>
            <w:r w:rsidRPr="00615BFF">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14:paraId="7448D728" w14:textId="77777777"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2973225A" w14:textId="77777777"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r w:rsidR="001A3AF1" w:rsidRPr="00615BFF" w14:paraId="10CA9509" w14:textId="77777777"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1EDEA7" w14:textId="77777777"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14:paraId="6F50775E" w14:textId="77777777"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7D005505" w14:textId="77777777"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bl>
    <w:p w14:paraId="46C42341" w14:textId="77777777"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74"/>
        <w:gridCol w:w="494"/>
        <w:gridCol w:w="958"/>
        <w:gridCol w:w="6061"/>
      </w:tblGrid>
      <w:tr w:rsidR="00CA35D6" w:rsidRPr="00CA35D6" w14:paraId="56707C04" w14:textId="77777777"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895C29"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49A19225"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paint</w:t>
            </w:r>
          </w:p>
        </w:tc>
      </w:tr>
      <w:tr w:rsidR="00CA35D6" w:rsidRPr="00CA35D6" w14:paraId="2654EA7B" w14:textId="77777777"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5298D8"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5FBE65D1"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描画视频</w:t>
            </w:r>
          </w:p>
        </w:tc>
      </w:tr>
      <w:tr w:rsidR="00CA35D6" w:rsidRPr="00CA35D6" w14:paraId="3E60FA35" w14:textId="77777777" w:rsidTr="001A3AF1">
        <w:trPr>
          <w:trHeight w:val="270"/>
        </w:trPr>
        <w:tc>
          <w:tcPr>
            <w:tcW w:w="955" w:type="pct"/>
            <w:tcBorders>
              <w:top w:val="nil"/>
              <w:left w:val="single" w:sz="4" w:space="0" w:color="auto"/>
              <w:bottom w:val="single" w:sz="4" w:space="0" w:color="auto"/>
              <w:right w:val="single" w:sz="4" w:space="0" w:color="auto"/>
            </w:tcBorders>
            <w:shd w:val="clear" w:color="auto" w:fill="auto"/>
            <w:noWrap/>
            <w:vAlign w:val="center"/>
            <w:hideMark/>
          </w:tcPr>
          <w:p w14:paraId="22B42536" w14:textId="77777777"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6" w:type="pct"/>
            <w:tcBorders>
              <w:top w:val="nil"/>
              <w:left w:val="nil"/>
              <w:bottom w:val="single" w:sz="4" w:space="0" w:color="auto"/>
              <w:right w:val="single" w:sz="4" w:space="0" w:color="auto"/>
            </w:tcBorders>
            <w:shd w:val="clear" w:color="auto" w:fill="auto"/>
            <w:noWrap/>
            <w:vAlign w:val="center"/>
            <w:hideMark/>
          </w:tcPr>
          <w:p w14:paraId="740448C1" w14:textId="77777777"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14:paraId="63680088"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Rect</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27E95B51"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描画区域</w:t>
            </w:r>
          </w:p>
        </w:tc>
      </w:tr>
      <w:tr w:rsidR="00CA35D6" w:rsidRPr="00CA35D6" w14:paraId="6693EE49" w14:textId="77777777"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6B9D8B"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14:paraId="2087B29E"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10DC1811"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14:paraId="54294381" w14:textId="77777777"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68"/>
        <w:gridCol w:w="490"/>
        <w:gridCol w:w="970"/>
        <w:gridCol w:w="6059"/>
      </w:tblGrid>
      <w:tr w:rsidR="00CA35D6" w:rsidRPr="00CA35D6" w14:paraId="1B9C85EA" w14:textId="77777777"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F95A9"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46ED6084"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paused</w:t>
            </w:r>
          </w:p>
        </w:tc>
      </w:tr>
      <w:tr w:rsidR="00CA35D6" w:rsidRPr="00CA35D6" w14:paraId="595897B7" w14:textId="77777777"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CA334E"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0E1F1440"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判断是否暂停</w:t>
            </w:r>
          </w:p>
        </w:tc>
      </w:tr>
      <w:tr w:rsidR="001A3AF1" w:rsidRPr="00CA35D6" w14:paraId="49840BF9" w14:textId="77777777"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14:paraId="36C137B9" w14:textId="77777777"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8391CB" w14:textId="77777777"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14:paraId="2B7CED91"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72B29ED3"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14:paraId="5038EEF3" w14:textId="77777777" w:rsidTr="001A3AF1">
        <w:trPr>
          <w:trHeight w:val="5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CC2B18"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14:paraId="589E172D"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bool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43EC02EC"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true:暂停</w:t>
            </w:r>
            <w:r w:rsidRPr="00CA35D6">
              <w:rPr>
                <w:rFonts w:ascii="宋体" w:cs="宋体" w:hint="eastAsia"/>
                <w:bCs w:val="0"/>
                <w:color w:val="000000"/>
                <w:sz w:val="22"/>
                <w:szCs w:val="22"/>
              </w:rPr>
              <w:br/>
              <w:t>false:非暂停</w:t>
            </w:r>
          </w:p>
        </w:tc>
      </w:tr>
    </w:tbl>
    <w:p w14:paraId="3333CA9A" w14:textId="77777777"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68"/>
        <w:gridCol w:w="490"/>
        <w:gridCol w:w="968"/>
        <w:gridCol w:w="6061"/>
      </w:tblGrid>
      <w:tr w:rsidR="00CA35D6" w:rsidRPr="00CA35D6" w14:paraId="63E63ACB" w14:textId="77777777"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0461E"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70BED45F"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currentTime</w:t>
            </w:r>
          </w:p>
        </w:tc>
      </w:tr>
      <w:tr w:rsidR="00CA35D6" w:rsidRPr="00CA35D6" w14:paraId="1283B729" w14:textId="77777777"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A685F"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1732CA33"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获取当前播放进度</w:t>
            </w:r>
          </w:p>
        </w:tc>
      </w:tr>
      <w:tr w:rsidR="00CA35D6" w:rsidRPr="00CA35D6" w14:paraId="2C67F590" w14:textId="77777777"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14:paraId="62164EF3" w14:textId="77777777"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DF9CD1" w14:textId="77777777"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14:paraId="798FBDE9"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1A75987F"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14:paraId="5AAC3C9E" w14:textId="77777777"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445C59"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14:paraId="78977D4C"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66AECAF0"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当前播放时间,单位sec</w:t>
            </w:r>
          </w:p>
        </w:tc>
      </w:tr>
    </w:tbl>
    <w:p w14:paraId="1C9E54AA" w14:textId="77777777"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68"/>
        <w:gridCol w:w="490"/>
        <w:gridCol w:w="968"/>
        <w:gridCol w:w="6061"/>
      </w:tblGrid>
      <w:tr w:rsidR="00CA35D6" w:rsidRPr="00CA35D6" w14:paraId="4C3D77A5" w14:textId="77777777"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22BA61"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2C54CCB1"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duration</w:t>
            </w:r>
          </w:p>
        </w:tc>
      </w:tr>
      <w:tr w:rsidR="00CA35D6" w:rsidRPr="00CA35D6" w14:paraId="375D0A6B" w14:textId="77777777"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23D602"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12D603D0"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获取音视频文件总时长</w:t>
            </w:r>
          </w:p>
        </w:tc>
      </w:tr>
      <w:tr w:rsidR="00CA35D6" w:rsidRPr="00CA35D6" w14:paraId="148E2AD1" w14:textId="77777777"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14:paraId="07658C22" w14:textId="77777777"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BD9EFC" w14:textId="77777777"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14:paraId="4E8910F3"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7B5C073A"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14:paraId="5CA84959" w14:textId="77777777"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0D5963"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14:paraId="742AED0C"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2DD4ED81"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 单位sec</w:t>
            </w:r>
          </w:p>
        </w:tc>
      </w:tr>
    </w:tbl>
    <w:p w14:paraId="3F12D338" w14:textId="77777777"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70"/>
        <w:gridCol w:w="492"/>
        <w:gridCol w:w="964"/>
        <w:gridCol w:w="6061"/>
      </w:tblGrid>
      <w:tr w:rsidR="00CA35D6" w:rsidRPr="00CA35D6" w14:paraId="3CE2C6C5" w14:textId="77777777"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3DD6CC"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6F662693"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OnTimeUpdate</w:t>
            </w:r>
          </w:p>
        </w:tc>
      </w:tr>
      <w:tr w:rsidR="00CA35D6" w:rsidRPr="00CA35D6" w14:paraId="717DE15E" w14:textId="77777777"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046A9"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36D3AC18"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进度更新通知</w:t>
            </w:r>
          </w:p>
        </w:tc>
      </w:tr>
      <w:tr w:rsidR="00CA35D6" w:rsidRPr="00CA35D6" w14:paraId="1E9F7457" w14:textId="77777777"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14:paraId="053BCC63" w14:textId="77777777"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14:paraId="621CA18B" w14:textId="77777777"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14:paraId="7F6E3872"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42785D48"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当前进度</w:t>
            </w:r>
          </w:p>
        </w:tc>
      </w:tr>
      <w:tr w:rsidR="00CA35D6" w:rsidRPr="00CA35D6" w14:paraId="5649560B" w14:textId="77777777"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3EF7A2"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14:paraId="18AEED60"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09D54875"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14:paraId="5676BDE9" w14:textId="77777777"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70"/>
        <w:gridCol w:w="492"/>
        <w:gridCol w:w="964"/>
        <w:gridCol w:w="6061"/>
      </w:tblGrid>
      <w:tr w:rsidR="00CA35D6" w:rsidRPr="00CA35D6" w14:paraId="4D7C70FB" w14:textId="77777777"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606C49"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lastRenderedPageBreak/>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222701CA"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OnDurationChanged</w:t>
            </w:r>
          </w:p>
        </w:tc>
      </w:tr>
      <w:tr w:rsidR="00CA35D6" w:rsidRPr="00CA35D6" w14:paraId="3AEC324D" w14:textId="77777777"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073BC7"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428D1F07"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总时长更新通知</w:t>
            </w:r>
          </w:p>
        </w:tc>
      </w:tr>
      <w:tr w:rsidR="00CA35D6" w:rsidRPr="00CA35D6" w14:paraId="02876211" w14:textId="77777777"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14:paraId="125276E3" w14:textId="77777777"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14:paraId="00A79DD0" w14:textId="77777777"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14:paraId="395DE2A5"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61CCA29E"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w:t>
            </w:r>
          </w:p>
        </w:tc>
      </w:tr>
      <w:tr w:rsidR="00CA35D6" w:rsidRPr="00CA35D6" w14:paraId="7375F5DA" w14:textId="77777777"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C9D169"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14:paraId="3F737B91"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4C585306"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14:paraId="0F65A2E3" w14:textId="77777777"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92"/>
        <w:gridCol w:w="412"/>
        <w:gridCol w:w="1317"/>
        <w:gridCol w:w="5866"/>
      </w:tblGrid>
      <w:tr w:rsidR="00CA35D6" w:rsidRPr="00CA35D6" w14:paraId="4F0F7FD7" w14:textId="77777777"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268727"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661BAED8"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UpdateReadyState</w:t>
            </w:r>
          </w:p>
        </w:tc>
      </w:tr>
      <w:tr w:rsidR="00CA35D6" w:rsidRPr="00CA35D6" w14:paraId="12866A98" w14:textId="77777777"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A8401C"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71B04650"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准备状态变更通知</w:t>
            </w:r>
          </w:p>
        </w:tc>
      </w:tr>
      <w:tr w:rsidR="00C66F44" w:rsidRPr="00CA35D6" w14:paraId="0982F3EB" w14:textId="77777777" w:rsidTr="00C66F44">
        <w:trPr>
          <w:trHeight w:val="1665"/>
        </w:trPr>
        <w:tc>
          <w:tcPr>
            <w:tcW w:w="9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B402B0" w14:textId="77777777"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7FFFE" w14:textId="77777777"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7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8475E3"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15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AAB4B4D" w14:textId="77777777" w:rsidR="001A3AF1" w:rsidRDefault="00CA35D6" w:rsidP="001A3AF1">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621CCD">
              <w:rPr>
                <w:rFonts w:ascii="宋体" w:cs="宋体" w:hint="eastAsia"/>
                <w:bCs w:val="0"/>
                <w:color w:val="000000"/>
                <w:sz w:val="22"/>
                <w:szCs w:val="22"/>
              </w:rPr>
              <w:t>定义</w:t>
            </w:r>
          </w:p>
          <w:p w14:paraId="68748789" w14:textId="77777777"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ReadyStateHaveNothing</w:t>
            </w:r>
            <w:r w:rsidR="00C66F44">
              <w:rPr>
                <w:rFonts w:ascii="宋体" w:cs="宋体" w:hint="eastAsia"/>
                <w:bCs w:val="0"/>
                <w:color w:val="000000"/>
                <w:sz w:val="22"/>
                <w:szCs w:val="22"/>
              </w:rPr>
              <w:t>：</w:t>
            </w:r>
          </w:p>
          <w:p w14:paraId="5980864F" w14:textId="77777777"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没有关于音频/视频是否就绪的信息</w:t>
            </w:r>
          </w:p>
          <w:p w14:paraId="32AD61FC" w14:textId="77777777"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ReadyStateHaveMetadata</w:t>
            </w:r>
            <w:r w:rsidR="00C66F44">
              <w:rPr>
                <w:rFonts w:ascii="宋体" w:cs="宋体" w:hint="eastAsia"/>
                <w:bCs w:val="0"/>
                <w:color w:val="000000"/>
                <w:sz w:val="22"/>
                <w:szCs w:val="22"/>
              </w:rPr>
              <w:t>：</w:t>
            </w:r>
          </w:p>
          <w:p w14:paraId="4094DFDB" w14:textId="77777777"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关于音频/视频就绪的元数据</w:t>
            </w:r>
          </w:p>
          <w:p w14:paraId="2A5CB033" w14:textId="77777777"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ReadyStateHaveCurrentData</w:t>
            </w:r>
            <w:r w:rsidR="00C66F44">
              <w:rPr>
                <w:rFonts w:ascii="宋体" w:cs="宋体" w:hint="eastAsia"/>
                <w:bCs w:val="0"/>
                <w:color w:val="000000"/>
                <w:sz w:val="22"/>
                <w:szCs w:val="22"/>
              </w:rPr>
              <w:t>：</w:t>
            </w:r>
          </w:p>
          <w:p w14:paraId="40E04D9F" w14:textId="77777777"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关于当前播放位置的数据是可用的，但没有足够的数据来播放下一帧</w:t>
            </w:r>
          </w:p>
          <w:p w14:paraId="780EB655" w14:textId="77777777"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ReadyStateHaveFutureData</w:t>
            </w:r>
            <w:r w:rsidR="00C66F44">
              <w:rPr>
                <w:rFonts w:ascii="宋体" w:cs="宋体" w:hint="eastAsia"/>
                <w:bCs w:val="0"/>
                <w:color w:val="000000"/>
                <w:sz w:val="22"/>
                <w:szCs w:val="22"/>
              </w:rPr>
              <w:t>：</w:t>
            </w:r>
          </w:p>
          <w:p w14:paraId="6775D875" w14:textId="77777777" w:rsidR="00C66F44" w:rsidRDefault="00CA35D6" w:rsidP="00C66F44">
            <w:pPr>
              <w:spacing w:after="0" w:line="240" w:lineRule="auto"/>
              <w:ind w:firstLineChars="250" w:firstLine="550"/>
              <w:rPr>
                <w:rFonts w:ascii="宋体" w:cs="宋体"/>
                <w:bCs w:val="0"/>
                <w:color w:val="000000"/>
                <w:sz w:val="22"/>
                <w:szCs w:val="22"/>
              </w:rPr>
            </w:pPr>
            <w:r w:rsidRPr="00CA35D6">
              <w:rPr>
                <w:rFonts w:ascii="宋体" w:cs="宋体" w:hint="eastAsia"/>
                <w:bCs w:val="0"/>
                <w:color w:val="000000"/>
                <w:sz w:val="22"/>
                <w:szCs w:val="22"/>
              </w:rPr>
              <w:t>当前及至少下一帧的数据是可用的</w:t>
            </w:r>
          </w:p>
          <w:p w14:paraId="2EFDEAD4" w14:textId="77777777"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ReadyStateHaveEnoughData</w:t>
            </w:r>
            <w:r w:rsidR="00C66F44">
              <w:rPr>
                <w:rFonts w:ascii="宋体" w:cs="宋体" w:hint="eastAsia"/>
                <w:bCs w:val="0"/>
                <w:color w:val="000000"/>
                <w:sz w:val="22"/>
                <w:szCs w:val="22"/>
              </w:rPr>
              <w:t>：</w:t>
            </w:r>
          </w:p>
          <w:p w14:paraId="5E269730" w14:textId="77777777" w:rsidR="00CA35D6" w:rsidRPr="00CA35D6"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可用数据足以开始播放</w:t>
            </w:r>
          </w:p>
        </w:tc>
      </w:tr>
    </w:tbl>
    <w:p w14:paraId="7FD42BED" w14:textId="77777777"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92"/>
        <w:gridCol w:w="412"/>
        <w:gridCol w:w="1316"/>
        <w:gridCol w:w="5867"/>
      </w:tblGrid>
      <w:tr w:rsidR="00CA35D6" w:rsidRPr="00CA35D6" w14:paraId="5994DCB0" w14:textId="77777777"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A60DB9"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426937F7"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r>
      <w:tr w:rsidR="00CA35D6" w:rsidRPr="00CA35D6" w14:paraId="6D02C19A" w14:textId="77777777"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E34399"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2FA5217F"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获取准备状态</w:t>
            </w:r>
          </w:p>
        </w:tc>
      </w:tr>
      <w:tr w:rsidR="00CA35D6" w:rsidRPr="00CA35D6" w14:paraId="16B7E746" w14:textId="77777777"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14:paraId="1DCA2131" w14:textId="77777777"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680C2C" w14:textId="77777777"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14:paraId="28A7D6BE"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14:paraId="49E5FA15"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14:paraId="55826A0B" w14:textId="77777777" w:rsidTr="003F0CDE">
        <w:trPr>
          <w:trHeight w:val="169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3034A2"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14:paraId="5C5FFA46"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14:paraId="69113DF2" w14:textId="77777777" w:rsidR="00CA35D6" w:rsidRPr="00CA35D6" w:rsidRDefault="007237D0"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E03870">
              <w:rPr>
                <w:rFonts w:ascii="宋体" w:cs="宋体"/>
                <w:bCs w:val="0"/>
                <w:color w:val="000000"/>
                <w:sz w:val="22"/>
                <w:szCs w:val="22"/>
              </w:rPr>
              <w:t>的定义参看</w:t>
            </w:r>
            <w:r w:rsidR="00E03870">
              <w:rPr>
                <w:rFonts w:ascii="宋体" w:cs="宋体" w:hint="eastAsia"/>
                <w:bCs w:val="0"/>
                <w:color w:val="000000"/>
                <w:sz w:val="22"/>
                <w:szCs w:val="22"/>
              </w:rPr>
              <w:t>函数</w:t>
            </w:r>
            <w:r w:rsidR="00E03870" w:rsidRPr="00CA35D6">
              <w:rPr>
                <w:rFonts w:ascii="宋体" w:cs="宋体" w:hint="eastAsia"/>
                <w:bCs w:val="0"/>
                <w:color w:val="000000"/>
                <w:sz w:val="22"/>
                <w:szCs w:val="22"/>
              </w:rPr>
              <w:t>UpdateReadyState</w:t>
            </w:r>
            <w:r w:rsidR="00E03870">
              <w:rPr>
                <w:rFonts w:ascii="宋体" w:cs="宋体" w:hint="eastAsia"/>
                <w:bCs w:val="0"/>
                <w:color w:val="000000"/>
                <w:sz w:val="22"/>
                <w:szCs w:val="22"/>
              </w:rPr>
              <w:t>中</w:t>
            </w:r>
            <w:r w:rsidR="00E03870" w:rsidRPr="00CA35D6">
              <w:rPr>
                <w:rFonts w:ascii="宋体" w:cs="宋体" w:hint="eastAsia"/>
                <w:bCs w:val="0"/>
                <w:color w:val="000000"/>
                <w:sz w:val="22"/>
                <w:szCs w:val="22"/>
              </w:rPr>
              <w:t>ReadyState</w:t>
            </w:r>
            <w:r w:rsidR="00E03870">
              <w:rPr>
                <w:rFonts w:ascii="宋体" w:cs="宋体" w:hint="eastAsia"/>
                <w:bCs w:val="0"/>
                <w:color w:val="000000"/>
                <w:sz w:val="22"/>
                <w:szCs w:val="22"/>
              </w:rPr>
              <w:t>的</w:t>
            </w:r>
            <w:r w:rsidR="00E03870">
              <w:rPr>
                <w:rFonts w:ascii="宋体" w:cs="宋体"/>
                <w:bCs w:val="0"/>
                <w:color w:val="000000"/>
                <w:sz w:val="22"/>
                <w:szCs w:val="22"/>
              </w:rPr>
              <w:t>定义</w:t>
            </w:r>
          </w:p>
        </w:tc>
      </w:tr>
    </w:tbl>
    <w:p w14:paraId="072B0EE0" w14:textId="77777777" w:rsidR="00615BFF" w:rsidRPr="003F0CDE" w:rsidRDefault="00615BFF" w:rsidP="00294682">
      <w:pPr>
        <w:pStyle w:val="My0"/>
        <w:rPr>
          <w:rFonts w:ascii="Times New Roman" w:eastAsia="宋体" w:hAnsi="宋体"/>
          <w:b w:val="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395"/>
        <w:gridCol w:w="1536"/>
        <w:gridCol w:w="5681"/>
      </w:tblGrid>
      <w:tr w:rsidR="00CA35D6" w:rsidRPr="00CA35D6" w14:paraId="5CB3F80F" w14:textId="77777777" w:rsidTr="000D6DF9">
        <w:trPr>
          <w:trHeight w:val="270"/>
        </w:trPr>
        <w:tc>
          <w:tcPr>
            <w:tcW w:w="1275" w:type="pct"/>
            <w:gridSpan w:val="2"/>
            <w:shd w:val="clear" w:color="auto" w:fill="auto"/>
            <w:noWrap/>
            <w:vAlign w:val="center"/>
            <w:hideMark/>
          </w:tcPr>
          <w:p w14:paraId="19E669EA"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shd w:val="clear" w:color="auto" w:fill="auto"/>
            <w:noWrap/>
            <w:vAlign w:val="center"/>
            <w:hideMark/>
          </w:tcPr>
          <w:p w14:paraId="3779F4E0"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UpdateNetworkState</w:t>
            </w:r>
          </w:p>
        </w:tc>
      </w:tr>
      <w:tr w:rsidR="00CA35D6" w:rsidRPr="00CA35D6" w14:paraId="74CCB104" w14:textId="77777777" w:rsidTr="000D6DF9">
        <w:trPr>
          <w:trHeight w:val="270"/>
        </w:trPr>
        <w:tc>
          <w:tcPr>
            <w:tcW w:w="1275" w:type="pct"/>
            <w:gridSpan w:val="2"/>
            <w:shd w:val="clear" w:color="auto" w:fill="auto"/>
            <w:noWrap/>
            <w:vAlign w:val="center"/>
            <w:hideMark/>
          </w:tcPr>
          <w:p w14:paraId="7F404A9C"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shd w:val="clear" w:color="auto" w:fill="auto"/>
            <w:noWrap/>
            <w:vAlign w:val="center"/>
            <w:hideMark/>
          </w:tcPr>
          <w:p w14:paraId="607B49D7"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网络态变更通知</w:t>
            </w:r>
          </w:p>
        </w:tc>
      </w:tr>
      <w:tr w:rsidR="00CA35D6" w:rsidRPr="00CA35D6" w14:paraId="3AAEE212" w14:textId="77777777" w:rsidTr="000D6DF9">
        <w:trPr>
          <w:trHeight w:val="2115"/>
        </w:trPr>
        <w:tc>
          <w:tcPr>
            <w:tcW w:w="982" w:type="pct"/>
            <w:shd w:val="clear" w:color="auto" w:fill="auto"/>
            <w:noWrap/>
            <w:vAlign w:val="center"/>
            <w:hideMark/>
          </w:tcPr>
          <w:p w14:paraId="6BAFE694" w14:textId="77777777"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shd w:val="clear" w:color="auto" w:fill="auto"/>
            <w:noWrap/>
            <w:vAlign w:val="center"/>
            <w:hideMark/>
          </w:tcPr>
          <w:p w14:paraId="562DACFB" w14:textId="77777777"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87" w:type="pct"/>
            <w:shd w:val="clear" w:color="auto" w:fill="auto"/>
            <w:noWrap/>
            <w:vAlign w:val="center"/>
            <w:hideMark/>
          </w:tcPr>
          <w:p w14:paraId="315204B5"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shd w:val="clear" w:color="auto" w:fill="auto"/>
            <w:vAlign w:val="center"/>
            <w:hideMark/>
          </w:tcPr>
          <w:p w14:paraId="328B6055" w14:textId="77777777"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网络状态</w:t>
            </w:r>
          </w:p>
          <w:p w14:paraId="27FB68C8" w14:textId="77777777"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NetworkStateEmpty</w:t>
            </w:r>
            <w:r w:rsidR="00283DBE">
              <w:rPr>
                <w:rFonts w:ascii="宋体" w:cs="宋体" w:hint="eastAsia"/>
                <w:bCs w:val="0"/>
                <w:color w:val="000000"/>
                <w:sz w:val="22"/>
                <w:szCs w:val="22"/>
              </w:rPr>
              <w:t>：</w:t>
            </w:r>
          </w:p>
          <w:p w14:paraId="72EF9A91" w14:textId="77777777"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音频/视频尚未初始化</w:t>
            </w:r>
          </w:p>
          <w:p w14:paraId="6D09ABAD" w14:textId="77777777"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NetworkStateIdle</w:t>
            </w:r>
            <w:r w:rsidR="00283DBE">
              <w:rPr>
                <w:rFonts w:ascii="宋体" w:cs="宋体" w:hint="eastAsia"/>
                <w:bCs w:val="0"/>
                <w:color w:val="000000"/>
                <w:sz w:val="22"/>
                <w:szCs w:val="22"/>
              </w:rPr>
              <w:t>：</w:t>
            </w:r>
          </w:p>
          <w:p w14:paraId="270C078E" w14:textId="77777777"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音频/视频是活动的且已选取资源，但并未使用网络</w:t>
            </w:r>
          </w:p>
          <w:p w14:paraId="138AA83B" w14:textId="77777777"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NetworkStateLoading</w:t>
            </w:r>
            <w:r w:rsidR="00283DBE">
              <w:rPr>
                <w:rFonts w:ascii="宋体" w:cs="宋体" w:hint="eastAsia"/>
                <w:bCs w:val="0"/>
                <w:color w:val="000000"/>
                <w:sz w:val="22"/>
                <w:szCs w:val="22"/>
              </w:rPr>
              <w:t>:</w:t>
            </w:r>
          </w:p>
          <w:p w14:paraId="4964AA83" w14:textId="77777777"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浏览器正在下载数据</w:t>
            </w:r>
          </w:p>
          <w:p w14:paraId="35EE3D94" w14:textId="77777777"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NetworkStateLoaded</w:t>
            </w:r>
            <w:r w:rsidR="00283DBE">
              <w:rPr>
                <w:rFonts w:ascii="宋体" w:cs="宋体" w:hint="eastAsia"/>
                <w:bCs w:val="0"/>
                <w:color w:val="000000"/>
                <w:sz w:val="22"/>
                <w:szCs w:val="22"/>
              </w:rPr>
              <w:t>：</w:t>
            </w:r>
          </w:p>
          <w:p w14:paraId="0FBD3661" w14:textId="77777777"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加载完毕</w:t>
            </w:r>
          </w:p>
          <w:p w14:paraId="68DBD205" w14:textId="77777777"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NetworkStateFormatError</w:t>
            </w:r>
            <w:r w:rsidR="00283DBE">
              <w:rPr>
                <w:rFonts w:ascii="宋体" w:cs="宋体" w:hint="eastAsia"/>
                <w:bCs w:val="0"/>
                <w:color w:val="000000"/>
                <w:sz w:val="22"/>
                <w:szCs w:val="22"/>
              </w:rPr>
              <w:t>：</w:t>
            </w:r>
          </w:p>
          <w:p w14:paraId="5414FF27" w14:textId="77777777"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lastRenderedPageBreak/>
              <w:t>格式错误</w:t>
            </w:r>
          </w:p>
          <w:p w14:paraId="448D663E" w14:textId="77777777"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NetworkStateNetworkError</w:t>
            </w:r>
            <w:r w:rsidR="00283DBE">
              <w:rPr>
                <w:rFonts w:ascii="宋体" w:cs="宋体" w:hint="eastAsia"/>
                <w:bCs w:val="0"/>
                <w:color w:val="000000"/>
                <w:sz w:val="22"/>
                <w:szCs w:val="22"/>
              </w:rPr>
              <w:t>：</w:t>
            </w:r>
          </w:p>
          <w:p w14:paraId="7F9821A6" w14:textId="77777777"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网络错误</w:t>
            </w:r>
          </w:p>
          <w:p w14:paraId="0A4FE84D" w14:textId="77777777"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NetworkStateDecodeError</w:t>
            </w:r>
            <w:r w:rsidR="00283DBE">
              <w:rPr>
                <w:rFonts w:ascii="宋体" w:cs="宋体" w:hint="eastAsia"/>
                <w:bCs w:val="0"/>
                <w:color w:val="000000"/>
                <w:sz w:val="22"/>
                <w:szCs w:val="22"/>
              </w:rPr>
              <w:t>：</w:t>
            </w:r>
          </w:p>
          <w:p w14:paraId="368F835A" w14:textId="77777777" w:rsidR="00CA35D6" w:rsidRPr="00CA35D6"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解码错误</w:t>
            </w:r>
          </w:p>
        </w:tc>
      </w:tr>
    </w:tbl>
    <w:p w14:paraId="6223A63A" w14:textId="77777777"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75"/>
        <w:gridCol w:w="395"/>
        <w:gridCol w:w="1536"/>
        <w:gridCol w:w="5681"/>
      </w:tblGrid>
      <w:tr w:rsidR="00CA35D6" w:rsidRPr="00CA35D6" w14:paraId="4235A317" w14:textId="77777777"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ACE92C"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6079F840"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r>
      <w:tr w:rsidR="00CA35D6" w:rsidRPr="00CA35D6" w14:paraId="7EB89768" w14:textId="77777777"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BE7C27"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0CADB2FF" w14:textId="77777777" w:rsidR="00CA35D6" w:rsidRPr="00CA35D6" w:rsidRDefault="00D713B1"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获取网络状态</w:t>
            </w:r>
          </w:p>
        </w:tc>
      </w:tr>
      <w:tr w:rsidR="00CA35D6" w:rsidRPr="00CA35D6" w14:paraId="3BE48024" w14:textId="77777777"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14:paraId="0A956885" w14:textId="77777777"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D773FC" w14:textId="77777777"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14:paraId="048950D5"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14:paraId="22EEBD65"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14:paraId="4E155D9A" w14:textId="77777777" w:rsidTr="003F0CDE">
        <w:trPr>
          <w:trHeight w:val="187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14C49D"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14:paraId="5FC78536"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14:paraId="044E6214" w14:textId="77777777" w:rsidR="00CA35D6" w:rsidRPr="00CA35D6" w:rsidRDefault="007237D0" w:rsidP="007237D0">
            <w:pPr>
              <w:spacing w:after="0" w:line="240" w:lineRule="auto"/>
              <w:ind w:firstLine="0"/>
              <w:rPr>
                <w:rFonts w:ascii="宋体" w:cs="宋体"/>
                <w:bCs w:val="0"/>
                <w:color w:val="000000"/>
                <w:sz w:val="22"/>
                <w:szCs w:val="22"/>
              </w:rPr>
            </w:pPr>
            <w:r>
              <w:rPr>
                <w:rFonts w:ascii="宋体" w:cs="宋体" w:hint="eastAsia"/>
                <w:bCs w:val="0"/>
                <w:color w:val="000000"/>
                <w:sz w:val="22"/>
                <w:szCs w:val="22"/>
              </w:rPr>
              <w:t>网络状态</w:t>
            </w:r>
            <w:r>
              <w:rPr>
                <w:rFonts w:ascii="宋体" w:cs="宋体"/>
                <w:bCs w:val="0"/>
                <w:color w:val="000000"/>
                <w:sz w:val="22"/>
                <w:szCs w:val="22"/>
              </w:rPr>
              <w:t>的定义</w:t>
            </w:r>
            <w:r>
              <w:rPr>
                <w:rFonts w:ascii="宋体" w:cs="宋体" w:hint="eastAsia"/>
                <w:bCs w:val="0"/>
                <w:color w:val="000000"/>
                <w:sz w:val="22"/>
                <w:szCs w:val="22"/>
              </w:rPr>
              <w:t>参看</w:t>
            </w:r>
            <w:r>
              <w:rPr>
                <w:rFonts w:ascii="宋体" w:cs="宋体"/>
                <w:bCs w:val="0"/>
                <w:color w:val="000000"/>
                <w:sz w:val="22"/>
                <w:szCs w:val="22"/>
              </w:rPr>
              <w:t>函数</w:t>
            </w:r>
            <w:r w:rsidRPr="00CA35D6">
              <w:rPr>
                <w:rFonts w:ascii="宋体" w:cs="宋体" w:hint="eastAsia"/>
                <w:bCs w:val="0"/>
                <w:color w:val="000000"/>
                <w:sz w:val="22"/>
                <w:szCs w:val="22"/>
              </w:rPr>
              <w:t>UpdateNetworkState</w:t>
            </w:r>
            <w:r>
              <w:rPr>
                <w:rFonts w:ascii="宋体" w:cs="宋体" w:hint="eastAsia"/>
                <w:bCs w:val="0"/>
                <w:color w:val="000000"/>
                <w:sz w:val="22"/>
                <w:szCs w:val="22"/>
              </w:rPr>
              <w:t>中</w:t>
            </w:r>
            <w:r w:rsidRPr="00CA35D6">
              <w:rPr>
                <w:rFonts w:ascii="宋体" w:cs="宋体" w:hint="eastAsia"/>
                <w:bCs w:val="0"/>
                <w:color w:val="000000"/>
                <w:sz w:val="22"/>
                <w:szCs w:val="22"/>
              </w:rPr>
              <w:t>NetworkState</w:t>
            </w:r>
            <w:r>
              <w:rPr>
                <w:rFonts w:ascii="宋体" w:cs="宋体" w:hint="eastAsia"/>
                <w:bCs w:val="0"/>
                <w:color w:val="000000"/>
                <w:sz w:val="22"/>
                <w:szCs w:val="22"/>
              </w:rPr>
              <w:t>的</w:t>
            </w:r>
            <w:r>
              <w:rPr>
                <w:rFonts w:ascii="宋体" w:cs="宋体"/>
                <w:bCs w:val="0"/>
                <w:color w:val="000000"/>
                <w:sz w:val="22"/>
                <w:szCs w:val="22"/>
              </w:rPr>
              <w:t>定义</w:t>
            </w:r>
          </w:p>
        </w:tc>
      </w:tr>
    </w:tbl>
    <w:p w14:paraId="24B4A999" w14:textId="77777777"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77"/>
        <w:gridCol w:w="497"/>
        <w:gridCol w:w="657"/>
        <w:gridCol w:w="6356"/>
      </w:tblGrid>
      <w:tr w:rsidR="00CA35D6" w:rsidRPr="00CA35D6" w14:paraId="0BB5B1D8" w14:textId="77777777"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DB2574"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0F38A8F0"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playbackStateChanged</w:t>
            </w:r>
          </w:p>
        </w:tc>
      </w:tr>
      <w:tr w:rsidR="00CA35D6" w:rsidRPr="00CA35D6" w14:paraId="1A2516B1" w14:textId="77777777"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7456DA"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0E34C98E"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播放状态变更通知</w:t>
            </w:r>
          </w:p>
        </w:tc>
      </w:tr>
      <w:tr w:rsidR="00CA35D6" w:rsidRPr="00CA35D6" w14:paraId="412BB1A3" w14:textId="77777777"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14:paraId="1BE4506E" w14:textId="77777777"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EE546B" w14:textId="77777777"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14:paraId="72295925"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14:paraId="374DDD33"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14:paraId="5AD4EB94" w14:textId="77777777"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A9853"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14:paraId="7CC28762"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14:paraId="4DD0B5A2"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14:paraId="355E83E7" w14:textId="77777777" w:rsidR="00615BFF" w:rsidRDefault="00615BFF" w:rsidP="00294682">
      <w:pPr>
        <w:pStyle w:val="My0"/>
        <w:rPr>
          <w:rFonts w:ascii="Times New Roman" w:eastAsia="宋体" w:hAnsi="宋体"/>
          <w:b w:val="0"/>
        </w:rPr>
      </w:pPr>
    </w:p>
    <w:p w14:paraId="05F7076B" w14:textId="77777777" w:rsidR="00826F94" w:rsidRDefault="00761A74" w:rsidP="00826F94">
      <w:pPr>
        <w:pStyle w:val="My0"/>
        <w:ind w:firstLine="420"/>
        <w:rPr>
          <w:rFonts w:ascii="Times New Roman" w:eastAsia="宋体" w:hAnsi="宋体"/>
          <w:b w:val="0"/>
        </w:rPr>
      </w:pPr>
      <w:r>
        <w:rPr>
          <w:rFonts w:ascii="Times New Roman" w:eastAsia="宋体" w:hAnsi="宋体" w:hint="eastAsia"/>
          <w:b w:val="0"/>
        </w:rPr>
        <w:t>从</w:t>
      </w:r>
      <w:r>
        <w:rPr>
          <w:rFonts w:ascii="Times New Roman" w:eastAsia="宋体" w:hAnsi="宋体"/>
          <w:b w:val="0"/>
        </w:rPr>
        <w:t>播放引擎被创建到开始</w:t>
      </w:r>
      <w:r w:rsidR="008151B6">
        <w:rPr>
          <w:rFonts w:ascii="Times New Roman" w:eastAsia="宋体" w:hAnsi="宋体" w:hint="eastAsia"/>
          <w:b w:val="0"/>
        </w:rPr>
        <w:t>播放</w:t>
      </w:r>
      <w:r>
        <w:rPr>
          <w:rFonts w:ascii="Times New Roman" w:eastAsia="宋体" w:hAnsi="宋体"/>
          <w:b w:val="0"/>
        </w:rPr>
        <w:t>的</w:t>
      </w:r>
      <w:r w:rsidR="009A1E4D">
        <w:rPr>
          <w:rFonts w:ascii="Times New Roman" w:eastAsia="宋体" w:hAnsi="宋体" w:hint="eastAsia"/>
          <w:b w:val="0"/>
        </w:rPr>
        <w:t>Sequence</w:t>
      </w:r>
      <w:r w:rsidR="009A1E4D">
        <w:rPr>
          <w:rFonts w:ascii="Times New Roman" w:eastAsia="宋体" w:hAnsi="宋体" w:hint="eastAsia"/>
          <w:b w:val="0"/>
        </w:rPr>
        <w:t>如</w:t>
      </w:r>
      <w:r w:rsidR="00D5237D">
        <w:rPr>
          <w:rFonts w:ascii="Times New Roman" w:eastAsia="宋体" w:hAnsi="宋体" w:hint="eastAsia"/>
          <w:b w:val="0"/>
        </w:rPr>
        <w:t>图</w:t>
      </w:r>
      <w:r w:rsidR="00D5237D">
        <w:rPr>
          <w:rFonts w:ascii="Times New Roman" w:eastAsia="宋体" w:hAnsi="宋体" w:hint="eastAsia"/>
          <w:b w:val="0"/>
        </w:rPr>
        <w:t>4</w:t>
      </w:r>
      <w:r w:rsidR="00BA1B1F">
        <w:rPr>
          <w:rFonts w:ascii="Times New Roman" w:eastAsia="宋体" w:hAnsi="宋体"/>
          <w:b w:val="0"/>
        </w:rPr>
        <w:t>-8</w:t>
      </w:r>
      <w:r w:rsidR="00D5237D">
        <w:rPr>
          <w:rFonts w:ascii="Times New Roman" w:eastAsia="宋体" w:hAnsi="宋体" w:hint="eastAsia"/>
          <w:b w:val="0"/>
        </w:rPr>
        <w:t>所示</w:t>
      </w:r>
      <w:r w:rsidR="0004233C">
        <w:rPr>
          <w:rFonts w:ascii="Times New Roman" w:eastAsia="宋体" w:hAnsi="宋体" w:hint="eastAsia"/>
          <w:b w:val="0"/>
        </w:rPr>
        <w:t>，首先在播放器</w:t>
      </w:r>
      <w:r w:rsidR="00560DC9">
        <w:rPr>
          <w:rFonts w:ascii="Times New Roman" w:eastAsia="宋体" w:hAnsi="宋体"/>
          <w:b w:val="0"/>
        </w:rPr>
        <w:t>WebMe</w:t>
      </w:r>
      <w:r w:rsidR="00560DC9">
        <w:rPr>
          <w:rFonts w:ascii="Times New Roman" w:eastAsia="宋体" w:hAnsi="宋体"/>
          <w:b w:val="0"/>
        </w:rPr>
        <w:softHyphen/>
        <w:t>dia</w:t>
      </w:r>
      <w:r w:rsidR="00560DC9">
        <w:rPr>
          <w:rFonts w:ascii="Times New Roman" w:eastAsia="宋体" w:hAnsi="宋体"/>
          <w:b w:val="0"/>
        </w:rPr>
        <w:softHyphen/>
        <w:t>PlayerSmartAuto</w:t>
      </w:r>
      <w:r w:rsidR="0004233C">
        <w:rPr>
          <w:rFonts w:ascii="Times New Roman" w:eastAsia="宋体" w:hAnsi="宋体"/>
          <w:b w:val="0"/>
        </w:rPr>
        <w:t>在</w:t>
      </w:r>
      <w:r w:rsidR="0004233C">
        <w:rPr>
          <w:rFonts w:ascii="Times New Roman" w:eastAsia="宋体" w:hAnsi="宋体"/>
          <w:b w:val="0"/>
        </w:rPr>
        <w:t>Render</w:t>
      </w:r>
      <w:r w:rsidR="0004233C">
        <w:rPr>
          <w:rFonts w:ascii="Times New Roman" w:eastAsia="宋体" w:hAnsi="宋体"/>
          <w:b w:val="0"/>
        </w:rPr>
        <w:softHyphen/>
        <w:t>Frame</w:t>
      </w:r>
      <w:r w:rsidR="0004233C">
        <w:rPr>
          <w:rFonts w:ascii="Times New Roman" w:eastAsia="宋体" w:hAnsi="宋体"/>
          <w:b w:val="0"/>
        </w:rPr>
        <w:softHyphen/>
        <w:t>Impl</w:t>
      </w:r>
      <w:r w:rsidR="00560DC9">
        <w:rPr>
          <w:rFonts w:ascii="Times New Roman" w:eastAsia="宋体" w:hAnsi="宋体" w:hint="eastAsia"/>
          <w:b w:val="0"/>
        </w:rPr>
        <w:t>被创建</w:t>
      </w:r>
      <w:r w:rsidR="00AB000F">
        <w:rPr>
          <w:rFonts w:ascii="Times New Roman" w:eastAsia="宋体" w:hAnsi="宋体" w:hint="eastAsia"/>
          <w:b w:val="0"/>
        </w:rPr>
        <w:t>，</w:t>
      </w:r>
      <w:r w:rsidR="0061726F">
        <w:rPr>
          <w:rFonts w:ascii="Times New Roman" w:eastAsia="宋体" w:hAnsi="宋体" w:hint="eastAsia"/>
          <w:b w:val="0"/>
        </w:rPr>
        <w:t>在</w:t>
      </w:r>
      <w:r w:rsidR="0061726F">
        <w:rPr>
          <w:rFonts w:ascii="Times New Roman" w:eastAsia="宋体" w:hAnsi="宋体"/>
          <w:b w:val="0"/>
        </w:rPr>
        <w:t>WebMe</w:t>
      </w:r>
      <w:r w:rsidR="0061726F">
        <w:rPr>
          <w:rFonts w:ascii="Times New Roman" w:eastAsia="宋体" w:hAnsi="宋体"/>
          <w:b w:val="0"/>
        </w:rPr>
        <w:softHyphen/>
        <w:t>dia</w:t>
      </w:r>
      <w:r w:rsidR="0061726F">
        <w:rPr>
          <w:rFonts w:ascii="Times New Roman" w:eastAsia="宋体" w:hAnsi="宋体"/>
          <w:b w:val="0"/>
        </w:rPr>
        <w:softHyphen/>
        <w:t>PlayerSmartAuto</w:t>
      </w:r>
      <w:r w:rsidR="0061726F">
        <w:rPr>
          <w:rFonts w:ascii="Times New Roman" w:eastAsia="宋体" w:hAnsi="宋体" w:hint="eastAsia"/>
          <w:b w:val="0"/>
        </w:rPr>
        <w:t>中</w:t>
      </w:r>
      <w:r w:rsidR="0061726F">
        <w:rPr>
          <w:rFonts w:ascii="Times New Roman" w:eastAsia="宋体" w:hAnsi="宋体"/>
          <w:b w:val="0"/>
        </w:rPr>
        <w:t>load</w:t>
      </w:r>
      <w:r w:rsidR="00BC51F4">
        <w:rPr>
          <w:rFonts w:ascii="Times New Roman" w:eastAsia="宋体" w:hAnsi="宋体" w:hint="eastAsia"/>
          <w:b w:val="0"/>
        </w:rPr>
        <w:t>函数</w:t>
      </w:r>
      <w:r w:rsidR="007B1C71">
        <w:rPr>
          <w:rFonts w:ascii="Times New Roman" w:eastAsia="宋体" w:hAnsi="宋体"/>
          <w:b w:val="0"/>
        </w:rPr>
        <w:t>被调用的时候，会</w:t>
      </w:r>
      <w:r w:rsidR="00757D4D">
        <w:rPr>
          <w:rFonts w:ascii="Times New Roman" w:eastAsia="宋体" w:hAnsi="宋体" w:hint="eastAsia"/>
          <w:b w:val="0"/>
        </w:rPr>
        <w:t>通过动态加载</w:t>
      </w:r>
      <w:r w:rsidR="00757D4D">
        <w:rPr>
          <w:rFonts w:ascii="Times New Roman" w:eastAsia="宋体" w:hAnsi="宋体"/>
          <w:b w:val="0"/>
        </w:rPr>
        <w:t>函数</w:t>
      </w:r>
      <w:r w:rsidR="00757D4D">
        <w:rPr>
          <w:rFonts w:ascii="Times New Roman" w:eastAsia="宋体" w:hAnsi="宋体" w:hint="eastAsia"/>
          <w:b w:val="0"/>
        </w:rPr>
        <w:t>创建</w:t>
      </w:r>
      <w:r w:rsidR="00757D4D">
        <w:rPr>
          <w:rFonts w:ascii="Times New Roman" w:eastAsia="宋体" w:hAnsi="宋体"/>
          <w:b w:val="0"/>
        </w:rPr>
        <w:t>WebMediaImpl</w:t>
      </w:r>
      <w:r w:rsidR="00757D4D">
        <w:rPr>
          <w:rFonts w:ascii="Times New Roman" w:eastAsia="宋体" w:hAnsi="宋体"/>
          <w:b w:val="0"/>
        </w:rPr>
        <w:t>，</w:t>
      </w:r>
      <w:r w:rsidR="0075610E">
        <w:rPr>
          <w:rFonts w:ascii="Times New Roman" w:eastAsia="宋体" w:hAnsi="宋体" w:hint="eastAsia"/>
          <w:b w:val="0"/>
        </w:rPr>
        <w:t>然后</w:t>
      </w:r>
      <w:r w:rsidR="0075610E">
        <w:rPr>
          <w:rFonts w:ascii="Times New Roman" w:eastAsia="宋体" w:hAnsi="宋体"/>
          <w:b w:val="0"/>
        </w:rPr>
        <w:t>对</w:t>
      </w:r>
      <w:r w:rsidR="0075610E">
        <w:rPr>
          <w:rFonts w:ascii="Times New Roman" w:eastAsia="宋体" w:hAnsi="宋体"/>
          <w:b w:val="0"/>
        </w:rPr>
        <w:t>WebMediaImpl</w:t>
      </w:r>
      <w:r w:rsidR="0075610E">
        <w:rPr>
          <w:rFonts w:ascii="Times New Roman" w:eastAsia="宋体" w:hAnsi="宋体"/>
          <w:b w:val="0"/>
        </w:rPr>
        <w:t>进行初始化操作</w:t>
      </w:r>
      <w:r w:rsidR="00AE55E6">
        <w:rPr>
          <w:rFonts w:ascii="Times New Roman" w:eastAsia="宋体" w:hAnsi="宋体" w:hint="eastAsia"/>
          <w:b w:val="0"/>
        </w:rPr>
        <w:t>，在</w:t>
      </w:r>
      <w:r w:rsidR="00AE55E6">
        <w:rPr>
          <w:rFonts w:ascii="Times New Roman" w:eastAsia="宋体" w:hAnsi="宋体"/>
          <w:b w:val="0"/>
        </w:rPr>
        <w:t>初始化</w:t>
      </w:r>
      <w:r w:rsidR="00AE55E6">
        <w:rPr>
          <w:rFonts w:ascii="Times New Roman" w:eastAsia="宋体" w:hAnsi="宋体" w:hint="eastAsia"/>
          <w:b w:val="0"/>
        </w:rPr>
        <w:t>函数</w:t>
      </w:r>
      <w:r w:rsidR="00AE55E6">
        <w:rPr>
          <w:rFonts w:ascii="Times New Roman" w:eastAsia="宋体" w:hAnsi="宋体"/>
          <w:b w:val="0"/>
        </w:rPr>
        <w:t>initPlayer</w:t>
      </w:r>
      <w:r w:rsidR="00AE55E6">
        <w:rPr>
          <w:rFonts w:ascii="Times New Roman" w:eastAsia="宋体" w:hAnsi="宋体"/>
          <w:b w:val="0"/>
        </w:rPr>
        <w:t>中创建</w:t>
      </w:r>
      <w:r w:rsidR="00AE55E6">
        <w:rPr>
          <w:rFonts w:ascii="Times New Roman" w:eastAsia="宋体" w:hAnsi="宋体"/>
          <w:b w:val="0"/>
        </w:rPr>
        <w:t>NMClassicMediaPlayer</w:t>
      </w:r>
      <w:r w:rsidR="00AE55E6">
        <w:rPr>
          <w:rFonts w:ascii="Times New Roman" w:eastAsia="宋体" w:hAnsi="宋体" w:hint="eastAsia"/>
          <w:b w:val="0"/>
        </w:rPr>
        <w:t>，</w:t>
      </w:r>
      <w:r w:rsidR="00AE55E6">
        <w:rPr>
          <w:rFonts w:ascii="Times New Roman" w:eastAsia="宋体" w:hAnsi="宋体"/>
          <w:b w:val="0"/>
        </w:rPr>
        <w:t>并调用其加载函数</w:t>
      </w:r>
      <w:r w:rsidR="00AE55E6">
        <w:rPr>
          <w:rFonts w:ascii="Times New Roman" w:eastAsia="宋体" w:hAnsi="宋体" w:hint="eastAsia"/>
          <w:b w:val="0"/>
        </w:rPr>
        <w:t>。</w:t>
      </w:r>
      <w:r w:rsidR="00AE55E6">
        <w:rPr>
          <w:rFonts w:ascii="Times New Roman" w:eastAsia="宋体" w:hAnsi="宋体"/>
          <w:b w:val="0"/>
        </w:rPr>
        <w:t>然后</w:t>
      </w:r>
      <w:r w:rsidR="00AE55E6">
        <w:rPr>
          <w:rFonts w:ascii="Times New Roman" w:eastAsia="宋体" w:hAnsi="宋体" w:hint="eastAsia"/>
          <w:b w:val="0"/>
        </w:rPr>
        <w:t>，</w:t>
      </w:r>
      <w:r w:rsidR="00AE55E6">
        <w:rPr>
          <w:rFonts w:ascii="Times New Roman" w:eastAsia="宋体" w:hAnsi="宋体"/>
          <w:b w:val="0"/>
        </w:rPr>
        <w:t>WebMediaImpl</w:t>
      </w:r>
      <w:r w:rsidR="00AE55E6">
        <w:rPr>
          <w:rFonts w:ascii="Times New Roman" w:eastAsia="宋体" w:hAnsi="宋体"/>
          <w:b w:val="0"/>
        </w:rPr>
        <w:t>调用</w:t>
      </w:r>
      <w:r w:rsidR="00AE55E6">
        <w:rPr>
          <w:rFonts w:ascii="Times New Roman" w:eastAsia="宋体" w:hAnsi="宋体" w:hint="eastAsia"/>
          <w:b w:val="0"/>
        </w:rPr>
        <w:t>AVChannel</w:t>
      </w:r>
      <w:r w:rsidR="00AE55E6">
        <w:rPr>
          <w:rFonts w:ascii="Times New Roman" w:eastAsia="宋体" w:hAnsi="宋体"/>
          <w:b w:val="0"/>
        </w:rPr>
        <w:t>Manager</w:t>
      </w:r>
      <w:r w:rsidR="00AE55E6">
        <w:rPr>
          <w:rFonts w:ascii="Times New Roman" w:eastAsia="宋体" w:hAnsi="宋体" w:hint="eastAsia"/>
          <w:b w:val="0"/>
        </w:rPr>
        <w:t>的</w:t>
      </w:r>
      <w:r w:rsidR="00AE55E6">
        <w:rPr>
          <w:rFonts w:ascii="Times New Roman" w:eastAsia="宋体" w:hAnsi="宋体" w:hint="eastAsia"/>
          <w:b w:val="0"/>
        </w:rPr>
        <w:t>active</w:t>
      </w:r>
      <w:r w:rsidR="00AE55E6">
        <w:rPr>
          <w:rFonts w:ascii="Times New Roman" w:eastAsia="宋体" w:hAnsi="宋体" w:hint="eastAsia"/>
          <w:b w:val="0"/>
        </w:rPr>
        <w:t>函数激活通道</w:t>
      </w:r>
      <w:r w:rsidR="00AE55E6">
        <w:rPr>
          <w:rFonts w:ascii="Times New Roman" w:eastAsia="宋体" w:hAnsi="宋体"/>
          <w:b w:val="0"/>
        </w:rPr>
        <w:t>，开始</w:t>
      </w:r>
      <w:r w:rsidR="00AE55E6">
        <w:rPr>
          <w:rFonts w:ascii="Times New Roman" w:eastAsia="宋体" w:hAnsi="宋体"/>
          <w:b w:val="0"/>
        </w:rPr>
        <w:t>play</w:t>
      </w:r>
      <w:r w:rsidR="00AE55E6">
        <w:rPr>
          <w:rFonts w:ascii="Times New Roman" w:eastAsia="宋体" w:hAnsi="宋体"/>
          <w:b w:val="0"/>
        </w:rPr>
        <w:t>。</w:t>
      </w:r>
      <w:r w:rsidR="00AE55E6">
        <w:rPr>
          <w:rFonts w:ascii="Times New Roman" w:eastAsia="宋体" w:hAnsi="宋体" w:hint="eastAsia"/>
          <w:b w:val="0"/>
        </w:rPr>
        <w:t>当播放器进入</w:t>
      </w:r>
      <w:r w:rsidR="00AE55E6">
        <w:rPr>
          <w:rFonts w:ascii="Times New Roman" w:eastAsia="宋体" w:hAnsi="宋体"/>
          <w:b w:val="0"/>
        </w:rPr>
        <w:t>paly</w:t>
      </w:r>
      <w:r w:rsidR="00AE55E6">
        <w:rPr>
          <w:rFonts w:ascii="Times New Roman" w:eastAsia="宋体" w:hAnsi="宋体"/>
          <w:b w:val="0"/>
        </w:rPr>
        <w:t>状态后，把</w:t>
      </w:r>
      <w:r w:rsidR="00AE55E6">
        <w:rPr>
          <w:rFonts w:ascii="Times New Roman" w:eastAsia="宋体" w:hAnsi="宋体" w:hint="eastAsia"/>
          <w:b w:val="0"/>
        </w:rPr>
        <w:t>PLAYING</w:t>
      </w:r>
      <w:r w:rsidR="00AE55E6">
        <w:rPr>
          <w:rFonts w:ascii="Times New Roman" w:eastAsia="宋体" w:hAnsi="宋体"/>
          <w:b w:val="0"/>
        </w:rPr>
        <w:t>状态</w:t>
      </w:r>
      <w:r w:rsidR="00AE55E6">
        <w:rPr>
          <w:rFonts w:ascii="Times New Roman" w:eastAsia="宋体" w:hAnsi="宋体" w:hint="eastAsia"/>
          <w:b w:val="0"/>
        </w:rPr>
        <w:t>通过回调函数</w:t>
      </w:r>
      <w:r w:rsidR="00AE55E6">
        <w:rPr>
          <w:rFonts w:ascii="Times New Roman" w:eastAsia="宋体" w:hAnsi="宋体"/>
          <w:b w:val="0"/>
        </w:rPr>
        <w:t>playStateChanged()</w:t>
      </w:r>
      <w:r w:rsidR="00AE55E6">
        <w:rPr>
          <w:rFonts w:ascii="Times New Roman" w:eastAsia="宋体" w:hAnsi="宋体" w:hint="eastAsia"/>
          <w:b w:val="0"/>
        </w:rPr>
        <w:t>通知</w:t>
      </w:r>
      <w:r w:rsidR="00AE55E6">
        <w:rPr>
          <w:rFonts w:ascii="Times New Roman" w:eastAsia="宋体" w:hAnsi="宋体"/>
          <w:b w:val="0"/>
        </w:rPr>
        <w:t>给</w:t>
      </w:r>
      <w:r w:rsidR="00AE55E6">
        <w:rPr>
          <w:rFonts w:ascii="Times New Roman" w:eastAsia="宋体" w:hAnsi="宋体"/>
          <w:b w:val="0"/>
        </w:rPr>
        <w:t>Chromium</w:t>
      </w:r>
      <w:r w:rsidR="00AE55E6">
        <w:rPr>
          <w:rFonts w:ascii="Times New Roman" w:eastAsia="宋体" w:hAnsi="宋体"/>
          <w:b w:val="0"/>
        </w:rPr>
        <w:t>浏览器，这时候用户在界面上看到的</w:t>
      </w:r>
      <w:r w:rsidR="00AE55E6">
        <w:rPr>
          <w:rFonts w:ascii="Times New Roman" w:eastAsia="宋体" w:hAnsi="宋体" w:hint="eastAsia"/>
          <w:b w:val="0"/>
        </w:rPr>
        <w:t>音视频文件在</w:t>
      </w:r>
      <w:r w:rsidR="00AE55E6">
        <w:rPr>
          <w:rFonts w:ascii="Times New Roman" w:eastAsia="宋体" w:hAnsi="宋体"/>
          <w:b w:val="0"/>
        </w:rPr>
        <w:t>播放。</w:t>
      </w:r>
    </w:p>
    <w:p w14:paraId="70E446D2" w14:textId="77777777" w:rsidR="00826F94" w:rsidRDefault="00826F94" w:rsidP="00826F94">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音视频被播放的过程中</w:t>
      </w:r>
      <w:r>
        <w:rPr>
          <w:rFonts w:ascii="Times New Roman" w:eastAsia="宋体" w:hAnsi="宋体" w:hint="eastAsia"/>
          <w:b w:val="0"/>
        </w:rPr>
        <w:t>，如果有</w:t>
      </w:r>
      <w:r>
        <w:rPr>
          <w:rFonts w:ascii="Times New Roman" w:eastAsia="宋体" w:hAnsi="宋体"/>
          <w:b w:val="0"/>
        </w:rPr>
        <w:t>电话接入、或者</w:t>
      </w:r>
      <w:r>
        <w:rPr>
          <w:rFonts w:ascii="Times New Roman" w:eastAsia="宋体" w:hAnsi="宋体" w:hint="eastAsia"/>
          <w:b w:val="0"/>
        </w:rPr>
        <w:t>有</w:t>
      </w:r>
      <w:r>
        <w:rPr>
          <w:rFonts w:ascii="Times New Roman" w:eastAsia="宋体" w:hAnsi="宋体"/>
          <w:b w:val="0"/>
        </w:rPr>
        <w:t>交通警报</w:t>
      </w:r>
      <w:r>
        <w:rPr>
          <w:rFonts w:ascii="Times New Roman" w:eastAsia="宋体" w:hAnsi="宋体" w:hint="eastAsia"/>
          <w:b w:val="0"/>
        </w:rPr>
        <w:t>等高</w:t>
      </w:r>
      <w:r>
        <w:rPr>
          <w:rFonts w:ascii="Times New Roman" w:eastAsia="宋体" w:hAnsi="宋体"/>
          <w:b w:val="0"/>
        </w:rPr>
        <w:t>优先级</w:t>
      </w:r>
      <w:r>
        <w:rPr>
          <w:rFonts w:ascii="Times New Roman" w:eastAsia="宋体" w:hAnsi="宋体" w:hint="eastAsia"/>
          <w:b w:val="0"/>
        </w:rPr>
        <w:t>声音切入</w:t>
      </w:r>
      <w:r>
        <w:rPr>
          <w:rFonts w:ascii="Times New Roman" w:eastAsia="宋体" w:hAnsi="宋体"/>
          <w:b w:val="0"/>
        </w:rPr>
        <w:t>，</w:t>
      </w:r>
      <w:r>
        <w:rPr>
          <w:rFonts w:ascii="Times New Roman" w:eastAsia="宋体" w:hAnsi="宋体" w:hint="eastAsia"/>
          <w:b w:val="0"/>
        </w:rPr>
        <w:t>就</w:t>
      </w:r>
      <w:r>
        <w:rPr>
          <w:rFonts w:ascii="Times New Roman" w:eastAsia="宋体" w:hAnsi="宋体"/>
          <w:b w:val="0"/>
        </w:rPr>
        <w:t>会发生声音通道被抢占的情况，</w:t>
      </w:r>
      <w:r>
        <w:rPr>
          <w:rFonts w:ascii="Times New Roman" w:eastAsia="宋体" w:hAnsi="宋体" w:hint="eastAsia"/>
          <w:b w:val="0"/>
        </w:rPr>
        <w:t>此时</w:t>
      </w:r>
      <w:r>
        <w:rPr>
          <w:rFonts w:ascii="Times New Roman" w:eastAsia="宋体" w:hAnsi="宋体"/>
          <w:b w:val="0"/>
        </w:rPr>
        <w:t>，需要暂停</w:t>
      </w:r>
      <w:r>
        <w:rPr>
          <w:rFonts w:ascii="Times New Roman" w:eastAsia="宋体" w:hAnsi="宋体" w:hint="eastAsia"/>
          <w:b w:val="0"/>
        </w:rPr>
        <w:t>Media</w:t>
      </w:r>
      <w:r>
        <w:rPr>
          <w:rFonts w:ascii="Times New Roman" w:eastAsia="宋体" w:hAnsi="宋体" w:hint="eastAsia"/>
          <w:b w:val="0"/>
        </w:rPr>
        <w:t>的</w:t>
      </w:r>
      <w:r>
        <w:rPr>
          <w:rFonts w:ascii="Times New Roman" w:eastAsia="宋体" w:hAnsi="宋体"/>
          <w:b w:val="0"/>
        </w:rPr>
        <w:t>播放，其</w:t>
      </w:r>
      <w:r>
        <w:rPr>
          <w:rFonts w:ascii="Times New Roman" w:eastAsia="宋体" w:hAnsi="宋体"/>
          <w:b w:val="0"/>
        </w:rPr>
        <w:t>Sequence</w:t>
      </w:r>
      <w:r>
        <w:rPr>
          <w:rFonts w:ascii="Times New Roman" w:eastAsia="宋体" w:hAnsi="宋体"/>
          <w:b w:val="0"/>
        </w:rPr>
        <w:t>图</w:t>
      </w:r>
      <w:r>
        <w:rPr>
          <w:rFonts w:ascii="Times New Roman" w:eastAsia="宋体" w:hAnsi="宋体" w:hint="eastAsia"/>
          <w:b w:val="0"/>
        </w:rPr>
        <w:t>如</w:t>
      </w:r>
      <w:r>
        <w:rPr>
          <w:rFonts w:ascii="Times New Roman" w:eastAsia="宋体" w:hAnsi="宋体"/>
          <w:b w:val="0"/>
        </w:rPr>
        <w:t>图</w:t>
      </w:r>
      <w:r>
        <w:rPr>
          <w:rFonts w:ascii="Times New Roman" w:eastAsia="宋体" w:hAnsi="宋体" w:hint="eastAsia"/>
          <w:b w:val="0"/>
        </w:rPr>
        <w:t>4</w:t>
      </w:r>
      <w:r>
        <w:rPr>
          <w:rFonts w:ascii="Times New Roman" w:eastAsia="宋体" w:hAnsi="宋体"/>
          <w:b w:val="0"/>
        </w:rPr>
        <w:t>-9</w:t>
      </w:r>
      <w:r>
        <w:rPr>
          <w:rFonts w:ascii="Times New Roman" w:eastAsia="宋体" w:hAnsi="宋体" w:hint="eastAsia"/>
          <w:b w:val="0"/>
        </w:rPr>
        <w:t>所示</w:t>
      </w:r>
      <w:r>
        <w:rPr>
          <w:rFonts w:ascii="Times New Roman" w:eastAsia="宋体" w:hAnsi="宋体"/>
          <w:b w:val="0"/>
        </w:rPr>
        <w:t>。</w:t>
      </w:r>
      <w:r>
        <w:rPr>
          <w:rFonts w:ascii="Times New Roman" w:eastAsia="宋体" w:hAnsi="宋体" w:hint="eastAsia"/>
          <w:b w:val="0"/>
        </w:rPr>
        <w:t>首先</w:t>
      </w:r>
      <w:r>
        <w:rPr>
          <w:rFonts w:ascii="Times New Roman" w:eastAsia="宋体" w:hAnsi="宋体"/>
          <w:b w:val="0"/>
        </w:rPr>
        <w:t>，</w:t>
      </w:r>
      <w:r>
        <w:rPr>
          <w:rFonts w:ascii="Times New Roman" w:eastAsia="宋体" w:hAnsi="宋体" w:hint="eastAsia"/>
          <w:b w:val="0"/>
        </w:rPr>
        <w:t>NCSubChannel</w:t>
      </w:r>
      <w:r>
        <w:rPr>
          <w:rFonts w:ascii="Times New Roman" w:eastAsia="宋体" w:hAnsi="宋体"/>
          <w:b w:val="0"/>
        </w:rPr>
        <w:t>Manager</w:t>
      </w:r>
      <w:r>
        <w:rPr>
          <w:rFonts w:ascii="Times New Roman" w:eastAsia="宋体" w:hAnsi="宋体"/>
          <w:b w:val="0"/>
        </w:rPr>
        <w:t>将声音通道被抢占的</w:t>
      </w:r>
      <w:r>
        <w:rPr>
          <w:rFonts w:ascii="Times New Roman" w:eastAsia="宋体" w:hAnsi="宋体" w:hint="eastAsia"/>
          <w:b w:val="0"/>
        </w:rPr>
        <w:t>通知</w:t>
      </w:r>
      <w:r>
        <w:rPr>
          <w:rFonts w:ascii="Times New Roman" w:eastAsia="宋体" w:hAnsi="宋体"/>
          <w:b w:val="0"/>
        </w:rPr>
        <w:t>发送给</w:t>
      </w:r>
      <w:r>
        <w:rPr>
          <w:rFonts w:ascii="Times New Roman" w:eastAsia="宋体" w:hAnsi="宋体" w:hint="eastAsia"/>
          <w:b w:val="0"/>
        </w:rPr>
        <w:t>WebMediaPlayer</w:t>
      </w:r>
      <w:r>
        <w:rPr>
          <w:rFonts w:ascii="Times New Roman" w:eastAsia="宋体" w:hAnsi="宋体" w:hint="eastAsia"/>
          <w:b w:val="0"/>
        </w:rPr>
        <w:t>；</w:t>
      </w:r>
      <w:r>
        <w:rPr>
          <w:rFonts w:ascii="Times New Roman" w:eastAsia="宋体" w:hAnsi="宋体"/>
          <w:b w:val="0"/>
        </w:rPr>
        <w:t>然后</w:t>
      </w:r>
      <w:r>
        <w:rPr>
          <w:rFonts w:ascii="Times New Roman" w:eastAsia="宋体" w:hAnsi="宋体"/>
          <w:b w:val="0"/>
        </w:rPr>
        <w:t>WebMediaPlayer</w:t>
      </w:r>
      <w:r>
        <w:rPr>
          <w:rFonts w:ascii="Times New Roman" w:eastAsia="宋体" w:hAnsi="宋体" w:hint="eastAsia"/>
          <w:b w:val="0"/>
        </w:rPr>
        <w:t>调用</w:t>
      </w:r>
      <w:r>
        <w:rPr>
          <w:rFonts w:ascii="Times New Roman" w:eastAsia="宋体" w:hAnsi="宋体"/>
          <w:b w:val="0"/>
        </w:rPr>
        <w:t>pause</w:t>
      </w:r>
      <w:r>
        <w:rPr>
          <w:rFonts w:ascii="Times New Roman" w:eastAsia="宋体" w:hAnsi="宋体"/>
          <w:b w:val="0"/>
        </w:rPr>
        <w:t>函数</w:t>
      </w:r>
      <w:r>
        <w:rPr>
          <w:rFonts w:ascii="Times New Roman" w:eastAsia="宋体" w:hAnsi="宋体" w:hint="eastAsia"/>
          <w:b w:val="0"/>
        </w:rPr>
        <w:t>暂停</w:t>
      </w:r>
      <w:r>
        <w:rPr>
          <w:rFonts w:ascii="Times New Roman" w:eastAsia="宋体" w:hAnsi="宋体"/>
          <w:b w:val="0"/>
        </w:rPr>
        <w:t>播放，</w:t>
      </w:r>
      <w:r>
        <w:rPr>
          <w:rFonts w:ascii="Times New Roman" w:eastAsia="宋体" w:hAnsi="宋体" w:hint="eastAsia"/>
          <w:b w:val="0"/>
        </w:rPr>
        <w:t>并</w:t>
      </w:r>
      <w:r>
        <w:rPr>
          <w:rFonts w:ascii="Times New Roman" w:eastAsia="宋体" w:hAnsi="宋体"/>
          <w:b w:val="0"/>
        </w:rPr>
        <w:t>把</w:t>
      </w:r>
      <w:r>
        <w:rPr>
          <w:rFonts w:ascii="Times New Roman" w:eastAsia="宋体" w:hAnsi="宋体" w:hint="eastAsia"/>
          <w:b w:val="0"/>
        </w:rPr>
        <w:t>暂停</w:t>
      </w:r>
      <w:r>
        <w:rPr>
          <w:rFonts w:ascii="Times New Roman" w:eastAsia="宋体" w:hAnsi="宋体"/>
          <w:b w:val="0"/>
        </w:rPr>
        <w:t>状态通知给</w:t>
      </w:r>
      <w:r>
        <w:rPr>
          <w:rFonts w:ascii="Times New Roman" w:eastAsia="宋体" w:hAnsi="宋体"/>
          <w:b w:val="0"/>
        </w:rPr>
        <w:t>WebMedia</w:t>
      </w:r>
      <w:r>
        <w:rPr>
          <w:rFonts w:ascii="Times New Roman" w:eastAsia="宋体" w:hAnsi="宋体"/>
          <w:b w:val="0"/>
        </w:rPr>
        <w:softHyphen/>
        <w:t>Player</w:t>
      </w:r>
      <w:r>
        <w:rPr>
          <w:rFonts w:ascii="Times New Roman" w:eastAsia="宋体" w:hAnsi="宋体"/>
          <w:b w:val="0"/>
        </w:rPr>
        <w:softHyphen/>
      </w:r>
      <w:r>
        <w:rPr>
          <w:rFonts w:ascii="Times New Roman" w:eastAsia="宋体" w:hAnsi="宋体"/>
          <w:b w:val="0"/>
        </w:rPr>
        <w:softHyphen/>
        <w:t>SmartAuto</w:t>
      </w:r>
      <w:r>
        <w:rPr>
          <w:rFonts w:ascii="Times New Roman" w:eastAsia="宋体" w:hAnsi="宋体"/>
          <w:b w:val="0"/>
        </w:rPr>
        <w:t>，</w:t>
      </w:r>
      <w:r>
        <w:rPr>
          <w:rFonts w:ascii="Times New Roman" w:eastAsia="宋体" w:hAnsi="宋体"/>
          <w:b w:val="0"/>
        </w:rPr>
        <w:t>WebMediaPlayer</w:t>
      </w:r>
      <w:r>
        <w:rPr>
          <w:rFonts w:ascii="Times New Roman" w:eastAsia="宋体" w:hAnsi="宋体"/>
          <w:b w:val="0"/>
        </w:rPr>
        <w:softHyphen/>
        <w:t>SmartAuto</w:t>
      </w:r>
      <w:r>
        <w:rPr>
          <w:rFonts w:ascii="Times New Roman" w:eastAsia="宋体" w:hAnsi="宋体" w:hint="eastAsia"/>
          <w:b w:val="0"/>
        </w:rPr>
        <w:t>将</w:t>
      </w:r>
      <w:r>
        <w:rPr>
          <w:rFonts w:ascii="Times New Roman" w:eastAsia="宋体" w:hAnsi="宋体"/>
          <w:b w:val="0"/>
        </w:rPr>
        <w:t>pause</w:t>
      </w:r>
      <w:r>
        <w:rPr>
          <w:rFonts w:ascii="Times New Roman" w:eastAsia="宋体" w:hAnsi="宋体"/>
          <w:b w:val="0"/>
        </w:rPr>
        <w:t>状态通知给</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w:t>
      </w:r>
      <w:r>
        <w:rPr>
          <w:rFonts w:ascii="Times New Roman" w:eastAsia="宋体" w:hAnsi="宋体"/>
          <w:b w:val="0"/>
        </w:rPr>
        <w:t>用户看到播放器被暂停，高优先级的声音切入。</w:t>
      </w:r>
    </w:p>
    <w:p w14:paraId="007DD3EA" w14:textId="77777777" w:rsidR="00AE55E6" w:rsidRPr="00826F94" w:rsidRDefault="00AE55E6" w:rsidP="00AE55E6">
      <w:pPr>
        <w:pStyle w:val="My0"/>
        <w:ind w:firstLine="420"/>
        <w:rPr>
          <w:rFonts w:ascii="Times New Roman" w:eastAsia="宋体" w:hAnsi="宋体"/>
          <w:b w:val="0"/>
        </w:rPr>
      </w:pPr>
    </w:p>
    <w:p w14:paraId="76376197" w14:textId="77777777" w:rsidR="00164D38" w:rsidRDefault="00AE55E6" w:rsidP="00164D38">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object w:dxaOrig="18132" w:dyaOrig="15907" w14:anchorId="41254062">
          <v:shape id="_x0000_i1031" type="#_x0000_t75" style="width:473.9pt;height:414.8pt" o:ole="">
            <v:imagedata r:id="rId36" o:title=""/>
          </v:shape>
          <o:OLEObject Type="Embed" ProgID="Visio.Drawing.11" ShapeID="_x0000_i1031" DrawAspect="Content" ObjectID="_1413976988" r:id="rId37"/>
        </w:object>
      </w:r>
      <w:r w:rsidR="00164D38">
        <w:rPr>
          <w:rFonts w:ascii="楷体_GB2312" w:eastAsia="楷体_GB2312" w:hAnsi="华文楷体" w:hint="eastAsia"/>
          <w:bCs w:val="0"/>
          <w:snapToGrid w:val="0"/>
          <w:color w:val="000000"/>
          <w:sz w:val="21"/>
          <w:szCs w:val="21"/>
        </w:rPr>
        <w:t>图4-</w:t>
      </w:r>
      <w:r w:rsidR="00164D38">
        <w:rPr>
          <w:rFonts w:ascii="楷体_GB2312" w:eastAsia="楷体_GB2312" w:hAnsi="华文楷体"/>
          <w:bCs w:val="0"/>
          <w:snapToGrid w:val="0"/>
          <w:color w:val="000000"/>
          <w:sz w:val="21"/>
          <w:szCs w:val="21"/>
        </w:rPr>
        <w:t>8</w:t>
      </w:r>
      <w:r w:rsidR="00164D38">
        <w:rPr>
          <w:rFonts w:ascii="楷体_GB2312" w:eastAsia="楷体_GB2312" w:hAnsi="华文楷体" w:hint="eastAsia"/>
          <w:bCs w:val="0"/>
          <w:snapToGrid w:val="0"/>
          <w:color w:val="000000"/>
          <w:sz w:val="21"/>
          <w:szCs w:val="21"/>
        </w:rPr>
        <w:t xml:space="preserve"> </w:t>
      </w:r>
      <w:r w:rsidR="00BE777B">
        <w:rPr>
          <w:rFonts w:ascii="楷体_GB2312" w:eastAsia="楷体_GB2312" w:hAnsi="华文楷体"/>
          <w:bCs w:val="0"/>
          <w:snapToGrid w:val="0"/>
          <w:color w:val="000000"/>
          <w:sz w:val="21"/>
          <w:szCs w:val="21"/>
        </w:rPr>
        <w:t>播放器</w:t>
      </w:r>
      <w:r w:rsidR="00BE777B">
        <w:rPr>
          <w:rFonts w:ascii="楷体_GB2312" w:eastAsia="楷体_GB2312" w:hAnsi="华文楷体" w:hint="eastAsia"/>
          <w:bCs w:val="0"/>
          <w:snapToGrid w:val="0"/>
          <w:color w:val="000000"/>
          <w:sz w:val="21"/>
          <w:szCs w:val="21"/>
        </w:rPr>
        <w:t>从</w:t>
      </w:r>
      <w:r w:rsidR="00BE777B">
        <w:rPr>
          <w:rFonts w:ascii="楷体_GB2312" w:eastAsia="楷体_GB2312" w:hAnsi="华文楷体"/>
          <w:bCs w:val="0"/>
          <w:snapToGrid w:val="0"/>
          <w:color w:val="000000"/>
          <w:sz w:val="21"/>
          <w:szCs w:val="21"/>
        </w:rPr>
        <w:t>被创建到</w:t>
      </w:r>
      <w:r w:rsidR="00BE777B">
        <w:rPr>
          <w:rFonts w:ascii="楷体_GB2312" w:eastAsia="楷体_GB2312" w:hAnsi="华文楷体" w:hint="eastAsia"/>
          <w:bCs w:val="0"/>
          <w:snapToGrid w:val="0"/>
          <w:color w:val="000000"/>
          <w:sz w:val="21"/>
          <w:szCs w:val="21"/>
        </w:rPr>
        <w:t>开始</w:t>
      </w:r>
      <w:r w:rsidR="00BE777B">
        <w:rPr>
          <w:rFonts w:ascii="楷体_GB2312" w:eastAsia="楷体_GB2312" w:hAnsi="华文楷体"/>
          <w:bCs w:val="0"/>
          <w:snapToGrid w:val="0"/>
          <w:color w:val="000000"/>
          <w:sz w:val="21"/>
          <w:szCs w:val="21"/>
        </w:rPr>
        <w:t>播放的序列图</w:t>
      </w:r>
    </w:p>
    <w:p w14:paraId="45A7D6CA" w14:textId="77777777" w:rsidR="00164D38" w:rsidRDefault="00864D81" w:rsidP="00164D38">
      <w:pPr>
        <w:spacing w:line="240" w:lineRule="auto"/>
        <w:ind w:firstLine="0"/>
        <w:jc w:val="center"/>
        <w:rPr>
          <w:rFonts w:hAnsi="Times New Roman"/>
          <w:bCs w:val="0"/>
          <w:sz w:val="21"/>
          <w:szCs w:val="21"/>
        </w:rPr>
      </w:pPr>
      <w:r>
        <w:rPr>
          <w:rFonts w:hAnsi="Times New Roman"/>
          <w:bCs w:val="0"/>
          <w:sz w:val="21"/>
          <w:szCs w:val="21"/>
        </w:rPr>
        <w:t>Fig</w:t>
      </w:r>
      <w:r w:rsidR="00164D38">
        <w:rPr>
          <w:rFonts w:hAnsi="Times New Roman" w:hint="eastAsia"/>
          <w:bCs w:val="0"/>
          <w:sz w:val="21"/>
          <w:szCs w:val="21"/>
        </w:rPr>
        <w:t>4</w:t>
      </w:r>
      <w:r w:rsidR="00164D38" w:rsidRPr="00464265">
        <w:rPr>
          <w:rFonts w:hAnsi="Times New Roman"/>
          <w:bCs w:val="0"/>
          <w:sz w:val="21"/>
          <w:szCs w:val="21"/>
        </w:rPr>
        <w:t>-</w:t>
      </w:r>
      <w:r w:rsidR="00164D38">
        <w:rPr>
          <w:rFonts w:hAnsi="Times New Roman"/>
          <w:bCs w:val="0"/>
          <w:sz w:val="21"/>
          <w:szCs w:val="21"/>
        </w:rPr>
        <w:t>8</w:t>
      </w:r>
      <w:r w:rsidR="00164D38" w:rsidRPr="00464265">
        <w:rPr>
          <w:rFonts w:hAnsi="Times New Roman"/>
          <w:bCs w:val="0"/>
          <w:sz w:val="21"/>
          <w:szCs w:val="21"/>
        </w:rPr>
        <w:t xml:space="preserve"> </w:t>
      </w:r>
      <w:r w:rsidR="001E57E5" w:rsidRPr="001E57E5">
        <w:rPr>
          <w:rFonts w:hAnsi="Times New Roman"/>
          <w:bCs w:val="0"/>
          <w:sz w:val="21"/>
          <w:szCs w:val="21"/>
        </w:rPr>
        <w:t>the sequence of Media player being created and start</w:t>
      </w:r>
    </w:p>
    <w:p w14:paraId="52E7EF34" w14:textId="77777777" w:rsidR="00D85FD5" w:rsidRDefault="00250480" w:rsidP="001A3907">
      <w:pPr>
        <w:pStyle w:val="My0"/>
        <w:jc w:val="center"/>
        <w:rPr>
          <w:rFonts w:ascii="Times New Roman" w:eastAsia="宋体" w:hAnsi="宋体"/>
          <w:b w:val="0"/>
        </w:rPr>
      </w:pPr>
      <w:r>
        <w:rPr>
          <w:rFonts w:ascii="Times New Roman" w:eastAsia="宋体" w:hAnsi="宋体"/>
          <w:b w:val="0"/>
        </w:rPr>
        <w:object w:dxaOrig="15794" w:dyaOrig="7636" w14:anchorId="4D23C432">
          <v:shape id="_x0000_i1032" type="#_x0000_t75" style="width:442.75pt;height:212.8pt" o:ole="" o:bordertopcolor="yellow" o:borderleftcolor="yellow" o:borderbottomcolor="yellow" o:borderrightcolor="yellow">
            <v:imagedata r:id="rId38" o:title=""/>
          </v:shape>
          <o:OLEObject Type="Embed" ProgID="Visio.Drawing.11" ShapeID="_x0000_i1032" DrawAspect="Content" ObjectID="_1413976989" r:id="rId39"/>
        </w:object>
      </w:r>
    </w:p>
    <w:p w14:paraId="26D08658" w14:textId="77777777" w:rsidR="000D6A89" w:rsidRDefault="000D6A89" w:rsidP="000D6A8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9</w:t>
      </w:r>
      <w:r>
        <w:rPr>
          <w:rFonts w:ascii="楷体_GB2312" w:eastAsia="楷体_GB2312" w:hAnsi="华文楷体" w:hint="eastAsia"/>
          <w:bCs w:val="0"/>
          <w:snapToGrid w:val="0"/>
          <w:color w:val="000000"/>
          <w:sz w:val="21"/>
          <w:szCs w:val="21"/>
        </w:rPr>
        <w:t xml:space="preserve"> </w:t>
      </w:r>
      <w:r w:rsidR="00DE1609">
        <w:rPr>
          <w:rFonts w:ascii="楷体_GB2312" w:eastAsia="楷体_GB2312" w:hAnsi="华文楷体" w:hint="eastAsia"/>
          <w:bCs w:val="0"/>
          <w:snapToGrid w:val="0"/>
          <w:color w:val="000000"/>
          <w:sz w:val="21"/>
          <w:szCs w:val="21"/>
        </w:rPr>
        <w:t>声音</w:t>
      </w:r>
      <w:r w:rsidR="00DE1609">
        <w:rPr>
          <w:rFonts w:ascii="楷体_GB2312" w:eastAsia="楷体_GB2312" w:hAnsi="华文楷体"/>
          <w:bCs w:val="0"/>
          <w:snapToGrid w:val="0"/>
          <w:color w:val="000000"/>
          <w:sz w:val="21"/>
          <w:szCs w:val="21"/>
        </w:rPr>
        <w:t>通道被抢占的</w:t>
      </w:r>
      <w:r>
        <w:rPr>
          <w:rFonts w:ascii="楷体_GB2312" w:eastAsia="楷体_GB2312" w:hAnsi="华文楷体"/>
          <w:bCs w:val="0"/>
          <w:snapToGrid w:val="0"/>
          <w:color w:val="000000"/>
          <w:sz w:val="21"/>
          <w:szCs w:val="21"/>
        </w:rPr>
        <w:t>序列图</w:t>
      </w:r>
    </w:p>
    <w:p w14:paraId="28BE9963" w14:textId="77777777" w:rsidR="00250480" w:rsidRPr="000D6A89" w:rsidRDefault="000D6A89" w:rsidP="00272635">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sidR="00DE1609">
        <w:rPr>
          <w:rFonts w:hAnsi="Times New Roman"/>
          <w:bCs w:val="0"/>
          <w:sz w:val="21"/>
          <w:szCs w:val="21"/>
        </w:rPr>
        <w:t>9</w:t>
      </w:r>
      <w:r w:rsidRPr="00464265">
        <w:rPr>
          <w:rFonts w:hAnsi="Times New Roman"/>
          <w:bCs w:val="0"/>
          <w:sz w:val="21"/>
          <w:szCs w:val="21"/>
        </w:rPr>
        <w:t xml:space="preserve"> </w:t>
      </w:r>
      <w:r w:rsidR="00272635">
        <w:rPr>
          <w:rFonts w:hAnsi="Times New Roman"/>
          <w:bCs w:val="0"/>
          <w:sz w:val="21"/>
          <w:szCs w:val="21"/>
        </w:rPr>
        <w:t>t</w:t>
      </w:r>
      <w:r w:rsidR="00272635" w:rsidRPr="00272635">
        <w:rPr>
          <w:rFonts w:hAnsi="Times New Roman"/>
          <w:bCs w:val="0"/>
          <w:sz w:val="21"/>
          <w:szCs w:val="21"/>
        </w:rPr>
        <w:t>he sequence diagram of the sound channel is occupied</w:t>
      </w:r>
    </w:p>
    <w:p w14:paraId="330F4661" w14:textId="77777777" w:rsidR="00D85FD5" w:rsidRPr="00272635" w:rsidRDefault="00D85FD5" w:rsidP="00294682">
      <w:pPr>
        <w:pStyle w:val="My0"/>
        <w:rPr>
          <w:rFonts w:ascii="Times New Roman" w:eastAsia="宋体" w:hAnsi="宋体"/>
          <w:b w:val="0"/>
        </w:rPr>
      </w:pPr>
    </w:p>
    <w:p w14:paraId="6C0BC1CA" w14:textId="77777777" w:rsidR="00294682" w:rsidRDefault="00294682" w:rsidP="00A87143">
      <w:pPr>
        <w:pStyle w:val="My0"/>
        <w:outlineLvl w:val="2"/>
      </w:pPr>
      <w:bookmarkStart w:id="62" w:name="_Toc466328098"/>
      <w:r>
        <w:rPr>
          <w:rFonts w:hint="eastAsia"/>
        </w:rPr>
        <w:t>4.2.</w:t>
      </w:r>
      <w:r w:rsidR="005F7833">
        <w:t>3</w:t>
      </w:r>
      <w:r>
        <w:t xml:space="preserve"> </w:t>
      </w:r>
      <w:r w:rsidR="00697263">
        <w:t>Media Service</w:t>
      </w:r>
      <w:r w:rsidR="00226847">
        <w:rPr>
          <w:rFonts w:hint="eastAsia"/>
        </w:rPr>
        <w:t>分析</w:t>
      </w:r>
      <w:r w:rsidR="00226847">
        <w:t>与</w:t>
      </w:r>
      <w:r w:rsidR="00226847">
        <w:rPr>
          <w:rFonts w:hint="eastAsia"/>
        </w:rPr>
        <w:t>设计</w:t>
      </w:r>
      <w:bookmarkEnd w:id="62"/>
    </w:p>
    <w:p w14:paraId="1A165853" w14:textId="77777777" w:rsidR="00A52CBD" w:rsidRDefault="00542169" w:rsidP="00294682">
      <w:pPr>
        <w:pStyle w:val="My0"/>
        <w:rPr>
          <w:rFonts w:ascii="Times New Roman" w:eastAsia="宋体" w:hAnsi="宋体"/>
          <w:b w:val="0"/>
        </w:rPr>
      </w:pPr>
      <w:r>
        <w:tab/>
      </w:r>
      <w:r w:rsidR="00B96226">
        <w:rPr>
          <w:rFonts w:ascii="Times New Roman" w:eastAsia="宋体" w:hAnsi="宋体" w:hint="eastAsia"/>
          <w:b w:val="0"/>
        </w:rPr>
        <w:t>我们希望所</w:t>
      </w:r>
      <w:r w:rsidR="00B96226">
        <w:rPr>
          <w:rFonts w:ascii="Times New Roman" w:eastAsia="宋体" w:hAnsi="宋体"/>
          <w:b w:val="0"/>
        </w:rPr>
        <w:t>设计出的音视频播放系统</w:t>
      </w:r>
      <w:r w:rsidR="00B96226">
        <w:rPr>
          <w:rFonts w:ascii="Times New Roman" w:eastAsia="宋体" w:hAnsi="宋体" w:hint="eastAsia"/>
          <w:b w:val="0"/>
        </w:rPr>
        <w:t>除了</w:t>
      </w:r>
      <w:r w:rsidR="00B96226">
        <w:rPr>
          <w:rFonts w:ascii="Times New Roman" w:eastAsia="宋体" w:hAnsi="宋体"/>
          <w:b w:val="0"/>
        </w:rPr>
        <w:t>支持</w:t>
      </w:r>
      <w:r w:rsidR="00B96226">
        <w:rPr>
          <w:rFonts w:ascii="Times New Roman" w:eastAsia="宋体" w:hAnsi="宋体"/>
          <w:b w:val="0"/>
        </w:rPr>
        <w:t>Chromium</w:t>
      </w:r>
      <w:r w:rsidR="00B96226">
        <w:rPr>
          <w:rFonts w:ascii="Times New Roman" w:eastAsia="宋体" w:hAnsi="宋体"/>
          <w:b w:val="0"/>
        </w:rPr>
        <w:t>音视频的播放外</w:t>
      </w:r>
      <w:r w:rsidR="00B96226">
        <w:rPr>
          <w:rFonts w:ascii="Times New Roman" w:eastAsia="宋体" w:hAnsi="宋体" w:hint="eastAsia"/>
          <w:b w:val="0"/>
        </w:rPr>
        <w:t>，</w:t>
      </w:r>
      <w:r w:rsidR="00B96226">
        <w:rPr>
          <w:rFonts w:ascii="Times New Roman" w:eastAsia="宋体" w:hAnsi="宋体"/>
          <w:b w:val="0"/>
        </w:rPr>
        <w:t>还能支持</w:t>
      </w:r>
      <w:r w:rsidR="00B96226">
        <w:rPr>
          <w:rFonts w:ascii="Times New Roman" w:eastAsia="宋体" w:hAnsi="宋体" w:hint="eastAsia"/>
          <w:b w:val="0"/>
        </w:rPr>
        <w:t>本地</w:t>
      </w:r>
      <w:r w:rsidR="00B96226">
        <w:rPr>
          <w:rFonts w:ascii="Times New Roman" w:eastAsia="宋体" w:hAnsi="宋体"/>
          <w:b w:val="0"/>
        </w:rPr>
        <w:t>等其他播放应用的需求</w:t>
      </w:r>
      <w:r w:rsidR="00B96226">
        <w:rPr>
          <w:rFonts w:ascii="Times New Roman" w:eastAsia="宋体" w:hAnsi="宋体" w:hint="eastAsia"/>
          <w:b w:val="0"/>
        </w:rPr>
        <w:t>。</w:t>
      </w:r>
      <w:r w:rsidR="00B96226">
        <w:rPr>
          <w:rFonts w:ascii="Times New Roman" w:eastAsia="宋体" w:hAnsi="宋体"/>
          <w:b w:val="0"/>
        </w:rPr>
        <w:t>所以</w:t>
      </w:r>
      <w:r w:rsidR="00B96226">
        <w:rPr>
          <w:rFonts w:ascii="Times New Roman" w:eastAsia="宋体" w:hAnsi="宋体" w:hint="eastAsia"/>
          <w:b w:val="0"/>
        </w:rPr>
        <w:t>，</w:t>
      </w:r>
      <w:r w:rsidR="00B96226">
        <w:rPr>
          <w:rFonts w:ascii="Times New Roman" w:eastAsia="宋体" w:hAnsi="宋体"/>
          <w:b w:val="0"/>
        </w:rPr>
        <w:t>我们把</w:t>
      </w:r>
      <w:r w:rsidR="00B14B45">
        <w:rPr>
          <w:rFonts w:ascii="Times New Roman" w:eastAsia="宋体" w:hAnsi="宋体" w:hint="eastAsia"/>
          <w:b w:val="0"/>
        </w:rPr>
        <w:t>Media</w:t>
      </w:r>
      <w:r w:rsidR="00B14B45">
        <w:rPr>
          <w:rFonts w:ascii="Times New Roman" w:eastAsia="宋体" w:hAnsi="宋体" w:hint="eastAsia"/>
          <w:b w:val="0"/>
        </w:rPr>
        <w:t>播放</w:t>
      </w:r>
      <w:r w:rsidR="00B14B45">
        <w:rPr>
          <w:rFonts w:ascii="Times New Roman" w:eastAsia="宋体" w:hAnsi="宋体"/>
          <w:b w:val="0"/>
        </w:rPr>
        <w:t>的业务实现做成一个</w:t>
      </w:r>
      <w:r w:rsidR="00B14B45">
        <w:rPr>
          <w:rFonts w:ascii="Times New Roman" w:eastAsia="宋体" w:hAnsi="宋体" w:hint="eastAsia"/>
          <w:b w:val="0"/>
        </w:rPr>
        <w:t>Service</w:t>
      </w:r>
      <w:r w:rsidR="00B14B45">
        <w:rPr>
          <w:rFonts w:ascii="Times New Roman" w:eastAsia="宋体" w:hAnsi="宋体"/>
          <w:b w:val="0"/>
        </w:rPr>
        <w:t>运行于独立的进程，当</w:t>
      </w:r>
      <w:r w:rsidR="00B14B45">
        <w:rPr>
          <w:rFonts w:ascii="Times New Roman" w:eastAsia="宋体" w:hAnsi="宋体" w:hint="eastAsia"/>
          <w:b w:val="0"/>
        </w:rPr>
        <w:t>客户端</w:t>
      </w:r>
      <w:r w:rsidR="00B14B45">
        <w:rPr>
          <w:rFonts w:ascii="Times New Roman" w:eastAsia="宋体" w:hAnsi="宋体"/>
          <w:b w:val="0"/>
        </w:rPr>
        <w:t>需要播放</w:t>
      </w:r>
      <w:r w:rsidR="00B14B45">
        <w:rPr>
          <w:rFonts w:ascii="Times New Roman" w:eastAsia="宋体" w:hAnsi="宋体" w:hint="eastAsia"/>
          <w:b w:val="0"/>
        </w:rPr>
        <w:t>音视频</w:t>
      </w:r>
      <w:r w:rsidR="00B14B45">
        <w:rPr>
          <w:rFonts w:ascii="Times New Roman" w:eastAsia="宋体" w:hAnsi="宋体"/>
          <w:b w:val="0"/>
        </w:rPr>
        <w:t>的时候，就是用进程间通讯的方式和</w:t>
      </w:r>
      <w:r w:rsidR="00B14B45">
        <w:rPr>
          <w:rFonts w:ascii="Times New Roman" w:eastAsia="宋体" w:hAnsi="宋体"/>
          <w:b w:val="0"/>
        </w:rPr>
        <w:t>Serv</w:t>
      </w:r>
      <w:r w:rsidR="00B14B45">
        <w:rPr>
          <w:rFonts w:ascii="Times New Roman" w:eastAsia="宋体" w:hAnsi="宋体"/>
          <w:b w:val="0"/>
        </w:rPr>
        <w:softHyphen/>
        <w:t>ice</w:t>
      </w:r>
      <w:r w:rsidR="00B14B45">
        <w:rPr>
          <w:rFonts w:ascii="Times New Roman" w:eastAsia="宋体" w:hAnsi="宋体"/>
          <w:b w:val="0"/>
        </w:rPr>
        <w:t>进行交互</w:t>
      </w:r>
      <w:r w:rsidR="00801B55">
        <w:rPr>
          <w:rFonts w:ascii="Times New Roman" w:eastAsia="宋体" w:hAnsi="宋体" w:hint="eastAsia"/>
          <w:b w:val="0"/>
        </w:rPr>
        <w:t>，</w:t>
      </w:r>
      <w:r w:rsidR="00801B55">
        <w:rPr>
          <w:rFonts w:ascii="Times New Roman" w:eastAsia="宋体" w:hAnsi="宋体"/>
          <w:b w:val="0"/>
        </w:rPr>
        <w:t>图</w:t>
      </w:r>
      <w:r w:rsidR="00801B55">
        <w:rPr>
          <w:rFonts w:ascii="Times New Roman" w:eastAsia="宋体" w:hAnsi="宋体" w:hint="eastAsia"/>
          <w:b w:val="0"/>
        </w:rPr>
        <w:t>4</w:t>
      </w:r>
      <w:r w:rsidR="00801B55">
        <w:rPr>
          <w:rFonts w:ascii="Times New Roman" w:eastAsia="宋体" w:hAnsi="宋体"/>
          <w:b w:val="0"/>
        </w:rPr>
        <w:t>-10</w:t>
      </w:r>
      <w:r w:rsidR="00801B55">
        <w:rPr>
          <w:rFonts w:ascii="Times New Roman" w:eastAsia="宋体" w:hAnsi="宋体" w:hint="eastAsia"/>
          <w:b w:val="0"/>
        </w:rPr>
        <w:t>展示</w:t>
      </w:r>
      <w:r w:rsidR="00801B55">
        <w:rPr>
          <w:rFonts w:ascii="Times New Roman" w:eastAsia="宋体" w:hAnsi="宋体"/>
          <w:b w:val="0"/>
        </w:rPr>
        <w:t>了</w:t>
      </w:r>
      <w:r w:rsidR="00801B55">
        <w:rPr>
          <w:rFonts w:ascii="Times New Roman" w:eastAsia="宋体" w:hAnsi="宋体"/>
          <w:b w:val="0"/>
        </w:rPr>
        <w:t>Media Service</w:t>
      </w:r>
      <w:r w:rsidR="00801B55">
        <w:rPr>
          <w:rFonts w:ascii="Times New Roman" w:eastAsia="宋体" w:hAnsi="宋体"/>
          <w:b w:val="0"/>
        </w:rPr>
        <w:t>的类图结构</w:t>
      </w:r>
      <w:r w:rsidR="00B14B45">
        <w:rPr>
          <w:rFonts w:ascii="Times New Roman" w:eastAsia="宋体" w:hAnsi="宋体"/>
          <w:b w:val="0"/>
        </w:rPr>
        <w:t>。</w:t>
      </w:r>
    </w:p>
    <w:p w14:paraId="66471808" w14:textId="77777777" w:rsidR="00542169" w:rsidRDefault="00AD61F4" w:rsidP="00A52CBD">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hint="eastAsia"/>
          <w:b w:val="0"/>
        </w:rPr>
        <w:t>4.2.2</w:t>
      </w:r>
      <w:r>
        <w:rPr>
          <w:rFonts w:ascii="Times New Roman" w:eastAsia="宋体" w:hAnsi="宋体" w:hint="eastAsia"/>
          <w:b w:val="0"/>
        </w:rPr>
        <w:t>小节中</w:t>
      </w:r>
      <w:r>
        <w:rPr>
          <w:rFonts w:ascii="Times New Roman" w:eastAsia="宋体" w:hAnsi="宋体"/>
          <w:b w:val="0"/>
        </w:rPr>
        <w:t>，我们提到</w:t>
      </w:r>
      <w:r>
        <w:rPr>
          <w:rFonts w:ascii="Times New Roman" w:eastAsia="宋体" w:hAnsi="宋体" w:hint="eastAsia"/>
          <w:b w:val="0"/>
        </w:rPr>
        <w:t>WebMediaImpl</w:t>
      </w:r>
      <w:r>
        <w:rPr>
          <w:rFonts w:ascii="Times New Roman" w:eastAsia="宋体" w:hAnsi="宋体" w:hint="eastAsia"/>
          <w:b w:val="0"/>
        </w:rPr>
        <w:t>使用</w:t>
      </w:r>
      <w:r>
        <w:rPr>
          <w:rFonts w:ascii="Times New Roman" w:eastAsia="宋体" w:hAnsi="宋体"/>
          <w:b w:val="0"/>
        </w:rPr>
        <w:t>了一个类叫</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b w:val="0"/>
        </w:rPr>
        <w:t>，</w:t>
      </w:r>
      <w:r>
        <w:rPr>
          <w:rFonts w:ascii="Times New Roman" w:eastAsia="宋体" w:hAnsi="宋体" w:hint="eastAsia"/>
          <w:b w:val="0"/>
        </w:rPr>
        <w:t>这个类可以</w:t>
      </w:r>
      <w:r>
        <w:rPr>
          <w:rFonts w:ascii="Times New Roman" w:eastAsia="宋体" w:hAnsi="宋体"/>
          <w:b w:val="0"/>
        </w:rPr>
        <w:t>看做</w:t>
      </w:r>
      <w:r>
        <w:rPr>
          <w:rFonts w:ascii="Times New Roman" w:eastAsia="宋体" w:hAnsi="宋体"/>
          <w:b w:val="0"/>
        </w:rPr>
        <w:t>Media Service</w:t>
      </w:r>
      <w:r w:rsidR="00D02B2C">
        <w:rPr>
          <w:rFonts w:ascii="Times New Roman" w:eastAsia="宋体" w:hAnsi="宋体"/>
          <w:b w:val="0"/>
        </w:rPr>
        <w:t>对外的</w:t>
      </w:r>
      <w:r w:rsidR="00D02B2C">
        <w:rPr>
          <w:rFonts w:ascii="Times New Roman" w:eastAsia="宋体" w:hAnsi="宋体" w:hint="eastAsia"/>
          <w:b w:val="0"/>
        </w:rPr>
        <w:t>client</w:t>
      </w:r>
      <w:r>
        <w:rPr>
          <w:rFonts w:ascii="Times New Roman" w:eastAsia="宋体" w:hAnsi="宋体"/>
          <w:b w:val="0"/>
        </w:rPr>
        <w:t>，当客户端</w:t>
      </w:r>
      <w:r>
        <w:rPr>
          <w:rFonts w:ascii="Times New Roman" w:eastAsia="宋体" w:hAnsi="宋体" w:hint="eastAsia"/>
          <w:b w:val="0"/>
        </w:rPr>
        <w:t>需要</w:t>
      </w:r>
      <w:r>
        <w:rPr>
          <w:rFonts w:ascii="Times New Roman" w:eastAsia="宋体" w:hAnsi="宋体"/>
          <w:b w:val="0"/>
        </w:rPr>
        <w:t>使用播放的时候，可以使用此类和</w:t>
      </w:r>
      <w:r>
        <w:rPr>
          <w:rFonts w:ascii="Times New Roman" w:eastAsia="宋体" w:hAnsi="宋体"/>
          <w:b w:val="0"/>
        </w:rPr>
        <w:t>Service</w:t>
      </w:r>
      <w:r>
        <w:rPr>
          <w:rFonts w:ascii="Times New Roman" w:eastAsia="宋体" w:hAnsi="宋体"/>
          <w:b w:val="0"/>
        </w:rPr>
        <w:t>进行</w:t>
      </w:r>
      <w:r w:rsidR="00D02B2C">
        <w:rPr>
          <w:rFonts w:ascii="Times New Roman" w:eastAsia="宋体" w:hAnsi="宋体" w:hint="eastAsia"/>
          <w:b w:val="0"/>
        </w:rPr>
        <w:t>交互</w:t>
      </w:r>
      <w:r w:rsidR="00D02B2C">
        <w:rPr>
          <w:rFonts w:ascii="Times New Roman" w:eastAsia="宋体" w:hAnsi="宋体"/>
          <w:b w:val="0"/>
        </w:rPr>
        <w:t>，进程</w:t>
      </w:r>
      <w:r w:rsidR="00D02B2C">
        <w:rPr>
          <w:rFonts w:ascii="Times New Roman" w:eastAsia="宋体" w:hAnsi="宋体" w:hint="eastAsia"/>
          <w:b w:val="0"/>
        </w:rPr>
        <w:t>间</w:t>
      </w:r>
      <w:r w:rsidR="00D02B2C">
        <w:rPr>
          <w:rFonts w:ascii="Times New Roman" w:eastAsia="宋体" w:hAnsi="宋体"/>
          <w:b w:val="0"/>
        </w:rPr>
        <w:t>的通讯对于使用者来说</w:t>
      </w:r>
      <w:r w:rsidR="00D02B2C">
        <w:rPr>
          <w:rFonts w:ascii="Times New Roman" w:eastAsia="宋体" w:hAnsi="宋体" w:hint="eastAsia"/>
          <w:b w:val="0"/>
        </w:rPr>
        <w:t>是</w:t>
      </w:r>
      <w:r w:rsidR="00D02B2C">
        <w:rPr>
          <w:rFonts w:ascii="Times New Roman" w:eastAsia="宋体" w:hAnsi="宋体"/>
          <w:b w:val="0"/>
        </w:rPr>
        <w:t>透明的。</w:t>
      </w:r>
    </w:p>
    <w:p w14:paraId="5071C75E" w14:textId="77777777" w:rsidR="004A1F4C" w:rsidRDefault="003B24B4"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hint="eastAsia"/>
          <w:b w:val="0"/>
        </w:rPr>
        <w:t>中</w:t>
      </w:r>
      <w:r>
        <w:rPr>
          <w:rFonts w:ascii="Times New Roman" w:eastAsia="宋体" w:hAnsi="宋体"/>
          <w:b w:val="0"/>
        </w:rPr>
        <w:t>封装</w:t>
      </w:r>
      <w:r>
        <w:rPr>
          <w:rFonts w:ascii="Times New Roman" w:eastAsia="宋体" w:hAnsi="宋体"/>
          <w:b w:val="0"/>
        </w:rPr>
        <w:t>Service</w:t>
      </w:r>
      <w:r>
        <w:rPr>
          <w:rFonts w:ascii="Times New Roman" w:eastAsia="宋体" w:hAnsi="宋体"/>
          <w:b w:val="0"/>
        </w:rPr>
        <w:t>的</w:t>
      </w:r>
      <w:r>
        <w:rPr>
          <w:rFonts w:ascii="Times New Roman" w:eastAsia="宋体" w:hAnsi="宋体"/>
          <w:b w:val="0"/>
        </w:rPr>
        <w:t>proxy</w:t>
      </w:r>
      <w:r>
        <w:rPr>
          <w:rFonts w:ascii="Times New Roman" w:eastAsia="宋体" w:hAnsi="宋体"/>
          <w:b w:val="0"/>
        </w:rPr>
        <w:t>，</w:t>
      </w:r>
      <w:r w:rsidR="009555E1">
        <w:rPr>
          <w:rFonts w:ascii="Times New Roman" w:eastAsia="宋体" w:hAnsi="宋体" w:hint="eastAsia"/>
          <w:b w:val="0"/>
        </w:rPr>
        <w:t>即</w:t>
      </w:r>
      <w:r w:rsidR="009555E1">
        <w:rPr>
          <w:rFonts w:ascii="Times New Roman" w:eastAsia="宋体" w:hAnsi="宋体"/>
          <w:b w:val="0"/>
        </w:rPr>
        <w:t>NMMediaPlayerProxy</w:t>
      </w:r>
      <w:r w:rsidR="004F3525">
        <w:rPr>
          <w:rFonts w:ascii="Times New Roman" w:eastAsia="宋体" w:hAnsi="宋体" w:hint="eastAsia"/>
          <w:b w:val="0"/>
        </w:rPr>
        <w:t>，</w:t>
      </w:r>
      <w:r w:rsidR="004F3525">
        <w:rPr>
          <w:rFonts w:ascii="Times New Roman" w:eastAsia="宋体" w:hAnsi="宋体"/>
          <w:b w:val="0"/>
        </w:rPr>
        <w:t>它负责通过进程间通讯和</w:t>
      </w:r>
      <w:r w:rsidR="004F3525">
        <w:rPr>
          <w:rFonts w:ascii="Times New Roman" w:eastAsia="宋体" w:hAnsi="宋体"/>
          <w:b w:val="0"/>
        </w:rPr>
        <w:t>Media Service</w:t>
      </w:r>
      <w:r w:rsidR="004F3525">
        <w:rPr>
          <w:rFonts w:ascii="Times New Roman" w:eastAsia="宋体" w:hAnsi="宋体"/>
          <w:b w:val="0"/>
        </w:rPr>
        <w:t>的业务实现进行交互。</w:t>
      </w:r>
      <w:r w:rsidR="004A1F4C">
        <w:rPr>
          <w:rFonts w:ascii="Times New Roman" w:eastAsia="宋体" w:hAnsi="宋体" w:hint="eastAsia"/>
          <w:b w:val="0"/>
        </w:rPr>
        <w:t>进程</w:t>
      </w:r>
      <w:r w:rsidR="004A1F4C">
        <w:rPr>
          <w:rFonts w:ascii="Times New Roman" w:eastAsia="宋体" w:hAnsi="宋体"/>
          <w:b w:val="0"/>
        </w:rPr>
        <w:t>间</w:t>
      </w:r>
      <w:r w:rsidR="004A1F4C">
        <w:rPr>
          <w:rFonts w:ascii="Times New Roman" w:eastAsia="宋体" w:hAnsi="宋体" w:hint="eastAsia"/>
          <w:b w:val="0"/>
        </w:rPr>
        <w:t>通讯</w:t>
      </w:r>
      <w:r w:rsidR="004A1F4C">
        <w:rPr>
          <w:rFonts w:ascii="Times New Roman" w:eastAsia="宋体" w:hAnsi="宋体"/>
          <w:b w:val="0"/>
        </w:rPr>
        <w:t>的实现</w:t>
      </w:r>
      <w:r w:rsidR="004A1F4C">
        <w:rPr>
          <w:rFonts w:ascii="Times New Roman" w:eastAsia="宋体" w:hAnsi="宋体" w:hint="eastAsia"/>
          <w:b w:val="0"/>
        </w:rPr>
        <w:t>在</w:t>
      </w:r>
      <w:r w:rsidR="004A1F4C">
        <w:rPr>
          <w:rFonts w:ascii="Times New Roman" w:eastAsia="宋体" w:hAnsi="宋体"/>
          <w:b w:val="0"/>
        </w:rPr>
        <w:t>不同的平台有不同</w:t>
      </w:r>
      <w:r w:rsidR="004A1F4C">
        <w:rPr>
          <w:rFonts w:ascii="Times New Roman" w:eastAsia="宋体" w:hAnsi="宋体" w:hint="eastAsia"/>
          <w:b w:val="0"/>
        </w:rPr>
        <w:t>的</w:t>
      </w:r>
      <w:r w:rsidR="004A1F4C">
        <w:rPr>
          <w:rFonts w:ascii="Times New Roman" w:eastAsia="宋体" w:hAnsi="宋体"/>
          <w:b w:val="0"/>
        </w:rPr>
        <w:t>实现，例如</w:t>
      </w:r>
      <w:r w:rsidR="004A1F4C">
        <w:rPr>
          <w:rFonts w:ascii="Times New Roman" w:eastAsia="宋体" w:hAnsi="宋体" w:hint="eastAsia"/>
          <w:b w:val="0"/>
        </w:rPr>
        <w:t>在</w:t>
      </w:r>
      <w:r w:rsidR="004A1F4C">
        <w:rPr>
          <w:rFonts w:ascii="Times New Roman" w:eastAsia="宋体" w:hAnsi="宋体"/>
          <w:b w:val="0"/>
        </w:rPr>
        <w:t>Android</w:t>
      </w:r>
      <w:r w:rsidR="004A1F4C">
        <w:rPr>
          <w:rFonts w:ascii="Times New Roman" w:eastAsia="宋体" w:hAnsi="宋体"/>
          <w:b w:val="0"/>
        </w:rPr>
        <w:t>系统</w:t>
      </w:r>
      <w:r w:rsidR="004A1F4C">
        <w:rPr>
          <w:rFonts w:ascii="Times New Roman" w:eastAsia="宋体" w:hAnsi="宋体" w:hint="eastAsia"/>
          <w:b w:val="0"/>
        </w:rPr>
        <w:t>中</w:t>
      </w:r>
      <w:r w:rsidR="004A1F4C">
        <w:rPr>
          <w:rFonts w:ascii="Times New Roman" w:eastAsia="宋体" w:hAnsi="宋体"/>
          <w:b w:val="0"/>
        </w:rPr>
        <w:t>可以使用</w:t>
      </w:r>
      <w:r w:rsidR="004A1F4C">
        <w:rPr>
          <w:rFonts w:ascii="Times New Roman" w:eastAsia="宋体" w:hAnsi="宋体"/>
          <w:b w:val="0"/>
        </w:rPr>
        <w:t>binder</w:t>
      </w:r>
      <w:r w:rsidR="004A1F4C">
        <w:rPr>
          <w:rFonts w:ascii="Times New Roman" w:eastAsia="宋体" w:hAnsi="宋体" w:hint="eastAsia"/>
          <w:b w:val="0"/>
        </w:rPr>
        <w:t>完成</w:t>
      </w:r>
      <w:r w:rsidR="004A1F4C">
        <w:rPr>
          <w:rFonts w:ascii="Times New Roman" w:eastAsia="宋体" w:hAnsi="宋体"/>
          <w:b w:val="0"/>
        </w:rPr>
        <w:t>。</w:t>
      </w:r>
    </w:p>
    <w:p w14:paraId="37FA4088" w14:textId="77777777" w:rsidR="009049B9" w:rsidRDefault="009049B9" w:rsidP="00294682">
      <w:pPr>
        <w:pStyle w:val="My0"/>
        <w:rPr>
          <w:rFonts w:ascii="Times New Roman" w:eastAsia="宋体" w:hAnsi="宋体"/>
          <w:b w:val="0"/>
        </w:rPr>
      </w:pPr>
      <w:r>
        <w:rPr>
          <w:rFonts w:ascii="Times New Roman" w:eastAsia="宋体" w:hAnsi="宋体"/>
          <w:b w:val="0"/>
        </w:rPr>
        <w:tab/>
        <w:t>NMMediaPlayerService</w:t>
      </w:r>
      <w:r w:rsidR="00AA00C5">
        <w:rPr>
          <w:rFonts w:ascii="Times New Roman" w:eastAsia="宋体" w:hAnsi="宋体" w:hint="eastAsia"/>
          <w:b w:val="0"/>
        </w:rPr>
        <w:t>是</w:t>
      </w:r>
      <w:r w:rsidR="00AA00C5">
        <w:rPr>
          <w:rFonts w:ascii="Times New Roman" w:eastAsia="宋体" w:hAnsi="宋体"/>
          <w:b w:val="0"/>
        </w:rPr>
        <w:t>进程间通讯的</w:t>
      </w:r>
      <w:r w:rsidR="00AA00C5">
        <w:rPr>
          <w:rFonts w:ascii="Times New Roman" w:eastAsia="宋体" w:hAnsi="宋体" w:hint="eastAsia"/>
          <w:b w:val="0"/>
        </w:rPr>
        <w:t>另外一端</w:t>
      </w:r>
      <w:r w:rsidR="00AA00C5">
        <w:rPr>
          <w:rFonts w:ascii="Times New Roman" w:eastAsia="宋体" w:hAnsi="宋体"/>
          <w:b w:val="0"/>
        </w:rPr>
        <w:t>，接收</w:t>
      </w:r>
      <w:r w:rsidR="00AA00C5">
        <w:rPr>
          <w:rFonts w:ascii="Times New Roman" w:eastAsia="宋体" w:hAnsi="宋体" w:hint="eastAsia"/>
          <w:b w:val="0"/>
        </w:rPr>
        <w:t>和</w:t>
      </w:r>
      <w:r w:rsidR="00AA00C5">
        <w:rPr>
          <w:rFonts w:ascii="Times New Roman" w:eastAsia="宋体" w:hAnsi="宋体"/>
          <w:b w:val="0"/>
        </w:rPr>
        <w:t>处理</w:t>
      </w:r>
      <w:r w:rsidR="00AA00C5">
        <w:rPr>
          <w:rFonts w:ascii="Times New Roman" w:eastAsia="宋体" w:hAnsi="宋体"/>
          <w:b w:val="0"/>
        </w:rPr>
        <w:t>NMMediaPlayerProxy</w:t>
      </w:r>
      <w:r w:rsidR="00AA00C5">
        <w:rPr>
          <w:rFonts w:ascii="Times New Roman" w:eastAsia="宋体" w:hAnsi="宋体"/>
          <w:b w:val="0"/>
        </w:rPr>
        <w:t>发来的各种请求</w:t>
      </w:r>
      <w:r w:rsidR="00AA00C5">
        <w:rPr>
          <w:rFonts w:ascii="Times New Roman" w:eastAsia="宋体" w:hAnsi="宋体" w:hint="eastAsia"/>
          <w:b w:val="0"/>
        </w:rPr>
        <w:t>，</w:t>
      </w:r>
      <w:r w:rsidR="00AA00C5">
        <w:rPr>
          <w:rFonts w:ascii="Times New Roman" w:eastAsia="宋体" w:hAnsi="宋体"/>
          <w:b w:val="0"/>
        </w:rPr>
        <w:t>并把结果再</w:t>
      </w:r>
      <w:r w:rsidR="00CE41FE">
        <w:rPr>
          <w:rFonts w:ascii="Times New Roman" w:eastAsia="宋体" w:hAnsi="宋体" w:hint="eastAsia"/>
          <w:b w:val="0"/>
        </w:rPr>
        <w:t>通过</w:t>
      </w:r>
      <w:r w:rsidR="00CE41FE">
        <w:rPr>
          <w:rFonts w:ascii="Times New Roman" w:eastAsia="宋体" w:hAnsi="宋体" w:hint="eastAsia"/>
          <w:b w:val="0"/>
        </w:rPr>
        <w:t>NMClassicMediaPlayer</w:t>
      </w:r>
      <w:r w:rsidR="00CE41FE">
        <w:rPr>
          <w:rFonts w:ascii="Times New Roman" w:eastAsia="宋体" w:hAnsi="宋体"/>
          <w:b w:val="0"/>
        </w:rPr>
        <w:t>Listener</w:t>
      </w:r>
      <w:r w:rsidR="00AA00C5">
        <w:rPr>
          <w:rFonts w:ascii="Times New Roman" w:eastAsia="宋体" w:hAnsi="宋体"/>
          <w:b w:val="0"/>
        </w:rPr>
        <w:t>通知给</w:t>
      </w:r>
      <w:r w:rsidR="00AA00C5">
        <w:rPr>
          <w:rFonts w:ascii="Times New Roman" w:eastAsia="宋体" w:hAnsi="宋体" w:hint="eastAsia"/>
          <w:b w:val="0"/>
        </w:rPr>
        <w:t>调用者</w:t>
      </w:r>
      <w:r w:rsidR="00AA00C5">
        <w:rPr>
          <w:rFonts w:ascii="Times New Roman" w:eastAsia="宋体" w:hAnsi="宋体"/>
          <w:b w:val="0"/>
        </w:rPr>
        <w:t>。</w:t>
      </w:r>
    </w:p>
    <w:p w14:paraId="168A8404" w14:textId="77777777" w:rsidR="004B1565" w:rsidRDefault="004B1565" w:rsidP="00294682">
      <w:pPr>
        <w:pStyle w:val="My0"/>
        <w:rPr>
          <w:rFonts w:ascii="Times New Roman" w:eastAsia="宋体" w:hAnsi="宋体"/>
          <w:b w:val="0"/>
        </w:rPr>
      </w:pPr>
      <w:r>
        <w:rPr>
          <w:rFonts w:ascii="Times New Roman" w:eastAsia="宋体" w:hAnsi="宋体"/>
          <w:b w:val="0"/>
        </w:rPr>
        <w:tab/>
        <w:t>NMMediaPlayerClientManager</w:t>
      </w:r>
      <w:r w:rsidR="00D00345">
        <w:rPr>
          <w:rFonts w:ascii="Times New Roman" w:eastAsia="宋体" w:hAnsi="宋体" w:hint="eastAsia"/>
          <w:b w:val="0"/>
        </w:rPr>
        <w:t>是</w:t>
      </w:r>
      <w:r w:rsidR="00D00345">
        <w:rPr>
          <w:rFonts w:ascii="Times New Roman" w:eastAsia="宋体" w:hAnsi="宋体"/>
          <w:b w:val="0"/>
        </w:rPr>
        <w:t>Service</w:t>
      </w:r>
      <w:r w:rsidR="00D00345">
        <w:rPr>
          <w:rFonts w:ascii="Times New Roman" w:eastAsia="宋体" w:hAnsi="宋体"/>
          <w:b w:val="0"/>
        </w:rPr>
        <w:t>端</w:t>
      </w:r>
      <w:r w:rsidR="00D00345">
        <w:rPr>
          <w:rFonts w:ascii="Times New Roman" w:eastAsia="宋体" w:hAnsi="宋体" w:hint="eastAsia"/>
          <w:b w:val="0"/>
        </w:rPr>
        <w:t>播放器</w:t>
      </w:r>
      <w:r w:rsidR="00D00345">
        <w:rPr>
          <w:rFonts w:ascii="Times New Roman" w:eastAsia="宋体" w:hAnsi="宋体"/>
          <w:b w:val="0"/>
        </w:rPr>
        <w:t>的管理者，</w:t>
      </w:r>
      <w:r w:rsidR="00D00345">
        <w:rPr>
          <w:rFonts w:ascii="Times New Roman" w:eastAsia="宋体" w:hAnsi="宋体" w:hint="eastAsia"/>
          <w:b w:val="0"/>
        </w:rPr>
        <w:t>真正</w:t>
      </w:r>
      <w:r w:rsidR="00D00345">
        <w:rPr>
          <w:rFonts w:ascii="Times New Roman" w:eastAsia="宋体" w:hAnsi="宋体"/>
          <w:b w:val="0"/>
        </w:rPr>
        <w:t>播放器的创建，是由</w:t>
      </w:r>
      <w:r w:rsidR="00D00345">
        <w:rPr>
          <w:rFonts w:ascii="Times New Roman" w:eastAsia="宋体" w:hAnsi="宋体"/>
          <w:b w:val="0"/>
        </w:rPr>
        <w:t>NMMediaPlayerClientInst</w:t>
      </w:r>
      <w:r w:rsidR="00D00345">
        <w:rPr>
          <w:rFonts w:ascii="Times New Roman" w:eastAsia="宋体" w:hAnsi="宋体"/>
          <w:b w:val="0"/>
        </w:rPr>
        <w:t>完成</w:t>
      </w:r>
      <w:r w:rsidR="00D00345">
        <w:rPr>
          <w:rFonts w:ascii="Times New Roman" w:eastAsia="宋体" w:hAnsi="宋体" w:hint="eastAsia"/>
          <w:b w:val="0"/>
        </w:rPr>
        <w:t>。</w:t>
      </w:r>
      <w:r w:rsidR="00D00345">
        <w:rPr>
          <w:rFonts w:ascii="Times New Roman" w:eastAsia="宋体" w:hAnsi="宋体"/>
          <w:b w:val="0"/>
        </w:rPr>
        <w:t>NMUnifiedPlayer</w:t>
      </w:r>
      <w:r w:rsidR="0054316E">
        <w:rPr>
          <w:rFonts w:ascii="Times New Roman" w:eastAsia="宋体" w:hAnsi="宋体" w:hint="eastAsia"/>
          <w:b w:val="0"/>
        </w:rPr>
        <w:t>会</w:t>
      </w:r>
      <w:r w:rsidR="0054316E">
        <w:rPr>
          <w:rFonts w:ascii="Times New Roman" w:eastAsia="宋体" w:hAnsi="宋体"/>
          <w:b w:val="0"/>
        </w:rPr>
        <w:t>根据不同的需求创建</w:t>
      </w:r>
      <w:r w:rsidR="0054316E">
        <w:rPr>
          <w:rFonts w:ascii="Times New Roman" w:eastAsia="宋体" w:hAnsi="宋体"/>
          <w:b w:val="0"/>
        </w:rPr>
        <w:t>NMStream</w:t>
      </w:r>
      <w:r w:rsidR="0054316E">
        <w:rPr>
          <w:rFonts w:ascii="Times New Roman" w:eastAsia="宋体" w:hAnsi="宋体"/>
          <w:b w:val="0"/>
        </w:rPr>
        <w:softHyphen/>
        <w:t>PlayerImpl</w:t>
      </w:r>
      <w:r w:rsidR="0054316E">
        <w:rPr>
          <w:rFonts w:ascii="Times New Roman" w:eastAsia="宋体" w:hAnsi="宋体" w:hint="eastAsia"/>
          <w:b w:val="0"/>
        </w:rPr>
        <w:t>或</w:t>
      </w:r>
      <w:r w:rsidR="0054316E">
        <w:rPr>
          <w:rFonts w:ascii="Times New Roman" w:eastAsia="宋体" w:hAnsi="宋体"/>
          <w:b w:val="0"/>
        </w:rPr>
        <w:t>NMGstPlayerImpl</w:t>
      </w:r>
      <w:r w:rsidR="0054316E">
        <w:rPr>
          <w:rFonts w:ascii="Times New Roman" w:eastAsia="宋体" w:hAnsi="宋体"/>
          <w:b w:val="0"/>
        </w:rPr>
        <w:t>。</w:t>
      </w:r>
    </w:p>
    <w:p w14:paraId="5AF7426D" w14:textId="77777777" w:rsidR="005C40A5" w:rsidRPr="00542169" w:rsidRDefault="005C40A5" w:rsidP="00294682">
      <w:pPr>
        <w:pStyle w:val="My0"/>
        <w:rPr>
          <w:rFonts w:ascii="Times New Roman" w:eastAsia="宋体" w:hAnsi="宋体"/>
          <w:b w:val="0"/>
        </w:rPr>
      </w:pPr>
      <w:r>
        <w:rPr>
          <w:rFonts w:ascii="Times New Roman" w:eastAsia="宋体" w:hAnsi="宋体"/>
          <w:b w:val="0"/>
        </w:rPr>
        <w:lastRenderedPageBreak/>
        <w:tab/>
      </w:r>
      <w:r>
        <w:rPr>
          <w:rFonts w:ascii="Times New Roman" w:eastAsia="宋体" w:hAnsi="宋体" w:hint="eastAsia"/>
          <w:b w:val="0"/>
        </w:rPr>
        <w:t>在</w:t>
      </w:r>
      <w:r>
        <w:rPr>
          <w:rFonts w:ascii="Times New Roman" w:eastAsia="宋体" w:hAnsi="宋体"/>
          <w:b w:val="0"/>
        </w:rPr>
        <w:t>NMStream</w:t>
      </w:r>
      <w:r>
        <w:rPr>
          <w:rFonts w:ascii="Times New Roman" w:eastAsia="宋体" w:hAnsi="宋体"/>
          <w:b w:val="0"/>
        </w:rPr>
        <w:softHyphen/>
        <w:t>PlayerImpl</w:t>
      </w:r>
      <w:r>
        <w:rPr>
          <w:rFonts w:ascii="Times New Roman" w:eastAsia="宋体" w:hAnsi="宋体" w:hint="eastAsia"/>
          <w:b w:val="0"/>
        </w:rPr>
        <w:t>和</w:t>
      </w:r>
      <w:r>
        <w:rPr>
          <w:rFonts w:ascii="Times New Roman" w:eastAsia="宋体" w:hAnsi="宋体"/>
          <w:b w:val="0"/>
        </w:rPr>
        <w:t>NMGstPlayerImpl</w:t>
      </w:r>
      <w:r>
        <w:rPr>
          <w:rFonts w:ascii="Times New Roman" w:eastAsia="宋体" w:hAnsi="宋体" w:hint="eastAsia"/>
          <w:b w:val="0"/>
        </w:rPr>
        <w:t>中</w:t>
      </w:r>
      <w:r>
        <w:rPr>
          <w:rFonts w:ascii="Times New Roman" w:eastAsia="宋体" w:hAnsi="宋体"/>
          <w:b w:val="0"/>
        </w:rPr>
        <w:t>使用</w:t>
      </w:r>
      <w:r>
        <w:rPr>
          <w:rFonts w:ascii="Times New Roman" w:eastAsia="宋体" w:hAnsi="宋体"/>
          <w:b w:val="0"/>
        </w:rPr>
        <w:t>Gstreamer</w:t>
      </w:r>
      <w:r w:rsidR="00670FF8">
        <w:rPr>
          <w:rFonts w:ascii="Times New Roman" w:eastAsia="宋体" w:hAnsi="宋体" w:hint="eastAsia"/>
          <w:b w:val="0"/>
        </w:rPr>
        <w:t>插件</w:t>
      </w:r>
      <w:r>
        <w:rPr>
          <w:rFonts w:ascii="Times New Roman" w:eastAsia="宋体" w:hAnsi="宋体"/>
          <w:b w:val="0"/>
        </w:rPr>
        <w:t>完成对音视频</w:t>
      </w:r>
      <w:r>
        <w:rPr>
          <w:rFonts w:ascii="Times New Roman" w:eastAsia="宋体" w:hAnsi="宋体" w:hint="eastAsia"/>
          <w:b w:val="0"/>
        </w:rPr>
        <w:t>流媒体</w:t>
      </w:r>
      <w:r>
        <w:rPr>
          <w:rFonts w:ascii="Times New Roman" w:eastAsia="宋体" w:hAnsi="宋体"/>
          <w:b w:val="0"/>
        </w:rPr>
        <w:t>和文件的解码播放。</w:t>
      </w:r>
      <w:r w:rsidR="00670FF8">
        <w:rPr>
          <w:rFonts w:ascii="Times New Roman" w:eastAsia="宋体" w:hAnsi="宋体" w:hint="eastAsia"/>
          <w:b w:val="0"/>
        </w:rPr>
        <w:t>类图</w:t>
      </w:r>
      <w:r w:rsidR="00670FF8">
        <w:rPr>
          <w:rFonts w:ascii="Times New Roman" w:eastAsia="宋体" w:hAnsi="宋体"/>
          <w:b w:val="0"/>
        </w:rPr>
        <w:t>的最下方是外部依赖的库，</w:t>
      </w:r>
      <w:r w:rsidR="00670FF8">
        <w:rPr>
          <w:rFonts w:ascii="Times New Roman" w:eastAsia="宋体" w:hAnsi="宋体" w:hint="eastAsia"/>
          <w:b w:val="0"/>
        </w:rPr>
        <w:t>由</w:t>
      </w:r>
      <w:r w:rsidR="00670FF8">
        <w:rPr>
          <w:rFonts w:ascii="Times New Roman" w:eastAsia="宋体" w:hAnsi="宋体"/>
          <w:b w:val="0"/>
        </w:rPr>
        <w:t>硬件供应商提供。</w:t>
      </w:r>
    </w:p>
    <w:p w14:paraId="5ABC398C" w14:textId="77777777" w:rsidR="00294682" w:rsidRDefault="00FD2229" w:rsidP="00A509D9">
      <w:pPr>
        <w:pStyle w:val="My0"/>
      </w:pPr>
      <w:r>
        <w:object w:dxaOrig="15913" w:dyaOrig="16190" w14:anchorId="702A8EC6">
          <v:shape id="_x0000_i1033" type="#_x0000_t75" style="width:445.95pt;height:453.5pt" o:ole="">
            <v:imagedata r:id="rId40" o:title=""/>
          </v:shape>
          <o:OLEObject Type="Embed" ProgID="Visio.Drawing.15" ShapeID="_x0000_i1033" DrawAspect="Content" ObjectID="_1413976990" r:id="rId41"/>
        </w:object>
      </w:r>
    </w:p>
    <w:p w14:paraId="01F8838F" w14:textId="77777777" w:rsidR="000C504F" w:rsidRDefault="000C504F" w:rsidP="000C504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10</w:t>
      </w:r>
      <w:r>
        <w:rPr>
          <w:rFonts w:ascii="楷体_GB2312" w:eastAsia="楷体_GB2312" w:hAnsi="华文楷体" w:hint="eastAsia"/>
          <w:bCs w:val="0"/>
          <w:snapToGrid w:val="0"/>
          <w:color w:val="000000"/>
          <w:sz w:val="21"/>
          <w:szCs w:val="21"/>
        </w:rPr>
        <w:t xml:space="preserve"> </w:t>
      </w:r>
      <w:r w:rsidR="00251BF0">
        <w:rPr>
          <w:rFonts w:ascii="楷体_GB2312" w:eastAsia="楷体_GB2312" w:hAnsi="华文楷体" w:hint="eastAsia"/>
          <w:bCs w:val="0"/>
          <w:snapToGrid w:val="0"/>
          <w:color w:val="000000"/>
          <w:sz w:val="21"/>
          <w:szCs w:val="21"/>
        </w:rPr>
        <w:t>Media</w:t>
      </w:r>
      <w:r w:rsidR="00251BF0">
        <w:rPr>
          <w:rFonts w:ascii="楷体_GB2312" w:eastAsia="楷体_GB2312" w:hAnsi="华文楷体"/>
          <w:bCs w:val="0"/>
          <w:snapToGrid w:val="0"/>
          <w:color w:val="000000"/>
          <w:sz w:val="21"/>
          <w:szCs w:val="21"/>
        </w:rPr>
        <w:t xml:space="preserve"> Service </w:t>
      </w:r>
      <w:r w:rsidR="00251BF0">
        <w:rPr>
          <w:rFonts w:ascii="楷体_GB2312" w:eastAsia="楷体_GB2312" w:hAnsi="华文楷体" w:hint="eastAsia"/>
          <w:bCs w:val="0"/>
          <w:snapToGrid w:val="0"/>
          <w:color w:val="000000"/>
          <w:sz w:val="21"/>
          <w:szCs w:val="21"/>
        </w:rPr>
        <w:t>类图</w:t>
      </w:r>
    </w:p>
    <w:p w14:paraId="35DBB44E" w14:textId="77777777" w:rsidR="000C504F" w:rsidRPr="000D6A89" w:rsidRDefault="000C504F" w:rsidP="000C504F">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10</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sidR="009126AE">
        <w:rPr>
          <w:rFonts w:hAnsi="Times New Roman"/>
          <w:bCs w:val="0"/>
          <w:sz w:val="21"/>
          <w:szCs w:val="21"/>
        </w:rPr>
        <w:t>class</w:t>
      </w:r>
      <w:r w:rsidRPr="00272635">
        <w:rPr>
          <w:rFonts w:hAnsi="Times New Roman"/>
          <w:bCs w:val="0"/>
          <w:sz w:val="21"/>
          <w:szCs w:val="21"/>
        </w:rPr>
        <w:t xml:space="preserve"> diagram of </w:t>
      </w:r>
      <w:r w:rsidR="009126AE">
        <w:rPr>
          <w:rFonts w:hAnsi="Times New Roman"/>
          <w:bCs w:val="0"/>
          <w:sz w:val="21"/>
          <w:szCs w:val="21"/>
        </w:rPr>
        <w:t>media service</w:t>
      </w:r>
    </w:p>
    <w:p w14:paraId="48A0E662" w14:textId="77777777" w:rsidR="00E94224" w:rsidRDefault="00E94224" w:rsidP="00A509D9">
      <w:pPr>
        <w:pStyle w:val="My0"/>
      </w:pPr>
    </w:p>
    <w:p w14:paraId="5FB32A79" w14:textId="77777777" w:rsidR="00294682" w:rsidRDefault="00294682" w:rsidP="00294682">
      <w:pPr>
        <w:pStyle w:val="My0"/>
      </w:pPr>
      <w:r>
        <w:rPr>
          <w:rFonts w:hint="eastAsia"/>
        </w:rPr>
        <w:t>4.2.</w:t>
      </w:r>
      <w:r w:rsidR="005F7833">
        <w:t>4</w:t>
      </w:r>
      <w:r>
        <w:t xml:space="preserve"> </w:t>
      </w:r>
      <w:r w:rsidR="00514390">
        <w:t>AVChannel</w:t>
      </w:r>
      <w:r w:rsidR="00697263">
        <w:t xml:space="preserve"> Manager</w:t>
      </w:r>
      <w:r w:rsidR="00226847">
        <w:rPr>
          <w:rFonts w:hint="eastAsia"/>
        </w:rPr>
        <w:t>分析</w:t>
      </w:r>
      <w:r w:rsidR="00226847">
        <w:t>与</w:t>
      </w:r>
      <w:r w:rsidR="00226847">
        <w:rPr>
          <w:rFonts w:hint="eastAsia"/>
        </w:rPr>
        <w:t>设计</w:t>
      </w:r>
    </w:p>
    <w:p w14:paraId="77713ADF" w14:textId="77777777" w:rsidR="009F0CC6" w:rsidRPr="00C572F3" w:rsidRDefault="00C572F3" w:rsidP="00294682">
      <w:pPr>
        <w:pStyle w:val="My0"/>
        <w:rPr>
          <w:rFonts w:ascii="Times New Roman" w:eastAsia="宋体" w:hAnsi="宋体"/>
          <w:b w:val="0"/>
        </w:rPr>
      </w:pPr>
      <w:r>
        <w:rPr>
          <w:rFonts w:ascii="Times New Roman" w:eastAsia="宋体" w:hAnsi="宋体"/>
          <w:b w:val="0"/>
        </w:rPr>
        <w:lastRenderedPageBreak/>
        <w:tab/>
        <w:t>AVChannel Manager</w:t>
      </w:r>
      <w:r>
        <w:rPr>
          <w:rFonts w:ascii="Times New Roman" w:eastAsia="宋体" w:hAnsi="宋体" w:hint="eastAsia"/>
          <w:b w:val="0"/>
        </w:rPr>
        <w:t>模块控制与</w:t>
      </w:r>
      <w:r>
        <w:rPr>
          <w:rFonts w:ascii="Times New Roman" w:eastAsia="宋体" w:hAnsi="宋体"/>
          <w:b w:val="0"/>
        </w:rPr>
        <w:t>裁决</w:t>
      </w:r>
      <w:r>
        <w:rPr>
          <w:rFonts w:ascii="Times New Roman" w:eastAsia="宋体" w:hAnsi="宋体" w:hint="eastAsia"/>
          <w:b w:val="0"/>
        </w:rPr>
        <w:t>source</w:t>
      </w:r>
      <w:r>
        <w:rPr>
          <w:rFonts w:ascii="Times New Roman" w:eastAsia="宋体" w:hAnsi="宋体" w:hint="eastAsia"/>
          <w:b w:val="0"/>
        </w:rPr>
        <w:t>优先级</w:t>
      </w:r>
      <w:r>
        <w:rPr>
          <w:rFonts w:ascii="Times New Roman" w:eastAsia="宋体" w:hAnsi="宋体"/>
          <w:b w:val="0"/>
        </w:rPr>
        <w:t>的</w:t>
      </w:r>
      <w:r>
        <w:rPr>
          <w:rFonts w:ascii="Times New Roman" w:eastAsia="宋体" w:hAnsi="宋体" w:hint="eastAsia"/>
          <w:b w:val="0"/>
        </w:rPr>
        <w:t>管理</w:t>
      </w:r>
      <w:r>
        <w:rPr>
          <w:rFonts w:ascii="Times New Roman" w:eastAsia="宋体" w:hAnsi="宋体"/>
          <w:b w:val="0"/>
        </w:rPr>
        <w:t>模块，根据不同的情况调整</w:t>
      </w:r>
      <w:r>
        <w:rPr>
          <w:rFonts w:ascii="Times New Roman" w:eastAsia="宋体" w:hAnsi="宋体" w:hint="eastAsia"/>
          <w:b w:val="0"/>
        </w:rPr>
        <w:t>哪个</w:t>
      </w:r>
      <w:r>
        <w:rPr>
          <w:rFonts w:ascii="Times New Roman" w:eastAsia="宋体" w:hAnsi="宋体"/>
          <w:b w:val="0"/>
        </w:rPr>
        <w:t>source</w:t>
      </w:r>
      <w:r>
        <w:rPr>
          <w:rFonts w:ascii="Times New Roman" w:eastAsia="宋体" w:hAnsi="宋体"/>
          <w:b w:val="0"/>
        </w:rPr>
        <w:t>播放声音，哪个</w:t>
      </w:r>
      <w:r>
        <w:rPr>
          <w:rFonts w:ascii="Times New Roman" w:eastAsia="宋体" w:hAnsi="宋体"/>
          <w:b w:val="0"/>
        </w:rPr>
        <w:t>source</w:t>
      </w:r>
      <w:r>
        <w:rPr>
          <w:rFonts w:ascii="Times New Roman" w:eastAsia="宋体" w:hAnsi="宋体"/>
          <w:b w:val="0"/>
        </w:rPr>
        <w:t>暂停播放</w:t>
      </w:r>
      <w:r w:rsidR="00862913">
        <w:rPr>
          <w:rFonts w:ascii="Times New Roman" w:eastAsia="宋体" w:hAnsi="宋体" w:hint="eastAsia"/>
          <w:b w:val="0"/>
        </w:rPr>
        <w:t>，</w:t>
      </w:r>
      <w:r>
        <w:rPr>
          <w:rFonts w:ascii="Times New Roman" w:eastAsia="宋体" w:hAnsi="宋体"/>
          <w:b w:val="0"/>
        </w:rPr>
        <w:t>这里</w:t>
      </w:r>
      <w:r>
        <w:rPr>
          <w:rFonts w:ascii="Times New Roman" w:eastAsia="宋体" w:hAnsi="宋体" w:hint="eastAsia"/>
          <w:b w:val="0"/>
        </w:rPr>
        <w:t>的</w:t>
      </w:r>
      <w:r>
        <w:rPr>
          <w:rFonts w:ascii="Times New Roman" w:eastAsia="宋体" w:hAnsi="宋体"/>
          <w:b w:val="0"/>
        </w:rPr>
        <w:t>source</w:t>
      </w:r>
      <w:r>
        <w:rPr>
          <w:rFonts w:ascii="Times New Roman" w:eastAsia="宋体" w:hAnsi="宋体"/>
          <w:b w:val="0"/>
        </w:rPr>
        <w:t>指的是音频源</w:t>
      </w:r>
      <w:r>
        <w:rPr>
          <w:rFonts w:ascii="Times New Roman" w:eastAsia="宋体" w:hAnsi="宋体" w:hint="eastAsia"/>
          <w:b w:val="0"/>
        </w:rPr>
        <w:t>或</w:t>
      </w:r>
      <w:r w:rsidR="004F669A">
        <w:rPr>
          <w:rFonts w:ascii="Times New Roman" w:eastAsia="宋体" w:hAnsi="宋体"/>
          <w:b w:val="0"/>
        </w:rPr>
        <w:t>视频源</w:t>
      </w:r>
      <w:r w:rsidR="009F0CC6">
        <w:rPr>
          <w:rFonts w:ascii="Times New Roman" w:eastAsia="宋体" w:hAnsi="宋体" w:hint="eastAsia"/>
          <w:b w:val="0"/>
        </w:rPr>
        <w:t>。图</w:t>
      </w:r>
      <w:r w:rsidR="009F0CC6">
        <w:rPr>
          <w:rFonts w:ascii="Times New Roman" w:eastAsia="宋体" w:hAnsi="宋体" w:hint="eastAsia"/>
          <w:b w:val="0"/>
        </w:rPr>
        <w:t>4</w:t>
      </w:r>
      <w:r w:rsidR="009F0CC6">
        <w:rPr>
          <w:rFonts w:ascii="Times New Roman" w:eastAsia="宋体" w:hAnsi="宋体"/>
          <w:b w:val="0"/>
        </w:rPr>
        <w:t>-11</w:t>
      </w:r>
      <w:r w:rsidR="00B332E2">
        <w:rPr>
          <w:rFonts w:ascii="Times New Roman" w:eastAsia="宋体" w:hAnsi="宋体" w:hint="eastAsia"/>
          <w:b w:val="0"/>
        </w:rPr>
        <w:t>展现的</w:t>
      </w:r>
      <w:r w:rsidR="00B332E2">
        <w:rPr>
          <w:rFonts w:ascii="Times New Roman" w:eastAsia="宋体" w:hAnsi="宋体"/>
          <w:b w:val="0"/>
        </w:rPr>
        <w:t>是</w:t>
      </w:r>
      <w:r w:rsidR="00B332E2">
        <w:rPr>
          <w:rFonts w:ascii="Times New Roman" w:eastAsia="宋体" w:hAnsi="宋体" w:hint="eastAsia"/>
          <w:b w:val="0"/>
        </w:rPr>
        <w:t>AVChannel</w:t>
      </w:r>
      <w:r w:rsidR="00B332E2">
        <w:rPr>
          <w:rFonts w:ascii="Times New Roman" w:eastAsia="宋体" w:hAnsi="宋体"/>
          <w:b w:val="0"/>
        </w:rPr>
        <w:t xml:space="preserve"> Manager</w:t>
      </w:r>
      <w:r w:rsidR="00B332E2">
        <w:rPr>
          <w:rFonts w:ascii="Times New Roman" w:eastAsia="宋体" w:hAnsi="宋体"/>
          <w:b w:val="0"/>
        </w:rPr>
        <w:t>模块的</w:t>
      </w:r>
      <w:r w:rsidR="00B332E2">
        <w:rPr>
          <w:rFonts w:ascii="Times New Roman" w:eastAsia="宋体" w:hAnsi="宋体" w:hint="eastAsia"/>
          <w:b w:val="0"/>
        </w:rPr>
        <w:t>类</w:t>
      </w:r>
      <w:r w:rsidR="00B332E2">
        <w:rPr>
          <w:rFonts w:ascii="Times New Roman" w:eastAsia="宋体" w:hAnsi="宋体"/>
          <w:b w:val="0"/>
        </w:rPr>
        <w:t>关系</w:t>
      </w:r>
      <w:r w:rsidR="00BC3AEF">
        <w:rPr>
          <w:rFonts w:ascii="Times New Roman" w:eastAsia="宋体" w:hAnsi="宋体" w:hint="eastAsia"/>
          <w:b w:val="0"/>
        </w:rPr>
        <w:t>。</w:t>
      </w:r>
    </w:p>
    <w:p w14:paraId="4DEC71D3" w14:textId="77777777" w:rsidR="00294682" w:rsidRDefault="00033389" w:rsidP="004B30D7">
      <w:pPr>
        <w:pStyle w:val="My0"/>
        <w:jc w:val="center"/>
      </w:pPr>
      <w:r>
        <w:object w:dxaOrig="12732" w:dyaOrig="14570" w14:anchorId="2BB42F40">
          <v:shape id="_x0000_i1034" type="#_x0000_t75" style="width:445.95pt;height:510.45pt" o:ole="">
            <v:imagedata r:id="rId42" o:title=""/>
          </v:shape>
          <o:OLEObject Type="Embed" ProgID="Visio.Drawing.15" ShapeID="_x0000_i1034" DrawAspect="Content" ObjectID="_1413976991" r:id="rId43"/>
        </w:object>
      </w:r>
    </w:p>
    <w:p w14:paraId="02D78C64" w14:textId="77777777" w:rsidR="00C866C2" w:rsidRDefault="00C866C2" w:rsidP="00C866C2">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11</w:t>
      </w:r>
      <w:r>
        <w:rPr>
          <w:rFonts w:ascii="楷体_GB2312" w:eastAsia="楷体_GB2312" w:hAnsi="华文楷体" w:hint="eastAsia"/>
          <w:bCs w:val="0"/>
          <w:snapToGrid w:val="0"/>
          <w:color w:val="000000"/>
          <w:sz w:val="21"/>
          <w:szCs w:val="21"/>
        </w:rPr>
        <w:t xml:space="preserve"> </w:t>
      </w:r>
      <w:r w:rsidR="00853438">
        <w:rPr>
          <w:rFonts w:ascii="楷体_GB2312" w:eastAsia="楷体_GB2312" w:hAnsi="华文楷体"/>
          <w:bCs w:val="0"/>
          <w:snapToGrid w:val="0"/>
          <w:color w:val="000000"/>
          <w:sz w:val="21"/>
          <w:szCs w:val="21"/>
        </w:rPr>
        <w:t>AVChannel Manager</w:t>
      </w:r>
      <w:r>
        <w:rPr>
          <w:rFonts w:ascii="楷体_GB2312" w:eastAsia="楷体_GB2312" w:hAnsi="华文楷体"/>
          <w:bCs w:val="0"/>
          <w:snapToGrid w:val="0"/>
          <w:color w:val="000000"/>
          <w:sz w:val="21"/>
          <w:szCs w:val="21"/>
        </w:rPr>
        <w:t xml:space="preserve"> </w:t>
      </w:r>
      <w:r>
        <w:rPr>
          <w:rFonts w:ascii="楷体_GB2312" w:eastAsia="楷体_GB2312" w:hAnsi="华文楷体" w:hint="eastAsia"/>
          <w:bCs w:val="0"/>
          <w:snapToGrid w:val="0"/>
          <w:color w:val="000000"/>
          <w:sz w:val="21"/>
          <w:szCs w:val="21"/>
        </w:rPr>
        <w:t>类图</w:t>
      </w:r>
    </w:p>
    <w:p w14:paraId="2231788D" w14:textId="77777777" w:rsidR="00C866C2" w:rsidRPr="000D6A89" w:rsidRDefault="00C866C2" w:rsidP="00C866C2">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11</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Pr>
          <w:rFonts w:hAnsi="Times New Roman"/>
          <w:bCs w:val="0"/>
          <w:sz w:val="21"/>
          <w:szCs w:val="21"/>
        </w:rPr>
        <w:t>class</w:t>
      </w:r>
      <w:r w:rsidRPr="00272635">
        <w:rPr>
          <w:rFonts w:hAnsi="Times New Roman"/>
          <w:bCs w:val="0"/>
          <w:sz w:val="21"/>
          <w:szCs w:val="21"/>
        </w:rPr>
        <w:t xml:space="preserve"> diagram of </w:t>
      </w:r>
      <w:r w:rsidR="007C028F">
        <w:rPr>
          <w:rFonts w:hAnsi="Times New Roman"/>
          <w:bCs w:val="0"/>
          <w:sz w:val="21"/>
          <w:szCs w:val="21"/>
        </w:rPr>
        <w:t>AVChannel Manager</w:t>
      </w:r>
    </w:p>
    <w:p w14:paraId="5EEA70BF" w14:textId="77777777" w:rsidR="00471886" w:rsidRDefault="00475157" w:rsidP="00294682">
      <w:pPr>
        <w:pStyle w:val="My0"/>
        <w:rPr>
          <w:rFonts w:ascii="Times New Roman" w:eastAsia="宋体" w:hAnsi="宋体"/>
          <w:b w:val="0"/>
        </w:rPr>
      </w:pPr>
      <w:r>
        <w:lastRenderedPageBreak/>
        <w:tab/>
      </w:r>
      <w:r w:rsidRPr="003D127F">
        <w:rPr>
          <w:rFonts w:ascii="Times New Roman" w:eastAsia="宋体" w:hAnsi="宋体" w:hint="eastAsia"/>
          <w:b w:val="0"/>
        </w:rPr>
        <w:t>在</w:t>
      </w:r>
      <w:r w:rsidRPr="003D127F">
        <w:rPr>
          <w:rFonts w:ascii="Times New Roman" w:eastAsia="宋体" w:hAnsi="宋体"/>
          <w:b w:val="0"/>
        </w:rPr>
        <w:t>上图（</w:t>
      </w:r>
      <w:r w:rsidRPr="003D127F">
        <w:rPr>
          <w:rFonts w:ascii="Times New Roman" w:eastAsia="宋体" w:hAnsi="宋体" w:hint="eastAsia"/>
          <w:b w:val="0"/>
        </w:rPr>
        <w:t>图</w:t>
      </w:r>
      <w:r w:rsidRPr="003D127F">
        <w:rPr>
          <w:rFonts w:ascii="Times New Roman" w:eastAsia="宋体" w:hAnsi="宋体" w:hint="eastAsia"/>
          <w:b w:val="0"/>
        </w:rPr>
        <w:t>4</w:t>
      </w:r>
      <w:r w:rsidRPr="003D127F">
        <w:rPr>
          <w:rFonts w:ascii="Times New Roman" w:eastAsia="宋体" w:hAnsi="宋体"/>
          <w:b w:val="0"/>
        </w:rPr>
        <w:t>-11</w:t>
      </w:r>
      <w:r w:rsidRPr="003D127F">
        <w:rPr>
          <w:rFonts w:ascii="Times New Roman" w:eastAsia="宋体" w:hAnsi="宋体"/>
          <w:b w:val="0"/>
        </w:rPr>
        <w:t>）</w:t>
      </w:r>
      <w:r w:rsidR="003D127F">
        <w:rPr>
          <w:rFonts w:ascii="Times New Roman" w:eastAsia="宋体" w:hAnsi="宋体" w:hint="eastAsia"/>
          <w:b w:val="0"/>
        </w:rPr>
        <w:t>中</w:t>
      </w:r>
      <w:r w:rsidR="003D127F">
        <w:rPr>
          <w:rFonts w:ascii="Times New Roman" w:eastAsia="宋体" w:hAnsi="宋体"/>
          <w:b w:val="0"/>
        </w:rPr>
        <w:t>，</w:t>
      </w:r>
      <w:r w:rsidR="00F961B9">
        <w:rPr>
          <w:rFonts w:ascii="Times New Roman" w:eastAsia="宋体" w:hAnsi="宋体" w:hint="eastAsia"/>
          <w:b w:val="0"/>
        </w:rPr>
        <w:t>AVChannel</w:t>
      </w:r>
      <w:r w:rsidR="00F961B9">
        <w:rPr>
          <w:rFonts w:ascii="Times New Roman" w:eastAsia="宋体" w:hAnsi="宋体"/>
          <w:b w:val="0"/>
        </w:rPr>
        <w:t>Manager</w:t>
      </w:r>
      <w:r w:rsidR="00333F93">
        <w:rPr>
          <w:rFonts w:ascii="Times New Roman" w:eastAsia="宋体" w:hAnsi="宋体"/>
          <w:b w:val="0"/>
        </w:rPr>
        <w:t>是提供</w:t>
      </w:r>
      <w:r w:rsidR="00333F93">
        <w:rPr>
          <w:rFonts w:ascii="Times New Roman" w:eastAsia="宋体" w:hAnsi="宋体" w:hint="eastAsia"/>
          <w:b w:val="0"/>
        </w:rPr>
        <w:t>给</w:t>
      </w:r>
      <w:r w:rsidR="00F961B9">
        <w:rPr>
          <w:rFonts w:ascii="Times New Roman" w:eastAsia="宋体" w:hAnsi="宋体"/>
          <w:b w:val="0"/>
        </w:rPr>
        <w:t>用户使用的类，</w:t>
      </w:r>
      <w:r w:rsidR="00F961B9">
        <w:rPr>
          <w:rFonts w:ascii="Times New Roman" w:eastAsia="宋体" w:hAnsi="宋体" w:hint="eastAsia"/>
          <w:b w:val="0"/>
        </w:rPr>
        <w:t>被</w:t>
      </w:r>
      <w:r w:rsidR="00F961B9">
        <w:rPr>
          <w:rFonts w:ascii="Times New Roman" w:eastAsia="宋体" w:hAnsi="宋体"/>
          <w:b w:val="0"/>
        </w:rPr>
        <w:t>Media Service</w:t>
      </w:r>
      <w:r w:rsidR="00F961B9">
        <w:rPr>
          <w:rFonts w:ascii="Times New Roman" w:eastAsia="宋体" w:hAnsi="宋体"/>
          <w:b w:val="0"/>
        </w:rPr>
        <w:t>模块的</w:t>
      </w:r>
      <w:r w:rsidR="00F961B9">
        <w:rPr>
          <w:rFonts w:ascii="Times New Roman" w:eastAsia="宋体" w:hAnsi="宋体"/>
          <w:b w:val="0"/>
        </w:rPr>
        <w:t>WebMediaImpl</w:t>
      </w:r>
      <w:r w:rsidR="00F961B9">
        <w:rPr>
          <w:rFonts w:ascii="Times New Roman" w:eastAsia="宋体" w:hAnsi="宋体"/>
          <w:b w:val="0"/>
        </w:rPr>
        <w:t>调用，</w:t>
      </w:r>
      <w:r w:rsidR="0031584C">
        <w:rPr>
          <w:rFonts w:ascii="Times New Roman" w:eastAsia="宋体" w:hAnsi="宋体" w:hint="eastAsia"/>
          <w:b w:val="0"/>
        </w:rPr>
        <w:t>假设</w:t>
      </w:r>
      <w:r w:rsidR="0031584C">
        <w:rPr>
          <w:rFonts w:ascii="Times New Roman" w:eastAsia="宋体" w:hAnsi="宋体"/>
          <w:b w:val="0"/>
        </w:rPr>
        <w:t>WebMediaImpl</w:t>
      </w:r>
      <w:r w:rsidR="0031584C">
        <w:rPr>
          <w:rFonts w:ascii="Times New Roman" w:eastAsia="宋体" w:hAnsi="宋体"/>
          <w:b w:val="0"/>
        </w:rPr>
        <w:t>要</w:t>
      </w:r>
      <w:r w:rsidR="0031584C">
        <w:rPr>
          <w:rFonts w:ascii="Times New Roman" w:eastAsia="宋体" w:hAnsi="宋体" w:hint="eastAsia"/>
          <w:b w:val="0"/>
        </w:rPr>
        <w:t>开始</w:t>
      </w:r>
      <w:r w:rsidR="0031584C">
        <w:rPr>
          <w:rFonts w:ascii="Times New Roman" w:eastAsia="宋体" w:hAnsi="宋体"/>
          <w:b w:val="0"/>
        </w:rPr>
        <w:t>播放</w:t>
      </w:r>
      <w:r w:rsidR="0031584C">
        <w:rPr>
          <w:rFonts w:ascii="Times New Roman" w:eastAsia="宋体" w:hAnsi="宋体" w:hint="eastAsia"/>
          <w:b w:val="0"/>
        </w:rPr>
        <w:t>一段视频资源</w:t>
      </w:r>
      <w:r w:rsidR="0031584C">
        <w:rPr>
          <w:rFonts w:ascii="Times New Roman" w:eastAsia="宋体" w:hAnsi="宋体"/>
          <w:b w:val="0"/>
        </w:rPr>
        <w:t>，首先要</w:t>
      </w:r>
      <w:r w:rsidR="0031584C">
        <w:rPr>
          <w:rFonts w:ascii="Times New Roman" w:eastAsia="宋体" w:hAnsi="宋体" w:hint="eastAsia"/>
          <w:b w:val="0"/>
        </w:rPr>
        <w:t>使用</w:t>
      </w:r>
      <w:r w:rsidR="0031584C">
        <w:rPr>
          <w:rFonts w:ascii="Times New Roman" w:eastAsia="宋体" w:hAnsi="宋体"/>
          <w:b w:val="0"/>
        </w:rPr>
        <w:t>AVChannelManager</w:t>
      </w:r>
      <w:r w:rsidR="0031584C">
        <w:rPr>
          <w:rFonts w:ascii="Times New Roman" w:eastAsia="宋体" w:hAnsi="宋体" w:hint="eastAsia"/>
          <w:b w:val="0"/>
        </w:rPr>
        <w:t>的</w:t>
      </w:r>
      <w:r w:rsidR="0031584C">
        <w:rPr>
          <w:rFonts w:ascii="Times New Roman" w:eastAsia="宋体" w:hAnsi="宋体"/>
          <w:b w:val="0"/>
        </w:rPr>
        <w:t>函数</w:t>
      </w:r>
      <w:r w:rsidR="000B433A" w:rsidRPr="000B433A">
        <w:rPr>
          <w:rFonts w:ascii="Times New Roman" w:eastAsia="宋体" w:hAnsi="宋体"/>
          <w:b w:val="0"/>
        </w:rPr>
        <w:t>void activate(MediaTypeMask types</w:t>
      </w:r>
      <w:r w:rsidR="001869EB">
        <w:rPr>
          <w:rFonts w:ascii="Times New Roman" w:eastAsia="宋体" w:hAnsi="宋体"/>
          <w:b w:val="0"/>
        </w:rPr>
        <w:t xml:space="preserve">, </w:t>
      </w:r>
      <w:r w:rsidR="000B433A" w:rsidRPr="000B433A">
        <w:rPr>
          <w:rFonts w:ascii="Times New Roman" w:eastAsia="宋体" w:hAnsi="宋体"/>
          <w:b w:val="0"/>
        </w:rPr>
        <w:t>OutputMask outputs)</w:t>
      </w:r>
      <w:r w:rsidR="0031584C">
        <w:rPr>
          <w:rFonts w:ascii="Times New Roman" w:eastAsia="宋体" w:hAnsi="宋体"/>
          <w:b w:val="0"/>
        </w:rPr>
        <w:t>来激活</w:t>
      </w:r>
      <w:r w:rsidR="00333F93">
        <w:rPr>
          <w:rFonts w:ascii="Times New Roman" w:eastAsia="宋体" w:hAnsi="宋体" w:hint="eastAsia"/>
          <w:b w:val="0"/>
        </w:rPr>
        <w:t>声音</w:t>
      </w:r>
      <w:r w:rsidR="00333F93">
        <w:rPr>
          <w:rFonts w:ascii="Times New Roman" w:eastAsia="宋体" w:hAnsi="宋体"/>
          <w:b w:val="0"/>
        </w:rPr>
        <w:t>通道，当</w:t>
      </w:r>
      <w:r w:rsidR="00333F93">
        <w:rPr>
          <w:rFonts w:ascii="Times New Roman" w:eastAsia="宋体" w:hAnsi="宋体" w:hint="eastAsia"/>
          <w:b w:val="0"/>
        </w:rPr>
        <w:t>申请</w:t>
      </w:r>
      <w:r w:rsidR="00333F93">
        <w:rPr>
          <w:rFonts w:ascii="Times New Roman" w:eastAsia="宋体" w:hAnsi="宋体"/>
          <w:b w:val="0"/>
        </w:rPr>
        <w:t>的声音通道被激活后，会在</w:t>
      </w:r>
      <w:r w:rsidR="00183C01" w:rsidRPr="00183C01">
        <w:rPr>
          <w:rFonts w:ascii="Times New Roman" w:eastAsia="宋体" w:hAnsi="宋体"/>
          <w:b w:val="0"/>
        </w:rPr>
        <w:t>notifyStatusChangedAsync(const std::string &amp;audioName, const std::string &amp;status)</w:t>
      </w:r>
      <w:r w:rsidR="00033389">
        <w:rPr>
          <w:rFonts w:ascii="Times New Roman" w:eastAsia="宋体" w:hAnsi="宋体" w:hint="eastAsia"/>
          <w:b w:val="0"/>
        </w:rPr>
        <w:t>通知</w:t>
      </w:r>
      <w:r w:rsidR="00033389">
        <w:rPr>
          <w:rFonts w:ascii="Times New Roman" w:eastAsia="宋体" w:hAnsi="宋体"/>
          <w:b w:val="0"/>
        </w:rPr>
        <w:t>状态变化，然后就可以开始播放了。</w:t>
      </w:r>
    </w:p>
    <w:p w14:paraId="62F430B7" w14:textId="77777777" w:rsidR="00047424" w:rsidRDefault="00047424" w:rsidP="00294682">
      <w:pPr>
        <w:pStyle w:val="My0"/>
        <w:rPr>
          <w:rFonts w:ascii="Times New Roman" w:eastAsia="宋体" w:hAnsi="宋体"/>
          <w:b w:val="0"/>
        </w:rPr>
      </w:pPr>
      <w:r>
        <w:rPr>
          <w:rFonts w:ascii="Times New Roman" w:eastAsia="宋体" w:hAnsi="宋体"/>
          <w:b w:val="0"/>
        </w:rPr>
        <w:tab/>
      </w:r>
      <w:r w:rsidR="00DB7A1D">
        <w:rPr>
          <w:rFonts w:ascii="Times New Roman" w:eastAsia="宋体" w:hAnsi="宋体" w:hint="eastAsia"/>
          <w:b w:val="0"/>
        </w:rPr>
        <w:t>在</w:t>
      </w:r>
      <w:r w:rsidR="00DB7A1D">
        <w:rPr>
          <w:rFonts w:ascii="Times New Roman" w:eastAsia="宋体" w:hAnsi="宋体"/>
          <w:b w:val="0"/>
        </w:rPr>
        <w:t>AVChannelManager</w:t>
      </w:r>
      <w:r w:rsidR="00DB7A1D">
        <w:rPr>
          <w:rFonts w:ascii="Times New Roman" w:eastAsia="宋体" w:hAnsi="宋体" w:hint="eastAsia"/>
          <w:b w:val="0"/>
        </w:rPr>
        <w:t>中</w:t>
      </w:r>
      <w:r w:rsidR="00DB7A1D">
        <w:rPr>
          <w:rFonts w:ascii="Times New Roman" w:eastAsia="宋体" w:hAnsi="宋体"/>
          <w:b w:val="0"/>
        </w:rPr>
        <w:t>封装了</w:t>
      </w:r>
      <w:r w:rsidR="00DB7A1D" w:rsidRPr="00DB7A1D">
        <w:rPr>
          <w:rFonts w:ascii="Times New Roman" w:eastAsia="宋体" w:hAnsi="宋体"/>
          <w:b w:val="0"/>
        </w:rPr>
        <w:t>NCSubChannelManager</w:t>
      </w:r>
      <w:r w:rsidR="00DB7A1D">
        <w:rPr>
          <w:rFonts w:ascii="Times New Roman" w:eastAsia="宋体" w:hAnsi="宋体" w:hint="eastAsia"/>
          <w:b w:val="0"/>
        </w:rPr>
        <w:t>，</w:t>
      </w:r>
      <w:r w:rsidR="003E7BC3">
        <w:rPr>
          <w:rFonts w:ascii="Times New Roman" w:eastAsia="宋体" w:hAnsi="宋体"/>
          <w:b w:val="0"/>
        </w:rPr>
        <w:t>AVChannelManager</w:t>
      </w:r>
      <w:r w:rsidR="003E7BC3">
        <w:rPr>
          <w:rFonts w:ascii="Times New Roman" w:eastAsia="宋体" w:hAnsi="宋体" w:hint="eastAsia"/>
          <w:b w:val="0"/>
        </w:rPr>
        <w:t>将</w:t>
      </w:r>
      <w:r w:rsidR="003E7BC3">
        <w:rPr>
          <w:rFonts w:ascii="Times New Roman" w:eastAsia="宋体" w:hAnsi="宋体"/>
          <w:b w:val="0"/>
        </w:rPr>
        <w:t>调度的</w:t>
      </w:r>
      <w:r w:rsidR="003E7BC3">
        <w:rPr>
          <w:rFonts w:ascii="Times New Roman" w:eastAsia="宋体" w:hAnsi="宋体" w:hint="eastAsia"/>
          <w:b w:val="0"/>
        </w:rPr>
        <w:t>实现委托给</w:t>
      </w:r>
      <w:r w:rsidR="00DB7A1D">
        <w:rPr>
          <w:rFonts w:ascii="Times New Roman" w:eastAsia="宋体" w:hAnsi="宋体" w:hint="eastAsia"/>
          <w:b w:val="0"/>
        </w:rPr>
        <w:t>是</w:t>
      </w:r>
      <w:r w:rsidR="00681A91" w:rsidRPr="00DB7A1D">
        <w:rPr>
          <w:rFonts w:ascii="Times New Roman" w:eastAsia="宋体" w:hAnsi="宋体"/>
          <w:b w:val="0"/>
        </w:rPr>
        <w:t>NCSubChannelManager</w:t>
      </w:r>
      <w:r w:rsidR="000D2229">
        <w:rPr>
          <w:rFonts w:ascii="Times New Roman" w:eastAsia="宋体" w:hAnsi="宋体" w:hint="eastAsia"/>
          <w:b w:val="0"/>
        </w:rPr>
        <w:t>，</w:t>
      </w:r>
      <w:r w:rsidR="000D2229" w:rsidRPr="00DB7A1D">
        <w:rPr>
          <w:rFonts w:ascii="Times New Roman" w:eastAsia="宋体" w:hAnsi="宋体"/>
          <w:b w:val="0"/>
        </w:rPr>
        <w:t>NCSubChannelManager</w:t>
      </w:r>
      <w:r w:rsidR="000D2229">
        <w:rPr>
          <w:rFonts w:ascii="Times New Roman" w:eastAsia="宋体" w:hAnsi="宋体" w:hint="eastAsia"/>
          <w:b w:val="0"/>
        </w:rPr>
        <w:t>是</w:t>
      </w:r>
      <w:r w:rsidR="00DB7A1D">
        <w:rPr>
          <w:rFonts w:ascii="Times New Roman" w:eastAsia="宋体" w:hAnsi="宋体" w:hint="eastAsia"/>
          <w:b w:val="0"/>
        </w:rPr>
        <w:t>进行</w:t>
      </w:r>
      <w:r w:rsidR="00DB7A1D">
        <w:rPr>
          <w:rFonts w:ascii="Times New Roman" w:eastAsia="宋体" w:hAnsi="宋体"/>
          <w:b w:val="0"/>
        </w:rPr>
        <w:t>source</w:t>
      </w:r>
      <w:r w:rsidR="00140451">
        <w:rPr>
          <w:rFonts w:ascii="Times New Roman" w:eastAsia="宋体" w:hAnsi="宋体"/>
          <w:b w:val="0"/>
        </w:rPr>
        <w:t>调度的实现者</w:t>
      </w:r>
      <w:r w:rsidR="00140451">
        <w:rPr>
          <w:rFonts w:ascii="Times New Roman" w:eastAsia="宋体" w:hAnsi="宋体" w:hint="eastAsia"/>
          <w:b w:val="0"/>
        </w:rPr>
        <w:t>。</w:t>
      </w:r>
    </w:p>
    <w:p w14:paraId="4CFDDACF" w14:textId="77777777" w:rsidR="00895A11" w:rsidRDefault="00895A11" w:rsidP="00895A11">
      <w:pPr>
        <w:pStyle w:val="My0"/>
        <w:ind w:firstLine="420"/>
        <w:rPr>
          <w:rFonts w:ascii="Times New Roman" w:eastAsia="宋体" w:hAnsi="宋体"/>
          <w:b w:val="0"/>
        </w:rPr>
      </w:pPr>
      <w:r w:rsidRPr="00BF5B8D">
        <w:rPr>
          <w:rFonts w:ascii="Times New Roman" w:eastAsia="宋体" w:hAnsi="宋体"/>
          <w:b w:val="0"/>
        </w:rPr>
        <w:t>NCSubChannelListener</w:t>
      </w:r>
      <w:r w:rsidR="002043E2">
        <w:rPr>
          <w:rFonts w:ascii="Times New Roman" w:eastAsia="宋体" w:hAnsi="宋体" w:hint="eastAsia"/>
          <w:b w:val="0"/>
        </w:rPr>
        <w:t>是</w:t>
      </w:r>
      <w:r w:rsidR="00A60BF7">
        <w:rPr>
          <w:rFonts w:ascii="Times New Roman" w:eastAsia="宋体" w:hAnsi="宋体"/>
          <w:b w:val="0"/>
        </w:rPr>
        <w:t>NCSubChannelManager</w:t>
      </w:r>
      <w:r w:rsidR="00A60BF7">
        <w:rPr>
          <w:rFonts w:ascii="Times New Roman" w:eastAsia="宋体" w:hAnsi="宋体" w:hint="eastAsia"/>
          <w:b w:val="0"/>
        </w:rPr>
        <w:t>的回调类</w:t>
      </w:r>
      <w:r w:rsidR="00A60BF7">
        <w:rPr>
          <w:rFonts w:ascii="Times New Roman" w:eastAsia="宋体" w:hAnsi="宋体"/>
          <w:b w:val="0"/>
        </w:rPr>
        <w:t>，</w:t>
      </w:r>
      <w:r w:rsidR="00A60BF7">
        <w:rPr>
          <w:rFonts w:ascii="Times New Roman" w:eastAsia="宋体" w:hAnsi="宋体" w:hint="eastAsia"/>
          <w:b w:val="0"/>
        </w:rPr>
        <w:t>将</w:t>
      </w:r>
      <w:r w:rsidR="00A60BF7">
        <w:rPr>
          <w:rFonts w:ascii="Times New Roman" w:eastAsia="宋体" w:hAnsi="宋体"/>
          <w:b w:val="0"/>
        </w:rPr>
        <w:t>状态的变化以及</w:t>
      </w:r>
      <w:r w:rsidR="00A60BF7">
        <w:rPr>
          <w:rFonts w:ascii="Times New Roman" w:eastAsia="宋体" w:hAnsi="宋体" w:hint="eastAsia"/>
          <w:b w:val="0"/>
        </w:rPr>
        <w:t>对</w:t>
      </w:r>
      <w:r w:rsidR="00A60BF7">
        <w:rPr>
          <w:rFonts w:ascii="Times New Roman" w:eastAsia="宋体" w:hAnsi="宋体"/>
          <w:b w:val="0"/>
        </w:rPr>
        <w:t>NCSubChannelManager</w:t>
      </w:r>
      <w:r w:rsidR="00A60BF7">
        <w:rPr>
          <w:rFonts w:ascii="Times New Roman" w:eastAsia="宋体" w:hAnsi="宋体" w:hint="eastAsia"/>
          <w:b w:val="0"/>
        </w:rPr>
        <w:t>函数</w:t>
      </w:r>
      <w:r w:rsidR="00A60BF7">
        <w:rPr>
          <w:rFonts w:ascii="Times New Roman" w:eastAsia="宋体" w:hAnsi="宋体"/>
          <w:b w:val="0"/>
        </w:rPr>
        <w:t>调用的结果</w:t>
      </w:r>
      <w:r w:rsidR="00A60BF7">
        <w:rPr>
          <w:rFonts w:ascii="Times New Roman" w:eastAsia="宋体" w:hAnsi="宋体" w:hint="eastAsia"/>
          <w:b w:val="0"/>
        </w:rPr>
        <w:t>反馈给调用者</w:t>
      </w:r>
      <w:r w:rsidR="00A60BF7">
        <w:rPr>
          <w:rFonts w:ascii="Times New Roman" w:eastAsia="宋体" w:hAnsi="宋体"/>
          <w:b w:val="0"/>
        </w:rPr>
        <w:t>，调用</w:t>
      </w:r>
      <w:r w:rsidR="00A60BF7">
        <w:rPr>
          <w:rFonts w:ascii="Times New Roman" w:eastAsia="宋体" w:hAnsi="宋体" w:hint="eastAsia"/>
          <w:b w:val="0"/>
        </w:rPr>
        <w:t>者</w:t>
      </w:r>
      <w:r w:rsidR="00A60BF7">
        <w:rPr>
          <w:rFonts w:ascii="Times New Roman" w:eastAsia="宋体" w:hAnsi="宋体"/>
          <w:b w:val="0"/>
        </w:rPr>
        <w:t>在使用</w:t>
      </w:r>
      <w:r w:rsidR="00A60BF7">
        <w:rPr>
          <w:rFonts w:ascii="Times New Roman" w:eastAsia="宋体" w:hAnsi="宋体"/>
          <w:b w:val="0"/>
        </w:rPr>
        <w:t>NCSubChannel</w:t>
      </w:r>
      <w:r w:rsidR="00A60BF7">
        <w:rPr>
          <w:rFonts w:ascii="Times New Roman" w:eastAsia="宋体" w:hAnsi="宋体"/>
          <w:b w:val="0"/>
        </w:rPr>
        <w:softHyphen/>
        <w:t>Manager</w:t>
      </w:r>
      <w:r w:rsidR="00A60BF7">
        <w:rPr>
          <w:rFonts w:ascii="Times New Roman" w:eastAsia="宋体" w:hAnsi="宋体" w:hint="eastAsia"/>
          <w:b w:val="0"/>
        </w:rPr>
        <w:t>前</w:t>
      </w:r>
      <w:r w:rsidR="00A60BF7">
        <w:rPr>
          <w:rFonts w:ascii="Times New Roman" w:eastAsia="宋体" w:hAnsi="宋体"/>
          <w:b w:val="0"/>
        </w:rPr>
        <w:t>需要使用</w:t>
      </w:r>
      <w:r w:rsidR="00067AD1">
        <w:rPr>
          <w:rFonts w:ascii="Times New Roman" w:eastAsia="宋体" w:hAnsi="宋体" w:hint="eastAsia"/>
          <w:b w:val="0"/>
        </w:rPr>
        <w:t>实现</w:t>
      </w:r>
      <w:r w:rsidR="00067AD1" w:rsidRPr="00BF5B8D">
        <w:rPr>
          <w:rFonts w:ascii="Times New Roman" w:eastAsia="宋体" w:hAnsi="宋体"/>
          <w:b w:val="0"/>
        </w:rPr>
        <w:t>NCSubChannelListener</w:t>
      </w:r>
      <w:r w:rsidR="00067AD1">
        <w:rPr>
          <w:rFonts w:ascii="Times New Roman" w:eastAsia="宋体" w:hAnsi="宋体" w:hint="eastAsia"/>
          <w:b w:val="0"/>
        </w:rPr>
        <w:t>。</w:t>
      </w:r>
    </w:p>
    <w:p w14:paraId="41C01A7B" w14:textId="77777777" w:rsidR="00812741" w:rsidRDefault="00812741" w:rsidP="00294682">
      <w:pPr>
        <w:pStyle w:val="My0"/>
        <w:rPr>
          <w:rFonts w:ascii="Times New Roman" w:eastAsia="宋体" w:hAnsi="宋体"/>
          <w:b w:val="0"/>
        </w:rPr>
      </w:pPr>
      <w:r>
        <w:rPr>
          <w:rFonts w:ascii="Times New Roman" w:eastAsia="宋体" w:hAnsi="宋体"/>
          <w:b w:val="0"/>
        </w:rPr>
        <w:tab/>
        <w:t>AVChannelClient</w:t>
      </w:r>
      <w:r w:rsidR="00BF5B8D">
        <w:rPr>
          <w:rFonts w:ascii="Times New Roman" w:eastAsia="宋体" w:hAnsi="宋体" w:hint="eastAsia"/>
          <w:b w:val="0"/>
        </w:rPr>
        <w:t>是</w:t>
      </w:r>
      <w:r w:rsidR="00BF5B8D" w:rsidRPr="00BF5B8D">
        <w:rPr>
          <w:rFonts w:ascii="Times New Roman" w:eastAsia="宋体" w:hAnsi="宋体"/>
          <w:b w:val="0"/>
        </w:rPr>
        <w:t>NCSubChannelListener</w:t>
      </w:r>
      <w:r w:rsidR="009854C6">
        <w:rPr>
          <w:rFonts w:ascii="Times New Roman" w:eastAsia="宋体" w:hAnsi="宋体" w:hint="eastAsia"/>
          <w:b w:val="0"/>
        </w:rPr>
        <w:t>子类</w:t>
      </w:r>
      <w:r w:rsidR="001B11AE">
        <w:rPr>
          <w:rFonts w:ascii="Times New Roman" w:eastAsia="宋体" w:hAnsi="宋体" w:hint="eastAsia"/>
          <w:b w:val="0"/>
        </w:rPr>
        <w:t>，</w:t>
      </w:r>
      <w:r w:rsidR="0033527D">
        <w:rPr>
          <w:rFonts w:ascii="Times New Roman" w:eastAsia="宋体" w:hAnsi="宋体" w:hint="eastAsia"/>
          <w:b w:val="0"/>
        </w:rPr>
        <w:t>实现</w:t>
      </w:r>
      <w:r w:rsidR="0033527D">
        <w:rPr>
          <w:rFonts w:ascii="Times New Roman" w:eastAsia="宋体" w:hAnsi="宋体"/>
          <w:b w:val="0"/>
        </w:rPr>
        <w:t>对</w:t>
      </w:r>
      <w:r w:rsidR="0033527D">
        <w:rPr>
          <w:rFonts w:ascii="Times New Roman" w:eastAsia="宋体" w:hAnsi="宋体"/>
          <w:b w:val="0"/>
        </w:rPr>
        <w:t>NCSubChannelManager</w:t>
      </w:r>
      <w:r w:rsidR="0033527D">
        <w:rPr>
          <w:rFonts w:ascii="Times New Roman" w:eastAsia="宋体" w:hAnsi="宋体"/>
          <w:b w:val="0"/>
        </w:rPr>
        <w:t>的</w:t>
      </w:r>
      <w:r w:rsidR="0033527D">
        <w:rPr>
          <w:rFonts w:ascii="Times New Roman" w:eastAsia="宋体" w:hAnsi="宋体" w:hint="eastAsia"/>
          <w:b w:val="0"/>
        </w:rPr>
        <w:t>通知</w:t>
      </w:r>
      <w:r w:rsidR="000C79FE">
        <w:rPr>
          <w:rFonts w:ascii="Times New Roman" w:eastAsia="宋体" w:hAnsi="宋体" w:hint="eastAsia"/>
          <w:b w:val="0"/>
        </w:rPr>
        <w:t>回调</w:t>
      </w:r>
      <w:r w:rsidR="0033527D">
        <w:rPr>
          <w:rFonts w:ascii="Times New Roman" w:eastAsia="宋体" w:hAnsi="宋体"/>
          <w:b w:val="0"/>
        </w:rPr>
        <w:t>处理，</w:t>
      </w:r>
      <w:r w:rsidR="001B11AE">
        <w:rPr>
          <w:rFonts w:ascii="Times New Roman" w:eastAsia="宋体" w:hAnsi="宋体" w:hint="eastAsia"/>
          <w:b w:val="0"/>
        </w:rPr>
        <w:t>在</w:t>
      </w:r>
      <w:r w:rsidR="001B11AE">
        <w:rPr>
          <w:rFonts w:ascii="Times New Roman" w:eastAsia="宋体" w:hAnsi="宋体"/>
          <w:b w:val="0"/>
        </w:rPr>
        <w:t>AVChannelManager</w:t>
      </w:r>
      <w:r w:rsidR="0033527D">
        <w:rPr>
          <w:rFonts w:ascii="Times New Roman" w:eastAsia="宋体" w:hAnsi="宋体" w:hint="eastAsia"/>
          <w:b w:val="0"/>
        </w:rPr>
        <w:t>被</w:t>
      </w:r>
      <w:r w:rsidR="0033527D">
        <w:rPr>
          <w:rFonts w:ascii="Times New Roman" w:eastAsia="宋体" w:hAnsi="宋体"/>
          <w:b w:val="0"/>
        </w:rPr>
        <w:t>创建的时候，</w:t>
      </w:r>
      <w:r w:rsidR="0033527D">
        <w:rPr>
          <w:rFonts w:ascii="Times New Roman" w:eastAsia="宋体" w:hAnsi="宋体"/>
          <w:b w:val="0"/>
        </w:rPr>
        <w:t>AVChannelManager</w:t>
      </w:r>
      <w:r w:rsidR="0033527D">
        <w:rPr>
          <w:rFonts w:ascii="Times New Roman" w:eastAsia="宋体" w:hAnsi="宋体" w:hint="eastAsia"/>
          <w:b w:val="0"/>
        </w:rPr>
        <w:t>会创建</w:t>
      </w:r>
      <w:r w:rsidR="0033527D">
        <w:rPr>
          <w:rFonts w:ascii="Times New Roman" w:eastAsia="宋体" w:hAnsi="宋体"/>
          <w:b w:val="0"/>
        </w:rPr>
        <w:t>一个</w:t>
      </w:r>
      <w:r w:rsidR="0033527D">
        <w:rPr>
          <w:rFonts w:ascii="Times New Roman" w:eastAsia="宋体" w:hAnsi="宋体"/>
          <w:b w:val="0"/>
        </w:rPr>
        <w:t>AVChannelClient</w:t>
      </w:r>
      <w:r w:rsidR="0033527D">
        <w:rPr>
          <w:rFonts w:ascii="Times New Roman" w:eastAsia="宋体" w:hAnsi="宋体" w:hint="eastAsia"/>
          <w:b w:val="0"/>
        </w:rPr>
        <w:t>，</w:t>
      </w:r>
      <w:r w:rsidR="0033527D">
        <w:rPr>
          <w:rFonts w:ascii="Times New Roman" w:eastAsia="宋体" w:hAnsi="宋体"/>
          <w:b w:val="0"/>
        </w:rPr>
        <w:t>然后把它</w:t>
      </w:r>
      <w:r w:rsidR="0033527D">
        <w:rPr>
          <w:rFonts w:ascii="Times New Roman" w:eastAsia="宋体" w:hAnsi="宋体" w:hint="eastAsia"/>
          <w:b w:val="0"/>
        </w:rPr>
        <w:t>注册</w:t>
      </w:r>
      <w:r w:rsidR="0033527D">
        <w:rPr>
          <w:rFonts w:ascii="Times New Roman" w:eastAsia="宋体" w:hAnsi="宋体"/>
          <w:b w:val="0"/>
        </w:rPr>
        <w:t>到</w:t>
      </w:r>
      <w:r w:rsidR="00AB52A3">
        <w:rPr>
          <w:rFonts w:ascii="Times New Roman" w:eastAsia="宋体" w:hAnsi="宋体" w:hint="eastAsia"/>
          <w:b w:val="0"/>
        </w:rPr>
        <w:t>NCSubChannelManager</w:t>
      </w:r>
      <w:r w:rsidR="009855A2">
        <w:rPr>
          <w:rFonts w:ascii="Times New Roman" w:eastAsia="宋体" w:hAnsi="宋体" w:hint="eastAsia"/>
          <w:b w:val="0"/>
        </w:rPr>
        <w:t>。</w:t>
      </w:r>
    </w:p>
    <w:p w14:paraId="01C4AE04" w14:textId="77777777" w:rsidR="009855A2" w:rsidRPr="009855A2" w:rsidRDefault="00E36092" w:rsidP="00294682">
      <w:pPr>
        <w:pStyle w:val="My0"/>
        <w:rPr>
          <w:rFonts w:ascii="Times New Roman" w:eastAsia="宋体" w:hAnsi="宋体"/>
          <w:b w:val="0"/>
        </w:rPr>
      </w:pPr>
      <w:r>
        <w:rPr>
          <w:rFonts w:ascii="Times New Roman" w:eastAsia="宋体" w:hAnsi="宋体"/>
          <w:b w:val="0"/>
        </w:rPr>
        <w:tab/>
      </w:r>
      <w:r w:rsidR="00AA3252" w:rsidRPr="00AA3252">
        <w:rPr>
          <w:rFonts w:ascii="Times New Roman" w:eastAsia="宋体" w:hAnsi="宋体"/>
          <w:b w:val="0"/>
        </w:rPr>
        <w:t>NCSubChannelPluginCtrl</w:t>
      </w:r>
      <w:r w:rsidR="00AA3252">
        <w:rPr>
          <w:rFonts w:ascii="Times New Roman" w:eastAsia="宋体" w:hAnsi="宋体" w:hint="eastAsia"/>
          <w:b w:val="0"/>
        </w:rPr>
        <w:t>是</w:t>
      </w:r>
      <w:r w:rsidR="00AA3252">
        <w:rPr>
          <w:rFonts w:ascii="Times New Roman" w:eastAsia="宋体" w:hAnsi="宋体"/>
          <w:b w:val="0"/>
        </w:rPr>
        <w:t>更底层的类，</w:t>
      </w:r>
      <w:r w:rsidR="0062490E">
        <w:rPr>
          <w:rFonts w:ascii="Times New Roman" w:eastAsia="宋体" w:hAnsi="宋体" w:hint="eastAsia"/>
          <w:b w:val="0"/>
        </w:rPr>
        <w:t>和</w:t>
      </w:r>
      <w:r w:rsidR="0062490E">
        <w:rPr>
          <w:rFonts w:ascii="Times New Roman" w:eastAsia="宋体" w:hAnsi="宋体"/>
          <w:b w:val="0"/>
        </w:rPr>
        <w:t>硬件通讯</w:t>
      </w:r>
      <w:r w:rsidR="0062490E">
        <w:rPr>
          <w:rFonts w:ascii="Times New Roman" w:eastAsia="宋体" w:hAnsi="宋体" w:hint="eastAsia"/>
          <w:b w:val="0"/>
        </w:rPr>
        <w:t>，控制音视频</w:t>
      </w:r>
      <w:r w:rsidR="0062490E">
        <w:rPr>
          <w:rFonts w:ascii="Times New Roman" w:eastAsia="宋体" w:hAnsi="宋体"/>
          <w:b w:val="0"/>
        </w:rPr>
        <w:t>通道的</w:t>
      </w:r>
      <w:r w:rsidR="0062490E">
        <w:rPr>
          <w:rFonts w:ascii="Times New Roman" w:eastAsia="宋体" w:hAnsi="宋体" w:hint="eastAsia"/>
          <w:b w:val="0"/>
        </w:rPr>
        <w:t>开启</w:t>
      </w:r>
      <w:r w:rsidR="0062490E">
        <w:rPr>
          <w:rFonts w:ascii="Times New Roman" w:eastAsia="宋体" w:hAnsi="宋体"/>
          <w:b w:val="0"/>
        </w:rPr>
        <w:t>与关闭。</w:t>
      </w:r>
      <w:r w:rsidR="00AA3252">
        <w:rPr>
          <w:rFonts w:ascii="Times New Roman" w:eastAsia="宋体" w:hAnsi="宋体" w:hint="eastAsia"/>
          <w:b w:val="0"/>
        </w:rPr>
        <w:t>它</w:t>
      </w:r>
      <w:r w:rsidR="00AA3252">
        <w:rPr>
          <w:rFonts w:ascii="Times New Roman" w:eastAsia="宋体" w:hAnsi="宋体"/>
          <w:b w:val="0"/>
        </w:rPr>
        <w:t>依赖于第三方库</w:t>
      </w:r>
      <w:r w:rsidR="00AA3252" w:rsidRPr="00AA3252">
        <w:rPr>
          <w:rFonts w:ascii="Times New Roman" w:eastAsia="宋体" w:hAnsi="宋体"/>
          <w:b w:val="0"/>
        </w:rPr>
        <w:t>libnmavmplugin</w:t>
      </w:r>
      <w:r w:rsidR="00D5485F">
        <w:rPr>
          <w:rFonts w:ascii="Times New Roman" w:eastAsia="宋体" w:hAnsi="宋体" w:hint="eastAsia"/>
          <w:b w:val="0"/>
        </w:rPr>
        <w:t>，</w:t>
      </w:r>
      <w:r w:rsidR="0062490E">
        <w:rPr>
          <w:rFonts w:ascii="Times New Roman" w:eastAsia="宋体" w:hAnsi="宋体" w:hint="eastAsia"/>
          <w:b w:val="0"/>
        </w:rPr>
        <w:t>为</w:t>
      </w:r>
      <w:r w:rsidR="0062490E">
        <w:rPr>
          <w:rFonts w:ascii="Times New Roman" w:eastAsia="宋体" w:hAnsi="宋体"/>
          <w:b w:val="0"/>
        </w:rPr>
        <w:t>便于使用，</w:t>
      </w:r>
      <w:r w:rsidR="0062490E">
        <w:rPr>
          <w:rFonts w:ascii="Times New Roman" w:eastAsia="宋体" w:hAnsi="宋体" w:hint="eastAsia"/>
          <w:b w:val="0"/>
        </w:rPr>
        <w:t>是</w:t>
      </w:r>
      <w:r w:rsidR="0062490E">
        <w:rPr>
          <w:rFonts w:ascii="Times New Roman" w:eastAsia="宋体" w:hAnsi="宋体"/>
          <w:b w:val="0"/>
        </w:rPr>
        <w:t>对依赖库的二次</w:t>
      </w:r>
      <w:r w:rsidR="0062490E">
        <w:rPr>
          <w:rFonts w:ascii="Times New Roman" w:eastAsia="宋体" w:hAnsi="宋体" w:hint="eastAsia"/>
          <w:b w:val="0"/>
        </w:rPr>
        <w:t>封装</w:t>
      </w:r>
      <w:r w:rsidR="00D5485F">
        <w:rPr>
          <w:rFonts w:ascii="Times New Roman" w:eastAsia="宋体" w:hAnsi="宋体" w:hint="eastAsia"/>
          <w:b w:val="0"/>
        </w:rPr>
        <w:t>。</w:t>
      </w:r>
    </w:p>
    <w:p w14:paraId="71546DF2" w14:textId="77777777" w:rsidR="00033389" w:rsidRPr="00033389" w:rsidRDefault="00033389" w:rsidP="00294682">
      <w:pPr>
        <w:pStyle w:val="My0"/>
        <w:rPr>
          <w:rFonts w:ascii="Times New Roman" w:eastAsia="宋体" w:hAnsi="宋体"/>
          <w:b w:val="0"/>
        </w:rPr>
      </w:pPr>
      <w:r>
        <w:rPr>
          <w:rFonts w:ascii="Times New Roman" w:eastAsia="宋体" w:hAnsi="宋体"/>
          <w:b w:val="0"/>
        </w:rPr>
        <w:tab/>
      </w:r>
    </w:p>
    <w:p w14:paraId="4F0ADA59" w14:textId="77777777" w:rsidR="00ED6DCB" w:rsidRDefault="00ED6DCB" w:rsidP="00A87143">
      <w:pPr>
        <w:pStyle w:val="My0"/>
        <w:outlineLvl w:val="1"/>
      </w:pPr>
      <w:bookmarkStart w:id="63" w:name="_Toc466328099"/>
      <w:r>
        <w:rPr>
          <w:rFonts w:hint="eastAsia"/>
        </w:rPr>
        <w:t>4.3</w:t>
      </w:r>
      <w:r>
        <w:t>实现</w:t>
      </w:r>
      <w:bookmarkEnd w:id="63"/>
    </w:p>
    <w:p w14:paraId="6E67556E" w14:textId="77777777" w:rsidR="00945676" w:rsidRPr="00945676" w:rsidRDefault="00945676" w:rsidP="00A509D9">
      <w:pPr>
        <w:pStyle w:val="My0"/>
        <w:rPr>
          <w:rFonts w:ascii="Times New Roman" w:eastAsia="宋体" w:hAnsi="宋体"/>
          <w:b w:val="0"/>
        </w:rPr>
      </w:pPr>
      <w:r w:rsidRPr="00945676">
        <w:rPr>
          <w:rFonts w:ascii="Times New Roman" w:eastAsia="宋体" w:hAnsi="宋体"/>
          <w:b w:val="0"/>
        </w:rPr>
        <w:tab/>
      </w:r>
      <w:r>
        <w:rPr>
          <w:rFonts w:ascii="Times New Roman" w:eastAsia="宋体" w:hAnsi="宋体" w:hint="eastAsia"/>
          <w:b w:val="0"/>
        </w:rPr>
        <w:t>上一节介绍</w:t>
      </w:r>
      <w:r>
        <w:rPr>
          <w:rFonts w:ascii="Times New Roman" w:eastAsia="宋体" w:hAnsi="宋体"/>
          <w:b w:val="0"/>
        </w:rPr>
        <w:t>了基于</w:t>
      </w:r>
      <w:r>
        <w:rPr>
          <w:rFonts w:ascii="Times New Roman" w:eastAsia="宋体" w:hAnsi="宋体"/>
          <w:b w:val="0"/>
        </w:rPr>
        <w:t>Gstreamer</w:t>
      </w:r>
      <w:r>
        <w:rPr>
          <w:rFonts w:ascii="Times New Roman" w:eastAsia="宋体" w:hAnsi="宋体"/>
          <w:b w:val="0"/>
        </w:rPr>
        <w:t>的</w:t>
      </w:r>
      <w:r>
        <w:rPr>
          <w:rFonts w:ascii="Times New Roman" w:eastAsia="宋体" w:hAnsi="宋体"/>
          <w:b w:val="0"/>
        </w:rPr>
        <w:t>Chromium</w:t>
      </w:r>
      <w:r>
        <w:rPr>
          <w:rFonts w:ascii="Times New Roman" w:eastAsia="宋体" w:hAnsi="宋体" w:hint="eastAsia"/>
          <w:b w:val="0"/>
        </w:rPr>
        <w:t>音视频</w:t>
      </w:r>
      <w:r>
        <w:rPr>
          <w:rFonts w:ascii="Times New Roman" w:eastAsia="宋体" w:hAnsi="宋体"/>
          <w:b w:val="0"/>
        </w:rPr>
        <w:t>播放系统的分析与设计，</w:t>
      </w:r>
      <w:r>
        <w:rPr>
          <w:rFonts w:ascii="Times New Roman" w:eastAsia="宋体" w:hAnsi="宋体" w:hint="eastAsia"/>
          <w:b w:val="0"/>
        </w:rPr>
        <w:t>本节</w:t>
      </w:r>
      <w:r w:rsidR="007330F4">
        <w:rPr>
          <w:rFonts w:ascii="Times New Roman" w:eastAsia="宋体" w:hAnsi="宋体" w:hint="eastAsia"/>
          <w:b w:val="0"/>
        </w:rPr>
        <w:t>主要</w:t>
      </w:r>
      <w:r w:rsidR="007330F4">
        <w:rPr>
          <w:rFonts w:ascii="Times New Roman" w:eastAsia="宋体" w:hAnsi="宋体"/>
          <w:b w:val="0"/>
        </w:rPr>
        <w:t>论述其实现过程</w:t>
      </w:r>
      <w:r>
        <w:rPr>
          <w:rFonts w:ascii="Times New Roman" w:eastAsia="宋体" w:hAnsi="宋体"/>
          <w:b w:val="0"/>
        </w:rPr>
        <w:t>。</w:t>
      </w:r>
      <w:r w:rsidR="004C4015">
        <w:rPr>
          <w:rFonts w:ascii="Times New Roman" w:eastAsia="宋体" w:hAnsi="宋体" w:hint="eastAsia"/>
          <w:b w:val="0"/>
        </w:rPr>
        <w:t>关于</w:t>
      </w:r>
      <w:r>
        <w:rPr>
          <w:rFonts w:ascii="Times New Roman" w:eastAsia="宋体" w:hAnsi="宋体"/>
          <w:b w:val="0"/>
        </w:rPr>
        <w:t>Chromium</w:t>
      </w:r>
      <w:r>
        <w:rPr>
          <w:rFonts w:ascii="Times New Roman" w:eastAsia="宋体" w:hAnsi="宋体"/>
          <w:b w:val="0"/>
        </w:rPr>
        <w:t>源码的获取</w:t>
      </w:r>
      <w:r>
        <w:rPr>
          <w:rFonts w:ascii="Times New Roman" w:eastAsia="宋体" w:hAnsi="宋体" w:hint="eastAsia"/>
          <w:b w:val="0"/>
        </w:rPr>
        <w:t>及</w:t>
      </w:r>
      <w:r>
        <w:rPr>
          <w:rFonts w:ascii="Times New Roman" w:eastAsia="宋体" w:hAnsi="宋体"/>
          <w:b w:val="0"/>
        </w:rPr>
        <w:t>移植不是本文</w:t>
      </w:r>
      <w:r w:rsidR="00323C44">
        <w:rPr>
          <w:rFonts w:ascii="Times New Roman" w:eastAsia="宋体" w:hAnsi="宋体" w:hint="eastAsia"/>
          <w:b w:val="0"/>
        </w:rPr>
        <w:t>重点</w:t>
      </w:r>
      <w:r>
        <w:rPr>
          <w:rFonts w:ascii="Times New Roman" w:eastAsia="宋体" w:hAnsi="宋体"/>
          <w:b w:val="0"/>
        </w:rPr>
        <w:t>，</w:t>
      </w:r>
      <w:r w:rsidR="00327989">
        <w:rPr>
          <w:rFonts w:ascii="Times New Roman" w:eastAsia="宋体" w:hAnsi="宋体" w:hint="eastAsia"/>
          <w:b w:val="0"/>
        </w:rPr>
        <w:t>这里</w:t>
      </w:r>
      <w:r>
        <w:rPr>
          <w:rFonts w:ascii="Times New Roman" w:eastAsia="宋体" w:hAnsi="宋体"/>
          <w:b w:val="0"/>
        </w:rPr>
        <w:t>不再展开</w:t>
      </w:r>
      <w:r w:rsidR="003500BF">
        <w:rPr>
          <w:rFonts w:ascii="Times New Roman" w:eastAsia="宋体" w:hAnsi="宋体" w:hint="eastAsia"/>
          <w:b w:val="0"/>
        </w:rPr>
        <w:t>，</w:t>
      </w:r>
      <w:r w:rsidR="00936BB3">
        <w:rPr>
          <w:rFonts w:ascii="Times New Roman" w:eastAsia="宋体" w:hAnsi="宋体" w:hint="eastAsia"/>
          <w:b w:val="0"/>
        </w:rPr>
        <w:t>具体</w:t>
      </w:r>
      <w:r>
        <w:rPr>
          <w:rFonts w:ascii="Times New Roman" w:eastAsia="宋体" w:hAnsi="宋体"/>
          <w:b w:val="0"/>
        </w:rPr>
        <w:t>可</w:t>
      </w:r>
      <w:r w:rsidR="00FA76EF">
        <w:rPr>
          <w:rFonts w:ascii="Times New Roman" w:eastAsia="宋体" w:hAnsi="宋体" w:hint="eastAsia"/>
          <w:b w:val="0"/>
        </w:rPr>
        <w:t>参考</w:t>
      </w:r>
      <w:r>
        <w:rPr>
          <w:rFonts w:ascii="Times New Roman" w:eastAsia="宋体" w:hAnsi="宋体"/>
          <w:b w:val="0"/>
        </w:rPr>
        <w:t>Chromium</w:t>
      </w:r>
      <w:r w:rsidR="00BA49FB">
        <w:rPr>
          <w:rFonts w:ascii="Times New Roman" w:eastAsia="宋体" w:hAnsi="宋体"/>
          <w:b w:val="0"/>
        </w:rPr>
        <w:t xml:space="preserve"> </w:t>
      </w:r>
      <w:r w:rsidR="00BA49FB">
        <w:rPr>
          <w:rFonts w:ascii="Times New Roman" w:eastAsia="宋体" w:hAnsi="宋体" w:hint="eastAsia"/>
          <w:b w:val="0"/>
        </w:rPr>
        <w:t>Project</w:t>
      </w:r>
      <w:r>
        <w:rPr>
          <w:rFonts w:ascii="Times New Roman" w:eastAsia="宋体" w:hAnsi="宋体"/>
          <w:b w:val="0"/>
        </w:rPr>
        <w:t>官</w:t>
      </w:r>
      <w:r w:rsidR="002B1445">
        <w:rPr>
          <w:rFonts w:ascii="Times New Roman" w:eastAsia="宋体" w:hAnsi="宋体" w:hint="eastAsia"/>
          <w:b w:val="0"/>
        </w:rPr>
        <w:t>方</w:t>
      </w:r>
      <w:r>
        <w:rPr>
          <w:rFonts w:ascii="Times New Roman" w:eastAsia="宋体" w:hAnsi="宋体"/>
          <w:b w:val="0"/>
        </w:rPr>
        <w:t>网</w:t>
      </w:r>
      <w:r w:rsidR="002B1445">
        <w:rPr>
          <w:rFonts w:ascii="Times New Roman" w:eastAsia="宋体" w:hAnsi="宋体" w:hint="eastAsia"/>
          <w:b w:val="0"/>
        </w:rPr>
        <w:t>站</w:t>
      </w:r>
      <w:hyperlink r:id="rId44" w:history="1">
        <w:r w:rsidR="002B1445" w:rsidRPr="00024AE2">
          <w:rPr>
            <w:rFonts w:ascii="Times New Roman" w:eastAsia="宋体" w:hAnsi="Times New Roman"/>
            <w:b w:val="0"/>
          </w:rPr>
          <w:t>https://www.chromium.org</w:t>
        </w:r>
      </w:hyperlink>
      <w:r w:rsidR="005749BC" w:rsidRPr="00024AE2">
        <w:rPr>
          <w:rFonts w:ascii="Times New Roman" w:eastAsia="宋体" w:hAnsi="Times New Roman"/>
          <w:b w:val="0"/>
        </w:rPr>
        <w:t>，</w:t>
      </w:r>
      <w:r w:rsidR="005749BC">
        <w:rPr>
          <w:rFonts w:ascii="Times New Roman" w:eastAsia="宋体" w:hAnsi="宋体"/>
          <w:b w:val="0"/>
        </w:rPr>
        <w:t>有比较详细</w:t>
      </w:r>
      <w:r w:rsidR="005749BC">
        <w:rPr>
          <w:rFonts w:ascii="Times New Roman" w:eastAsia="宋体" w:hAnsi="宋体" w:hint="eastAsia"/>
          <w:b w:val="0"/>
        </w:rPr>
        <w:t>的</w:t>
      </w:r>
      <w:r w:rsidR="005749BC">
        <w:rPr>
          <w:rFonts w:ascii="Times New Roman" w:eastAsia="宋体" w:hAnsi="宋体"/>
          <w:b w:val="0"/>
        </w:rPr>
        <w:t>说明。</w:t>
      </w:r>
    </w:p>
    <w:p w14:paraId="0D4559A5" w14:textId="77777777" w:rsidR="009E36A6" w:rsidRDefault="00117548" w:rsidP="00A87143">
      <w:pPr>
        <w:pStyle w:val="My0"/>
        <w:outlineLvl w:val="2"/>
      </w:pPr>
      <w:bookmarkStart w:id="64" w:name="_Toc466328100"/>
      <w:r>
        <w:rPr>
          <w:rFonts w:hint="eastAsia"/>
        </w:rPr>
        <w:t>4.3.1</w:t>
      </w:r>
      <w:r w:rsidR="00340A31">
        <w:rPr>
          <w:rFonts w:hint="eastAsia"/>
        </w:rPr>
        <w:t xml:space="preserve"> </w:t>
      </w:r>
      <w:r w:rsidR="00697263">
        <w:t>Chromium Media P</w:t>
      </w:r>
      <w:r w:rsidR="00697263" w:rsidRPr="00F71BF1">
        <w:t xml:space="preserve">ortability </w:t>
      </w:r>
      <w:r w:rsidR="00697263">
        <w:rPr>
          <w:rFonts w:hint="eastAsia"/>
        </w:rPr>
        <w:t>Implement</w:t>
      </w:r>
      <w:r w:rsidR="00340A31">
        <w:t>相关的实现</w:t>
      </w:r>
      <w:bookmarkEnd w:id="64"/>
    </w:p>
    <w:p w14:paraId="388CCC02" w14:textId="77777777" w:rsidR="008D2A5C" w:rsidRDefault="00151FDE" w:rsidP="00461C3F">
      <w:pPr>
        <w:pStyle w:val="My0"/>
        <w:rPr>
          <w:rFonts w:ascii="Times New Roman" w:eastAsia="宋体" w:hAnsi="宋体"/>
          <w:b w:val="0"/>
        </w:rPr>
      </w:pPr>
      <w:r w:rsidRPr="00151FDE">
        <w:rPr>
          <w:rFonts w:ascii="Times New Roman" w:eastAsia="宋体" w:hAnsi="宋体"/>
          <w:b w:val="0"/>
        </w:rPr>
        <w:tab/>
      </w:r>
      <w:r w:rsidR="004F7B03">
        <w:rPr>
          <w:rFonts w:ascii="Times New Roman" w:eastAsia="宋体" w:hAnsi="宋体" w:hint="eastAsia"/>
          <w:b w:val="0"/>
        </w:rPr>
        <w:t>在</w:t>
      </w:r>
      <w:r w:rsidR="004F7B03">
        <w:rPr>
          <w:rFonts w:ascii="Times New Roman" w:eastAsia="宋体" w:hAnsi="宋体"/>
          <w:b w:val="0"/>
        </w:rPr>
        <w:t>图</w:t>
      </w:r>
      <w:r w:rsidR="004F7B03">
        <w:rPr>
          <w:rFonts w:ascii="Times New Roman" w:eastAsia="宋体" w:hAnsi="宋体" w:hint="eastAsia"/>
          <w:b w:val="0"/>
        </w:rPr>
        <w:t>4</w:t>
      </w:r>
      <w:r w:rsidR="004F7B03">
        <w:rPr>
          <w:rFonts w:ascii="Times New Roman" w:eastAsia="宋体" w:hAnsi="宋体"/>
          <w:b w:val="0"/>
        </w:rPr>
        <w:t>-7</w:t>
      </w:r>
      <w:r w:rsidR="004F7B03">
        <w:rPr>
          <w:rFonts w:ascii="Times New Roman" w:eastAsia="宋体" w:hAnsi="宋体" w:hint="eastAsia"/>
          <w:b w:val="0"/>
        </w:rPr>
        <w:t>中</w:t>
      </w:r>
      <w:r w:rsidR="004F7B03">
        <w:rPr>
          <w:rFonts w:ascii="Times New Roman" w:eastAsia="宋体" w:hAnsi="宋体"/>
          <w:b w:val="0"/>
        </w:rPr>
        <w:t>，我们</w:t>
      </w:r>
      <w:r w:rsidR="004F7B03">
        <w:rPr>
          <w:rFonts w:ascii="Times New Roman" w:eastAsia="宋体" w:hAnsi="宋体" w:hint="eastAsia"/>
          <w:b w:val="0"/>
        </w:rPr>
        <w:t>看到在</w:t>
      </w:r>
      <w:r w:rsidR="004F7B03">
        <w:rPr>
          <w:rFonts w:ascii="Times New Roman" w:eastAsia="宋体" w:hAnsi="宋体"/>
          <w:b w:val="0"/>
        </w:rPr>
        <w:t>类</w:t>
      </w:r>
      <w:r w:rsidR="004F7B03" w:rsidRPr="004F7B03">
        <w:rPr>
          <w:rFonts w:ascii="Times New Roman" w:eastAsia="宋体" w:hAnsi="宋体"/>
          <w:b w:val="0"/>
        </w:rPr>
        <w:t>RenderFrameImpl</w:t>
      </w:r>
      <w:r w:rsidR="004F7B03">
        <w:rPr>
          <w:rFonts w:ascii="Times New Roman" w:eastAsia="宋体" w:hAnsi="宋体" w:hint="eastAsia"/>
          <w:b w:val="0"/>
        </w:rPr>
        <w:t>中</w:t>
      </w:r>
      <w:r w:rsidR="001A3DC5">
        <w:rPr>
          <w:rFonts w:ascii="Times New Roman" w:eastAsia="宋体" w:hAnsi="宋体" w:hint="eastAsia"/>
          <w:b w:val="0"/>
        </w:rPr>
        <w:t>有</w:t>
      </w:r>
      <w:r w:rsidR="001A3DC5">
        <w:rPr>
          <w:rFonts w:ascii="Times New Roman" w:eastAsia="宋体" w:hAnsi="宋体"/>
          <w:b w:val="0"/>
        </w:rPr>
        <w:t>一个函数是</w:t>
      </w:r>
      <w:r w:rsidR="00827A4C" w:rsidRPr="00827A4C">
        <w:rPr>
          <w:rFonts w:ascii="Times New Roman" w:eastAsia="宋体" w:hAnsi="宋体"/>
          <w:b w:val="0"/>
        </w:rPr>
        <w:t>createMediaPlayer</w:t>
      </w:r>
      <w:r w:rsidR="00827A4C">
        <w:rPr>
          <w:rFonts w:ascii="Times New Roman" w:eastAsia="宋体" w:hAnsi="宋体" w:hint="eastAsia"/>
          <w:b w:val="0"/>
        </w:rPr>
        <w:t>，这里</w:t>
      </w:r>
      <w:r w:rsidR="00827A4C">
        <w:rPr>
          <w:rFonts w:ascii="Times New Roman" w:eastAsia="宋体" w:hAnsi="宋体"/>
          <w:b w:val="0"/>
        </w:rPr>
        <w:t>便是</w:t>
      </w:r>
      <w:r w:rsidR="00827A4C">
        <w:rPr>
          <w:rFonts w:ascii="Times New Roman" w:eastAsia="宋体" w:hAnsi="宋体"/>
          <w:b w:val="0"/>
        </w:rPr>
        <w:t>Chromium</w:t>
      </w:r>
      <w:r w:rsidR="00827A4C">
        <w:rPr>
          <w:rFonts w:ascii="Times New Roman" w:eastAsia="宋体" w:hAnsi="宋体"/>
          <w:b w:val="0"/>
        </w:rPr>
        <w:t>的</w:t>
      </w:r>
      <w:r w:rsidR="00827A4C">
        <w:rPr>
          <w:rFonts w:ascii="Times New Roman" w:eastAsia="宋体" w:hAnsi="宋体"/>
          <w:b w:val="0"/>
        </w:rPr>
        <w:t>Media</w:t>
      </w:r>
      <w:r w:rsidR="00827A4C">
        <w:rPr>
          <w:rFonts w:ascii="Times New Roman" w:eastAsia="宋体" w:hAnsi="宋体"/>
          <w:b w:val="0"/>
        </w:rPr>
        <w:t>被创建的地方</w:t>
      </w:r>
      <w:r w:rsidR="00DF438C">
        <w:rPr>
          <w:rFonts w:ascii="Times New Roman" w:eastAsia="宋体" w:hAnsi="宋体" w:hint="eastAsia"/>
          <w:b w:val="0"/>
        </w:rPr>
        <w:t>。注释</w:t>
      </w:r>
      <w:r w:rsidR="00DF438C">
        <w:rPr>
          <w:rFonts w:ascii="Times New Roman" w:eastAsia="宋体" w:hAnsi="宋体"/>
          <w:b w:val="0"/>
        </w:rPr>
        <w:t>掉原来</w:t>
      </w:r>
      <w:r w:rsidR="00DF438C">
        <w:rPr>
          <w:rFonts w:ascii="Times New Roman" w:eastAsia="宋体" w:hAnsi="宋体" w:hint="eastAsia"/>
          <w:b w:val="0"/>
        </w:rPr>
        <w:t>创建函数</w:t>
      </w:r>
      <w:r w:rsidR="00DF438C">
        <w:rPr>
          <w:rFonts w:ascii="Times New Roman" w:eastAsia="宋体" w:hAnsi="宋体"/>
          <w:b w:val="0"/>
        </w:rPr>
        <w:t>的</w:t>
      </w:r>
      <w:r w:rsidR="00DF438C">
        <w:rPr>
          <w:rFonts w:ascii="Times New Roman" w:eastAsia="宋体" w:hAnsi="宋体" w:hint="eastAsia"/>
          <w:b w:val="0"/>
        </w:rPr>
        <w:t>代码</w:t>
      </w:r>
      <w:r w:rsidR="00DF438C">
        <w:rPr>
          <w:rFonts w:ascii="Times New Roman" w:eastAsia="宋体" w:hAnsi="宋体"/>
          <w:b w:val="0"/>
        </w:rPr>
        <w:t>，改为我们</w:t>
      </w:r>
      <w:r w:rsidR="00DF438C">
        <w:rPr>
          <w:rFonts w:ascii="Times New Roman" w:eastAsia="宋体" w:hAnsi="宋体" w:hint="eastAsia"/>
          <w:b w:val="0"/>
        </w:rPr>
        <w:t>自己</w:t>
      </w:r>
      <w:r w:rsidR="00DF438C">
        <w:rPr>
          <w:rFonts w:ascii="Times New Roman" w:eastAsia="宋体" w:hAnsi="宋体"/>
          <w:b w:val="0"/>
        </w:rPr>
        <w:t>的创建播放器代码</w:t>
      </w:r>
      <w:r w:rsidR="00DF438C">
        <w:rPr>
          <w:rFonts w:ascii="Times New Roman" w:eastAsia="宋体" w:hAnsi="宋体" w:hint="eastAsia"/>
          <w:b w:val="0"/>
        </w:rPr>
        <w:t>，</w:t>
      </w:r>
      <w:r w:rsidR="00DF438C">
        <w:rPr>
          <w:rFonts w:ascii="Times New Roman" w:eastAsia="宋体" w:hAnsi="宋体"/>
          <w:b w:val="0"/>
        </w:rPr>
        <w:t>此函数中我们调用自己创建</w:t>
      </w:r>
      <w:r w:rsidR="00DF438C">
        <w:rPr>
          <w:rFonts w:ascii="Times New Roman" w:eastAsia="宋体" w:hAnsi="宋体"/>
          <w:b w:val="0"/>
        </w:rPr>
        <w:t>player</w:t>
      </w:r>
      <w:r w:rsidR="00DF438C">
        <w:rPr>
          <w:rFonts w:ascii="Times New Roman" w:eastAsia="宋体" w:hAnsi="宋体"/>
          <w:b w:val="0"/>
        </w:rPr>
        <w:t>的函数</w:t>
      </w:r>
      <w:r w:rsidR="00193B7F" w:rsidRPr="00193B7F">
        <w:rPr>
          <w:rFonts w:ascii="Times New Roman" w:eastAsia="宋体" w:hAnsi="宋体"/>
          <w:b w:val="0"/>
        </w:rPr>
        <w:t>CreateSmartAutoWeb</w:t>
      </w:r>
      <w:r w:rsidR="00193B7F">
        <w:rPr>
          <w:rFonts w:ascii="Times New Roman" w:eastAsia="宋体" w:hAnsi="宋体"/>
          <w:b w:val="0"/>
        </w:rPr>
        <w:softHyphen/>
      </w:r>
      <w:r w:rsidR="00193B7F" w:rsidRPr="00193B7F">
        <w:rPr>
          <w:rFonts w:ascii="Times New Roman" w:eastAsia="宋体" w:hAnsi="宋体"/>
          <w:b w:val="0"/>
        </w:rPr>
        <w:t>Media</w:t>
      </w:r>
      <w:r w:rsidR="00193B7F">
        <w:rPr>
          <w:rFonts w:ascii="Times New Roman" w:eastAsia="宋体" w:hAnsi="宋体"/>
          <w:b w:val="0"/>
        </w:rPr>
        <w:softHyphen/>
      </w:r>
      <w:r w:rsidR="00193B7F" w:rsidRPr="00193B7F">
        <w:rPr>
          <w:rFonts w:ascii="Times New Roman" w:eastAsia="宋体" w:hAnsi="宋体"/>
          <w:b w:val="0"/>
        </w:rPr>
        <w:t>Player</w:t>
      </w:r>
      <w:r w:rsidR="00193B7F">
        <w:rPr>
          <w:rFonts w:ascii="Times New Roman" w:eastAsia="宋体" w:hAnsi="宋体"/>
          <w:b w:val="0"/>
        </w:rPr>
        <w:t>()</w:t>
      </w:r>
      <w:r w:rsidR="00461C3F" w:rsidRPr="00DF438C">
        <w:rPr>
          <w:rFonts w:ascii="Times New Roman" w:eastAsia="宋体" w:hAnsi="宋体"/>
          <w:b w:val="0"/>
        </w:rPr>
        <w:t xml:space="preserve"> </w:t>
      </w:r>
      <w:r w:rsidR="00193B7F">
        <w:rPr>
          <w:rFonts w:ascii="Times New Roman" w:eastAsia="宋体" w:hAnsi="宋体" w:hint="eastAsia"/>
          <w:b w:val="0"/>
        </w:rPr>
        <w:t>，</w:t>
      </w:r>
      <w:r w:rsidR="00193B7F">
        <w:rPr>
          <w:rFonts w:ascii="Times New Roman" w:eastAsia="宋体" w:hAnsi="宋体"/>
          <w:b w:val="0"/>
        </w:rPr>
        <w:t>在此函数中，创建</w:t>
      </w:r>
      <w:r w:rsidR="00193B7F" w:rsidRPr="00193B7F">
        <w:rPr>
          <w:rFonts w:ascii="Times New Roman" w:eastAsia="宋体" w:hAnsi="宋体"/>
          <w:b w:val="0"/>
        </w:rPr>
        <w:t>WebMediaPlayerSmartAuto</w:t>
      </w:r>
      <w:r w:rsidR="00193B7F">
        <w:rPr>
          <w:rFonts w:ascii="Times New Roman" w:eastAsia="宋体" w:hAnsi="宋体" w:hint="eastAsia"/>
          <w:b w:val="0"/>
        </w:rPr>
        <w:t>对象</w:t>
      </w:r>
      <w:r w:rsidR="000672D3">
        <w:rPr>
          <w:rFonts w:ascii="Times New Roman" w:eastAsia="宋体" w:hAnsi="宋体" w:hint="eastAsia"/>
          <w:b w:val="0"/>
        </w:rPr>
        <w:t>，</w:t>
      </w:r>
      <w:r w:rsidR="000672D3">
        <w:rPr>
          <w:rFonts w:ascii="Times New Roman" w:eastAsia="宋体" w:hAnsi="宋体"/>
          <w:b w:val="0"/>
        </w:rPr>
        <w:t>并把它交给</w:t>
      </w:r>
      <w:r w:rsidR="000672D3" w:rsidRPr="000672D3">
        <w:rPr>
          <w:rFonts w:ascii="Times New Roman" w:eastAsia="宋体" w:hAnsi="宋体"/>
          <w:b w:val="0"/>
        </w:rPr>
        <w:t>Renderer</w:t>
      </w:r>
      <w:r w:rsidR="000672D3">
        <w:rPr>
          <w:rFonts w:ascii="Times New Roman" w:eastAsia="宋体" w:hAnsi="宋体"/>
          <w:b w:val="0"/>
        </w:rPr>
        <w:softHyphen/>
      </w:r>
      <w:r w:rsidR="000672D3" w:rsidRPr="000672D3">
        <w:rPr>
          <w:rFonts w:ascii="Times New Roman" w:eastAsia="宋体" w:hAnsi="宋体"/>
          <w:b w:val="0"/>
        </w:rPr>
        <w:t>MediaPlayerManager</w:t>
      </w:r>
      <w:r w:rsidR="000672D3">
        <w:rPr>
          <w:rFonts w:ascii="Times New Roman" w:eastAsia="宋体" w:hAnsi="宋体" w:hint="eastAsia"/>
          <w:b w:val="0"/>
        </w:rPr>
        <w:t>对象</w:t>
      </w:r>
      <w:r w:rsidR="000672D3">
        <w:rPr>
          <w:rFonts w:ascii="Times New Roman" w:eastAsia="宋体" w:hAnsi="宋体"/>
          <w:b w:val="0"/>
        </w:rPr>
        <w:t>进行管理</w:t>
      </w:r>
      <w:r w:rsidR="00193B7F">
        <w:rPr>
          <w:rFonts w:ascii="Times New Roman" w:eastAsia="宋体" w:hAnsi="宋体" w:hint="eastAsia"/>
          <w:b w:val="0"/>
        </w:rPr>
        <w:t>。</w:t>
      </w:r>
      <w:r w:rsidR="00193B7F" w:rsidRPr="00193B7F">
        <w:rPr>
          <w:rFonts w:ascii="Times New Roman" w:eastAsia="宋体" w:hAnsi="宋体"/>
          <w:b w:val="0"/>
        </w:rPr>
        <w:t>WebMediaPlayer</w:t>
      </w:r>
      <w:r w:rsidR="00875D56">
        <w:rPr>
          <w:rFonts w:ascii="Times New Roman" w:eastAsia="宋体" w:hAnsi="宋体"/>
          <w:b w:val="0"/>
        </w:rPr>
        <w:softHyphen/>
      </w:r>
      <w:r w:rsidR="00193B7F" w:rsidRPr="00193B7F">
        <w:rPr>
          <w:rFonts w:ascii="Times New Roman" w:eastAsia="宋体" w:hAnsi="宋体"/>
          <w:b w:val="0"/>
        </w:rPr>
        <w:t>SmartAuto</w:t>
      </w:r>
      <w:r w:rsidR="00193B7F">
        <w:rPr>
          <w:rFonts w:ascii="Times New Roman" w:eastAsia="宋体" w:hAnsi="宋体" w:hint="eastAsia"/>
          <w:b w:val="0"/>
        </w:rPr>
        <w:t>是</w:t>
      </w:r>
      <w:r w:rsidR="00193B7F" w:rsidRPr="00193B7F">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子类，函数返回</w:t>
      </w:r>
      <w:r w:rsidR="00875D56">
        <w:rPr>
          <w:rFonts w:ascii="Times New Roman" w:eastAsia="宋体" w:hAnsi="宋体" w:hint="eastAsia"/>
          <w:b w:val="0"/>
        </w:rPr>
        <w:t>值</w:t>
      </w:r>
      <w:r w:rsidR="00875D56">
        <w:rPr>
          <w:rFonts w:ascii="Times New Roman" w:eastAsia="宋体" w:hAnsi="宋体"/>
          <w:b w:val="0"/>
        </w:rPr>
        <w:t>是</w:t>
      </w:r>
      <w:r w:rsidR="00875D56" w:rsidRPr="00875D56">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指针</w:t>
      </w:r>
      <w:r w:rsidR="008A528B">
        <w:rPr>
          <w:rFonts w:ascii="Times New Roman" w:eastAsia="宋体" w:hAnsi="宋体" w:hint="eastAsia"/>
          <w:b w:val="0"/>
        </w:rPr>
        <w:t>。</w:t>
      </w:r>
    </w:p>
    <w:p w14:paraId="0C7B43FE" w14:textId="77777777" w:rsidR="00E81DF5" w:rsidRDefault="008A528B" w:rsidP="00B32B8F">
      <w:pPr>
        <w:pStyle w:val="My0"/>
        <w:spacing w:after="0"/>
        <w:rPr>
          <w:rFonts w:ascii="Times New Roman" w:eastAsia="宋体" w:hAnsi="宋体"/>
          <w:b w:val="0"/>
        </w:rPr>
      </w:pPr>
      <w:r>
        <w:rPr>
          <w:rFonts w:ascii="Times New Roman" w:eastAsia="宋体" w:hAnsi="宋体"/>
          <w:b w:val="0"/>
        </w:rPr>
        <w:lastRenderedPageBreak/>
        <w:tab/>
      </w:r>
      <w:r w:rsidR="00CB4341">
        <w:rPr>
          <w:rFonts w:ascii="Times New Roman" w:eastAsia="宋体" w:hAnsi="宋体" w:hint="eastAsia"/>
          <w:b w:val="0"/>
        </w:rPr>
        <w:t>当</w:t>
      </w:r>
      <w:r w:rsidRPr="00193B7F">
        <w:rPr>
          <w:rFonts w:ascii="Times New Roman" w:eastAsia="宋体" w:hAnsi="宋体"/>
          <w:b w:val="0"/>
        </w:rPr>
        <w:t>WebMediaPlayerSmartAuto</w:t>
      </w:r>
      <w:r w:rsidR="00CB4341">
        <w:rPr>
          <w:rFonts w:ascii="Times New Roman" w:eastAsia="宋体" w:hAnsi="宋体" w:hint="eastAsia"/>
          <w:b w:val="0"/>
        </w:rPr>
        <w:t>对象被创建完成</w:t>
      </w:r>
      <w:r w:rsidR="0043689E">
        <w:rPr>
          <w:rFonts w:ascii="Times New Roman" w:eastAsia="宋体" w:hAnsi="宋体"/>
          <w:b w:val="0"/>
        </w:rPr>
        <w:t>，</w:t>
      </w:r>
      <w:r w:rsidR="00CB4341">
        <w:rPr>
          <w:rFonts w:ascii="Times New Roman" w:eastAsia="宋体" w:hAnsi="宋体" w:hint="eastAsia"/>
          <w:b w:val="0"/>
        </w:rPr>
        <w:t>它</w:t>
      </w:r>
      <w:r w:rsidR="00CB4341">
        <w:rPr>
          <w:rFonts w:ascii="Times New Roman" w:eastAsia="宋体" w:hAnsi="宋体"/>
          <w:b w:val="0"/>
        </w:rPr>
        <w:t>的</w:t>
      </w:r>
      <w:r w:rsidR="00CB4341">
        <w:rPr>
          <w:rFonts w:ascii="Times New Roman" w:eastAsia="宋体" w:hAnsi="宋体" w:hint="eastAsia"/>
          <w:b w:val="0"/>
        </w:rPr>
        <w:t>load</w:t>
      </w:r>
      <w:r w:rsidR="00CB4341">
        <w:rPr>
          <w:rFonts w:ascii="Times New Roman" w:eastAsia="宋体" w:hAnsi="宋体"/>
          <w:b w:val="0"/>
        </w:rPr>
        <w:t>函数将会被调用</w:t>
      </w:r>
      <w:r w:rsidR="00CB4341">
        <w:rPr>
          <w:rFonts w:ascii="Times New Roman" w:eastAsia="宋体" w:hAnsi="宋体" w:hint="eastAsia"/>
          <w:b w:val="0"/>
        </w:rPr>
        <w:t>。</w:t>
      </w:r>
      <w:r w:rsidR="00CB4341">
        <w:rPr>
          <w:rFonts w:ascii="Times New Roman" w:eastAsia="宋体" w:hAnsi="宋体"/>
          <w:b w:val="0"/>
        </w:rPr>
        <w:t>在</w:t>
      </w:r>
      <w:r w:rsidR="00CB4341" w:rsidRPr="00193B7F">
        <w:rPr>
          <w:rFonts w:ascii="Times New Roman" w:eastAsia="宋体" w:hAnsi="宋体"/>
          <w:b w:val="0"/>
        </w:rPr>
        <w:t>WebMediaPlayerSmartAuto</w:t>
      </w:r>
      <w:r w:rsidR="00CB4341">
        <w:rPr>
          <w:rFonts w:ascii="Times New Roman" w:eastAsia="宋体" w:hAnsi="宋体" w:hint="eastAsia"/>
          <w:b w:val="0"/>
        </w:rPr>
        <w:t>的</w:t>
      </w:r>
      <w:r w:rsidR="00CB4341">
        <w:rPr>
          <w:rFonts w:ascii="Times New Roman" w:eastAsia="宋体" w:hAnsi="宋体"/>
          <w:b w:val="0"/>
        </w:rPr>
        <w:t>load</w:t>
      </w:r>
      <w:r w:rsidR="00CB4341">
        <w:rPr>
          <w:rFonts w:ascii="Times New Roman" w:eastAsia="宋体" w:hAnsi="宋体"/>
          <w:b w:val="0"/>
        </w:rPr>
        <w:t>函数</w:t>
      </w:r>
      <w:r w:rsidR="00CB4341">
        <w:rPr>
          <w:rFonts w:ascii="Times New Roman" w:eastAsia="宋体" w:hAnsi="宋体" w:hint="eastAsia"/>
          <w:b w:val="0"/>
        </w:rPr>
        <w:t>中</w:t>
      </w:r>
      <w:r w:rsidR="00CB4341">
        <w:rPr>
          <w:rFonts w:ascii="Times New Roman" w:eastAsia="宋体" w:hAnsi="宋体"/>
          <w:b w:val="0"/>
        </w:rPr>
        <w:t>，完成初始化操作</w:t>
      </w:r>
      <w:r w:rsidR="00257B02">
        <w:rPr>
          <w:rFonts w:ascii="Times New Roman" w:eastAsia="宋体" w:hAnsi="宋体" w:hint="eastAsia"/>
          <w:b w:val="0"/>
        </w:rPr>
        <w:t>，</w:t>
      </w:r>
      <w:r w:rsidR="00CB4341">
        <w:rPr>
          <w:rFonts w:ascii="Times New Roman" w:eastAsia="宋体" w:hAnsi="宋体" w:hint="eastAsia"/>
          <w:b w:val="0"/>
        </w:rPr>
        <w:t>此过程</w:t>
      </w:r>
      <w:r w:rsidR="00AE5F37">
        <w:rPr>
          <w:rFonts w:ascii="Times New Roman" w:eastAsia="宋体" w:hAnsi="宋体"/>
          <w:b w:val="0"/>
        </w:rPr>
        <w:t>是一个跨进程的操作</w:t>
      </w:r>
      <w:r w:rsidR="000B2ECB">
        <w:rPr>
          <w:rFonts w:ascii="Times New Roman" w:eastAsia="宋体" w:hAnsi="宋体" w:hint="eastAsia"/>
          <w:b w:val="0"/>
        </w:rPr>
        <w:t>。</w:t>
      </w:r>
      <w:r w:rsidR="000B2ECB">
        <w:rPr>
          <w:rFonts w:ascii="Times New Roman" w:eastAsia="宋体" w:hAnsi="宋体"/>
          <w:b w:val="0"/>
        </w:rPr>
        <w:t>首先，我们上面看到的</w:t>
      </w:r>
      <w:r w:rsidR="000B2ECB" w:rsidRPr="004F7B03">
        <w:rPr>
          <w:rFonts w:ascii="Times New Roman" w:eastAsia="宋体" w:hAnsi="宋体"/>
          <w:b w:val="0"/>
        </w:rPr>
        <w:t>RenderFrameImpl</w:t>
      </w:r>
      <w:r w:rsidR="000B2ECB">
        <w:rPr>
          <w:rFonts w:ascii="Times New Roman" w:eastAsia="宋体" w:hAnsi="宋体" w:hint="eastAsia"/>
          <w:b w:val="0"/>
        </w:rPr>
        <w:t>对象</w:t>
      </w:r>
      <w:r w:rsidR="000B2ECB">
        <w:rPr>
          <w:rFonts w:ascii="Times New Roman" w:eastAsia="宋体" w:hAnsi="宋体"/>
          <w:b w:val="0"/>
        </w:rPr>
        <w:t>和</w:t>
      </w:r>
      <w:r w:rsidR="000B2ECB" w:rsidRPr="00193B7F">
        <w:rPr>
          <w:rFonts w:ascii="Times New Roman" w:eastAsia="宋体" w:hAnsi="宋体"/>
          <w:b w:val="0"/>
        </w:rPr>
        <w:t>WebMediaPlayerSmartAuto</w:t>
      </w:r>
      <w:r w:rsidR="000B2ECB">
        <w:rPr>
          <w:rFonts w:ascii="Times New Roman" w:eastAsia="宋体" w:hAnsi="宋体" w:hint="eastAsia"/>
          <w:b w:val="0"/>
        </w:rPr>
        <w:t>对象</w:t>
      </w:r>
      <w:r w:rsidR="000B2ECB">
        <w:rPr>
          <w:rFonts w:ascii="Times New Roman" w:eastAsia="宋体" w:hAnsi="宋体"/>
          <w:b w:val="0"/>
        </w:rPr>
        <w:t>，</w:t>
      </w:r>
      <w:r w:rsidR="000B2ECB">
        <w:rPr>
          <w:rFonts w:ascii="Times New Roman" w:eastAsia="宋体" w:hAnsi="宋体" w:hint="eastAsia"/>
          <w:b w:val="0"/>
        </w:rPr>
        <w:t>它们</w:t>
      </w:r>
      <w:r w:rsidR="000B2ECB">
        <w:rPr>
          <w:rFonts w:ascii="Times New Roman" w:eastAsia="宋体" w:hAnsi="宋体"/>
          <w:b w:val="0"/>
        </w:rPr>
        <w:t>均运行于</w:t>
      </w:r>
      <w:r w:rsidR="000B2ECB">
        <w:rPr>
          <w:rFonts w:ascii="Times New Roman" w:eastAsia="宋体" w:hAnsi="宋体"/>
          <w:b w:val="0"/>
        </w:rPr>
        <w:t>Render</w:t>
      </w:r>
      <w:r w:rsidR="000B2ECB">
        <w:rPr>
          <w:rFonts w:ascii="Times New Roman" w:eastAsia="宋体" w:hAnsi="宋体"/>
          <w:b w:val="0"/>
        </w:rPr>
        <w:t>进程</w:t>
      </w:r>
      <w:r w:rsidR="006F1AB8">
        <w:rPr>
          <w:rFonts w:ascii="Times New Roman" w:eastAsia="宋体" w:hAnsi="宋体" w:hint="eastAsia"/>
          <w:b w:val="0"/>
        </w:rPr>
        <w:t>，</w:t>
      </w:r>
      <w:r w:rsidR="006F1AB8">
        <w:rPr>
          <w:rFonts w:ascii="Times New Roman" w:eastAsia="宋体" w:hAnsi="宋体"/>
          <w:b w:val="0"/>
        </w:rPr>
        <w:t>这里的</w:t>
      </w:r>
      <w:r w:rsidR="006F1AB8" w:rsidRPr="00193B7F">
        <w:rPr>
          <w:rFonts w:ascii="Times New Roman" w:eastAsia="宋体" w:hAnsi="宋体"/>
          <w:b w:val="0"/>
        </w:rPr>
        <w:t>WebMediaPlayerSmartAuto</w:t>
      </w:r>
      <w:r w:rsidR="006F1AB8">
        <w:rPr>
          <w:rFonts w:ascii="Times New Roman" w:eastAsia="宋体" w:hAnsi="宋体" w:hint="eastAsia"/>
          <w:b w:val="0"/>
        </w:rPr>
        <w:t>本子上</w:t>
      </w:r>
      <w:r w:rsidR="006F1AB8">
        <w:rPr>
          <w:rFonts w:ascii="Times New Roman" w:eastAsia="宋体" w:hAnsi="宋体"/>
          <w:b w:val="0"/>
        </w:rPr>
        <w:t>来讲只是</w:t>
      </w:r>
      <w:r w:rsidR="006F1AB8">
        <w:rPr>
          <w:rFonts w:ascii="Times New Roman" w:eastAsia="宋体" w:hAnsi="宋体" w:hint="eastAsia"/>
          <w:b w:val="0"/>
        </w:rPr>
        <w:t>一个</w:t>
      </w:r>
      <w:r w:rsidR="006F1AB8">
        <w:rPr>
          <w:rFonts w:ascii="Times New Roman" w:eastAsia="宋体" w:hAnsi="宋体"/>
          <w:b w:val="0"/>
        </w:rPr>
        <w:t>proxy</w:t>
      </w:r>
      <w:r w:rsidR="006F1AB8">
        <w:rPr>
          <w:rFonts w:ascii="Times New Roman" w:eastAsia="宋体" w:hAnsi="宋体"/>
          <w:b w:val="0"/>
        </w:rPr>
        <w:t>，</w:t>
      </w:r>
      <w:r w:rsidR="006F1AB8">
        <w:rPr>
          <w:rFonts w:ascii="Times New Roman" w:eastAsia="宋体" w:hAnsi="宋体" w:hint="eastAsia"/>
          <w:b w:val="0"/>
        </w:rPr>
        <w:t>它没有</w:t>
      </w:r>
      <w:r w:rsidR="006F1AB8">
        <w:rPr>
          <w:rFonts w:ascii="Times New Roman" w:eastAsia="宋体" w:hAnsi="宋体"/>
          <w:b w:val="0"/>
        </w:rPr>
        <w:t>真正的业务逻辑的实现，所有</w:t>
      </w:r>
      <w:r w:rsidR="006F1AB8">
        <w:rPr>
          <w:rFonts w:ascii="Times New Roman" w:eastAsia="宋体" w:hAnsi="宋体" w:hint="eastAsia"/>
          <w:b w:val="0"/>
        </w:rPr>
        <w:t>动作</w:t>
      </w:r>
      <w:r w:rsidR="006F1AB8">
        <w:rPr>
          <w:rFonts w:ascii="Times New Roman" w:eastAsia="宋体" w:hAnsi="宋体"/>
          <w:b w:val="0"/>
        </w:rPr>
        <w:t>都是</w:t>
      </w:r>
      <w:r w:rsidR="006F1AB8">
        <w:rPr>
          <w:rFonts w:ascii="Times New Roman" w:eastAsia="宋体" w:hAnsi="宋体" w:hint="eastAsia"/>
          <w:b w:val="0"/>
        </w:rPr>
        <w:t>抛到</w:t>
      </w:r>
      <w:r w:rsidR="006F1AB8">
        <w:rPr>
          <w:rFonts w:ascii="Times New Roman" w:eastAsia="宋体" w:hAnsi="宋体"/>
          <w:b w:val="0"/>
        </w:rPr>
        <w:t>另外一个进程，即</w:t>
      </w:r>
      <w:r w:rsidR="006F1AB8">
        <w:rPr>
          <w:rFonts w:ascii="Times New Roman" w:eastAsia="宋体" w:hAnsi="宋体"/>
          <w:b w:val="0"/>
        </w:rPr>
        <w:t>Browser</w:t>
      </w:r>
      <w:r w:rsidR="006F1AB8">
        <w:rPr>
          <w:rFonts w:ascii="Times New Roman" w:eastAsia="宋体" w:hAnsi="宋体"/>
          <w:b w:val="0"/>
        </w:rPr>
        <w:t>进程完成</w:t>
      </w:r>
      <w:r w:rsidR="000B2ECB">
        <w:rPr>
          <w:rFonts w:ascii="Times New Roman" w:eastAsia="宋体" w:hAnsi="宋体" w:hint="eastAsia"/>
          <w:b w:val="0"/>
        </w:rPr>
        <w:t>。</w:t>
      </w:r>
    </w:p>
    <w:p w14:paraId="6FEC23E3" w14:textId="77777777" w:rsidR="008A528B" w:rsidRDefault="000B2ECB" w:rsidP="00C91031">
      <w:pPr>
        <w:pStyle w:val="My0"/>
        <w:ind w:firstLine="420"/>
        <w:rPr>
          <w:rFonts w:ascii="Times New Roman" w:eastAsia="宋体" w:hAnsi="宋体"/>
          <w:b w:val="0"/>
        </w:rPr>
      </w:pPr>
      <w:r>
        <w:rPr>
          <w:rFonts w:ascii="Times New Roman" w:eastAsia="宋体" w:hAnsi="宋体"/>
          <w:b w:val="0"/>
        </w:rPr>
        <w:t>在</w:t>
      </w:r>
      <w:r>
        <w:rPr>
          <w:rFonts w:ascii="Times New Roman" w:eastAsia="宋体" w:hAnsi="宋体"/>
          <w:b w:val="0"/>
        </w:rPr>
        <w:t>load</w:t>
      </w:r>
      <w:r>
        <w:rPr>
          <w:rFonts w:ascii="Times New Roman" w:eastAsia="宋体" w:hAnsi="宋体"/>
          <w:b w:val="0"/>
        </w:rPr>
        <w:t>被调用的时候，</w:t>
      </w:r>
      <w:r w:rsidR="00B32B8F">
        <w:rPr>
          <w:rFonts w:ascii="Times New Roman" w:eastAsia="宋体" w:hAnsi="宋体" w:hint="eastAsia"/>
          <w:b w:val="0"/>
        </w:rPr>
        <w:t>内部函数</w:t>
      </w:r>
      <w:r w:rsidR="00B32B8F" w:rsidRPr="00B32B8F">
        <w:rPr>
          <w:rFonts w:ascii="Times New Roman" w:eastAsia="宋体" w:hAnsi="宋体"/>
          <w:b w:val="0"/>
        </w:rPr>
        <w:t>InitializePlayer</w:t>
      </w:r>
      <w:r w:rsidR="00B32B8F">
        <w:rPr>
          <w:rFonts w:ascii="Times New Roman" w:eastAsia="宋体" w:hAnsi="宋体" w:hint="eastAsia"/>
          <w:b w:val="0"/>
        </w:rPr>
        <w:t>被</w:t>
      </w:r>
      <w:r w:rsidR="00B32B8F">
        <w:rPr>
          <w:rFonts w:ascii="Times New Roman" w:eastAsia="宋体" w:hAnsi="宋体"/>
          <w:b w:val="0"/>
        </w:rPr>
        <w:t>调用，在</w:t>
      </w:r>
      <w:r w:rsidR="00B32B8F" w:rsidRPr="00B32B8F">
        <w:rPr>
          <w:rFonts w:ascii="Times New Roman" w:eastAsia="宋体" w:hAnsi="宋体"/>
          <w:b w:val="0"/>
        </w:rPr>
        <w:t>InitializePlayer</w:t>
      </w:r>
      <w:r w:rsidR="00B32B8F">
        <w:rPr>
          <w:rFonts w:ascii="Times New Roman" w:eastAsia="宋体" w:hAnsi="宋体" w:hint="eastAsia"/>
          <w:b w:val="0"/>
        </w:rPr>
        <w:t>通过</w:t>
      </w:r>
      <w:r w:rsidR="00B32B8F" w:rsidRPr="000672D3">
        <w:rPr>
          <w:rFonts w:ascii="Times New Roman" w:eastAsia="宋体" w:hAnsi="宋体"/>
          <w:b w:val="0"/>
        </w:rPr>
        <w:t>Renderer</w:t>
      </w:r>
      <w:r w:rsidR="00B32B8F">
        <w:rPr>
          <w:rFonts w:ascii="Times New Roman" w:eastAsia="宋体" w:hAnsi="宋体"/>
          <w:b w:val="0"/>
        </w:rPr>
        <w:softHyphen/>
      </w:r>
      <w:r w:rsidR="00B32B8F" w:rsidRPr="000672D3">
        <w:rPr>
          <w:rFonts w:ascii="Times New Roman" w:eastAsia="宋体" w:hAnsi="宋体"/>
          <w:b w:val="0"/>
        </w:rPr>
        <w:t>MediaPlayerManager</w:t>
      </w:r>
      <w:r w:rsidR="00B32B8F">
        <w:rPr>
          <w:rFonts w:ascii="Times New Roman" w:eastAsia="宋体" w:hAnsi="宋体" w:hint="eastAsia"/>
          <w:b w:val="0"/>
        </w:rPr>
        <w:t>发送一个</w:t>
      </w:r>
      <w:r w:rsidR="00B32B8F">
        <w:rPr>
          <w:rFonts w:ascii="Times New Roman" w:eastAsia="宋体" w:hAnsi="宋体"/>
          <w:b w:val="0"/>
        </w:rPr>
        <w:t>初始化的消息：</w:t>
      </w:r>
    </w:p>
    <w:p w14:paraId="5129B9A5" w14:textId="77777777" w:rsidR="00B32B8F" w:rsidRPr="00B32B8F" w:rsidRDefault="00B32B8F" w:rsidP="00C91031">
      <w:pPr>
        <w:pStyle w:val="My0"/>
        <w:jc w:val="center"/>
        <w:rPr>
          <w:rFonts w:ascii="Times New Roman" w:eastAsia="宋体" w:hAnsi="宋体"/>
          <w:b w:val="0"/>
          <w:sz w:val="21"/>
          <w:szCs w:val="21"/>
        </w:rPr>
      </w:pPr>
      <w:r w:rsidRPr="00B32B8F">
        <w:rPr>
          <w:rFonts w:ascii="Times New Roman" w:eastAsia="宋体" w:hAnsi="宋体"/>
          <w:b w:val="0"/>
          <w:sz w:val="21"/>
          <w:szCs w:val="21"/>
        </w:rPr>
        <w:t>Send(new MediaPlayerHostMsg_Initialize(rout</w:t>
      </w:r>
      <w:r w:rsidR="00624C00">
        <w:rPr>
          <w:rFonts w:ascii="Times New Roman" w:eastAsia="宋体" w:hAnsi="宋体"/>
          <w:b w:val="0"/>
          <w:sz w:val="21"/>
          <w:szCs w:val="21"/>
        </w:rPr>
        <w:t>ing_id(), media_player_params))</w:t>
      </w:r>
    </w:p>
    <w:p w14:paraId="48C3C449" w14:textId="77777777" w:rsidR="00560EDF" w:rsidRDefault="008425EE"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此消息</w:t>
      </w:r>
      <w:r>
        <w:rPr>
          <w:rFonts w:ascii="Times New Roman" w:eastAsia="宋体" w:hAnsi="宋体"/>
          <w:b w:val="0"/>
        </w:rPr>
        <w:t>在另外一个</w:t>
      </w:r>
      <w:r>
        <w:rPr>
          <w:rFonts w:ascii="Times New Roman" w:eastAsia="宋体" w:hAnsi="宋体" w:hint="eastAsia"/>
          <w:b w:val="0"/>
        </w:rPr>
        <w:t>独立</w:t>
      </w:r>
      <w:r>
        <w:rPr>
          <w:rFonts w:ascii="Times New Roman" w:eastAsia="宋体" w:hAnsi="宋体"/>
          <w:b w:val="0"/>
        </w:rPr>
        <w:t>进程</w:t>
      </w:r>
      <w:r>
        <w:rPr>
          <w:rFonts w:ascii="Times New Roman" w:eastAsia="宋体" w:hAnsi="宋体"/>
          <w:b w:val="0"/>
        </w:rPr>
        <w:t>Browser</w:t>
      </w:r>
      <w:r>
        <w:rPr>
          <w:rFonts w:ascii="Times New Roman" w:eastAsia="宋体" w:hAnsi="宋体"/>
          <w:b w:val="0"/>
        </w:rPr>
        <w:t>中被</w:t>
      </w:r>
      <w:r w:rsidR="00CE5A4C" w:rsidRPr="00CE5A4C">
        <w:rPr>
          <w:rFonts w:ascii="Times New Roman" w:eastAsia="宋体" w:hAnsi="宋体"/>
          <w:b w:val="0"/>
        </w:rPr>
        <w:t>MediaWebContentsObserver</w:t>
      </w:r>
      <w:r w:rsidR="00E158AE">
        <w:rPr>
          <w:rFonts w:ascii="Times New Roman" w:eastAsia="宋体" w:hAnsi="宋体" w:hint="eastAsia"/>
          <w:b w:val="0"/>
        </w:rPr>
        <w:t>接收</w:t>
      </w:r>
      <w:r w:rsidR="00E158AE">
        <w:rPr>
          <w:rFonts w:ascii="Times New Roman" w:eastAsia="宋体" w:hAnsi="宋体"/>
          <w:b w:val="0"/>
        </w:rPr>
        <w:t>，</w:t>
      </w:r>
      <w:r w:rsidR="00DB2837" w:rsidRPr="00CE5A4C">
        <w:rPr>
          <w:rFonts w:ascii="Times New Roman" w:eastAsia="宋体" w:hAnsi="宋体"/>
          <w:b w:val="0"/>
        </w:rPr>
        <w:t>Media</w:t>
      </w:r>
      <w:r w:rsidR="00DB2837">
        <w:rPr>
          <w:rFonts w:ascii="Times New Roman" w:eastAsia="宋体" w:hAnsi="宋体"/>
          <w:b w:val="0"/>
        </w:rPr>
        <w:softHyphen/>
      </w:r>
      <w:r w:rsidR="00DB2837" w:rsidRPr="00CE5A4C">
        <w:rPr>
          <w:rFonts w:ascii="Times New Roman" w:eastAsia="宋体" w:hAnsi="宋体"/>
          <w:b w:val="0"/>
        </w:rPr>
        <w:t>WebContentsObserver</w:t>
      </w:r>
      <w:r w:rsidR="00DB2837">
        <w:rPr>
          <w:rFonts w:ascii="Times New Roman" w:eastAsia="宋体" w:hAnsi="宋体" w:hint="eastAsia"/>
          <w:b w:val="0"/>
        </w:rPr>
        <w:t>接到</w:t>
      </w:r>
      <w:r w:rsidR="00DB2837">
        <w:rPr>
          <w:rFonts w:ascii="Times New Roman" w:eastAsia="宋体" w:hAnsi="宋体"/>
          <w:b w:val="0"/>
        </w:rPr>
        <w:t>初始化</w:t>
      </w:r>
      <w:r w:rsidR="00DB2837">
        <w:rPr>
          <w:rFonts w:ascii="Times New Roman" w:eastAsia="宋体" w:hAnsi="宋体" w:hint="eastAsia"/>
          <w:b w:val="0"/>
        </w:rPr>
        <w:t>消息</w:t>
      </w:r>
      <w:r w:rsidR="006312E9">
        <w:rPr>
          <w:rFonts w:ascii="Times New Roman" w:eastAsia="宋体" w:hAnsi="宋体" w:hint="eastAsia"/>
          <w:b w:val="0"/>
        </w:rPr>
        <w:t>后调用</w:t>
      </w:r>
      <w:r w:rsidR="006312E9">
        <w:rPr>
          <w:rFonts w:ascii="Times New Roman" w:eastAsia="宋体" w:hAnsi="宋体"/>
          <w:b w:val="0"/>
        </w:rPr>
        <w:t>BrowserMediaPlayerManager</w:t>
      </w:r>
      <w:r w:rsidR="006312E9">
        <w:rPr>
          <w:rFonts w:ascii="Times New Roman" w:eastAsia="宋体" w:hAnsi="宋体" w:hint="eastAsia"/>
          <w:b w:val="0"/>
        </w:rPr>
        <w:t>的</w:t>
      </w:r>
      <w:r w:rsidR="006312E9" w:rsidRPr="006312E9">
        <w:rPr>
          <w:rFonts w:ascii="Times New Roman" w:eastAsia="宋体" w:hAnsi="宋体"/>
          <w:b w:val="0"/>
        </w:rPr>
        <w:t>OnInitialize</w:t>
      </w:r>
      <w:r w:rsidR="006312E9">
        <w:rPr>
          <w:rFonts w:ascii="Times New Roman" w:eastAsia="宋体" w:hAnsi="宋体" w:hint="eastAsia"/>
          <w:b w:val="0"/>
        </w:rPr>
        <w:t>函数。</w:t>
      </w:r>
    </w:p>
    <w:p w14:paraId="194DFA17" w14:textId="77777777" w:rsidR="00560EDF" w:rsidRDefault="006312E9"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BrowserMediaPlayerManager</w:t>
      </w:r>
      <w:r>
        <w:rPr>
          <w:rFonts w:ascii="Times New Roman" w:eastAsia="宋体" w:hAnsi="宋体" w:hint="eastAsia"/>
          <w:b w:val="0"/>
        </w:rPr>
        <w:t>的</w:t>
      </w:r>
      <w:r w:rsidRPr="006312E9">
        <w:rPr>
          <w:rFonts w:ascii="Times New Roman" w:eastAsia="宋体" w:hAnsi="宋体"/>
          <w:b w:val="0"/>
        </w:rPr>
        <w:t>OnInitialize</w:t>
      </w:r>
      <w:r>
        <w:rPr>
          <w:rFonts w:ascii="Times New Roman" w:eastAsia="宋体" w:hAnsi="宋体" w:hint="eastAsia"/>
          <w:b w:val="0"/>
        </w:rPr>
        <w:t>函数中</w:t>
      </w:r>
      <w:r w:rsidR="005B521F">
        <w:rPr>
          <w:rFonts w:ascii="Times New Roman" w:eastAsia="宋体" w:hAnsi="宋体" w:hint="eastAsia"/>
          <w:b w:val="0"/>
        </w:rPr>
        <w:t>，创建</w:t>
      </w:r>
      <w:r w:rsidR="00787439" w:rsidRPr="00787439">
        <w:rPr>
          <w:rFonts w:ascii="Times New Roman" w:eastAsia="宋体" w:hAnsi="宋体"/>
          <w:b w:val="0"/>
        </w:rPr>
        <w:t>MediaPlayerSmartAuto</w:t>
      </w:r>
      <w:r w:rsidR="00787439">
        <w:rPr>
          <w:rFonts w:ascii="Times New Roman" w:eastAsia="宋体" w:hAnsi="宋体" w:hint="eastAsia"/>
          <w:b w:val="0"/>
        </w:rPr>
        <w:t>对象</w:t>
      </w:r>
      <w:r w:rsidR="00787439">
        <w:rPr>
          <w:rFonts w:ascii="Times New Roman" w:eastAsia="宋体" w:hAnsi="宋体"/>
          <w:b w:val="0"/>
        </w:rPr>
        <w:t>，</w:t>
      </w:r>
      <w:r w:rsidR="00787439">
        <w:rPr>
          <w:rFonts w:ascii="Times New Roman" w:eastAsia="宋体" w:hAnsi="宋体" w:hint="eastAsia"/>
          <w:b w:val="0"/>
        </w:rPr>
        <w:t>然后</w:t>
      </w:r>
      <w:r w:rsidR="00787439">
        <w:rPr>
          <w:rFonts w:ascii="Times New Roman" w:eastAsia="宋体" w:hAnsi="宋体"/>
          <w:b w:val="0"/>
        </w:rPr>
        <w:t>调用</w:t>
      </w:r>
      <w:r w:rsidR="00787439" w:rsidRPr="00787439">
        <w:rPr>
          <w:rFonts w:ascii="Times New Roman" w:eastAsia="宋体" w:hAnsi="宋体"/>
          <w:b w:val="0"/>
        </w:rPr>
        <w:t>MediaPlayerSmartAuto</w:t>
      </w:r>
      <w:r w:rsidR="00787439">
        <w:rPr>
          <w:rFonts w:ascii="Times New Roman" w:eastAsia="宋体" w:hAnsi="宋体" w:hint="eastAsia"/>
          <w:b w:val="0"/>
        </w:rPr>
        <w:t>的</w:t>
      </w:r>
      <w:r w:rsidR="00787439">
        <w:rPr>
          <w:rFonts w:ascii="Times New Roman" w:eastAsia="宋体" w:hAnsi="宋体"/>
          <w:b w:val="0"/>
        </w:rPr>
        <w:t>load</w:t>
      </w:r>
      <w:r w:rsidR="00787439">
        <w:rPr>
          <w:rFonts w:ascii="Times New Roman" w:eastAsia="宋体" w:hAnsi="宋体" w:hint="eastAsia"/>
          <w:b w:val="0"/>
        </w:rPr>
        <w:t>函数</w:t>
      </w:r>
      <w:r w:rsidR="00787439">
        <w:rPr>
          <w:rFonts w:ascii="Times New Roman" w:eastAsia="宋体" w:hAnsi="宋体"/>
          <w:b w:val="0"/>
        </w:rPr>
        <w:t>。</w:t>
      </w:r>
      <w:r w:rsidR="006A4B56" w:rsidRPr="00787439">
        <w:rPr>
          <w:rFonts w:ascii="Times New Roman" w:eastAsia="宋体" w:hAnsi="宋体"/>
          <w:b w:val="0"/>
        </w:rPr>
        <w:t>MediaPlayerSmartAuto</w:t>
      </w:r>
      <w:r w:rsidR="006A4B56">
        <w:rPr>
          <w:rFonts w:ascii="Times New Roman" w:eastAsia="宋体" w:hAnsi="宋体" w:hint="eastAsia"/>
          <w:b w:val="0"/>
        </w:rPr>
        <w:t>被</w:t>
      </w:r>
      <w:r w:rsidR="006A4B56">
        <w:rPr>
          <w:rFonts w:ascii="Times New Roman" w:eastAsia="宋体" w:hAnsi="宋体"/>
          <w:b w:val="0"/>
        </w:rPr>
        <w:t>创建</w:t>
      </w:r>
      <w:r w:rsidR="006A4B56">
        <w:rPr>
          <w:rFonts w:ascii="Times New Roman" w:eastAsia="宋体" w:hAnsi="宋体" w:hint="eastAsia"/>
          <w:b w:val="0"/>
        </w:rPr>
        <w:t>时</w:t>
      </w:r>
      <w:r w:rsidR="006A4B56">
        <w:rPr>
          <w:rFonts w:ascii="Times New Roman" w:eastAsia="宋体" w:hAnsi="宋体"/>
          <w:b w:val="0"/>
        </w:rPr>
        <w:t>，在</w:t>
      </w:r>
      <w:r w:rsidR="004B392E">
        <w:rPr>
          <w:rFonts w:ascii="Times New Roman" w:eastAsia="宋体" w:hAnsi="宋体" w:hint="eastAsia"/>
          <w:b w:val="0"/>
        </w:rPr>
        <w:t>其</w:t>
      </w:r>
      <w:r w:rsidR="006A4B56">
        <w:rPr>
          <w:rFonts w:ascii="Times New Roman" w:eastAsia="宋体" w:hAnsi="宋体"/>
          <w:b w:val="0"/>
        </w:rPr>
        <w:t>构造函数中，通过动态</w:t>
      </w:r>
      <w:r w:rsidR="006A4B56">
        <w:rPr>
          <w:rFonts w:ascii="Times New Roman" w:eastAsia="宋体" w:hAnsi="宋体" w:hint="eastAsia"/>
          <w:b w:val="0"/>
        </w:rPr>
        <w:t>函数</w:t>
      </w:r>
      <w:r w:rsidR="006A4B56">
        <w:rPr>
          <w:rFonts w:ascii="Times New Roman" w:eastAsia="宋体" w:hAnsi="宋体"/>
          <w:b w:val="0"/>
        </w:rPr>
        <w:t>加载动态库</w:t>
      </w:r>
      <w:r w:rsidR="003A03B6" w:rsidRPr="003A03B6">
        <w:rPr>
          <w:rFonts w:ascii="Times New Roman" w:eastAsia="宋体" w:hAnsi="宋体"/>
          <w:b w:val="0"/>
        </w:rPr>
        <w:t>libWebMedia.so</w:t>
      </w:r>
      <w:r w:rsidR="003A03B6">
        <w:rPr>
          <w:rFonts w:ascii="Times New Roman" w:eastAsia="宋体" w:hAnsi="宋体" w:hint="eastAsia"/>
          <w:b w:val="0"/>
        </w:rPr>
        <w:t>：</w:t>
      </w:r>
    </w:p>
    <w:p w14:paraId="5F800877" w14:textId="77777777" w:rsidR="003A03B6" w:rsidRPr="00462376" w:rsidRDefault="008D7051"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dlopen("libWebMedia.so", RTLD_NOW)</w:t>
      </w:r>
    </w:p>
    <w:p w14:paraId="4DD19B57" w14:textId="77777777" w:rsidR="00151FDE" w:rsidRDefault="00116260"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利用</w:t>
      </w:r>
      <w:r>
        <w:rPr>
          <w:rFonts w:ascii="Times New Roman" w:eastAsia="宋体" w:hAnsi="宋体"/>
          <w:b w:val="0"/>
        </w:rPr>
        <w:t>这个动态库，创建</w:t>
      </w:r>
      <w:r>
        <w:rPr>
          <w:rFonts w:ascii="Times New Roman" w:eastAsia="宋体" w:hAnsi="宋体"/>
          <w:b w:val="0"/>
        </w:rPr>
        <w:t>WebMediaImpl</w:t>
      </w:r>
      <w:r w:rsidR="005F13BE">
        <w:rPr>
          <w:rFonts w:ascii="Times New Roman" w:eastAsia="宋体" w:hAnsi="宋体" w:hint="eastAsia"/>
          <w:b w:val="0"/>
        </w:rPr>
        <w:t>对象：</w:t>
      </w:r>
    </w:p>
    <w:p w14:paraId="7D4137D6" w14:textId="77777777" w:rsidR="00151FDE" w:rsidRPr="00462376" w:rsidRDefault="00F0713C"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m_createWebMedia = (createObjFunc *) dlsym(m_dlHandle, "createObj");</w:t>
      </w:r>
    </w:p>
    <w:p w14:paraId="4A0807C6" w14:textId="77777777" w:rsidR="00F0713C" w:rsidRDefault="00F0713C" w:rsidP="00C91031">
      <w:pPr>
        <w:pStyle w:val="My0"/>
        <w:ind w:firstLine="420"/>
        <w:rPr>
          <w:rFonts w:ascii="Times New Roman" w:eastAsia="宋体" w:hAnsi="宋体"/>
          <w:b w:val="0"/>
        </w:rPr>
      </w:pPr>
      <w:r w:rsidRPr="00F0713C">
        <w:rPr>
          <w:rFonts w:ascii="Times New Roman" w:eastAsia="宋体" w:hAnsi="宋体"/>
          <w:b w:val="0"/>
        </w:rPr>
        <w:t>createObj</w:t>
      </w:r>
      <w:r>
        <w:rPr>
          <w:rFonts w:ascii="Times New Roman" w:eastAsia="宋体" w:hAnsi="宋体" w:hint="eastAsia"/>
          <w:b w:val="0"/>
        </w:rPr>
        <w:t>的实现</w:t>
      </w:r>
      <w:r>
        <w:rPr>
          <w:rFonts w:ascii="Times New Roman" w:eastAsia="宋体" w:hAnsi="宋体"/>
          <w:b w:val="0"/>
        </w:rPr>
        <w:t>在</w:t>
      </w:r>
      <w:r>
        <w:rPr>
          <w:rFonts w:ascii="Times New Roman" w:eastAsia="宋体" w:hAnsi="宋体"/>
          <w:b w:val="0"/>
        </w:rPr>
        <w:t>WebMediaImpl.cpp</w:t>
      </w:r>
      <w:r>
        <w:rPr>
          <w:rFonts w:ascii="Times New Roman" w:eastAsia="宋体" w:hAnsi="宋体" w:hint="eastAsia"/>
          <w:b w:val="0"/>
        </w:rPr>
        <w:t>文件</w:t>
      </w:r>
      <w:r>
        <w:rPr>
          <w:rFonts w:ascii="Times New Roman" w:eastAsia="宋体" w:hAnsi="宋体"/>
          <w:b w:val="0"/>
        </w:rPr>
        <w:t>里实现</w:t>
      </w:r>
      <w:r w:rsidR="00BD6CCC">
        <w:rPr>
          <w:rFonts w:ascii="Times New Roman" w:eastAsia="宋体" w:hAnsi="宋体" w:hint="eastAsia"/>
          <w:b w:val="0"/>
        </w:rPr>
        <w:t>：</w:t>
      </w:r>
    </w:p>
    <w:p w14:paraId="311F1AA9" w14:textId="77777777"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extern "C" nutshell::web::WebMedia *createObj(nutshell::web::WebMediaCb *cb)</w:t>
      </w:r>
    </w:p>
    <w:p w14:paraId="114E962C" w14:textId="77777777"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w:t>
      </w:r>
    </w:p>
    <w:p w14:paraId="0EE3C21F" w14:textId="77777777"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 xml:space="preserve">    return new nutshell::web::WebMediaImpl(cb);</w:t>
      </w:r>
    </w:p>
    <w:p w14:paraId="529AD236" w14:textId="77777777" w:rsidR="002F07A2" w:rsidRPr="00462376" w:rsidRDefault="00F0713C" w:rsidP="0023651D">
      <w:pPr>
        <w:pStyle w:val="My0"/>
        <w:ind w:leftChars="400" w:left="960"/>
        <w:rPr>
          <w:rFonts w:ascii="Times New Roman" w:eastAsia="宋体" w:hAnsi="宋体"/>
          <w:b w:val="0"/>
          <w:sz w:val="21"/>
          <w:szCs w:val="21"/>
        </w:rPr>
      </w:pPr>
      <w:r w:rsidRPr="00462376">
        <w:rPr>
          <w:rFonts w:ascii="Times New Roman" w:eastAsia="宋体" w:hAnsi="宋体"/>
          <w:b w:val="0"/>
          <w:sz w:val="21"/>
          <w:szCs w:val="21"/>
        </w:rPr>
        <w:t>}</w:t>
      </w:r>
    </w:p>
    <w:p w14:paraId="187F4F3D" w14:textId="77777777" w:rsidR="002F07A2" w:rsidRDefault="00AD7941"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至此</w:t>
      </w:r>
      <w:r>
        <w:rPr>
          <w:rFonts w:ascii="Times New Roman" w:eastAsia="宋体" w:hAnsi="宋体"/>
          <w:b w:val="0"/>
        </w:rPr>
        <w:t>，</w:t>
      </w:r>
      <w:r>
        <w:rPr>
          <w:rFonts w:ascii="Times New Roman" w:eastAsia="宋体" w:hAnsi="宋体" w:hint="eastAsia"/>
          <w:b w:val="0"/>
        </w:rPr>
        <w:t>便</w:t>
      </w:r>
      <w:r w:rsidR="00EF456F">
        <w:rPr>
          <w:rFonts w:ascii="Times New Roman" w:eastAsia="宋体" w:hAnsi="宋体" w:hint="eastAsia"/>
          <w:b w:val="0"/>
        </w:rPr>
        <w:t>完成</w:t>
      </w:r>
      <w:r w:rsidR="00EF456F">
        <w:rPr>
          <w:rFonts w:ascii="Times New Roman" w:eastAsia="宋体" w:hAnsi="宋体"/>
          <w:b w:val="0"/>
        </w:rPr>
        <w:t>了</w:t>
      </w:r>
      <w:r w:rsidR="006A5805">
        <w:rPr>
          <w:rFonts w:ascii="Times New Roman" w:eastAsia="宋体" w:hAnsi="宋体" w:hint="eastAsia"/>
          <w:b w:val="0"/>
        </w:rPr>
        <w:t>从</w:t>
      </w:r>
      <w:r w:rsidR="006A5805">
        <w:rPr>
          <w:rFonts w:ascii="Times New Roman" w:eastAsia="宋体" w:hAnsi="宋体"/>
          <w:b w:val="0"/>
        </w:rPr>
        <w:t>Render</w:t>
      </w:r>
      <w:r w:rsidR="006A5805">
        <w:rPr>
          <w:rFonts w:ascii="Times New Roman" w:eastAsia="宋体" w:hAnsi="宋体"/>
          <w:b w:val="0"/>
        </w:rPr>
        <w:t>进程到</w:t>
      </w:r>
      <w:r w:rsidR="006A5805">
        <w:rPr>
          <w:rFonts w:ascii="Times New Roman" w:eastAsia="宋体" w:hAnsi="宋体"/>
          <w:b w:val="0"/>
        </w:rPr>
        <w:t>Browser</w:t>
      </w:r>
      <w:r w:rsidR="00B60E62">
        <w:rPr>
          <w:rFonts w:ascii="Times New Roman" w:eastAsia="宋体" w:hAnsi="宋体"/>
          <w:b w:val="0"/>
        </w:rPr>
        <w:t>进程</w:t>
      </w:r>
      <w:r w:rsidR="006A5805">
        <w:rPr>
          <w:rFonts w:ascii="Times New Roman" w:eastAsia="宋体" w:hAnsi="宋体"/>
          <w:b w:val="0"/>
        </w:rPr>
        <w:t>Media Player</w:t>
      </w:r>
      <w:r w:rsidR="006A5805">
        <w:rPr>
          <w:rFonts w:ascii="Times New Roman" w:eastAsia="宋体" w:hAnsi="宋体"/>
          <w:b w:val="0"/>
        </w:rPr>
        <w:t>的</w:t>
      </w:r>
      <w:r w:rsidR="006A5805">
        <w:rPr>
          <w:rFonts w:ascii="Times New Roman" w:eastAsia="宋体" w:hAnsi="宋体" w:hint="eastAsia"/>
          <w:b w:val="0"/>
        </w:rPr>
        <w:t>创建</w:t>
      </w:r>
      <w:r w:rsidR="006A5805">
        <w:rPr>
          <w:rFonts w:ascii="Times New Roman" w:eastAsia="宋体" w:hAnsi="宋体"/>
          <w:b w:val="0"/>
        </w:rPr>
        <w:t>过程</w:t>
      </w:r>
      <w:r w:rsidR="006A5805">
        <w:rPr>
          <w:rFonts w:ascii="Times New Roman" w:eastAsia="宋体" w:hAnsi="宋体" w:hint="eastAsia"/>
          <w:b w:val="0"/>
        </w:rPr>
        <w:t>。</w:t>
      </w:r>
      <w:r w:rsidR="006A5805">
        <w:rPr>
          <w:rFonts w:ascii="Times New Roman" w:eastAsia="宋体" w:hAnsi="宋体"/>
          <w:b w:val="0"/>
        </w:rPr>
        <w:t>通过上述介绍可以看出</w:t>
      </w:r>
      <w:r w:rsidR="006A5805">
        <w:rPr>
          <w:rFonts w:ascii="Times New Roman" w:eastAsia="宋体" w:hAnsi="宋体" w:hint="eastAsia"/>
          <w:b w:val="0"/>
        </w:rPr>
        <w:t>，</w:t>
      </w:r>
      <w:r w:rsidR="00EF064A">
        <w:rPr>
          <w:rFonts w:ascii="Times New Roman" w:eastAsia="宋体" w:hAnsi="宋体" w:hint="eastAsia"/>
          <w:b w:val="0"/>
        </w:rPr>
        <w:t>Render</w:t>
      </w:r>
      <w:r w:rsidR="00EF064A">
        <w:rPr>
          <w:rFonts w:ascii="Times New Roman" w:eastAsia="宋体" w:hAnsi="宋体" w:hint="eastAsia"/>
          <w:b w:val="0"/>
        </w:rPr>
        <w:t>进程</w:t>
      </w:r>
      <w:r w:rsidR="00EF064A">
        <w:rPr>
          <w:rFonts w:ascii="Times New Roman" w:eastAsia="宋体" w:hAnsi="宋体"/>
          <w:b w:val="0"/>
        </w:rPr>
        <w:t>的</w:t>
      </w:r>
      <w:r w:rsidR="00EF064A">
        <w:rPr>
          <w:rFonts w:ascii="Times New Roman" w:eastAsia="宋体" w:hAnsi="宋体"/>
          <w:b w:val="0"/>
        </w:rPr>
        <w:t>Player</w:t>
      </w:r>
      <w:r w:rsidR="00EF064A">
        <w:rPr>
          <w:rFonts w:ascii="Times New Roman" w:eastAsia="宋体" w:hAnsi="宋体" w:hint="eastAsia"/>
          <w:b w:val="0"/>
        </w:rPr>
        <w:t>只是</w:t>
      </w:r>
      <w:r w:rsidR="00EF064A">
        <w:rPr>
          <w:rFonts w:ascii="Times New Roman" w:eastAsia="宋体" w:hAnsi="宋体"/>
          <w:b w:val="0"/>
        </w:rPr>
        <w:t>一个影子，它通过</w:t>
      </w:r>
      <w:r w:rsidR="00EF064A">
        <w:rPr>
          <w:rFonts w:ascii="Times New Roman" w:eastAsia="宋体" w:hAnsi="宋体"/>
          <w:b w:val="0"/>
        </w:rPr>
        <w:t>Chromium</w:t>
      </w:r>
      <w:r w:rsidR="00543932">
        <w:rPr>
          <w:rFonts w:ascii="Times New Roman" w:eastAsia="宋体" w:hAnsi="宋体"/>
          <w:b w:val="0"/>
        </w:rPr>
        <w:t>独特的进程间通</w:t>
      </w:r>
      <w:r w:rsidR="00543932">
        <w:rPr>
          <w:rFonts w:ascii="Times New Roman" w:eastAsia="宋体" w:hAnsi="宋体" w:hint="eastAsia"/>
          <w:b w:val="0"/>
        </w:rPr>
        <w:t>信</w:t>
      </w:r>
      <w:r w:rsidR="00EF064A">
        <w:rPr>
          <w:rFonts w:ascii="Times New Roman" w:eastAsia="宋体" w:hAnsi="宋体"/>
          <w:b w:val="0"/>
        </w:rPr>
        <w:t>的方式</w:t>
      </w:r>
      <w:r w:rsidR="00E36A88">
        <w:rPr>
          <w:rFonts w:ascii="Times New Roman" w:eastAsia="宋体" w:hAnsi="宋体" w:hint="eastAsia"/>
          <w:b w:val="0"/>
        </w:rPr>
        <w:t>，在</w:t>
      </w:r>
      <w:r w:rsidR="00E36A88">
        <w:rPr>
          <w:rFonts w:ascii="Times New Roman" w:eastAsia="宋体" w:hAnsi="宋体"/>
          <w:b w:val="0"/>
        </w:rPr>
        <w:t>Render</w:t>
      </w:r>
      <w:r w:rsidR="00E36A88">
        <w:rPr>
          <w:rFonts w:ascii="Times New Roman" w:eastAsia="宋体" w:hAnsi="宋体"/>
          <w:b w:val="0"/>
        </w:rPr>
        <w:t>进程中将一切的函数请求转换成消息</w:t>
      </w:r>
      <w:r w:rsidR="00E36A88">
        <w:rPr>
          <w:rFonts w:ascii="Times New Roman" w:eastAsia="宋体" w:hAnsi="宋体" w:hint="eastAsia"/>
          <w:b w:val="0"/>
        </w:rPr>
        <w:t>抛给</w:t>
      </w:r>
      <w:r w:rsidR="00E36A88">
        <w:rPr>
          <w:rFonts w:ascii="Times New Roman" w:eastAsia="宋体" w:hAnsi="宋体"/>
          <w:b w:val="0"/>
        </w:rPr>
        <w:t>Browser</w:t>
      </w:r>
      <w:r w:rsidR="00E36A88">
        <w:rPr>
          <w:rFonts w:ascii="Times New Roman" w:eastAsia="宋体" w:hAnsi="宋体"/>
          <w:b w:val="0"/>
        </w:rPr>
        <w:t>进程，</w:t>
      </w:r>
      <w:r w:rsidR="00E36A88">
        <w:rPr>
          <w:rFonts w:ascii="Times New Roman" w:eastAsia="宋体" w:hAnsi="宋体"/>
          <w:b w:val="0"/>
        </w:rPr>
        <w:t>Browser</w:t>
      </w:r>
      <w:r w:rsidR="00E36A88">
        <w:rPr>
          <w:rFonts w:ascii="Times New Roman" w:eastAsia="宋体" w:hAnsi="宋体"/>
          <w:b w:val="0"/>
        </w:rPr>
        <w:t>进程收到消息</w:t>
      </w:r>
      <w:r w:rsidR="00E36A88">
        <w:rPr>
          <w:rFonts w:ascii="Times New Roman" w:eastAsia="宋体" w:hAnsi="宋体" w:hint="eastAsia"/>
          <w:b w:val="0"/>
        </w:rPr>
        <w:t>后</w:t>
      </w:r>
      <w:r w:rsidR="00E36A88">
        <w:rPr>
          <w:rFonts w:ascii="Times New Roman" w:eastAsia="宋体" w:hAnsi="宋体"/>
          <w:b w:val="0"/>
        </w:rPr>
        <w:t>对消息</w:t>
      </w:r>
      <w:r w:rsidR="00E36A88">
        <w:rPr>
          <w:rFonts w:ascii="Times New Roman" w:eastAsia="宋体" w:hAnsi="宋体" w:hint="eastAsia"/>
          <w:b w:val="0"/>
        </w:rPr>
        <w:t>进行</w:t>
      </w:r>
      <w:r w:rsidR="00E36A88">
        <w:rPr>
          <w:rFonts w:ascii="Times New Roman" w:eastAsia="宋体" w:hAnsi="宋体"/>
          <w:b w:val="0"/>
        </w:rPr>
        <w:t>处理，在</w:t>
      </w:r>
      <w:r w:rsidR="00E36A88">
        <w:rPr>
          <w:rFonts w:ascii="Times New Roman" w:eastAsia="宋体" w:hAnsi="宋体"/>
          <w:b w:val="0"/>
        </w:rPr>
        <w:t>Browser</w:t>
      </w:r>
      <w:r w:rsidR="00E36A88">
        <w:rPr>
          <w:rFonts w:ascii="Times New Roman" w:eastAsia="宋体" w:hAnsi="宋体" w:hint="eastAsia"/>
          <w:b w:val="0"/>
        </w:rPr>
        <w:t>进程里</w:t>
      </w:r>
      <w:r w:rsidR="00E36A88">
        <w:rPr>
          <w:rFonts w:ascii="Times New Roman" w:eastAsia="宋体" w:hAnsi="宋体"/>
          <w:b w:val="0"/>
        </w:rPr>
        <w:t>创建了另外一个</w:t>
      </w:r>
      <w:r w:rsidR="00E36A88">
        <w:rPr>
          <w:rFonts w:ascii="Times New Roman" w:eastAsia="宋体" w:hAnsi="宋体"/>
          <w:b w:val="0"/>
        </w:rPr>
        <w:t>Meidia Player</w:t>
      </w:r>
      <w:r w:rsidR="00E36A88">
        <w:rPr>
          <w:rFonts w:ascii="Times New Roman" w:eastAsia="宋体" w:hAnsi="宋体"/>
          <w:b w:val="0"/>
        </w:rPr>
        <w:t>来</w:t>
      </w:r>
      <w:r w:rsidR="00E36A88">
        <w:rPr>
          <w:rFonts w:ascii="Times New Roman" w:eastAsia="宋体" w:hAnsi="宋体" w:hint="eastAsia"/>
          <w:b w:val="0"/>
        </w:rPr>
        <w:t>响应</w:t>
      </w:r>
      <w:r w:rsidR="00980739">
        <w:rPr>
          <w:rFonts w:ascii="Times New Roman" w:eastAsia="宋体" w:hAnsi="宋体" w:hint="eastAsia"/>
          <w:b w:val="0"/>
        </w:rPr>
        <w:t>Render</w:t>
      </w:r>
      <w:r w:rsidR="00980739">
        <w:rPr>
          <w:rFonts w:ascii="Times New Roman" w:eastAsia="宋体" w:hAnsi="宋体"/>
          <w:b w:val="0"/>
        </w:rPr>
        <w:t>进程的对应请求。</w:t>
      </w:r>
    </w:p>
    <w:p w14:paraId="670FA708" w14:textId="77777777" w:rsidR="0004322B" w:rsidRDefault="00791A80" w:rsidP="00A509D9">
      <w:pPr>
        <w:pStyle w:val="My0"/>
        <w:rPr>
          <w:rFonts w:ascii="Times New Roman" w:eastAsia="宋体" w:hAnsi="宋体"/>
          <w:b w:val="0"/>
        </w:rPr>
      </w:pPr>
      <w:r>
        <w:rPr>
          <w:rFonts w:ascii="Times New Roman" w:eastAsia="宋体" w:hAnsi="宋体"/>
          <w:b w:val="0"/>
        </w:rPr>
        <w:tab/>
      </w:r>
      <w:r w:rsidR="00C86924">
        <w:rPr>
          <w:rFonts w:ascii="Times New Roman" w:eastAsia="宋体" w:hAnsi="宋体" w:hint="eastAsia"/>
          <w:b w:val="0"/>
        </w:rPr>
        <w:t>之所以</w:t>
      </w:r>
      <w:r w:rsidR="002775A2">
        <w:rPr>
          <w:rFonts w:ascii="Times New Roman" w:eastAsia="宋体" w:hAnsi="宋体"/>
          <w:b w:val="0"/>
        </w:rPr>
        <w:t>这样做，</w:t>
      </w:r>
      <w:r w:rsidR="00EA071B">
        <w:rPr>
          <w:rFonts w:ascii="Times New Roman" w:eastAsia="宋体" w:hAnsi="宋体" w:hint="eastAsia"/>
          <w:b w:val="0"/>
        </w:rPr>
        <w:t>一</w:t>
      </w:r>
      <w:r w:rsidR="002775A2">
        <w:rPr>
          <w:rFonts w:ascii="Times New Roman" w:eastAsia="宋体" w:hAnsi="宋体"/>
          <w:b w:val="0"/>
        </w:rPr>
        <w:t>是因为</w:t>
      </w:r>
      <w:r w:rsidR="00C86924">
        <w:rPr>
          <w:rFonts w:ascii="Times New Roman" w:eastAsia="宋体" w:hAnsi="宋体"/>
          <w:b w:val="0"/>
        </w:rPr>
        <w:t>Chromium</w:t>
      </w:r>
      <w:r w:rsidR="002775A2">
        <w:rPr>
          <w:rFonts w:ascii="Times New Roman" w:eastAsia="宋体" w:hAnsi="宋体" w:hint="eastAsia"/>
          <w:b w:val="0"/>
        </w:rPr>
        <w:t>的</w:t>
      </w:r>
      <w:r w:rsidR="002775A2">
        <w:rPr>
          <w:rFonts w:ascii="Times New Roman" w:eastAsia="宋体" w:hAnsi="宋体"/>
          <w:b w:val="0"/>
        </w:rPr>
        <w:t>多进程</w:t>
      </w:r>
      <w:r w:rsidR="00EA071B">
        <w:rPr>
          <w:rFonts w:ascii="Times New Roman" w:eastAsia="宋体" w:hAnsi="宋体" w:hint="eastAsia"/>
          <w:b w:val="0"/>
        </w:rPr>
        <w:t>架构</w:t>
      </w:r>
      <w:r w:rsidR="002775A2">
        <w:rPr>
          <w:rFonts w:ascii="Times New Roman" w:eastAsia="宋体" w:hAnsi="宋体" w:hint="eastAsia"/>
          <w:b w:val="0"/>
        </w:rPr>
        <w:t>设计</w:t>
      </w:r>
      <w:r w:rsidR="00EA071B">
        <w:rPr>
          <w:rFonts w:ascii="Times New Roman" w:eastAsia="宋体" w:hAnsi="宋体" w:hint="eastAsia"/>
          <w:b w:val="0"/>
        </w:rPr>
        <w:t>，</w:t>
      </w:r>
      <w:r w:rsidR="006A3BD3">
        <w:rPr>
          <w:rFonts w:ascii="Times New Roman" w:eastAsia="宋体" w:hAnsi="宋体" w:hint="eastAsia"/>
          <w:b w:val="0"/>
        </w:rPr>
        <w:t>关于</w:t>
      </w:r>
      <w:r w:rsidR="006A3BD3">
        <w:rPr>
          <w:rFonts w:ascii="Times New Roman" w:eastAsia="宋体" w:hAnsi="宋体" w:hint="eastAsia"/>
          <w:b w:val="0"/>
        </w:rPr>
        <w:t>Chromium</w:t>
      </w:r>
      <w:r w:rsidR="006A3BD3">
        <w:rPr>
          <w:rFonts w:ascii="Times New Roman" w:eastAsia="宋体" w:hAnsi="宋体"/>
          <w:b w:val="0"/>
        </w:rPr>
        <w:t>的</w:t>
      </w:r>
      <w:r w:rsidR="006A3BD3">
        <w:rPr>
          <w:rFonts w:ascii="Times New Roman" w:eastAsia="宋体" w:hAnsi="宋体" w:hint="eastAsia"/>
          <w:b w:val="0"/>
        </w:rPr>
        <w:t>多进程</w:t>
      </w:r>
      <w:r w:rsidR="006A3BD3">
        <w:rPr>
          <w:rFonts w:ascii="Times New Roman" w:eastAsia="宋体" w:hAnsi="宋体"/>
          <w:b w:val="0"/>
        </w:rPr>
        <w:t>架构</w:t>
      </w:r>
      <w:r w:rsidR="006A3BD3">
        <w:rPr>
          <w:rFonts w:ascii="Times New Roman" w:eastAsia="宋体" w:hAnsi="宋体" w:hint="eastAsia"/>
          <w:b w:val="0"/>
        </w:rPr>
        <w:t>可以</w:t>
      </w:r>
      <w:r w:rsidR="006A3BD3">
        <w:rPr>
          <w:rFonts w:ascii="Times New Roman" w:eastAsia="宋体" w:hAnsi="宋体"/>
          <w:b w:val="0"/>
        </w:rPr>
        <w:t>参看</w:t>
      </w:r>
      <w:r w:rsidR="006A3BD3">
        <w:rPr>
          <w:rFonts w:ascii="Times New Roman" w:eastAsia="宋体" w:hAnsi="宋体" w:hint="eastAsia"/>
          <w:b w:val="0"/>
        </w:rPr>
        <w:t>前面</w:t>
      </w:r>
      <w:r w:rsidR="006A3BD3">
        <w:rPr>
          <w:rFonts w:ascii="Times New Roman" w:eastAsia="宋体" w:hAnsi="宋体"/>
          <w:b w:val="0"/>
        </w:rPr>
        <w:t>第二章</w:t>
      </w:r>
      <w:r w:rsidR="006A3BD3">
        <w:rPr>
          <w:rFonts w:ascii="Times New Roman" w:eastAsia="宋体" w:hAnsi="宋体" w:hint="eastAsia"/>
          <w:b w:val="0"/>
        </w:rPr>
        <w:t>中</w:t>
      </w:r>
      <w:r w:rsidR="006A3BD3">
        <w:rPr>
          <w:rFonts w:ascii="Times New Roman" w:eastAsia="宋体" w:hAnsi="宋体"/>
          <w:b w:val="0"/>
        </w:rPr>
        <w:t>的描述，尤其在图</w:t>
      </w:r>
      <w:r w:rsidR="006A3BD3">
        <w:rPr>
          <w:rFonts w:ascii="Times New Roman" w:eastAsia="宋体" w:hAnsi="宋体" w:hint="eastAsia"/>
          <w:b w:val="0"/>
        </w:rPr>
        <w:t>2</w:t>
      </w:r>
      <w:r w:rsidR="006A3BD3">
        <w:rPr>
          <w:rFonts w:ascii="Times New Roman" w:eastAsia="宋体" w:hAnsi="宋体"/>
          <w:b w:val="0"/>
        </w:rPr>
        <w:t>-11</w:t>
      </w:r>
      <w:r w:rsidR="006A3BD3">
        <w:rPr>
          <w:rFonts w:ascii="Times New Roman" w:eastAsia="宋体" w:hAnsi="宋体" w:hint="eastAsia"/>
          <w:b w:val="0"/>
        </w:rPr>
        <w:t>中</w:t>
      </w:r>
      <w:r w:rsidR="006A3BD3">
        <w:rPr>
          <w:rFonts w:ascii="Times New Roman" w:eastAsia="宋体" w:hAnsi="宋体"/>
          <w:b w:val="0"/>
        </w:rPr>
        <w:t>进行了形象化的说明。</w:t>
      </w:r>
      <w:r w:rsidR="0004322B">
        <w:rPr>
          <w:rFonts w:ascii="Times New Roman" w:eastAsia="宋体" w:hAnsi="宋体" w:hint="eastAsia"/>
          <w:b w:val="0"/>
        </w:rPr>
        <w:t>二</w:t>
      </w:r>
      <w:r w:rsidR="0004322B">
        <w:rPr>
          <w:rFonts w:ascii="Times New Roman" w:eastAsia="宋体" w:hAnsi="宋体"/>
          <w:b w:val="0"/>
        </w:rPr>
        <w:t>是因为</w:t>
      </w:r>
      <w:r w:rsidR="0004322B">
        <w:rPr>
          <w:rFonts w:ascii="Times New Roman" w:eastAsia="宋体" w:hAnsi="宋体" w:hint="eastAsia"/>
          <w:b w:val="0"/>
        </w:rPr>
        <w:lastRenderedPageBreak/>
        <w:t>一个</w:t>
      </w:r>
      <w:r w:rsidR="0004322B">
        <w:rPr>
          <w:rFonts w:ascii="Times New Roman" w:eastAsia="宋体" w:hAnsi="宋体"/>
          <w:b w:val="0"/>
        </w:rPr>
        <w:t>Chromium</w:t>
      </w:r>
      <w:r w:rsidR="008233C6">
        <w:rPr>
          <w:rFonts w:ascii="Times New Roman" w:eastAsia="宋体" w:hAnsi="宋体"/>
          <w:b w:val="0"/>
        </w:rPr>
        <w:t>实例</w:t>
      </w:r>
      <w:r w:rsidR="0004322B">
        <w:rPr>
          <w:rFonts w:ascii="Times New Roman" w:eastAsia="宋体" w:hAnsi="宋体" w:hint="eastAsia"/>
          <w:b w:val="0"/>
        </w:rPr>
        <w:t>可能</w:t>
      </w:r>
      <w:r w:rsidR="0004322B">
        <w:rPr>
          <w:rFonts w:ascii="Times New Roman" w:eastAsia="宋体" w:hAnsi="宋体"/>
          <w:b w:val="0"/>
        </w:rPr>
        <w:t>会有多个</w:t>
      </w:r>
      <w:r w:rsidR="0004322B">
        <w:rPr>
          <w:rFonts w:ascii="Times New Roman" w:eastAsia="宋体" w:hAnsi="宋体"/>
          <w:b w:val="0"/>
        </w:rPr>
        <w:t>Render</w:t>
      </w:r>
      <w:r w:rsidR="0004322B">
        <w:rPr>
          <w:rFonts w:ascii="Times New Roman" w:eastAsia="宋体" w:hAnsi="宋体"/>
          <w:b w:val="0"/>
        </w:rPr>
        <w:t>进程</w:t>
      </w:r>
      <w:r w:rsidR="008233C6">
        <w:rPr>
          <w:rFonts w:ascii="Times New Roman" w:eastAsia="宋体" w:hAnsi="宋体" w:hint="eastAsia"/>
          <w:b w:val="0"/>
        </w:rPr>
        <w:t>，</w:t>
      </w:r>
      <w:r w:rsidR="008233C6">
        <w:rPr>
          <w:rFonts w:ascii="Times New Roman" w:eastAsia="宋体" w:hAnsi="宋体"/>
          <w:b w:val="0"/>
        </w:rPr>
        <w:t>但只会有一个</w:t>
      </w:r>
      <w:r w:rsidR="008233C6">
        <w:rPr>
          <w:rFonts w:ascii="Times New Roman" w:eastAsia="宋体" w:hAnsi="宋体"/>
          <w:b w:val="0"/>
        </w:rPr>
        <w:t>Browser</w:t>
      </w:r>
      <w:r w:rsidR="008233C6">
        <w:rPr>
          <w:rFonts w:ascii="Times New Roman" w:eastAsia="宋体" w:hAnsi="宋体"/>
          <w:b w:val="0"/>
        </w:rPr>
        <w:t>进程，将</w:t>
      </w:r>
      <w:r w:rsidR="008233C6">
        <w:rPr>
          <w:rFonts w:ascii="Times New Roman" w:eastAsia="宋体" w:hAnsi="宋体"/>
          <w:b w:val="0"/>
        </w:rPr>
        <w:t>Media Play</w:t>
      </w:r>
      <w:r w:rsidR="008233C6">
        <w:rPr>
          <w:rFonts w:ascii="Times New Roman" w:eastAsia="宋体" w:hAnsi="宋体" w:hint="eastAsia"/>
          <w:b w:val="0"/>
        </w:rPr>
        <w:t>的业务</w:t>
      </w:r>
      <w:r w:rsidR="008233C6">
        <w:rPr>
          <w:rFonts w:ascii="Times New Roman" w:eastAsia="宋体" w:hAnsi="宋体"/>
          <w:b w:val="0"/>
        </w:rPr>
        <w:t>实现放在</w:t>
      </w:r>
      <w:r w:rsidR="008233C6">
        <w:rPr>
          <w:rFonts w:ascii="Times New Roman" w:eastAsia="宋体" w:hAnsi="宋体"/>
          <w:b w:val="0"/>
        </w:rPr>
        <w:t>Browser</w:t>
      </w:r>
      <w:r w:rsidR="008233C6">
        <w:rPr>
          <w:rFonts w:ascii="Times New Roman" w:eastAsia="宋体" w:hAnsi="宋体"/>
          <w:b w:val="0"/>
        </w:rPr>
        <w:t>进程</w:t>
      </w:r>
      <w:r w:rsidR="008233C6">
        <w:rPr>
          <w:rFonts w:ascii="Times New Roman" w:eastAsia="宋体" w:hAnsi="宋体" w:hint="eastAsia"/>
          <w:b w:val="0"/>
        </w:rPr>
        <w:t>便于</w:t>
      </w:r>
      <w:r w:rsidR="008233C6">
        <w:rPr>
          <w:rFonts w:ascii="Times New Roman" w:eastAsia="宋体" w:hAnsi="宋体"/>
          <w:b w:val="0"/>
        </w:rPr>
        <w:t>管理。</w:t>
      </w:r>
    </w:p>
    <w:p w14:paraId="5E87CFDF" w14:textId="77777777" w:rsidR="007D6A8D" w:rsidRPr="00B92DB1" w:rsidRDefault="007D6A8D" w:rsidP="00A509D9">
      <w:pPr>
        <w:pStyle w:val="My0"/>
        <w:rPr>
          <w:rFonts w:ascii="Times New Roman" w:eastAsia="宋体" w:hAnsi="宋体"/>
          <w:b w:val="0"/>
        </w:rPr>
      </w:pPr>
    </w:p>
    <w:p w14:paraId="1B3E826B" w14:textId="77777777" w:rsidR="00340A31" w:rsidRDefault="00117548" w:rsidP="00A87143">
      <w:pPr>
        <w:pStyle w:val="My0"/>
        <w:outlineLvl w:val="2"/>
      </w:pPr>
      <w:bookmarkStart w:id="65" w:name="_Toc466328101"/>
      <w:r>
        <w:rPr>
          <w:rFonts w:hint="eastAsia"/>
        </w:rPr>
        <w:t>4.3.2</w:t>
      </w:r>
      <w:r w:rsidR="00340A31">
        <w:rPr>
          <w:rFonts w:hint="eastAsia"/>
        </w:rPr>
        <w:t xml:space="preserve"> </w:t>
      </w:r>
      <w:r w:rsidR="00697263">
        <w:t>Media Service</w:t>
      </w:r>
      <w:r w:rsidR="00340A31">
        <w:rPr>
          <w:rFonts w:hint="eastAsia"/>
        </w:rPr>
        <w:t>相关</w:t>
      </w:r>
      <w:r w:rsidR="00340A31">
        <w:t>的实现</w:t>
      </w:r>
      <w:bookmarkEnd w:id="65"/>
    </w:p>
    <w:p w14:paraId="481E05A2" w14:textId="77777777" w:rsidR="00955635" w:rsidRDefault="00A215C3" w:rsidP="00A509D9">
      <w:pPr>
        <w:pStyle w:val="My0"/>
        <w:rPr>
          <w:rFonts w:ascii="Times New Roman" w:eastAsia="宋体" w:hAnsi="宋体"/>
          <w:b w:val="0"/>
        </w:rPr>
      </w:pPr>
      <w:r w:rsidRPr="00D021C5">
        <w:rPr>
          <w:rFonts w:ascii="Times New Roman" w:eastAsia="宋体" w:hAnsi="宋体"/>
          <w:b w:val="0"/>
        </w:rPr>
        <w:tab/>
      </w:r>
      <w:r w:rsidR="00AE0796">
        <w:rPr>
          <w:rFonts w:ascii="Times New Roman" w:eastAsia="宋体" w:hAnsi="宋体" w:hint="eastAsia"/>
          <w:b w:val="0"/>
        </w:rPr>
        <w:t>Media Service</w:t>
      </w:r>
      <w:r w:rsidR="00A04371">
        <w:rPr>
          <w:rFonts w:ascii="Times New Roman" w:eastAsia="宋体" w:hAnsi="宋体" w:hint="eastAsia"/>
          <w:b w:val="0"/>
        </w:rPr>
        <w:t>是</w:t>
      </w:r>
      <w:r w:rsidR="00A04371">
        <w:rPr>
          <w:rFonts w:ascii="Times New Roman" w:eastAsia="宋体" w:hAnsi="宋体"/>
          <w:b w:val="0"/>
        </w:rPr>
        <w:t>一个</w:t>
      </w:r>
      <w:r w:rsidR="00A04371">
        <w:rPr>
          <w:rFonts w:ascii="Times New Roman" w:eastAsia="宋体" w:hAnsi="宋体" w:hint="eastAsia"/>
          <w:b w:val="0"/>
        </w:rPr>
        <w:t>独立</w:t>
      </w:r>
      <w:r w:rsidR="00A04371">
        <w:rPr>
          <w:rFonts w:ascii="Times New Roman" w:eastAsia="宋体" w:hAnsi="宋体"/>
          <w:b w:val="0"/>
        </w:rPr>
        <w:t>的服务，</w:t>
      </w:r>
      <w:r w:rsidR="004F427C">
        <w:rPr>
          <w:rFonts w:ascii="Times New Roman" w:eastAsia="宋体" w:hAnsi="宋体" w:hint="eastAsia"/>
          <w:b w:val="0"/>
        </w:rPr>
        <w:t>在</w:t>
      </w:r>
      <w:r w:rsidR="00A04371">
        <w:rPr>
          <w:rFonts w:ascii="Times New Roman" w:eastAsia="宋体" w:hAnsi="宋体"/>
          <w:b w:val="0"/>
        </w:rPr>
        <w:t>系统启动</w:t>
      </w:r>
      <w:r w:rsidR="005D16E5">
        <w:rPr>
          <w:rFonts w:ascii="Times New Roman" w:eastAsia="宋体" w:hAnsi="宋体" w:hint="eastAsia"/>
          <w:b w:val="0"/>
        </w:rPr>
        <w:t>时候</w:t>
      </w:r>
      <w:r w:rsidR="00A04371">
        <w:rPr>
          <w:rFonts w:ascii="Times New Roman" w:eastAsia="宋体" w:hAnsi="宋体"/>
          <w:b w:val="0"/>
        </w:rPr>
        <w:t>被创建，</w:t>
      </w:r>
      <w:r w:rsidR="002D4CCA">
        <w:rPr>
          <w:rFonts w:ascii="Times New Roman" w:eastAsia="宋体" w:hAnsi="宋体" w:hint="eastAsia"/>
          <w:b w:val="0"/>
        </w:rPr>
        <w:t>然后</w:t>
      </w:r>
      <w:r w:rsidR="002D4CCA">
        <w:rPr>
          <w:rFonts w:ascii="Times New Roman" w:eastAsia="宋体" w:hAnsi="宋体"/>
          <w:b w:val="0"/>
        </w:rPr>
        <w:t>等待客户端来连接。</w:t>
      </w:r>
      <w:r w:rsidR="002428AA">
        <w:rPr>
          <w:rFonts w:ascii="Times New Roman" w:eastAsia="宋体" w:hAnsi="宋体" w:hint="eastAsia"/>
          <w:b w:val="0"/>
        </w:rPr>
        <w:t>在</w:t>
      </w:r>
      <w:r w:rsidR="002428AA">
        <w:rPr>
          <w:rFonts w:ascii="Times New Roman" w:eastAsia="宋体" w:hAnsi="宋体"/>
          <w:b w:val="0"/>
        </w:rPr>
        <w:t>MediaServiceMain</w:t>
      </w:r>
      <w:r w:rsidR="002428AA">
        <w:rPr>
          <w:rFonts w:ascii="Times New Roman" w:eastAsia="宋体" w:hAnsi="宋体" w:hint="eastAsia"/>
          <w:b w:val="0"/>
        </w:rPr>
        <w:t>的</w:t>
      </w:r>
      <w:r w:rsidR="002428AA">
        <w:rPr>
          <w:rFonts w:ascii="Times New Roman" w:eastAsia="宋体" w:hAnsi="宋体"/>
          <w:b w:val="0"/>
        </w:rPr>
        <w:t>实现中，</w:t>
      </w:r>
      <w:r w:rsidR="002428AA">
        <w:rPr>
          <w:rFonts w:ascii="Times New Roman" w:eastAsia="宋体" w:hAnsi="宋体" w:hint="eastAsia"/>
          <w:b w:val="0"/>
        </w:rPr>
        <w:t>首先</w:t>
      </w:r>
      <w:r w:rsidR="002428AA">
        <w:rPr>
          <w:rFonts w:ascii="Times New Roman" w:eastAsia="宋体" w:hAnsi="宋体"/>
          <w:b w:val="0"/>
        </w:rPr>
        <w:t>创建</w:t>
      </w:r>
      <w:r w:rsidR="002428AA" w:rsidRPr="002428AA">
        <w:rPr>
          <w:rFonts w:ascii="Times New Roman" w:eastAsia="宋体" w:hAnsi="宋体"/>
          <w:b w:val="0"/>
        </w:rPr>
        <w:t>NMMediaServerProc</w:t>
      </w:r>
      <w:r w:rsidR="002428AA">
        <w:rPr>
          <w:rFonts w:ascii="Times New Roman" w:eastAsia="宋体" w:hAnsi="宋体" w:hint="eastAsia"/>
          <w:b w:val="0"/>
        </w:rPr>
        <w:t>进程</w:t>
      </w:r>
      <w:r w:rsidR="002428AA">
        <w:rPr>
          <w:rFonts w:ascii="Times New Roman" w:eastAsia="宋体" w:hAnsi="宋体"/>
          <w:b w:val="0"/>
        </w:rPr>
        <w:t>：</w:t>
      </w:r>
    </w:p>
    <w:p w14:paraId="42CAEB9F" w14:textId="77777777" w:rsidR="002428AA" w:rsidRPr="00876658" w:rsidRDefault="002428AA" w:rsidP="002428AA">
      <w:pPr>
        <w:pStyle w:val="My0"/>
        <w:jc w:val="center"/>
        <w:rPr>
          <w:rFonts w:ascii="Times New Roman" w:eastAsia="宋体" w:hAnsi="宋体"/>
          <w:b w:val="0"/>
          <w:sz w:val="21"/>
          <w:szCs w:val="21"/>
        </w:rPr>
      </w:pPr>
      <w:r w:rsidRPr="00876658">
        <w:rPr>
          <w:rFonts w:ascii="Times New Roman" w:eastAsia="宋体" w:hAnsi="宋体"/>
          <w:b w:val="0"/>
          <w:sz w:val="21"/>
          <w:szCs w:val="21"/>
        </w:rPr>
        <w:t>NMMediaServerProc process(argc, argv)</w:t>
      </w:r>
    </w:p>
    <w:p w14:paraId="7DBE0F72" w14:textId="77777777" w:rsidR="00D021C5" w:rsidRDefault="00904B28"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然后对其</w:t>
      </w:r>
      <w:r>
        <w:rPr>
          <w:rFonts w:ascii="Times New Roman" w:eastAsia="宋体" w:hAnsi="宋体"/>
          <w:b w:val="0"/>
        </w:rPr>
        <w:t>进行初始化处理：</w:t>
      </w:r>
    </w:p>
    <w:p w14:paraId="7F637CB3" w14:textId="77777777" w:rsidR="00904B28" w:rsidRPr="00876658" w:rsidRDefault="00904B28" w:rsidP="00904B28">
      <w:pPr>
        <w:pStyle w:val="My0"/>
        <w:jc w:val="center"/>
        <w:rPr>
          <w:rFonts w:ascii="Times New Roman" w:eastAsia="宋体" w:hAnsi="宋体"/>
          <w:b w:val="0"/>
          <w:sz w:val="21"/>
          <w:szCs w:val="21"/>
        </w:rPr>
      </w:pPr>
      <w:r w:rsidRPr="00876658">
        <w:rPr>
          <w:rFonts w:ascii="Times New Roman" w:eastAsia="宋体" w:hAnsi="宋体"/>
          <w:b w:val="0"/>
          <w:sz w:val="21"/>
          <w:szCs w:val="21"/>
        </w:rPr>
        <w:t>process.initialize</w:t>
      </w:r>
      <w:r w:rsidRPr="00876658">
        <w:rPr>
          <w:rFonts w:ascii="Times New Roman" w:eastAsia="宋体" w:hAnsi="宋体" w:hint="eastAsia"/>
          <w:b w:val="0"/>
          <w:sz w:val="21"/>
          <w:szCs w:val="21"/>
        </w:rPr>
        <w:t>(</w:t>
      </w:r>
      <w:r w:rsidRPr="00876658">
        <w:rPr>
          <w:rFonts w:ascii="Times New Roman" w:eastAsia="宋体" w:hAnsi="宋体"/>
          <w:b w:val="0"/>
          <w:sz w:val="21"/>
          <w:szCs w:val="21"/>
        </w:rPr>
        <w:t>NMMediaServiceFac</w:t>
      </w:r>
      <w:r w:rsidRPr="00876658">
        <w:rPr>
          <w:rFonts w:ascii="Times New Roman" w:eastAsia="宋体" w:hAnsi="宋体" w:hint="eastAsia"/>
          <w:b w:val="0"/>
          <w:sz w:val="21"/>
          <w:szCs w:val="21"/>
        </w:rPr>
        <w:t>)</w:t>
      </w:r>
    </w:p>
    <w:p w14:paraId="26B3DBA3" w14:textId="77777777" w:rsidR="00D021C5" w:rsidRDefault="00A30ABC"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开启</w:t>
      </w:r>
      <w:r>
        <w:rPr>
          <w:rFonts w:ascii="Times New Roman" w:eastAsia="宋体" w:hAnsi="宋体"/>
          <w:b w:val="0"/>
        </w:rPr>
        <w:t>进程：</w:t>
      </w:r>
    </w:p>
    <w:p w14:paraId="5CFDB263" w14:textId="77777777"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process.start()</w:t>
      </w:r>
    </w:p>
    <w:p w14:paraId="0BB16652" w14:textId="77777777" w:rsidR="00A30ABC" w:rsidRDefault="00A30ABC" w:rsidP="00A30ABC">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进入</w:t>
      </w:r>
      <w:r>
        <w:rPr>
          <w:rFonts w:ascii="Times New Roman" w:eastAsia="宋体" w:hAnsi="宋体"/>
          <w:b w:val="0"/>
        </w:rPr>
        <w:t>到进程</w:t>
      </w:r>
      <w:r>
        <w:rPr>
          <w:rFonts w:ascii="Times New Roman" w:eastAsia="宋体" w:hAnsi="宋体"/>
          <w:b w:val="0"/>
        </w:rPr>
        <w:t>loop</w:t>
      </w:r>
      <w:r>
        <w:rPr>
          <w:rFonts w:ascii="Times New Roman" w:eastAsia="宋体" w:hAnsi="宋体"/>
          <w:b w:val="0"/>
        </w:rPr>
        <w:t>中，等待连接通信：</w:t>
      </w:r>
    </w:p>
    <w:p w14:paraId="2FAF0FE9" w14:textId="77777777"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process.enterloop()</w:t>
      </w:r>
    </w:p>
    <w:p w14:paraId="6A02395B" w14:textId="77777777" w:rsidR="00D021C5" w:rsidRDefault="00025177"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如果进程</w:t>
      </w:r>
      <w:r>
        <w:rPr>
          <w:rFonts w:ascii="Times New Roman" w:eastAsia="宋体" w:hAnsi="宋体"/>
          <w:b w:val="0"/>
        </w:rPr>
        <w:t>遇到终止的条件，</w:t>
      </w:r>
      <w:r>
        <w:rPr>
          <w:rFonts w:ascii="Times New Roman" w:eastAsia="宋体" w:hAnsi="宋体" w:hint="eastAsia"/>
          <w:b w:val="0"/>
        </w:rPr>
        <w:t>则跳出</w:t>
      </w:r>
      <w:r>
        <w:rPr>
          <w:rFonts w:ascii="Times New Roman" w:eastAsia="宋体" w:hAnsi="宋体"/>
          <w:b w:val="0"/>
        </w:rPr>
        <w:t>loop</w:t>
      </w:r>
      <w:r>
        <w:rPr>
          <w:rFonts w:ascii="Times New Roman" w:eastAsia="宋体" w:hAnsi="宋体"/>
          <w:b w:val="0"/>
        </w:rPr>
        <w:t>，</w:t>
      </w:r>
      <w:r>
        <w:rPr>
          <w:rFonts w:ascii="Times New Roman" w:eastAsia="宋体" w:hAnsi="宋体" w:hint="eastAsia"/>
          <w:b w:val="0"/>
        </w:rPr>
        <w:t>调用</w:t>
      </w:r>
      <w:r>
        <w:rPr>
          <w:rFonts w:ascii="Times New Roman" w:eastAsia="宋体" w:hAnsi="宋体"/>
          <w:b w:val="0"/>
        </w:rPr>
        <w:t>stop</w:t>
      </w:r>
      <w:r>
        <w:rPr>
          <w:rFonts w:ascii="Times New Roman" w:eastAsia="宋体" w:hAnsi="宋体"/>
          <w:b w:val="0"/>
        </w:rPr>
        <w:t>函数：</w:t>
      </w:r>
    </w:p>
    <w:p w14:paraId="725F3E7C" w14:textId="77777777" w:rsidR="00025177" w:rsidRPr="00876658" w:rsidRDefault="00495B33" w:rsidP="00876658">
      <w:pPr>
        <w:pStyle w:val="My0"/>
        <w:jc w:val="center"/>
        <w:rPr>
          <w:rFonts w:ascii="Times New Roman" w:eastAsia="宋体" w:hAnsi="宋体"/>
          <w:b w:val="0"/>
          <w:sz w:val="21"/>
          <w:szCs w:val="21"/>
        </w:rPr>
      </w:pPr>
      <w:r w:rsidRPr="00876658">
        <w:rPr>
          <w:rFonts w:ascii="Times New Roman" w:eastAsia="宋体" w:hAnsi="宋体"/>
          <w:b w:val="0"/>
          <w:sz w:val="21"/>
          <w:szCs w:val="21"/>
        </w:rPr>
        <w:t>process.stop()</w:t>
      </w:r>
    </w:p>
    <w:p w14:paraId="4AED0080" w14:textId="77777777" w:rsidR="00495B33" w:rsidRDefault="00495B33" w:rsidP="00495B33">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最后</w:t>
      </w:r>
      <w:r>
        <w:rPr>
          <w:rFonts w:ascii="Times New Roman" w:eastAsia="宋体" w:hAnsi="宋体"/>
          <w:b w:val="0"/>
        </w:rPr>
        <w:t>是</w:t>
      </w:r>
      <w:r>
        <w:rPr>
          <w:rFonts w:ascii="Times New Roman" w:eastAsia="宋体" w:hAnsi="宋体" w:hint="eastAsia"/>
          <w:b w:val="0"/>
        </w:rPr>
        <w:t>反</w:t>
      </w:r>
      <w:r>
        <w:rPr>
          <w:rFonts w:ascii="Times New Roman" w:eastAsia="宋体" w:hAnsi="宋体"/>
          <w:b w:val="0"/>
        </w:rPr>
        <w:t>初始化：</w:t>
      </w:r>
    </w:p>
    <w:p w14:paraId="0139063F" w14:textId="77777777" w:rsidR="00495B33" w:rsidRPr="00067138" w:rsidRDefault="00495B33" w:rsidP="00876658">
      <w:pPr>
        <w:pStyle w:val="My0"/>
        <w:jc w:val="center"/>
        <w:rPr>
          <w:rFonts w:ascii="Times New Roman" w:eastAsia="宋体" w:hAnsi="宋体"/>
          <w:b w:val="0"/>
          <w:sz w:val="21"/>
          <w:szCs w:val="21"/>
        </w:rPr>
      </w:pPr>
      <w:r w:rsidRPr="00067138">
        <w:rPr>
          <w:rFonts w:ascii="Times New Roman" w:eastAsia="宋体" w:hAnsi="宋体"/>
          <w:b w:val="0"/>
          <w:sz w:val="21"/>
          <w:szCs w:val="21"/>
        </w:rPr>
        <w:t>process.deinitialize()</w:t>
      </w:r>
    </w:p>
    <w:p w14:paraId="03B146E7" w14:textId="77777777" w:rsidR="00943F73" w:rsidRDefault="00DD2CF8" w:rsidP="00A509D9">
      <w:pPr>
        <w:pStyle w:val="My0"/>
        <w:rPr>
          <w:rFonts w:ascii="Times New Roman" w:eastAsia="宋体" w:hAnsi="宋体"/>
          <w:b w:val="0"/>
        </w:rPr>
      </w:pPr>
      <w:r>
        <w:tab/>
      </w:r>
      <w:r>
        <w:rPr>
          <w:rFonts w:ascii="Times New Roman" w:eastAsia="宋体" w:hAnsi="宋体" w:hint="eastAsia"/>
          <w:b w:val="0"/>
        </w:rPr>
        <w:t>Media Service</w:t>
      </w:r>
      <w:r>
        <w:rPr>
          <w:rFonts w:ascii="Times New Roman" w:eastAsia="宋体" w:hAnsi="宋体" w:hint="eastAsia"/>
          <w:b w:val="0"/>
        </w:rPr>
        <w:t>运行</w:t>
      </w:r>
      <w:r>
        <w:rPr>
          <w:rFonts w:ascii="Times New Roman" w:eastAsia="宋体" w:hAnsi="宋体"/>
          <w:b w:val="0"/>
        </w:rPr>
        <w:t>起来后，就处于等待</w:t>
      </w:r>
      <w:r>
        <w:rPr>
          <w:rFonts w:ascii="Times New Roman" w:eastAsia="宋体" w:hAnsi="宋体" w:hint="eastAsia"/>
          <w:b w:val="0"/>
        </w:rPr>
        <w:t>处理</w:t>
      </w:r>
      <w:r>
        <w:rPr>
          <w:rFonts w:ascii="Times New Roman" w:eastAsia="宋体" w:hAnsi="宋体"/>
          <w:b w:val="0"/>
        </w:rPr>
        <w:t>的</w:t>
      </w:r>
      <w:r>
        <w:rPr>
          <w:rFonts w:ascii="Times New Roman" w:eastAsia="宋体" w:hAnsi="宋体" w:hint="eastAsia"/>
          <w:b w:val="0"/>
        </w:rPr>
        <w:t>循环中</w:t>
      </w:r>
      <w:r>
        <w:rPr>
          <w:rFonts w:ascii="Times New Roman" w:eastAsia="宋体" w:hAnsi="宋体"/>
          <w:b w:val="0"/>
        </w:rPr>
        <w:t>。</w:t>
      </w:r>
    </w:p>
    <w:p w14:paraId="42F9BF3F" w14:textId="77777777" w:rsidR="00D5102A" w:rsidRDefault="00943F73" w:rsidP="00943F73">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w:t>
      </w:r>
      <w:r>
        <w:rPr>
          <w:rFonts w:ascii="Times New Roman" w:eastAsia="宋体" w:hAnsi="宋体" w:hint="eastAsia"/>
          <w:b w:val="0"/>
        </w:rPr>
        <w:t>一节</w:t>
      </w:r>
      <w:r>
        <w:rPr>
          <w:rFonts w:ascii="Times New Roman" w:eastAsia="宋体" w:hAnsi="宋体"/>
          <w:b w:val="0"/>
        </w:rPr>
        <w:t>提到，</w:t>
      </w:r>
      <w:r>
        <w:rPr>
          <w:rFonts w:ascii="Times New Roman" w:eastAsia="宋体" w:hAnsi="宋体"/>
          <w:b w:val="0"/>
        </w:rPr>
        <w:t>MediaPlayer</w:t>
      </w:r>
      <w:r>
        <w:rPr>
          <w:rFonts w:ascii="Times New Roman" w:eastAsia="宋体" w:hAnsi="宋体" w:hint="eastAsia"/>
          <w:b w:val="0"/>
        </w:rPr>
        <w:t>SmartAuto</w:t>
      </w:r>
      <w:r>
        <w:rPr>
          <w:rFonts w:ascii="Times New Roman" w:eastAsia="宋体" w:hAnsi="宋体" w:hint="eastAsia"/>
          <w:b w:val="0"/>
        </w:rPr>
        <w:t>会</w:t>
      </w:r>
      <w:r>
        <w:rPr>
          <w:rFonts w:ascii="Times New Roman" w:eastAsia="宋体" w:hAnsi="宋体"/>
          <w:b w:val="0"/>
        </w:rPr>
        <w:t>创建</w:t>
      </w:r>
      <w:r w:rsidR="00FA4B30">
        <w:rPr>
          <w:rFonts w:ascii="Times New Roman" w:eastAsia="宋体" w:hAnsi="宋体" w:hint="eastAsia"/>
          <w:b w:val="0"/>
        </w:rPr>
        <w:t>WebMediaImpl</w:t>
      </w:r>
      <w:r w:rsidR="00FA4B30">
        <w:rPr>
          <w:rFonts w:ascii="Times New Roman" w:eastAsia="宋体" w:hAnsi="宋体" w:hint="eastAsia"/>
          <w:b w:val="0"/>
        </w:rPr>
        <w:t>对象，</w:t>
      </w:r>
      <w:r w:rsidR="00B26DE0">
        <w:rPr>
          <w:rFonts w:ascii="Times New Roman" w:eastAsia="宋体" w:hAnsi="宋体" w:hint="eastAsia"/>
          <w:b w:val="0"/>
        </w:rPr>
        <w:t>当</w:t>
      </w:r>
      <w:r w:rsidR="00B26DE0">
        <w:rPr>
          <w:rFonts w:ascii="Times New Roman" w:eastAsia="宋体" w:hAnsi="宋体" w:hint="eastAsia"/>
          <w:b w:val="0"/>
        </w:rPr>
        <w:t>WebMedia</w:t>
      </w:r>
      <w:r w:rsidR="006E7D38">
        <w:rPr>
          <w:rFonts w:ascii="Times New Roman" w:eastAsia="宋体" w:hAnsi="宋体"/>
          <w:b w:val="0"/>
        </w:rPr>
        <w:softHyphen/>
      </w:r>
      <w:r w:rsidR="00B26DE0">
        <w:rPr>
          <w:rFonts w:ascii="Times New Roman" w:eastAsia="宋体" w:hAnsi="宋体" w:hint="eastAsia"/>
          <w:b w:val="0"/>
        </w:rPr>
        <w:t>Impl</w:t>
      </w:r>
      <w:r w:rsidR="00B26DE0">
        <w:rPr>
          <w:rFonts w:ascii="Times New Roman" w:eastAsia="宋体" w:hAnsi="宋体"/>
          <w:b w:val="0"/>
        </w:rPr>
        <w:t>被创建</w:t>
      </w:r>
      <w:r w:rsidR="00B26DE0">
        <w:rPr>
          <w:rFonts w:ascii="Times New Roman" w:eastAsia="宋体" w:hAnsi="宋体" w:hint="eastAsia"/>
          <w:b w:val="0"/>
        </w:rPr>
        <w:t>，</w:t>
      </w:r>
      <w:r w:rsidR="00B26DE0">
        <w:rPr>
          <w:rFonts w:ascii="Times New Roman" w:eastAsia="宋体" w:hAnsi="宋体"/>
          <w:b w:val="0"/>
        </w:rPr>
        <w:t>就会使用</w:t>
      </w:r>
      <w:r w:rsidR="00B26DE0">
        <w:rPr>
          <w:rFonts w:ascii="Times New Roman" w:eastAsia="宋体" w:hAnsi="宋体" w:hint="eastAsia"/>
          <w:b w:val="0"/>
        </w:rPr>
        <w:t>NMClassicMediaPlayer</w:t>
      </w:r>
      <w:r w:rsidR="00B26DE0">
        <w:rPr>
          <w:rFonts w:ascii="Times New Roman" w:eastAsia="宋体" w:hAnsi="宋体"/>
          <w:b w:val="0"/>
        </w:rPr>
        <w:t>中的</w:t>
      </w:r>
      <w:r w:rsidR="00B26DE0">
        <w:rPr>
          <w:rFonts w:ascii="Times New Roman" w:eastAsia="宋体" w:hAnsi="宋体"/>
          <w:b w:val="0"/>
        </w:rPr>
        <w:t>NMMediaPlayerProxy</w:t>
      </w:r>
      <w:r w:rsidR="00C53E7A">
        <w:rPr>
          <w:rFonts w:ascii="Times New Roman" w:eastAsia="宋体" w:hAnsi="宋体" w:hint="eastAsia"/>
          <w:b w:val="0"/>
        </w:rPr>
        <w:t>与</w:t>
      </w:r>
      <w:r w:rsidR="00C53E7A">
        <w:rPr>
          <w:rFonts w:ascii="Times New Roman" w:eastAsia="宋体" w:hAnsi="宋体" w:hint="eastAsia"/>
          <w:b w:val="0"/>
        </w:rPr>
        <w:t>NMMedia</w:t>
      </w:r>
      <w:r w:rsidR="00B725A1">
        <w:rPr>
          <w:rFonts w:ascii="Times New Roman" w:eastAsia="宋体" w:hAnsi="宋体"/>
          <w:b w:val="0"/>
        </w:rPr>
        <w:softHyphen/>
      </w:r>
      <w:r w:rsidR="00C53E7A">
        <w:rPr>
          <w:rFonts w:ascii="Times New Roman" w:eastAsia="宋体" w:hAnsi="宋体" w:hint="eastAsia"/>
          <w:b w:val="0"/>
        </w:rPr>
        <w:t>Player</w:t>
      </w:r>
      <w:r w:rsidR="00B725A1">
        <w:rPr>
          <w:rFonts w:ascii="Times New Roman" w:eastAsia="宋体" w:hAnsi="宋体"/>
          <w:b w:val="0"/>
        </w:rPr>
        <w:softHyphen/>
      </w:r>
      <w:r w:rsidR="00C53E7A">
        <w:rPr>
          <w:rFonts w:ascii="Times New Roman" w:eastAsia="宋体" w:hAnsi="宋体"/>
          <w:b w:val="0"/>
        </w:rPr>
        <w:t>Service</w:t>
      </w:r>
      <w:r w:rsidR="00C53E7A">
        <w:rPr>
          <w:rFonts w:ascii="Times New Roman" w:eastAsia="宋体" w:hAnsi="宋体"/>
          <w:b w:val="0"/>
        </w:rPr>
        <w:t>通信</w:t>
      </w:r>
      <w:r w:rsidR="00EC03D4">
        <w:rPr>
          <w:rFonts w:ascii="Times New Roman" w:eastAsia="宋体" w:hAnsi="宋体" w:hint="eastAsia"/>
          <w:b w:val="0"/>
        </w:rPr>
        <w:t>。</w:t>
      </w:r>
      <w:r w:rsidR="00682D38">
        <w:rPr>
          <w:rFonts w:ascii="Times New Roman" w:eastAsia="宋体" w:hAnsi="宋体" w:hint="eastAsia"/>
          <w:b w:val="0"/>
        </w:rPr>
        <w:t>NMMediaPlayer</w:t>
      </w:r>
      <w:r w:rsidR="00682D38">
        <w:rPr>
          <w:rFonts w:ascii="Times New Roman" w:eastAsia="宋体" w:hAnsi="宋体"/>
          <w:b w:val="0"/>
        </w:rPr>
        <w:t>Service</w:t>
      </w:r>
      <w:r w:rsidR="00682D38">
        <w:rPr>
          <w:rFonts w:ascii="Times New Roman" w:eastAsia="宋体" w:hAnsi="宋体"/>
          <w:b w:val="0"/>
        </w:rPr>
        <w:t>通过</w:t>
      </w:r>
      <w:r w:rsidR="00682D38">
        <w:rPr>
          <w:rFonts w:ascii="Times New Roman" w:eastAsia="宋体" w:hAnsi="宋体"/>
          <w:b w:val="0"/>
        </w:rPr>
        <w:t>NMMediaPlayerClientManager</w:t>
      </w:r>
      <w:r w:rsidR="00D034AF">
        <w:rPr>
          <w:rFonts w:ascii="Times New Roman" w:eastAsia="宋体" w:hAnsi="宋体" w:hint="eastAsia"/>
          <w:b w:val="0"/>
        </w:rPr>
        <w:t>创建</w:t>
      </w:r>
      <w:r w:rsidR="00D034AF">
        <w:rPr>
          <w:rFonts w:ascii="Times New Roman" w:eastAsia="宋体" w:hAnsi="宋体"/>
          <w:b w:val="0"/>
        </w:rPr>
        <w:t>NMUnifiedPlayer</w:t>
      </w:r>
      <w:r w:rsidR="00307F52">
        <w:rPr>
          <w:rFonts w:ascii="Times New Roman" w:eastAsia="宋体" w:hAnsi="宋体" w:hint="eastAsia"/>
          <w:b w:val="0"/>
        </w:rPr>
        <w:t>，</w:t>
      </w:r>
      <w:r w:rsidR="00307F52">
        <w:rPr>
          <w:rFonts w:ascii="Times New Roman" w:eastAsia="宋体" w:hAnsi="宋体"/>
          <w:b w:val="0"/>
        </w:rPr>
        <w:t>在</w:t>
      </w:r>
      <w:r w:rsidR="00307F52">
        <w:rPr>
          <w:rFonts w:ascii="Times New Roman" w:eastAsia="宋体" w:hAnsi="宋体"/>
          <w:b w:val="0"/>
        </w:rPr>
        <w:t>NMUnifiedPlayer</w:t>
      </w:r>
      <w:r w:rsidR="00307F52">
        <w:rPr>
          <w:rFonts w:ascii="Times New Roman" w:eastAsia="宋体" w:hAnsi="宋体" w:hint="eastAsia"/>
          <w:b w:val="0"/>
        </w:rPr>
        <w:t>构造</w:t>
      </w:r>
      <w:r w:rsidR="00307F52">
        <w:rPr>
          <w:rFonts w:ascii="Times New Roman" w:eastAsia="宋体" w:hAnsi="宋体"/>
          <w:b w:val="0"/>
        </w:rPr>
        <w:t>函数中根据</w:t>
      </w:r>
      <w:r w:rsidR="00307F52">
        <w:rPr>
          <w:rFonts w:ascii="Times New Roman" w:eastAsia="宋体" w:hAnsi="宋体"/>
          <w:b w:val="0"/>
        </w:rPr>
        <w:t>feature</w:t>
      </w:r>
      <w:r w:rsidR="00307F52">
        <w:rPr>
          <w:rFonts w:ascii="Times New Roman" w:eastAsia="宋体" w:hAnsi="宋体"/>
          <w:b w:val="0"/>
        </w:rPr>
        <w:t>的不同，来创建不同的</w:t>
      </w:r>
      <w:r w:rsidR="00AA20B0">
        <w:rPr>
          <w:rFonts w:ascii="Times New Roman" w:eastAsia="宋体" w:hAnsi="宋体"/>
          <w:b w:val="0"/>
        </w:rPr>
        <w:t>Player</w:t>
      </w:r>
      <w:r w:rsidR="00AA20B0">
        <w:rPr>
          <w:rFonts w:ascii="Times New Roman" w:eastAsia="宋体" w:hAnsi="宋体"/>
          <w:b w:val="0"/>
        </w:rPr>
        <w:t>进行处理。</w:t>
      </w:r>
    </w:p>
    <w:p w14:paraId="022AA31F" w14:textId="77777777" w:rsidR="0002216A" w:rsidRDefault="0002216A" w:rsidP="00943F73">
      <w:pPr>
        <w:pStyle w:val="My0"/>
        <w:ind w:firstLine="420"/>
        <w:rPr>
          <w:rFonts w:ascii="Times New Roman" w:eastAsia="宋体" w:hAnsi="宋体"/>
          <w:b w:val="0"/>
        </w:rPr>
      </w:pPr>
      <w:r>
        <w:rPr>
          <w:rFonts w:ascii="Times New Roman" w:eastAsia="宋体" w:hAnsi="宋体" w:hint="eastAsia"/>
          <w:b w:val="0"/>
        </w:rPr>
        <w:t>如果</w:t>
      </w:r>
      <w:r w:rsidR="0080586B">
        <w:rPr>
          <w:rFonts w:ascii="Times New Roman" w:eastAsia="宋体" w:hAnsi="宋体"/>
          <w:b w:val="0"/>
        </w:rPr>
        <w:t>检测到</w:t>
      </w:r>
      <w:r w:rsidR="0080586B">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NMStreamPlayerImpl</w:t>
      </w:r>
      <w:r>
        <w:rPr>
          <w:rFonts w:ascii="Times New Roman" w:eastAsia="宋体" w:hAnsi="宋体" w:hint="eastAsia"/>
          <w:b w:val="0"/>
        </w:rPr>
        <w:t>进行</w:t>
      </w:r>
      <w:r>
        <w:rPr>
          <w:rFonts w:ascii="Times New Roman" w:eastAsia="宋体" w:hAnsi="宋体"/>
          <w:b w:val="0"/>
        </w:rPr>
        <w:t>播放。</w:t>
      </w:r>
      <w:r w:rsidR="0080586B">
        <w:rPr>
          <w:rFonts w:ascii="Times New Roman" w:eastAsia="宋体" w:hAnsi="宋体" w:hint="eastAsia"/>
          <w:b w:val="0"/>
        </w:rPr>
        <w:t>在</w:t>
      </w:r>
      <w:r w:rsidR="0080586B">
        <w:rPr>
          <w:rFonts w:ascii="Times New Roman" w:eastAsia="宋体" w:hAnsi="宋体" w:hint="eastAsia"/>
          <w:b w:val="0"/>
        </w:rPr>
        <w:t>NMStream</w:t>
      </w:r>
      <w:r w:rsidR="0080586B">
        <w:rPr>
          <w:rFonts w:ascii="Times New Roman" w:eastAsia="宋体" w:hAnsi="宋体"/>
          <w:b w:val="0"/>
        </w:rPr>
        <w:softHyphen/>
      </w:r>
      <w:r w:rsidR="0080586B">
        <w:rPr>
          <w:rFonts w:ascii="Times New Roman" w:eastAsia="宋体" w:hAnsi="宋体" w:hint="eastAsia"/>
          <w:b w:val="0"/>
        </w:rPr>
        <w:t>PlayerImpl</w:t>
      </w:r>
      <w:r w:rsidR="0080586B">
        <w:rPr>
          <w:rFonts w:ascii="Times New Roman" w:eastAsia="宋体" w:hAnsi="宋体" w:hint="eastAsia"/>
          <w:b w:val="0"/>
        </w:rPr>
        <w:t>的</w:t>
      </w:r>
      <w:r w:rsidR="0080586B" w:rsidRPr="0080586B">
        <w:rPr>
          <w:rFonts w:ascii="Times New Roman" w:eastAsia="宋体" w:hAnsi="宋体"/>
          <w:b w:val="0"/>
        </w:rPr>
        <w:t>prepareImpl</w:t>
      </w:r>
      <w:r w:rsidR="0080586B">
        <w:rPr>
          <w:rFonts w:ascii="Times New Roman" w:eastAsia="宋体" w:hAnsi="宋体" w:hint="eastAsia"/>
          <w:b w:val="0"/>
        </w:rPr>
        <w:t>函数中</w:t>
      </w:r>
      <w:r w:rsidR="00E266BA">
        <w:rPr>
          <w:rFonts w:ascii="Times New Roman" w:eastAsia="宋体" w:hAnsi="宋体" w:hint="eastAsia"/>
          <w:b w:val="0"/>
        </w:rPr>
        <w:t>创建</w:t>
      </w:r>
      <w:r w:rsidR="00E266BA">
        <w:rPr>
          <w:rFonts w:ascii="Times New Roman" w:eastAsia="宋体" w:hAnsi="宋体"/>
          <w:b w:val="0"/>
        </w:rPr>
        <w:t>gloop</w:t>
      </w:r>
      <w:r w:rsidR="00E266BA">
        <w:rPr>
          <w:rFonts w:ascii="Times New Roman" w:eastAsia="宋体" w:hAnsi="宋体" w:hint="eastAsia"/>
          <w:b w:val="0"/>
        </w:rPr>
        <w:t>和</w:t>
      </w:r>
      <w:r w:rsidR="00E266BA">
        <w:rPr>
          <w:rFonts w:ascii="Times New Roman" w:eastAsia="宋体" w:hAnsi="宋体"/>
          <w:b w:val="0"/>
        </w:rPr>
        <w:t>上下文</w:t>
      </w:r>
      <w:r w:rsidR="00E266BA">
        <w:rPr>
          <w:rFonts w:ascii="Times New Roman" w:eastAsia="宋体" w:hAnsi="宋体" w:hint="eastAsia"/>
          <w:b w:val="0"/>
        </w:rPr>
        <w:t>：</w:t>
      </w:r>
    </w:p>
    <w:p w14:paraId="38C09E93" w14:textId="77777777" w:rsidR="00E266BA" w:rsidRPr="00941479" w:rsidRDefault="00C848D3" w:rsidP="00941479">
      <w:pPr>
        <w:pStyle w:val="My0"/>
        <w:jc w:val="center"/>
        <w:rPr>
          <w:rFonts w:ascii="Times New Roman" w:eastAsia="宋体" w:hAnsi="宋体"/>
          <w:b w:val="0"/>
          <w:sz w:val="21"/>
          <w:szCs w:val="21"/>
        </w:rPr>
      </w:pPr>
      <w:r w:rsidRPr="00941479">
        <w:rPr>
          <w:rFonts w:ascii="Times New Roman" w:eastAsia="宋体" w:hAnsi="宋体"/>
          <w:b w:val="0"/>
          <w:sz w:val="21"/>
          <w:szCs w:val="21"/>
        </w:rPr>
        <w:t>m_glibLoop-&gt;initLoop()</w:t>
      </w:r>
    </w:p>
    <w:p w14:paraId="50903DBA" w14:textId="77777777" w:rsidR="00D5102A" w:rsidRDefault="004F7B81" w:rsidP="00A509D9">
      <w:pPr>
        <w:pStyle w:val="My0"/>
        <w:rPr>
          <w:rFonts w:ascii="Times New Roman" w:eastAsia="宋体" w:hAnsi="宋体"/>
          <w:b w:val="0"/>
        </w:rPr>
      </w:pPr>
      <w:r>
        <w:lastRenderedPageBreak/>
        <w:tab/>
      </w:r>
      <w:r w:rsidRPr="004F7B81">
        <w:rPr>
          <w:rFonts w:ascii="Times New Roman" w:eastAsia="宋体" w:hAnsi="宋体" w:hint="eastAsia"/>
          <w:b w:val="0"/>
        </w:rPr>
        <w:t>创建</w:t>
      </w:r>
      <w:r w:rsidRPr="004F7B81">
        <w:rPr>
          <w:rFonts w:ascii="Times New Roman" w:eastAsia="宋体" w:hAnsi="宋体"/>
          <w:b w:val="0"/>
        </w:rPr>
        <w:t>管道</w:t>
      </w:r>
      <w:r w:rsidR="00CC470A">
        <w:rPr>
          <w:rFonts w:ascii="Times New Roman" w:eastAsia="宋体" w:hAnsi="宋体" w:hint="eastAsia"/>
          <w:b w:val="0"/>
        </w:rPr>
        <w:t>类</w:t>
      </w:r>
      <w:r w:rsidR="00181EF4">
        <w:rPr>
          <w:rFonts w:ascii="Times New Roman" w:eastAsia="宋体" w:hAnsi="宋体" w:hint="eastAsia"/>
          <w:b w:val="0"/>
        </w:rPr>
        <w:t>：</w:t>
      </w:r>
    </w:p>
    <w:p w14:paraId="489CEE9F" w14:textId="77777777" w:rsidR="00181EF4" w:rsidRPr="00FA1477" w:rsidRDefault="00181EF4" w:rsidP="00181EF4">
      <w:pPr>
        <w:pStyle w:val="My0"/>
        <w:spacing w:after="0"/>
        <w:ind w:left="420" w:firstLine="420"/>
        <w:rPr>
          <w:rFonts w:ascii="Times New Roman" w:eastAsia="宋体" w:hAnsi="宋体"/>
          <w:b w:val="0"/>
          <w:sz w:val="21"/>
          <w:szCs w:val="21"/>
        </w:rPr>
      </w:pPr>
      <w:r w:rsidRPr="00FA1477">
        <w:rPr>
          <w:rFonts w:ascii="Times New Roman" w:eastAsia="宋体" w:hAnsi="宋体"/>
          <w:b w:val="0"/>
          <w:sz w:val="21"/>
          <w:szCs w:val="21"/>
        </w:rPr>
        <w:t>createPipelineClass(&amp;m_pipelineClass, m_mediaPath.c_str(), NULL,</w:t>
      </w:r>
    </w:p>
    <w:p w14:paraId="477B32BC" w14:textId="77777777" w:rsidR="00181EF4" w:rsidRPr="00FA1477" w:rsidRDefault="00181EF4" w:rsidP="00B85D71">
      <w:pPr>
        <w:pStyle w:val="My0"/>
        <w:ind w:left="840" w:firstLine="420"/>
        <w:rPr>
          <w:rFonts w:ascii="Times New Roman" w:eastAsia="宋体" w:hAnsi="宋体"/>
          <w:b w:val="0"/>
          <w:sz w:val="21"/>
          <w:szCs w:val="21"/>
        </w:rPr>
      </w:pPr>
      <w:r w:rsidRPr="00FA1477">
        <w:rPr>
          <w:rFonts w:ascii="Times New Roman" w:eastAsia="宋体" w:hAnsi="宋体"/>
          <w:b w:val="0"/>
          <w:sz w:val="21"/>
          <w:szCs w:val="21"/>
        </w:rPr>
        <w:t>"pulsesink", "iautovideosink", NULL, elementCreateCallBack, this)</w:t>
      </w:r>
    </w:p>
    <w:p w14:paraId="5C56427E" w14:textId="77777777" w:rsidR="009F47F4" w:rsidRDefault="00D07387" w:rsidP="00A509D9">
      <w:pPr>
        <w:pStyle w:val="My0"/>
        <w:rPr>
          <w:rFonts w:ascii="Times New Roman" w:eastAsia="宋体" w:hAnsi="宋体"/>
          <w:b w:val="0"/>
        </w:rPr>
      </w:pPr>
      <w:r w:rsidRPr="00D07387">
        <w:rPr>
          <w:b w:val="0"/>
        </w:rPr>
        <w:tab/>
      </w:r>
      <w:r w:rsidR="00824507">
        <w:rPr>
          <w:rFonts w:ascii="Times New Roman" w:eastAsia="宋体" w:hAnsi="宋体" w:hint="eastAsia"/>
          <w:b w:val="0"/>
        </w:rPr>
        <w:t>连接</w:t>
      </w:r>
      <w:r w:rsidRPr="00D07387">
        <w:rPr>
          <w:rFonts w:ascii="Times New Roman" w:eastAsia="宋体" w:hAnsi="宋体" w:hint="eastAsia"/>
          <w:b w:val="0"/>
        </w:rPr>
        <w:t>bus</w:t>
      </w:r>
      <w:r w:rsidRPr="00D07387">
        <w:rPr>
          <w:rFonts w:ascii="Times New Roman" w:eastAsia="宋体" w:hAnsi="宋体"/>
          <w:b w:val="0"/>
        </w:rPr>
        <w:t>总线</w:t>
      </w:r>
      <w:r>
        <w:rPr>
          <w:rFonts w:ascii="Times New Roman" w:eastAsia="宋体" w:hAnsi="宋体" w:hint="eastAsia"/>
          <w:b w:val="0"/>
        </w:rPr>
        <w:t>：</w:t>
      </w:r>
    </w:p>
    <w:p w14:paraId="7441C0B3" w14:textId="77777777" w:rsidR="00D07387" w:rsidRPr="00FA1477" w:rsidRDefault="00E8424E" w:rsidP="00E8424E">
      <w:pPr>
        <w:pStyle w:val="My0"/>
        <w:ind w:left="840"/>
        <w:rPr>
          <w:rFonts w:ascii="Times New Roman" w:eastAsia="宋体" w:hAnsi="宋体"/>
          <w:b w:val="0"/>
          <w:sz w:val="21"/>
          <w:szCs w:val="21"/>
        </w:rPr>
      </w:pPr>
      <w:r w:rsidRPr="00FA1477">
        <w:rPr>
          <w:rFonts w:ascii="Times New Roman" w:eastAsia="宋体" w:hAnsi="宋体"/>
          <w:b w:val="0"/>
          <w:sz w:val="21"/>
          <w:szCs w:val="21"/>
        </w:rPr>
        <w:t>attachBusCall(GST_ELEMENT_CAST(m_pipelineClass-&gt;pipeline()), m_glibLoop-&gt;getGlibContext(), (GSourceFunc)busCall, this)</w:t>
      </w:r>
    </w:p>
    <w:p w14:paraId="198A8692" w14:textId="77777777" w:rsidR="00F14009" w:rsidRDefault="00F14009" w:rsidP="00A509D9">
      <w:pPr>
        <w:pStyle w:val="My0"/>
        <w:rPr>
          <w:rFonts w:ascii="Times New Roman" w:eastAsia="宋体" w:hAnsi="宋体"/>
          <w:b w:val="0"/>
        </w:rPr>
      </w:pPr>
      <w:r>
        <w:tab/>
      </w:r>
      <w:r w:rsidR="001B61AB">
        <w:rPr>
          <w:rFonts w:ascii="Times New Roman" w:eastAsia="宋体" w:hAnsi="宋体" w:hint="eastAsia"/>
          <w:b w:val="0"/>
        </w:rPr>
        <w:t>开启</w:t>
      </w:r>
      <w:r w:rsidRPr="00F14009">
        <w:rPr>
          <w:rFonts w:ascii="Times New Roman" w:eastAsia="宋体" w:hAnsi="宋体"/>
          <w:b w:val="0"/>
        </w:rPr>
        <w:t>loop</w:t>
      </w:r>
      <w:r>
        <w:rPr>
          <w:rFonts w:ascii="Times New Roman" w:eastAsia="宋体" w:hAnsi="宋体" w:hint="eastAsia"/>
          <w:b w:val="0"/>
        </w:rPr>
        <w:t>：</w:t>
      </w:r>
    </w:p>
    <w:p w14:paraId="7259461C" w14:textId="77777777" w:rsidR="00F14009" w:rsidRPr="00FA1477" w:rsidRDefault="00F14009" w:rsidP="00F14009">
      <w:pPr>
        <w:pStyle w:val="My0"/>
        <w:jc w:val="center"/>
        <w:rPr>
          <w:rFonts w:ascii="Times New Roman" w:eastAsia="宋体" w:hAnsi="宋体"/>
          <w:b w:val="0"/>
          <w:sz w:val="21"/>
          <w:szCs w:val="21"/>
        </w:rPr>
      </w:pPr>
      <w:r w:rsidRPr="00FA1477">
        <w:rPr>
          <w:rFonts w:ascii="Times New Roman" w:eastAsia="宋体" w:hAnsi="宋体"/>
          <w:b w:val="0"/>
          <w:sz w:val="21"/>
          <w:szCs w:val="21"/>
        </w:rPr>
        <w:t>m_glibLoop-&gt;startLoop()</w:t>
      </w:r>
    </w:p>
    <w:p w14:paraId="65E38D6A" w14:textId="77777777" w:rsidR="002A204D" w:rsidRDefault="002A204D" w:rsidP="002A204D">
      <w:pPr>
        <w:pStyle w:val="My0"/>
        <w:ind w:firstLine="420"/>
        <w:rPr>
          <w:rFonts w:ascii="Times New Roman" w:eastAsia="宋体" w:hAnsi="宋体"/>
          <w:b w:val="0"/>
        </w:rPr>
      </w:pPr>
      <w:r>
        <w:rPr>
          <w:rFonts w:ascii="Times New Roman" w:eastAsia="宋体" w:hAnsi="宋体" w:hint="eastAsia"/>
          <w:b w:val="0"/>
        </w:rPr>
        <w:t>如果</w:t>
      </w:r>
      <w:r>
        <w:rPr>
          <w:rFonts w:ascii="Times New Roman" w:eastAsia="宋体" w:hAnsi="宋体"/>
          <w:b w:val="0"/>
        </w:rPr>
        <w:t>检测到</w:t>
      </w:r>
      <w:r w:rsidR="00C93BFD">
        <w:rPr>
          <w:rFonts w:ascii="Times New Roman" w:eastAsia="宋体" w:hAnsi="宋体" w:hint="eastAsia"/>
          <w:b w:val="0"/>
        </w:rPr>
        <w:t>不</w:t>
      </w:r>
      <w:r>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w:t>
      </w:r>
      <w:r w:rsidR="00F72816">
        <w:rPr>
          <w:rFonts w:ascii="Times New Roman" w:eastAsia="宋体" w:hAnsi="宋体"/>
          <w:b w:val="0"/>
        </w:rPr>
        <w:t>Gst</w:t>
      </w:r>
      <w:r>
        <w:rPr>
          <w:rFonts w:ascii="Times New Roman" w:eastAsia="宋体" w:hAnsi="宋体" w:hint="eastAsia"/>
          <w:b w:val="0"/>
        </w:rPr>
        <w:t>PlayerImpl</w:t>
      </w:r>
      <w:r>
        <w:rPr>
          <w:rFonts w:ascii="Times New Roman" w:eastAsia="宋体" w:hAnsi="宋体" w:hint="eastAsia"/>
          <w:b w:val="0"/>
        </w:rPr>
        <w:t>进行</w:t>
      </w:r>
      <w:r>
        <w:rPr>
          <w:rFonts w:ascii="Times New Roman" w:eastAsia="宋体" w:hAnsi="宋体"/>
          <w:b w:val="0"/>
        </w:rPr>
        <w:t>播放。</w:t>
      </w:r>
      <w:r>
        <w:rPr>
          <w:rFonts w:ascii="Times New Roman" w:eastAsia="宋体" w:hAnsi="宋体" w:hint="eastAsia"/>
          <w:b w:val="0"/>
        </w:rPr>
        <w:t>在</w:t>
      </w:r>
      <w:r>
        <w:rPr>
          <w:rFonts w:ascii="Times New Roman" w:eastAsia="宋体" w:hAnsi="宋体" w:hint="eastAsia"/>
          <w:b w:val="0"/>
        </w:rPr>
        <w:t>NM</w:t>
      </w:r>
      <w:r w:rsidR="00834E5C">
        <w:rPr>
          <w:rFonts w:ascii="Times New Roman" w:eastAsia="宋体" w:hAnsi="宋体"/>
          <w:b w:val="0"/>
        </w:rPr>
        <w:t>Gst</w:t>
      </w:r>
      <w:r>
        <w:rPr>
          <w:rFonts w:ascii="Times New Roman" w:eastAsia="宋体" w:hAnsi="宋体"/>
          <w:b w:val="0"/>
        </w:rPr>
        <w:softHyphen/>
      </w:r>
      <w:r>
        <w:rPr>
          <w:rFonts w:ascii="Times New Roman" w:eastAsia="宋体" w:hAnsi="宋体" w:hint="eastAsia"/>
          <w:b w:val="0"/>
        </w:rPr>
        <w:t>PlayerImpl</w:t>
      </w:r>
      <w:r>
        <w:rPr>
          <w:rFonts w:ascii="Times New Roman" w:eastAsia="宋体" w:hAnsi="宋体" w:hint="eastAsia"/>
          <w:b w:val="0"/>
        </w:rPr>
        <w:t>的</w:t>
      </w:r>
      <w:r w:rsidRPr="0080586B">
        <w:rPr>
          <w:rFonts w:ascii="Times New Roman" w:eastAsia="宋体" w:hAnsi="宋体"/>
          <w:b w:val="0"/>
        </w:rPr>
        <w:t>prepareImpl</w:t>
      </w:r>
      <w:r>
        <w:rPr>
          <w:rFonts w:ascii="Times New Roman" w:eastAsia="宋体" w:hAnsi="宋体" w:hint="eastAsia"/>
          <w:b w:val="0"/>
        </w:rPr>
        <w:t>函数中</w:t>
      </w:r>
      <w:r w:rsidR="0028287C">
        <w:rPr>
          <w:rFonts w:ascii="Times New Roman" w:eastAsia="宋体" w:hAnsi="宋体" w:hint="eastAsia"/>
          <w:b w:val="0"/>
        </w:rPr>
        <w:t>首先调用</w:t>
      </w:r>
      <w:r w:rsidR="0028287C" w:rsidRPr="0028287C">
        <w:rPr>
          <w:rFonts w:ascii="Times New Roman" w:eastAsia="宋体" w:hAnsi="宋体"/>
          <w:b w:val="0"/>
        </w:rPr>
        <w:t>gstPrepare</w:t>
      </w:r>
      <w:r w:rsidR="0028287C">
        <w:rPr>
          <w:rFonts w:ascii="Times New Roman" w:eastAsia="宋体" w:hAnsi="宋体" w:hint="eastAsia"/>
          <w:b w:val="0"/>
        </w:rPr>
        <w:t>函数，</w:t>
      </w:r>
      <w:r w:rsidR="0028287C" w:rsidRPr="0028287C">
        <w:rPr>
          <w:rFonts w:ascii="Times New Roman" w:eastAsia="宋体" w:hAnsi="宋体"/>
          <w:b w:val="0"/>
        </w:rPr>
        <w:t>gstPrepare</w:t>
      </w:r>
      <w:r w:rsidR="0028287C">
        <w:rPr>
          <w:rFonts w:ascii="Times New Roman" w:eastAsia="宋体" w:hAnsi="宋体" w:hint="eastAsia"/>
          <w:b w:val="0"/>
        </w:rPr>
        <w:t>完成</w:t>
      </w:r>
      <w:r w:rsidR="0028287C">
        <w:rPr>
          <w:rFonts w:ascii="Times New Roman" w:eastAsia="宋体" w:hAnsi="宋体"/>
          <w:b w:val="0"/>
        </w:rPr>
        <w:t>gloop</w:t>
      </w:r>
      <w:r w:rsidR="00657E01">
        <w:rPr>
          <w:rFonts w:ascii="Times New Roman" w:eastAsia="宋体" w:hAnsi="宋体" w:hint="eastAsia"/>
          <w:b w:val="0"/>
        </w:rPr>
        <w:t>和上下文</w:t>
      </w:r>
      <w:r w:rsidR="00657E01">
        <w:rPr>
          <w:rFonts w:ascii="Times New Roman" w:eastAsia="宋体" w:hAnsi="宋体"/>
          <w:b w:val="0"/>
        </w:rPr>
        <w:t>的</w:t>
      </w:r>
      <w:r w:rsidR="0028287C">
        <w:rPr>
          <w:rFonts w:ascii="Times New Roman" w:eastAsia="宋体" w:hAnsi="宋体"/>
          <w:b w:val="0"/>
        </w:rPr>
        <w:t>创建：</w:t>
      </w:r>
    </w:p>
    <w:p w14:paraId="65B5156A" w14:textId="77777777" w:rsidR="0028287C" w:rsidRPr="00FA1477" w:rsidRDefault="0028287C" w:rsidP="0028287C">
      <w:pPr>
        <w:pStyle w:val="My0"/>
        <w:ind w:firstLine="420"/>
        <w:jc w:val="center"/>
        <w:rPr>
          <w:rFonts w:ascii="Times New Roman" w:eastAsia="宋体" w:hAnsi="宋体"/>
          <w:b w:val="0"/>
          <w:sz w:val="21"/>
          <w:szCs w:val="21"/>
        </w:rPr>
      </w:pPr>
      <w:r w:rsidRPr="00FA1477">
        <w:rPr>
          <w:rFonts w:ascii="Times New Roman" w:eastAsia="宋体" w:hAnsi="宋体"/>
          <w:b w:val="0"/>
          <w:sz w:val="21"/>
          <w:szCs w:val="21"/>
        </w:rPr>
        <w:t>m_glibLoop-&gt;initLoop()</w:t>
      </w:r>
    </w:p>
    <w:p w14:paraId="6F0371A6" w14:textId="77777777" w:rsidR="002A204D" w:rsidRDefault="00B85D71" w:rsidP="002A204D">
      <w:pPr>
        <w:pStyle w:val="My0"/>
        <w:ind w:firstLine="420"/>
        <w:rPr>
          <w:rFonts w:ascii="Times New Roman" w:eastAsia="宋体" w:hAnsi="宋体"/>
          <w:b w:val="0"/>
        </w:rPr>
      </w:pPr>
      <w:r>
        <w:rPr>
          <w:rFonts w:ascii="Times New Roman" w:eastAsia="宋体" w:hAnsi="宋体" w:hint="eastAsia"/>
          <w:b w:val="0"/>
        </w:rPr>
        <w:t>创建</w:t>
      </w:r>
      <w:r>
        <w:rPr>
          <w:rFonts w:ascii="Times New Roman" w:eastAsia="宋体" w:hAnsi="宋体"/>
          <w:b w:val="0"/>
        </w:rPr>
        <w:t>管道类：</w:t>
      </w:r>
    </w:p>
    <w:p w14:paraId="722BEDF4" w14:textId="77777777" w:rsidR="00B85D71" w:rsidRPr="00BB43D5" w:rsidRDefault="00B85D71" w:rsidP="00B85D71">
      <w:pPr>
        <w:pStyle w:val="My0"/>
        <w:spacing w:after="0"/>
        <w:ind w:left="1260"/>
        <w:rPr>
          <w:rFonts w:ascii="Times New Roman" w:eastAsia="宋体" w:hAnsi="宋体"/>
          <w:b w:val="0"/>
          <w:sz w:val="21"/>
          <w:szCs w:val="21"/>
        </w:rPr>
      </w:pPr>
      <w:r w:rsidRPr="00BB43D5">
        <w:rPr>
          <w:rFonts w:ascii="Times New Roman" w:eastAsia="宋体" w:hAnsi="宋体"/>
          <w:b w:val="0"/>
          <w:sz w:val="21"/>
          <w:szCs w:val="21"/>
        </w:rPr>
        <w:t>createPipelineClass(&amp;m_pipelineClass, m_mediaPath.c_str(), NULL,</w:t>
      </w:r>
    </w:p>
    <w:p w14:paraId="1A54A533" w14:textId="77777777" w:rsidR="00B85D71" w:rsidRPr="00BB43D5" w:rsidRDefault="00B85D71" w:rsidP="00244ACD">
      <w:pPr>
        <w:pStyle w:val="My0"/>
        <w:ind w:left="420" w:firstLine="420"/>
        <w:rPr>
          <w:rFonts w:ascii="Times New Roman" w:eastAsia="宋体" w:hAnsi="宋体"/>
          <w:b w:val="0"/>
          <w:sz w:val="21"/>
          <w:szCs w:val="21"/>
        </w:rPr>
      </w:pPr>
      <w:r w:rsidRPr="00BB43D5">
        <w:rPr>
          <w:rFonts w:ascii="Times New Roman" w:eastAsia="宋体" w:hAnsi="宋体"/>
          <w:b w:val="0"/>
          <w:sz w:val="21"/>
          <w:szCs w:val="21"/>
        </w:rPr>
        <w:t xml:space="preserve">    </w:t>
      </w:r>
      <w:r w:rsidRPr="00BB43D5">
        <w:rPr>
          <w:rFonts w:ascii="Times New Roman" w:eastAsia="宋体" w:hAnsi="宋体"/>
          <w:b w:val="0"/>
          <w:sz w:val="21"/>
          <w:szCs w:val="21"/>
        </w:rPr>
        <w:tab/>
        <w:t>"pulsesink", "iautovideosink", NULL, elementCreateCallBack, this)</w:t>
      </w:r>
    </w:p>
    <w:p w14:paraId="3C525D3C" w14:textId="77777777" w:rsidR="002A204D" w:rsidRDefault="00244ACD" w:rsidP="002A204D">
      <w:pPr>
        <w:pStyle w:val="My0"/>
        <w:ind w:firstLine="420"/>
        <w:rPr>
          <w:rFonts w:ascii="Times New Roman" w:eastAsia="宋体" w:hAnsi="宋体"/>
          <w:b w:val="0"/>
        </w:rPr>
      </w:pPr>
      <w:r>
        <w:rPr>
          <w:rFonts w:ascii="Times New Roman" w:eastAsia="宋体" w:hAnsi="宋体" w:hint="eastAsia"/>
          <w:b w:val="0"/>
        </w:rPr>
        <w:t>获取</w:t>
      </w:r>
      <w:r>
        <w:rPr>
          <w:rFonts w:ascii="Times New Roman" w:eastAsia="宋体" w:hAnsi="宋体"/>
          <w:b w:val="0"/>
        </w:rPr>
        <w:t>管道</w:t>
      </w:r>
      <w:r>
        <w:rPr>
          <w:rFonts w:ascii="Times New Roman" w:eastAsia="宋体" w:hAnsi="宋体" w:hint="eastAsia"/>
          <w:b w:val="0"/>
        </w:rPr>
        <w:t>引用</w:t>
      </w:r>
      <w:r>
        <w:rPr>
          <w:rFonts w:ascii="Times New Roman" w:eastAsia="宋体" w:hAnsi="宋体"/>
          <w:b w:val="0"/>
        </w:rPr>
        <w:t>：</w:t>
      </w:r>
    </w:p>
    <w:p w14:paraId="3ECF9A1E" w14:textId="77777777" w:rsidR="00244ACD" w:rsidRPr="00BB43D5" w:rsidRDefault="00824507" w:rsidP="00824507">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m_pipeline = GST_ELEMENT_CAST(m_pipelineClass-&gt;pipeline())</w:t>
      </w:r>
    </w:p>
    <w:p w14:paraId="3D584A23" w14:textId="77777777" w:rsidR="002A204D" w:rsidRDefault="0081205D" w:rsidP="002A204D">
      <w:pPr>
        <w:pStyle w:val="My0"/>
        <w:ind w:firstLine="420"/>
        <w:rPr>
          <w:rFonts w:ascii="Times New Roman" w:eastAsia="宋体" w:hAnsi="宋体"/>
          <w:b w:val="0"/>
        </w:rPr>
      </w:pPr>
      <w:r>
        <w:rPr>
          <w:rFonts w:ascii="Times New Roman" w:eastAsia="宋体" w:hAnsi="宋体" w:hint="eastAsia"/>
          <w:b w:val="0"/>
        </w:rPr>
        <w:t>连接</w:t>
      </w:r>
      <w:r>
        <w:rPr>
          <w:rFonts w:ascii="Times New Roman" w:eastAsia="宋体" w:hAnsi="宋体"/>
          <w:b w:val="0"/>
        </w:rPr>
        <w:t>bus</w:t>
      </w:r>
      <w:r>
        <w:rPr>
          <w:rFonts w:ascii="Times New Roman" w:eastAsia="宋体" w:hAnsi="宋体"/>
          <w:b w:val="0"/>
        </w:rPr>
        <w:t>总线：</w:t>
      </w:r>
    </w:p>
    <w:p w14:paraId="7F21075D" w14:textId="77777777" w:rsidR="0081205D" w:rsidRPr="00BB43D5" w:rsidRDefault="00A62D30" w:rsidP="00A62D30">
      <w:pPr>
        <w:pStyle w:val="My0"/>
        <w:ind w:left="840"/>
        <w:rPr>
          <w:rFonts w:ascii="Times New Roman" w:eastAsia="宋体" w:hAnsi="宋体"/>
          <w:b w:val="0"/>
          <w:sz w:val="21"/>
          <w:szCs w:val="21"/>
        </w:rPr>
      </w:pPr>
      <w:r w:rsidRPr="00BB43D5">
        <w:rPr>
          <w:rFonts w:ascii="Times New Roman" w:eastAsia="宋体" w:hAnsi="宋体"/>
          <w:b w:val="0"/>
          <w:sz w:val="21"/>
          <w:szCs w:val="21"/>
        </w:rPr>
        <w:t>m_busCallSource-&gt;attachBusCall(m_pipeline, m_glibLoop-&gt;getGlibContext(), (GSourc</w:t>
      </w:r>
      <w:r w:rsidRPr="00BB43D5">
        <w:rPr>
          <w:rFonts w:ascii="Times New Roman" w:eastAsia="宋体" w:hAnsi="宋体"/>
          <w:b w:val="0"/>
          <w:sz w:val="21"/>
          <w:szCs w:val="21"/>
        </w:rPr>
        <w:t>e</w:t>
      </w:r>
      <w:r w:rsidRPr="00BB43D5">
        <w:rPr>
          <w:rFonts w:ascii="Times New Roman" w:eastAsia="宋体" w:hAnsi="宋体"/>
          <w:b w:val="0"/>
          <w:sz w:val="21"/>
          <w:szCs w:val="21"/>
        </w:rPr>
        <w:t>Func)busCall, this)</w:t>
      </w:r>
    </w:p>
    <w:p w14:paraId="31247525" w14:textId="77777777" w:rsidR="00824507" w:rsidRDefault="00675D6B" w:rsidP="002A204D">
      <w:pPr>
        <w:pStyle w:val="My0"/>
        <w:ind w:firstLine="420"/>
        <w:rPr>
          <w:rFonts w:ascii="Times New Roman" w:eastAsia="宋体" w:hAnsi="宋体"/>
          <w:b w:val="0"/>
        </w:rPr>
      </w:pPr>
      <w:r>
        <w:rPr>
          <w:rFonts w:ascii="Times New Roman" w:eastAsia="宋体" w:hAnsi="宋体" w:hint="eastAsia"/>
          <w:b w:val="0"/>
        </w:rPr>
        <w:t>开启</w:t>
      </w:r>
      <w:r>
        <w:rPr>
          <w:rFonts w:ascii="Times New Roman" w:eastAsia="宋体" w:hAnsi="宋体"/>
          <w:b w:val="0"/>
        </w:rPr>
        <w:t>loop</w:t>
      </w:r>
      <w:r w:rsidR="00525CB1">
        <w:rPr>
          <w:rFonts w:ascii="Times New Roman" w:eastAsia="宋体" w:hAnsi="宋体" w:hint="eastAsia"/>
          <w:b w:val="0"/>
        </w:rPr>
        <w:t>：</w:t>
      </w:r>
    </w:p>
    <w:p w14:paraId="5EAED7BE" w14:textId="77777777" w:rsidR="00525CB1" w:rsidRPr="00BB43D5" w:rsidRDefault="00287858" w:rsidP="00287858">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m_glibLoop-&gt;startLoop()</w:t>
      </w:r>
    </w:p>
    <w:p w14:paraId="749782EA" w14:textId="77777777" w:rsidR="00824507" w:rsidRDefault="005E3469" w:rsidP="002A204D">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调用</w:t>
      </w:r>
      <w:r>
        <w:rPr>
          <w:rFonts w:ascii="Times New Roman" w:eastAsia="宋体" w:hAnsi="宋体" w:hint="eastAsia"/>
          <w:b w:val="0"/>
        </w:rPr>
        <w:t>到</w:t>
      </w:r>
      <w:r>
        <w:rPr>
          <w:rFonts w:ascii="Times New Roman" w:eastAsia="宋体" w:hAnsi="宋体" w:hint="eastAsia"/>
          <w:b w:val="0"/>
        </w:rPr>
        <w:t>gstPlay()</w:t>
      </w:r>
      <w:r>
        <w:rPr>
          <w:rFonts w:ascii="Times New Roman" w:eastAsia="宋体" w:hAnsi="宋体" w:hint="eastAsia"/>
          <w:b w:val="0"/>
        </w:rPr>
        <w:t>的</w:t>
      </w:r>
      <w:r>
        <w:rPr>
          <w:rFonts w:ascii="Times New Roman" w:eastAsia="宋体" w:hAnsi="宋体"/>
          <w:b w:val="0"/>
        </w:rPr>
        <w:t>时候，</w:t>
      </w:r>
      <w:r w:rsidR="000E527B">
        <w:rPr>
          <w:rFonts w:ascii="Times New Roman" w:eastAsia="宋体" w:hAnsi="宋体" w:hint="eastAsia"/>
          <w:b w:val="0"/>
        </w:rPr>
        <w:t>首先</w:t>
      </w:r>
      <w:r w:rsidR="000E527B">
        <w:rPr>
          <w:rFonts w:ascii="Times New Roman" w:eastAsia="宋体" w:hAnsi="宋体"/>
          <w:b w:val="0"/>
        </w:rPr>
        <w:t>查看当前的播放</w:t>
      </w:r>
      <w:r w:rsidR="000E527B">
        <w:rPr>
          <w:rFonts w:ascii="Times New Roman" w:eastAsia="宋体" w:hAnsi="宋体" w:hint="eastAsia"/>
          <w:b w:val="0"/>
        </w:rPr>
        <w:t>状态</w:t>
      </w:r>
      <w:r w:rsidR="000E637F">
        <w:rPr>
          <w:rFonts w:ascii="Times New Roman" w:eastAsia="宋体" w:hAnsi="宋体" w:hint="eastAsia"/>
          <w:b w:val="0"/>
        </w:rPr>
        <w:t>，</w:t>
      </w:r>
      <w:r w:rsidR="000E637F">
        <w:rPr>
          <w:rFonts w:ascii="Times New Roman" w:eastAsia="宋体" w:hAnsi="宋体"/>
          <w:b w:val="0"/>
        </w:rPr>
        <w:t>如果是</w:t>
      </w:r>
      <w:r w:rsidR="000E637F">
        <w:rPr>
          <w:rFonts w:ascii="Times New Roman" w:eastAsia="宋体" w:hAnsi="宋体" w:hint="eastAsia"/>
          <w:b w:val="0"/>
        </w:rPr>
        <w:t>PLAYING</w:t>
      </w:r>
      <w:r w:rsidR="000E637F">
        <w:rPr>
          <w:rFonts w:ascii="Times New Roman" w:eastAsia="宋体" w:hAnsi="宋体" w:hint="eastAsia"/>
          <w:b w:val="0"/>
        </w:rPr>
        <w:t>状态就</w:t>
      </w:r>
      <w:r w:rsidR="000E637F">
        <w:rPr>
          <w:rFonts w:ascii="Times New Roman" w:eastAsia="宋体" w:hAnsi="宋体"/>
          <w:b w:val="0"/>
        </w:rPr>
        <w:t>直接返回，否则</w:t>
      </w:r>
      <w:r w:rsidR="000E637F">
        <w:rPr>
          <w:rFonts w:ascii="Times New Roman" w:eastAsia="宋体" w:hAnsi="宋体" w:hint="eastAsia"/>
          <w:b w:val="0"/>
        </w:rPr>
        <w:t>就</w:t>
      </w:r>
      <w:r w:rsidR="000E637F">
        <w:rPr>
          <w:rFonts w:ascii="Times New Roman" w:eastAsia="宋体" w:hAnsi="宋体"/>
          <w:b w:val="0"/>
        </w:rPr>
        <w:t>调用</w:t>
      </w:r>
      <w:r w:rsidR="000E637F" w:rsidRPr="000E637F">
        <w:rPr>
          <w:rFonts w:ascii="Times New Roman" w:eastAsia="宋体" w:hAnsi="宋体"/>
          <w:b w:val="0"/>
        </w:rPr>
        <w:t>setGstState</w:t>
      </w:r>
      <w:r w:rsidR="000E637F">
        <w:rPr>
          <w:rFonts w:ascii="Times New Roman" w:eastAsia="宋体" w:hAnsi="宋体" w:hint="eastAsia"/>
          <w:b w:val="0"/>
        </w:rPr>
        <w:t>改变</w:t>
      </w:r>
      <w:r w:rsidR="000E637F">
        <w:rPr>
          <w:rFonts w:ascii="Times New Roman" w:eastAsia="宋体" w:hAnsi="宋体"/>
          <w:b w:val="0"/>
        </w:rPr>
        <w:t>状态开始播放：</w:t>
      </w:r>
    </w:p>
    <w:p w14:paraId="7386449D" w14:textId="77777777" w:rsidR="000E637F" w:rsidRPr="00BB43D5" w:rsidRDefault="000E637F" w:rsidP="002A204D">
      <w:pPr>
        <w:pStyle w:val="My0"/>
        <w:ind w:firstLine="420"/>
        <w:rPr>
          <w:rFonts w:ascii="Times New Roman" w:eastAsia="宋体" w:hAnsi="宋体"/>
          <w:b w:val="0"/>
          <w:sz w:val="21"/>
          <w:szCs w:val="21"/>
        </w:rPr>
      </w:pPr>
      <w:r w:rsidRPr="00BB43D5">
        <w:rPr>
          <w:rFonts w:ascii="Times New Roman" w:eastAsia="宋体" w:hAnsi="宋体"/>
          <w:b w:val="0"/>
          <w:sz w:val="21"/>
          <w:szCs w:val="21"/>
        </w:rPr>
        <w:t>setGstState(GST_STATE_PLAYING, NC_TRUE, STATE_CHANGE_TIMEOUT, NC_TRUE)</w:t>
      </w:r>
    </w:p>
    <w:p w14:paraId="010333C0" w14:textId="77777777" w:rsidR="004E7E62" w:rsidRDefault="001A16B2" w:rsidP="002A204D">
      <w:pPr>
        <w:pStyle w:val="My0"/>
        <w:ind w:firstLine="420"/>
        <w:rPr>
          <w:rFonts w:ascii="Times New Roman" w:eastAsia="宋体" w:hAnsi="宋体"/>
          <w:b w:val="0"/>
        </w:rPr>
      </w:pPr>
      <w:r w:rsidRPr="001A16B2">
        <w:rPr>
          <w:rFonts w:ascii="Times New Roman" w:eastAsia="宋体" w:hAnsi="宋体"/>
          <w:b w:val="0"/>
        </w:rPr>
        <w:t>setGstState</w:t>
      </w:r>
      <w:r w:rsidR="00E335BB">
        <w:rPr>
          <w:rFonts w:ascii="Times New Roman" w:eastAsia="宋体" w:hAnsi="宋体" w:hint="eastAsia"/>
          <w:b w:val="0"/>
        </w:rPr>
        <w:t>函数</w:t>
      </w:r>
      <w:r>
        <w:rPr>
          <w:rFonts w:ascii="Times New Roman" w:eastAsia="宋体" w:hAnsi="宋体" w:hint="eastAsia"/>
          <w:b w:val="0"/>
        </w:rPr>
        <w:t>则是</w:t>
      </w:r>
      <w:r>
        <w:rPr>
          <w:rFonts w:ascii="Times New Roman" w:eastAsia="宋体" w:hAnsi="宋体"/>
          <w:b w:val="0"/>
        </w:rPr>
        <w:t>对</w:t>
      </w:r>
      <w:r w:rsidRPr="001A16B2">
        <w:rPr>
          <w:rFonts w:ascii="Times New Roman" w:eastAsia="宋体" w:hAnsi="宋体"/>
          <w:b w:val="0"/>
        </w:rPr>
        <w:t>gst_element_set_state(m_pipeline, state)</w:t>
      </w:r>
      <w:r>
        <w:rPr>
          <w:rFonts w:ascii="Times New Roman" w:eastAsia="宋体" w:hAnsi="宋体" w:hint="eastAsia"/>
          <w:b w:val="0"/>
        </w:rPr>
        <w:t>的封装</w:t>
      </w:r>
      <w:r w:rsidR="005C6E18">
        <w:rPr>
          <w:rFonts w:ascii="Times New Roman" w:eastAsia="宋体" w:hAnsi="宋体" w:hint="eastAsia"/>
          <w:b w:val="0"/>
        </w:rPr>
        <w:t>。</w:t>
      </w:r>
    </w:p>
    <w:p w14:paraId="72E4F1D6" w14:textId="77777777" w:rsidR="004E7E62" w:rsidRDefault="004E7E62" w:rsidP="002A204D">
      <w:pPr>
        <w:pStyle w:val="My0"/>
        <w:ind w:firstLine="420"/>
        <w:rPr>
          <w:rFonts w:ascii="Times New Roman" w:eastAsia="宋体" w:hAnsi="宋体"/>
          <w:b w:val="0"/>
        </w:rPr>
      </w:pPr>
    </w:p>
    <w:p w14:paraId="541E9B93" w14:textId="77777777" w:rsidR="00793B8B" w:rsidRDefault="00117548" w:rsidP="00A87143">
      <w:pPr>
        <w:pStyle w:val="My0"/>
        <w:outlineLvl w:val="2"/>
      </w:pPr>
      <w:bookmarkStart w:id="66" w:name="_Toc466328102"/>
      <w:r>
        <w:rPr>
          <w:rFonts w:hint="eastAsia"/>
        </w:rPr>
        <w:lastRenderedPageBreak/>
        <w:t>4.3.3</w:t>
      </w:r>
      <w:r w:rsidR="00340A31">
        <w:rPr>
          <w:rFonts w:hint="eastAsia"/>
        </w:rPr>
        <w:t xml:space="preserve"> </w:t>
      </w:r>
      <w:r w:rsidR="008D7420">
        <w:t xml:space="preserve">AVChannel </w:t>
      </w:r>
      <w:r w:rsidR="00697263">
        <w:t>Manager</w:t>
      </w:r>
      <w:r w:rsidR="00340A31">
        <w:t>相关的实现</w:t>
      </w:r>
      <w:bookmarkEnd w:id="66"/>
    </w:p>
    <w:p w14:paraId="35432CF2" w14:textId="77777777" w:rsidR="00340A31" w:rsidRDefault="00261313" w:rsidP="009811B7">
      <w:pPr>
        <w:pStyle w:val="My0"/>
        <w:ind w:firstLine="420"/>
        <w:rPr>
          <w:rFonts w:ascii="Times New Roman" w:eastAsia="宋体" w:hAnsi="宋体"/>
          <w:b w:val="0"/>
        </w:rPr>
      </w:pPr>
      <w:r w:rsidRPr="00261313">
        <w:rPr>
          <w:rFonts w:ascii="Times New Roman" w:eastAsia="宋体" w:hAnsi="宋体"/>
          <w:b w:val="0"/>
        </w:rPr>
        <w:t>AVChannelManager</w:t>
      </w:r>
      <w:r w:rsidR="008E0BCC">
        <w:rPr>
          <w:rFonts w:ascii="Times New Roman" w:eastAsia="宋体" w:hAnsi="宋体" w:hint="eastAsia"/>
          <w:b w:val="0"/>
        </w:rPr>
        <w:t>在</w:t>
      </w:r>
      <w:r w:rsidR="008E0BCC">
        <w:rPr>
          <w:rFonts w:ascii="Times New Roman" w:eastAsia="宋体" w:hAnsi="宋体"/>
          <w:b w:val="0"/>
        </w:rPr>
        <w:t>WebMediaImpl</w:t>
      </w:r>
      <w:r w:rsidR="008E0BCC">
        <w:rPr>
          <w:rFonts w:ascii="Times New Roman" w:eastAsia="宋体" w:hAnsi="宋体"/>
          <w:b w:val="0"/>
        </w:rPr>
        <w:t>函数调用</w:t>
      </w:r>
      <w:r w:rsidR="002044CD">
        <w:rPr>
          <w:rFonts w:ascii="Times New Roman" w:eastAsia="宋体" w:hAnsi="宋体" w:hint="eastAsia"/>
          <w:b w:val="0"/>
        </w:rPr>
        <w:t>，</w:t>
      </w:r>
      <w:r w:rsidR="002044CD">
        <w:rPr>
          <w:rFonts w:ascii="Times New Roman" w:eastAsia="宋体" w:hAnsi="宋体"/>
          <w:b w:val="0"/>
        </w:rPr>
        <w:t>用于通道的申请</w:t>
      </w:r>
      <w:r w:rsidR="00D965E2">
        <w:rPr>
          <w:rFonts w:ascii="Times New Roman" w:eastAsia="宋体" w:hAnsi="宋体" w:hint="eastAsia"/>
          <w:b w:val="0"/>
        </w:rPr>
        <w:t>。当</w:t>
      </w:r>
      <w:r w:rsidR="00D965E2" w:rsidRPr="00261313">
        <w:rPr>
          <w:rFonts w:ascii="Times New Roman" w:eastAsia="宋体" w:hAnsi="宋体"/>
          <w:b w:val="0"/>
        </w:rPr>
        <w:t>AVChannel</w:t>
      </w:r>
      <w:r w:rsidR="00D965E2">
        <w:rPr>
          <w:rFonts w:ascii="Times New Roman" w:eastAsia="宋体" w:hAnsi="宋体"/>
          <w:b w:val="0"/>
        </w:rPr>
        <w:softHyphen/>
      </w:r>
      <w:r w:rsidR="00D965E2" w:rsidRPr="00261313">
        <w:rPr>
          <w:rFonts w:ascii="Times New Roman" w:eastAsia="宋体" w:hAnsi="宋体"/>
          <w:b w:val="0"/>
        </w:rPr>
        <w:t>Manager</w:t>
      </w:r>
      <w:r w:rsidR="00D965E2">
        <w:rPr>
          <w:rFonts w:ascii="Times New Roman" w:eastAsia="宋体" w:hAnsi="宋体" w:hint="eastAsia"/>
          <w:b w:val="0"/>
        </w:rPr>
        <w:t>的</w:t>
      </w:r>
      <w:r w:rsidR="00D965E2">
        <w:rPr>
          <w:rFonts w:ascii="Times New Roman" w:eastAsia="宋体" w:hAnsi="宋体"/>
          <w:b w:val="0"/>
        </w:rPr>
        <w:t>init</w:t>
      </w:r>
      <w:r w:rsidR="00D965E2">
        <w:rPr>
          <w:rFonts w:ascii="Times New Roman" w:eastAsia="宋体" w:hAnsi="宋体"/>
          <w:b w:val="0"/>
        </w:rPr>
        <w:t>函数被调用的时候，会</w:t>
      </w:r>
      <w:r w:rsidR="00C966E5">
        <w:rPr>
          <w:rFonts w:ascii="Times New Roman" w:eastAsia="宋体" w:hAnsi="宋体" w:hint="eastAsia"/>
          <w:b w:val="0"/>
        </w:rPr>
        <w:t>通过</w:t>
      </w:r>
      <w:r w:rsidR="00C966E5">
        <w:rPr>
          <w:rFonts w:ascii="Times New Roman" w:eastAsia="宋体" w:hAnsi="宋体"/>
          <w:b w:val="0"/>
        </w:rPr>
        <w:t>调用</w:t>
      </w:r>
      <w:r w:rsidR="00C966E5">
        <w:rPr>
          <w:rFonts w:ascii="Times New Roman" w:eastAsia="宋体" w:hAnsi="宋体" w:hint="eastAsia"/>
          <w:b w:val="0"/>
        </w:rPr>
        <w:t>NCSub</w:t>
      </w:r>
      <w:r w:rsidR="00C966E5">
        <w:rPr>
          <w:rFonts w:ascii="Times New Roman" w:eastAsia="宋体" w:hAnsi="宋体"/>
          <w:b w:val="0"/>
        </w:rPr>
        <w:t>ChannelManager</w:t>
      </w:r>
      <w:r w:rsidR="00C966E5">
        <w:rPr>
          <w:rFonts w:ascii="Times New Roman" w:eastAsia="宋体" w:hAnsi="宋体"/>
          <w:b w:val="0"/>
        </w:rPr>
        <w:t>的</w:t>
      </w:r>
      <w:r w:rsidR="00C966E5" w:rsidRPr="003E0A5F">
        <w:rPr>
          <w:rFonts w:ascii="Times New Roman" w:eastAsia="宋体" w:hAnsi="宋体"/>
          <w:b w:val="0"/>
          <w:sz w:val="21"/>
          <w:szCs w:val="21"/>
        </w:rPr>
        <w:t>registerAvm</w:t>
      </w:r>
      <w:r w:rsidR="00C966E5">
        <w:rPr>
          <w:rFonts w:ascii="Times New Roman" w:eastAsia="宋体" w:hAnsi="宋体" w:hint="eastAsia"/>
          <w:b w:val="0"/>
          <w:sz w:val="21"/>
          <w:szCs w:val="21"/>
        </w:rPr>
        <w:t>函数</w:t>
      </w:r>
      <w:r w:rsidR="00D965E2">
        <w:rPr>
          <w:rFonts w:ascii="Times New Roman" w:eastAsia="宋体" w:hAnsi="宋体"/>
          <w:b w:val="0"/>
        </w:rPr>
        <w:t>完成</w:t>
      </w:r>
      <w:r w:rsidR="00D965E2">
        <w:rPr>
          <w:rFonts w:ascii="Times New Roman" w:eastAsia="宋体" w:hAnsi="宋体" w:hint="eastAsia"/>
          <w:b w:val="0"/>
        </w:rPr>
        <w:t>source</w:t>
      </w:r>
      <w:r w:rsidR="00D965E2">
        <w:rPr>
          <w:rFonts w:ascii="Times New Roman" w:eastAsia="宋体" w:hAnsi="宋体"/>
          <w:b w:val="0"/>
        </w:rPr>
        <w:t>的注册</w:t>
      </w:r>
      <w:r w:rsidR="00BC2FFB">
        <w:rPr>
          <w:rFonts w:ascii="Times New Roman" w:eastAsia="宋体" w:hAnsi="宋体" w:hint="eastAsia"/>
          <w:b w:val="0"/>
        </w:rPr>
        <w:t>，</w:t>
      </w:r>
      <w:r w:rsidR="00BC2FFB">
        <w:rPr>
          <w:rFonts w:ascii="Times New Roman" w:eastAsia="宋体" w:hAnsi="宋体"/>
          <w:b w:val="0"/>
        </w:rPr>
        <w:t>即：</w:t>
      </w:r>
    </w:p>
    <w:p w14:paraId="6D2011E2" w14:textId="77777777" w:rsidR="00D965E2" w:rsidRPr="003E0A5F" w:rsidRDefault="003E0A5F" w:rsidP="00FB5A1D">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sidR="003C05CD">
        <w:rPr>
          <w:rFonts w:ascii="Times New Roman" w:eastAsia="宋体" w:hAnsi="宋体"/>
          <w:b w:val="0"/>
          <w:sz w:val="21"/>
          <w:szCs w:val="21"/>
        </w:rPr>
        <w:t>Channel</w:t>
      </w:r>
      <w:r w:rsidRPr="003E0A5F">
        <w:rPr>
          <w:rFonts w:ascii="Times New Roman" w:eastAsia="宋体" w:hAnsi="宋体"/>
          <w:b w:val="0"/>
          <w:sz w:val="21"/>
          <w:szCs w:val="21"/>
        </w:rPr>
        <w:t>Manager-&gt;registerAvm(NCString(WEBMEDIA_AUDIO_NAME), mClient)</w:t>
      </w:r>
    </w:p>
    <w:p w14:paraId="025B005E" w14:textId="77777777" w:rsidR="00156D08" w:rsidRDefault="004558BC" w:rsidP="004558BC">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需要激活通道的时候，</w:t>
      </w:r>
      <w:r w:rsidR="00A67C48">
        <w:rPr>
          <w:rFonts w:ascii="Times New Roman" w:eastAsia="宋体" w:hAnsi="宋体" w:hint="eastAsia"/>
          <w:b w:val="0"/>
        </w:rPr>
        <w:t>调用函数</w:t>
      </w:r>
      <w:r w:rsidR="00766F64">
        <w:rPr>
          <w:rFonts w:ascii="Times New Roman" w:eastAsia="宋体" w:hAnsi="宋体" w:hint="eastAsia"/>
          <w:b w:val="0"/>
        </w:rPr>
        <w:t>：</w:t>
      </w:r>
    </w:p>
    <w:p w14:paraId="7829D3F6" w14:textId="77777777" w:rsidR="00766F64" w:rsidRPr="004931FB" w:rsidRDefault="004931FB" w:rsidP="004931FB">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Pr>
          <w:rFonts w:ascii="Times New Roman" w:eastAsia="宋体" w:hAnsi="宋体"/>
          <w:b w:val="0"/>
          <w:sz w:val="21"/>
          <w:szCs w:val="21"/>
        </w:rPr>
        <w:t>Channel</w:t>
      </w:r>
      <w:r w:rsidRPr="003E0A5F">
        <w:rPr>
          <w:rFonts w:ascii="Times New Roman" w:eastAsia="宋体" w:hAnsi="宋体"/>
          <w:b w:val="0"/>
          <w:sz w:val="21"/>
          <w:szCs w:val="21"/>
        </w:rPr>
        <w:t>Manager</w:t>
      </w:r>
      <w:r w:rsidRPr="004931FB">
        <w:rPr>
          <w:rFonts w:ascii="Times New Roman" w:eastAsia="宋体" w:hAnsi="宋体"/>
          <w:b w:val="0"/>
          <w:sz w:val="21"/>
          <w:szCs w:val="21"/>
        </w:rPr>
        <w:t xml:space="preserve"> </w:t>
      </w:r>
      <w:r w:rsidR="00766F64" w:rsidRPr="004931FB">
        <w:rPr>
          <w:rFonts w:ascii="Times New Roman" w:eastAsia="宋体" w:hAnsi="宋体"/>
          <w:b w:val="0"/>
          <w:sz w:val="21"/>
          <w:szCs w:val="21"/>
        </w:rPr>
        <w:t>-&gt;reqAudioSource(NCString(WEBMEDIA_AUDIO_NAME), true)</w:t>
      </w:r>
    </w:p>
    <w:p w14:paraId="77B57EF3" w14:textId="77777777" w:rsidR="00156D08" w:rsidRPr="00486AB2" w:rsidRDefault="00486AB2" w:rsidP="00A509D9">
      <w:pPr>
        <w:pStyle w:val="My0"/>
        <w:rPr>
          <w:rFonts w:ascii="Times New Roman" w:eastAsia="宋体" w:hAnsi="宋体"/>
          <w:b w:val="0"/>
        </w:rPr>
      </w:pPr>
      <w:r>
        <w:tab/>
      </w:r>
      <w:r w:rsidR="00844E1B" w:rsidRPr="00844E1B">
        <w:rPr>
          <w:rFonts w:ascii="Times New Roman" w:eastAsia="宋体" w:hAnsi="宋体" w:hint="eastAsia"/>
          <w:b w:val="0"/>
        </w:rPr>
        <w:t>在</w:t>
      </w:r>
      <w:r w:rsidR="00944C4B">
        <w:rPr>
          <w:rFonts w:ascii="Times New Roman" w:eastAsia="宋体" w:hAnsi="宋体" w:hint="eastAsia"/>
          <w:b w:val="0"/>
        </w:rPr>
        <w:t>NCSubChannelManager</w:t>
      </w:r>
      <w:r w:rsidR="006A0E67">
        <w:rPr>
          <w:rFonts w:ascii="Times New Roman" w:eastAsia="宋体" w:hAnsi="宋体" w:hint="eastAsia"/>
          <w:b w:val="0"/>
        </w:rPr>
        <w:t>内部</w:t>
      </w:r>
      <w:r w:rsidR="006A0E67">
        <w:rPr>
          <w:rFonts w:ascii="Times New Roman" w:eastAsia="宋体" w:hAnsi="宋体"/>
          <w:b w:val="0"/>
        </w:rPr>
        <w:t>，</w:t>
      </w:r>
      <w:r w:rsidR="00BC47CE">
        <w:rPr>
          <w:rFonts w:ascii="Times New Roman" w:eastAsia="宋体" w:hAnsi="宋体" w:hint="eastAsia"/>
          <w:b w:val="0"/>
        </w:rPr>
        <w:t>会调用</w:t>
      </w:r>
      <w:r w:rsidR="00BC47CE">
        <w:rPr>
          <w:rFonts w:ascii="Times New Roman" w:eastAsia="宋体" w:hAnsi="宋体"/>
          <w:b w:val="0"/>
        </w:rPr>
        <w:t>NCSubChannelPluginCtrl</w:t>
      </w:r>
      <w:r w:rsidR="00BC47CE">
        <w:rPr>
          <w:rFonts w:ascii="Times New Roman" w:eastAsia="宋体" w:hAnsi="宋体"/>
          <w:b w:val="0"/>
        </w:rPr>
        <w:t>来实现，其本质是通过</w:t>
      </w:r>
      <w:r w:rsidR="00BC47CE">
        <w:rPr>
          <w:rFonts w:ascii="Times New Roman" w:eastAsia="宋体" w:hAnsi="宋体"/>
          <w:b w:val="0"/>
        </w:rPr>
        <w:t>uCom</w:t>
      </w:r>
      <w:r w:rsidR="004F44F5">
        <w:rPr>
          <w:rFonts w:ascii="Times New Roman" w:eastAsia="宋体" w:hAnsi="宋体"/>
          <w:b w:val="0"/>
        </w:rPr>
        <w:t>Lib</w:t>
      </w:r>
      <w:r w:rsidR="00EF5194">
        <w:rPr>
          <w:rFonts w:ascii="Times New Roman" w:eastAsia="宋体" w:hAnsi="宋体"/>
          <w:b w:val="0"/>
        </w:rPr>
        <w:t>与硬件进行交互</w:t>
      </w:r>
      <w:r w:rsidR="00EF5194">
        <w:rPr>
          <w:rFonts w:ascii="Times New Roman" w:eastAsia="宋体" w:hAnsi="宋体" w:hint="eastAsia"/>
          <w:b w:val="0"/>
        </w:rPr>
        <w:t>，</w:t>
      </w:r>
      <w:r w:rsidR="00A433E3">
        <w:rPr>
          <w:rFonts w:ascii="Times New Roman" w:eastAsia="宋体" w:hAnsi="宋体"/>
          <w:b w:val="0"/>
        </w:rPr>
        <w:t>uComLib</w:t>
      </w:r>
      <w:r w:rsidR="00A433E3">
        <w:rPr>
          <w:rFonts w:ascii="Times New Roman" w:eastAsia="宋体" w:hAnsi="宋体" w:hint="eastAsia"/>
          <w:b w:val="0"/>
        </w:rPr>
        <w:t>是硬件供应商提供</w:t>
      </w:r>
      <w:r w:rsidR="00A433E3">
        <w:rPr>
          <w:rFonts w:ascii="Times New Roman" w:eastAsia="宋体" w:hAnsi="宋体"/>
          <w:b w:val="0"/>
        </w:rPr>
        <w:t>的</w:t>
      </w:r>
      <w:r w:rsidR="00A433E3">
        <w:rPr>
          <w:rFonts w:ascii="Times New Roman" w:eastAsia="宋体" w:hAnsi="宋体" w:hint="eastAsia"/>
          <w:b w:val="0"/>
        </w:rPr>
        <w:t>动态库</w:t>
      </w:r>
      <w:r w:rsidR="00220B97">
        <w:rPr>
          <w:rFonts w:ascii="Times New Roman" w:eastAsia="宋体" w:hAnsi="宋体" w:hint="eastAsia"/>
          <w:b w:val="0"/>
        </w:rPr>
        <w:t>，</w:t>
      </w:r>
      <w:r w:rsidR="00220B97">
        <w:rPr>
          <w:rFonts w:ascii="Times New Roman" w:eastAsia="宋体" w:hAnsi="宋体"/>
          <w:b w:val="0"/>
        </w:rPr>
        <w:t>此处不再展开</w:t>
      </w:r>
      <w:r w:rsidR="00A433E3">
        <w:rPr>
          <w:rFonts w:ascii="Times New Roman" w:eastAsia="宋体" w:hAnsi="宋体" w:hint="eastAsia"/>
          <w:b w:val="0"/>
        </w:rPr>
        <w:t>。</w:t>
      </w:r>
    </w:p>
    <w:p w14:paraId="08D4277E" w14:textId="77777777" w:rsidR="00486AB2" w:rsidRPr="00275063" w:rsidRDefault="00486AB2" w:rsidP="00A509D9">
      <w:pPr>
        <w:pStyle w:val="My0"/>
        <w:rPr>
          <w:rFonts w:ascii="Times New Roman" w:eastAsia="宋体" w:hAnsi="宋体"/>
          <w:b w:val="0"/>
        </w:rPr>
      </w:pPr>
    </w:p>
    <w:p w14:paraId="4DFBBFF3" w14:textId="77777777" w:rsidR="00A509D9" w:rsidRDefault="00CF394C" w:rsidP="00A87143">
      <w:pPr>
        <w:pStyle w:val="My0"/>
        <w:outlineLvl w:val="1"/>
      </w:pPr>
      <w:bookmarkStart w:id="67" w:name="_Toc466328103"/>
      <w:r>
        <w:rPr>
          <w:rFonts w:hint="eastAsia"/>
        </w:rPr>
        <w:t>4.4</w:t>
      </w:r>
      <w:r w:rsidR="00A509D9">
        <w:rPr>
          <w:rFonts w:hint="eastAsia"/>
        </w:rPr>
        <w:t xml:space="preserve"> 本章小结</w:t>
      </w:r>
      <w:bookmarkEnd w:id="67"/>
    </w:p>
    <w:p w14:paraId="4DFFA970" w14:textId="77777777" w:rsidR="00A509D9" w:rsidRPr="005D0FF5" w:rsidRDefault="0051792D" w:rsidP="005D0FF5">
      <w:pPr>
        <w:pStyle w:val="My0"/>
        <w:ind w:firstLine="420"/>
        <w:rPr>
          <w:rFonts w:ascii="Times New Roman" w:eastAsia="宋体" w:hAnsi="宋体"/>
          <w:b w:val="0"/>
        </w:rPr>
      </w:pPr>
      <w:r>
        <w:tab/>
      </w:r>
      <w:r w:rsidRPr="005D0FF5">
        <w:rPr>
          <w:rFonts w:ascii="Times New Roman" w:eastAsia="宋体" w:hAnsi="宋体" w:hint="eastAsia"/>
          <w:b w:val="0"/>
        </w:rPr>
        <w:t>本章</w:t>
      </w:r>
      <w:r w:rsidR="00D07DA3" w:rsidRPr="005D0FF5">
        <w:rPr>
          <w:rFonts w:ascii="Times New Roman" w:eastAsia="宋体" w:hAnsi="宋体" w:hint="eastAsia"/>
          <w:b w:val="0"/>
        </w:rPr>
        <w:t>提出</w:t>
      </w:r>
      <w:r w:rsidR="00D07DA3" w:rsidRPr="005D0FF5">
        <w:rPr>
          <w:rFonts w:ascii="Times New Roman" w:eastAsia="宋体" w:hAnsi="宋体"/>
          <w:b w:val="0"/>
        </w:rPr>
        <w:t>了基于</w:t>
      </w:r>
      <w:r w:rsidR="00D07DA3" w:rsidRPr="005D0FF5">
        <w:rPr>
          <w:rFonts w:ascii="Times New Roman" w:eastAsia="宋体" w:hAnsi="宋体"/>
          <w:b w:val="0"/>
        </w:rPr>
        <w:t>Gstreamer</w:t>
      </w:r>
      <w:r w:rsidR="00D07DA3" w:rsidRPr="005D0FF5">
        <w:rPr>
          <w:rFonts w:ascii="Times New Roman" w:eastAsia="宋体" w:hAnsi="宋体" w:hint="eastAsia"/>
          <w:b w:val="0"/>
        </w:rPr>
        <w:t>的</w:t>
      </w:r>
      <w:r w:rsidR="00D07DA3" w:rsidRPr="005D0FF5">
        <w:rPr>
          <w:rFonts w:ascii="Times New Roman" w:eastAsia="宋体" w:hAnsi="宋体"/>
          <w:b w:val="0"/>
        </w:rPr>
        <w:t>Chromium</w:t>
      </w:r>
      <w:r w:rsidR="00D07DA3" w:rsidRPr="005D0FF5">
        <w:rPr>
          <w:rFonts w:ascii="Times New Roman" w:eastAsia="宋体" w:hAnsi="宋体"/>
          <w:b w:val="0"/>
        </w:rPr>
        <w:t>音视频播放系统的总体架构，将总体架构进行模块划分，并提出</w:t>
      </w:r>
      <w:r w:rsidR="00D07DA3" w:rsidRPr="005D0FF5">
        <w:rPr>
          <w:rFonts w:ascii="Times New Roman" w:eastAsia="宋体" w:hAnsi="宋体" w:hint="eastAsia"/>
          <w:b w:val="0"/>
        </w:rPr>
        <w:t>个</w:t>
      </w:r>
      <w:r w:rsidR="00D07DA3" w:rsidRPr="005D0FF5">
        <w:rPr>
          <w:rFonts w:ascii="Times New Roman" w:eastAsia="宋体" w:hAnsi="宋体"/>
          <w:b w:val="0"/>
        </w:rPr>
        <w:t>模块的详细设计方案，对于比较重要的部分</w:t>
      </w:r>
      <w:r w:rsidR="00D07DA3" w:rsidRPr="005D0FF5">
        <w:rPr>
          <w:rFonts w:ascii="Times New Roman" w:eastAsia="宋体" w:hAnsi="宋体" w:hint="eastAsia"/>
          <w:b w:val="0"/>
        </w:rPr>
        <w:t>用类图</w:t>
      </w:r>
      <w:r w:rsidR="00D07DA3" w:rsidRPr="005D0FF5">
        <w:rPr>
          <w:rFonts w:ascii="Times New Roman" w:eastAsia="宋体" w:hAnsi="宋体"/>
          <w:b w:val="0"/>
        </w:rPr>
        <w:t>及序列图做了必要的说明，在实现</w:t>
      </w:r>
      <w:r w:rsidR="006C219B" w:rsidRPr="005D0FF5">
        <w:rPr>
          <w:rFonts w:ascii="Times New Roman" w:eastAsia="宋体" w:hAnsi="宋体" w:hint="eastAsia"/>
          <w:b w:val="0"/>
        </w:rPr>
        <w:t>中</w:t>
      </w:r>
      <w:r w:rsidR="00D07DA3" w:rsidRPr="005D0FF5">
        <w:rPr>
          <w:rFonts w:ascii="Times New Roman" w:eastAsia="宋体" w:hAnsi="宋体"/>
          <w:b w:val="0"/>
        </w:rPr>
        <w:t>对重要的</w:t>
      </w:r>
      <w:r w:rsidR="00D07DA3" w:rsidRPr="005D0FF5">
        <w:rPr>
          <w:rFonts w:ascii="Times New Roman" w:eastAsia="宋体" w:hAnsi="宋体" w:hint="eastAsia"/>
          <w:b w:val="0"/>
        </w:rPr>
        <w:t>代码</w:t>
      </w:r>
      <w:r w:rsidR="00D07DA3" w:rsidRPr="005D0FF5">
        <w:rPr>
          <w:rFonts w:ascii="Times New Roman" w:eastAsia="宋体" w:hAnsi="宋体"/>
          <w:b w:val="0"/>
        </w:rPr>
        <w:t>和逻辑进行了</w:t>
      </w:r>
      <w:r w:rsidR="00805116" w:rsidRPr="005D0FF5">
        <w:rPr>
          <w:rFonts w:ascii="Times New Roman" w:eastAsia="宋体" w:hAnsi="宋体" w:hint="eastAsia"/>
          <w:b w:val="0"/>
        </w:rPr>
        <w:t>代码级</w:t>
      </w:r>
      <w:r w:rsidR="00E6350A" w:rsidRPr="005D0FF5">
        <w:rPr>
          <w:rFonts w:ascii="Times New Roman" w:eastAsia="宋体" w:hAnsi="宋体"/>
          <w:b w:val="0"/>
        </w:rPr>
        <w:t>讲解</w:t>
      </w:r>
      <w:r w:rsidR="006C219B" w:rsidRPr="005D0FF5">
        <w:rPr>
          <w:rFonts w:ascii="Times New Roman" w:eastAsia="宋体" w:hAnsi="宋体" w:hint="eastAsia"/>
          <w:b w:val="0"/>
        </w:rPr>
        <w:t>，</w:t>
      </w:r>
      <w:r w:rsidR="006C219B" w:rsidRPr="005D0FF5">
        <w:rPr>
          <w:rFonts w:ascii="Times New Roman" w:eastAsia="宋体" w:hAnsi="宋体"/>
          <w:b w:val="0"/>
        </w:rPr>
        <w:t>并阐述</w:t>
      </w:r>
      <w:r w:rsidR="006459D1" w:rsidRPr="005D0FF5">
        <w:rPr>
          <w:rFonts w:ascii="Times New Roman" w:eastAsia="宋体" w:hAnsi="宋体" w:hint="eastAsia"/>
          <w:b w:val="0"/>
        </w:rPr>
        <w:t>了</w:t>
      </w:r>
      <w:r w:rsidR="006459D1" w:rsidRPr="005D0FF5">
        <w:rPr>
          <w:rFonts w:ascii="Times New Roman" w:eastAsia="宋体" w:hAnsi="宋体"/>
          <w:b w:val="0"/>
        </w:rPr>
        <w:t>某些关键函数的实现方法</w:t>
      </w:r>
      <w:r w:rsidR="000448BB" w:rsidRPr="005D0FF5">
        <w:rPr>
          <w:rFonts w:ascii="Times New Roman" w:eastAsia="宋体" w:hAnsi="宋体" w:hint="eastAsia"/>
          <w:b w:val="0"/>
        </w:rPr>
        <w:t>，对</w:t>
      </w:r>
      <w:r w:rsidR="000448BB" w:rsidRPr="005D0FF5">
        <w:rPr>
          <w:rFonts w:ascii="Times New Roman" w:eastAsia="宋体" w:hAnsi="宋体"/>
          <w:b w:val="0"/>
        </w:rPr>
        <w:t>整个开发过程做了提纲挈领的描述。</w:t>
      </w:r>
    </w:p>
    <w:p w14:paraId="6414178F" w14:textId="77777777" w:rsidR="009F3D1D" w:rsidRPr="005D0FF5" w:rsidRDefault="009F3D1D" w:rsidP="005D0FF5">
      <w:pPr>
        <w:pStyle w:val="My0"/>
        <w:ind w:firstLine="420"/>
        <w:rPr>
          <w:rFonts w:ascii="Times New Roman" w:eastAsia="宋体" w:hAnsi="宋体"/>
          <w:b w:val="0"/>
        </w:rPr>
      </w:pPr>
    </w:p>
    <w:p w14:paraId="71D8BC09" w14:textId="77777777" w:rsidR="009F3D1D" w:rsidRDefault="009F3D1D" w:rsidP="00A509D9">
      <w:pPr>
        <w:spacing w:line="220" w:lineRule="atLeast"/>
        <w:ind w:firstLine="0"/>
      </w:pPr>
    </w:p>
    <w:p w14:paraId="22B2A579" w14:textId="77777777" w:rsidR="00A509D9" w:rsidRPr="00F4429C" w:rsidRDefault="00A509D9" w:rsidP="00F4429C">
      <w:pPr>
        <w:spacing w:line="220" w:lineRule="atLeast"/>
        <w:ind w:firstLine="0"/>
        <w:rPr>
          <w:rFonts w:ascii="黑体" w:eastAsia="黑体" w:hAnsi="黑体"/>
          <w:b/>
        </w:rPr>
      </w:pPr>
      <w:r>
        <w:br w:type="page"/>
      </w:r>
    </w:p>
    <w:p w14:paraId="3A82E4B4" w14:textId="77777777" w:rsidR="00806779" w:rsidRDefault="00806779">
      <w:pPr>
        <w:spacing w:after="0" w:line="240" w:lineRule="auto"/>
        <w:ind w:firstLine="0"/>
      </w:pPr>
    </w:p>
    <w:p w14:paraId="4A8CADC0" w14:textId="77777777" w:rsidR="00806779" w:rsidRPr="008345D0" w:rsidRDefault="00806779" w:rsidP="00806779">
      <w:pPr>
        <w:pStyle w:val="a5"/>
        <w:rPr>
          <w:rStyle w:val="MyChar"/>
          <w:rFonts w:ascii="黑体" w:eastAsia="黑体" w:hAnsi="黑体"/>
        </w:rPr>
      </w:pPr>
      <w:bookmarkStart w:id="68" w:name="_Toc466328104"/>
      <w:commentRangeStart w:id="69"/>
      <w:r>
        <w:rPr>
          <w:rStyle w:val="MyChar"/>
          <w:rFonts w:ascii="黑体" w:eastAsia="黑体" w:hAnsi="黑体" w:hint="eastAsia"/>
        </w:rPr>
        <w:t>5</w:t>
      </w:r>
      <w:r w:rsidRPr="008345D0">
        <w:rPr>
          <w:rStyle w:val="MyChar"/>
          <w:rFonts w:ascii="黑体" w:eastAsia="黑体" w:hAnsi="黑体" w:hint="eastAsia"/>
        </w:rPr>
        <w:t xml:space="preserve"> </w:t>
      </w:r>
      <w:r w:rsidR="00107997">
        <w:rPr>
          <w:rStyle w:val="MyChar"/>
          <w:rFonts w:ascii="黑体" w:eastAsia="黑体" w:hAnsi="黑体"/>
        </w:rPr>
        <w:t>测试</w:t>
      </w:r>
      <w:r w:rsidR="0082006F">
        <w:rPr>
          <w:rStyle w:val="MyChar"/>
          <w:rFonts w:ascii="黑体" w:eastAsia="黑体" w:hAnsi="黑体" w:hint="eastAsia"/>
        </w:rPr>
        <w:t>与</w:t>
      </w:r>
      <w:r w:rsidR="0082006F">
        <w:rPr>
          <w:rStyle w:val="MyChar"/>
          <w:rFonts w:ascii="黑体" w:eastAsia="黑体" w:hAnsi="黑体"/>
        </w:rPr>
        <w:t>优化</w:t>
      </w:r>
      <w:bookmarkEnd w:id="68"/>
      <w:commentRangeEnd w:id="69"/>
      <w:r w:rsidR="00190055">
        <w:rPr>
          <w:rStyle w:val="afe"/>
          <w:rFonts w:ascii="Times New Roman" w:eastAsia="宋体" w:hAnsi="宋体"/>
          <w:b w:val="0"/>
        </w:rPr>
        <w:commentReference w:id="69"/>
      </w:r>
    </w:p>
    <w:p w14:paraId="11F268DB" w14:textId="77777777" w:rsidR="000D294A" w:rsidRDefault="000D294A" w:rsidP="000D294A">
      <w:pPr>
        <w:ind w:firstLine="0"/>
      </w:pPr>
    </w:p>
    <w:p w14:paraId="1BAD65B0" w14:textId="77777777" w:rsidR="000D294A" w:rsidRDefault="000D294A" w:rsidP="00A87143">
      <w:pPr>
        <w:pStyle w:val="My0"/>
        <w:outlineLvl w:val="1"/>
      </w:pPr>
      <w:bookmarkStart w:id="71" w:name="_Toc466328105"/>
      <w:r>
        <w:rPr>
          <w:rFonts w:hint="eastAsia"/>
        </w:rPr>
        <w:t>5.1</w:t>
      </w:r>
      <w:r w:rsidR="00092D5A">
        <w:rPr>
          <w:rFonts w:hint="eastAsia"/>
        </w:rPr>
        <w:t>音频测试</w:t>
      </w:r>
      <w:bookmarkEnd w:id="71"/>
    </w:p>
    <w:p w14:paraId="6622D964" w14:textId="77777777" w:rsidR="00E17C2E" w:rsidRDefault="00E17C2E" w:rsidP="00A87143">
      <w:pPr>
        <w:pStyle w:val="My0"/>
        <w:outlineLvl w:val="2"/>
      </w:pPr>
      <w:bookmarkStart w:id="72" w:name="_Toc466328106"/>
      <w:r>
        <w:rPr>
          <w:rFonts w:hint="eastAsia"/>
        </w:rPr>
        <w:t>5.1.</w:t>
      </w:r>
      <w:r w:rsidR="00FC41EA">
        <w:t xml:space="preserve">1 </w:t>
      </w:r>
      <w:r w:rsidR="00D4399A">
        <w:rPr>
          <w:rFonts w:hint="eastAsia"/>
        </w:rPr>
        <w:t>网络</w:t>
      </w:r>
      <w:r>
        <w:rPr>
          <w:rFonts w:hint="eastAsia"/>
        </w:rPr>
        <w:t>音频测试</w:t>
      </w:r>
      <w:bookmarkEnd w:id="72"/>
    </w:p>
    <w:p w14:paraId="61FAC3F7" w14:textId="77777777" w:rsidR="00C44773" w:rsidRPr="00446D21" w:rsidRDefault="00C44773" w:rsidP="00446D21">
      <w:pPr>
        <w:pStyle w:val="My0"/>
        <w:ind w:firstLine="420"/>
        <w:rPr>
          <w:rFonts w:ascii="Times New Roman" w:eastAsia="宋体" w:hAnsi="宋体"/>
          <w:b w:val="0"/>
        </w:rPr>
      </w:pPr>
      <w:r w:rsidRPr="00446D21">
        <w:rPr>
          <w:rFonts w:ascii="Times New Roman" w:eastAsia="宋体" w:hAnsi="宋体" w:hint="eastAsia"/>
          <w:b w:val="0"/>
        </w:rPr>
        <w:t>打开</w:t>
      </w:r>
      <w:r w:rsidRPr="00446D21">
        <w:rPr>
          <w:rFonts w:ascii="Times New Roman" w:eastAsia="宋体" w:hAnsi="宋体"/>
          <w:b w:val="0"/>
        </w:rPr>
        <w:t>常见的</w:t>
      </w:r>
      <w:r w:rsidRPr="00446D21">
        <w:rPr>
          <w:rFonts w:ascii="Times New Roman" w:eastAsia="宋体" w:hAnsi="宋体" w:hint="eastAsia"/>
          <w:b w:val="0"/>
        </w:rPr>
        <w:t>音频</w:t>
      </w:r>
      <w:r w:rsidRPr="00446D21">
        <w:rPr>
          <w:rFonts w:ascii="Times New Roman" w:eastAsia="宋体" w:hAnsi="宋体"/>
          <w:b w:val="0"/>
        </w:rPr>
        <w:t>网站，</w:t>
      </w:r>
      <w:r w:rsidRPr="00446D21">
        <w:rPr>
          <w:rFonts w:ascii="Times New Roman" w:eastAsia="宋体" w:hAnsi="宋体" w:hint="eastAsia"/>
          <w:b w:val="0"/>
        </w:rPr>
        <w:t>例如</w:t>
      </w:r>
      <w:r w:rsidRPr="00446D21">
        <w:rPr>
          <w:rFonts w:ascii="Times New Roman" w:eastAsia="宋体" w:hAnsi="宋体"/>
          <w:b w:val="0"/>
        </w:rPr>
        <w:t>：虾米音乐</w:t>
      </w:r>
      <w:r w:rsidRPr="00446D21">
        <w:rPr>
          <w:rFonts w:ascii="Times New Roman" w:eastAsia="宋体" w:hAnsi="宋体" w:hint="eastAsia"/>
          <w:b w:val="0"/>
        </w:rPr>
        <w:t>、</w:t>
      </w:r>
      <w:r w:rsidRPr="00446D21">
        <w:rPr>
          <w:rFonts w:ascii="Times New Roman" w:eastAsia="宋体" w:hAnsi="宋体"/>
          <w:b w:val="0"/>
        </w:rPr>
        <w:t>百度音乐</w:t>
      </w:r>
      <w:r w:rsidRPr="00446D21">
        <w:rPr>
          <w:rFonts w:ascii="Times New Roman" w:eastAsia="宋体" w:hAnsi="宋体" w:hint="eastAsia"/>
          <w:b w:val="0"/>
        </w:rPr>
        <w:t>，</w:t>
      </w:r>
      <w:r w:rsidRPr="00446D21">
        <w:rPr>
          <w:rFonts w:ascii="Times New Roman" w:eastAsia="宋体" w:hAnsi="宋体"/>
          <w:b w:val="0"/>
        </w:rPr>
        <w:t>点击其中的歌曲进行播放</w:t>
      </w:r>
      <w:r w:rsidRPr="00446D21">
        <w:rPr>
          <w:rFonts w:ascii="Times New Roman" w:eastAsia="宋体" w:hAnsi="宋体" w:hint="eastAsia"/>
          <w:b w:val="0"/>
        </w:rPr>
        <w:t>，</w:t>
      </w:r>
      <w:r w:rsidRPr="00446D21">
        <w:rPr>
          <w:rFonts w:ascii="Times New Roman" w:eastAsia="宋体" w:hAnsi="宋体"/>
          <w:b w:val="0"/>
        </w:rPr>
        <w:t>能</w:t>
      </w:r>
      <w:r w:rsidRPr="00446D21">
        <w:rPr>
          <w:rFonts w:ascii="Times New Roman" w:eastAsia="宋体" w:hAnsi="宋体" w:hint="eastAsia"/>
          <w:b w:val="0"/>
        </w:rPr>
        <w:t>听到</w:t>
      </w:r>
      <w:r w:rsidRPr="00446D21">
        <w:rPr>
          <w:rFonts w:ascii="Times New Roman" w:eastAsia="宋体" w:hAnsi="宋体"/>
          <w:b w:val="0"/>
        </w:rPr>
        <w:t>音乐流畅播放</w:t>
      </w:r>
      <w:r w:rsidRPr="00446D21">
        <w:rPr>
          <w:rFonts w:ascii="Times New Roman" w:eastAsia="宋体" w:hAnsi="宋体" w:hint="eastAsia"/>
          <w:b w:val="0"/>
        </w:rPr>
        <w:t>。</w:t>
      </w:r>
      <w:r w:rsidR="002A3510">
        <w:rPr>
          <w:rFonts w:ascii="Times New Roman" w:eastAsia="宋体" w:hAnsi="宋体" w:hint="eastAsia"/>
          <w:b w:val="0"/>
        </w:rPr>
        <w:t>测试</w:t>
      </w:r>
      <w:r w:rsidR="002A3510">
        <w:rPr>
          <w:rFonts w:ascii="Times New Roman" w:eastAsia="宋体" w:hAnsi="宋体"/>
          <w:b w:val="0"/>
        </w:rPr>
        <w:t>截图如图</w:t>
      </w:r>
      <w:r w:rsidR="002A3510">
        <w:rPr>
          <w:rFonts w:ascii="Times New Roman" w:eastAsia="宋体" w:hAnsi="宋体" w:hint="eastAsia"/>
          <w:b w:val="0"/>
        </w:rPr>
        <w:t>5</w:t>
      </w:r>
      <w:r w:rsidR="002A3510">
        <w:rPr>
          <w:rFonts w:ascii="Times New Roman" w:eastAsia="宋体" w:hAnsi="宋体"/>
          <w:b w:val="0"/>
        </w:rPr>
        <w:t>-1</w:t>
      </w:r>
      <w:r w:rsidR="002A3510">
        <w:rPr>
          <w:rFonts w:ascii="Times New Roman" w:eastAsia="宋体" w:hAnsi="宋体" w:hint="eastAsia"/>
          <w:b w:val="0"/>
        </w:rPr>
        <w:t>、</w:t>
      </w:r>
      <w:r w:rsidR="002A3510">
        <w:rPr>
          <w:rFonts w:ascii="Times New Roman" w:eastAsia="宋体" w:hAnsi="宋体" w:hint="eastAsia"/>
          <w:b w:val="0"/>
        </w:rPr>
        <w:t>5</w:t>
      </w:r>
      <w:r w:rsidR="002A3510">
        <w:rPr>
          <w:rFonts w:ascii="Times New Roman" w:eastAsia="宋体" w:hAnsi="宋体"/>
          <w:b w:val="0"/>
        </w:rPr>
        <w:t>-2</w:t>
      </w:r>
      <w:r w:rsidR="002A3510">
        <w:rPr>
          <w:rFonts w:ascii="Times New Roman" w:eastAsia="宋体" w:hAnsi="宋体" w:hint="eastAsia"/>
          <w:b w:val="0"/>
        </w:rPr>
        <w:t>所示</w:t>
      </w:r>
      <w:r w:rsidR="002A3510">
        <w:rPr>
          <w:rFonts w:ascii="Times New Roman" w:eastAsia="宋体" w:hAnsi="宋体"/>
          <w:b w:val="0"/>
        </w:rPr>
        <w:t>。</w:t>
      </w:r>
    </w:p>
    <w:p w14:paraId="6C3CD77C" w14:textId="77777777" w:rsidR="000C2D59" w:rsidRDefault="00C44773" w:rsidP="009E5F18">
      <w:pPr>
        <w:pStyle w:val="My0"/>
        <w:jc w:val="center"/>
      </w:pPr>
      <w:r>
        <w:rPr>
          <w:noProof/>
        </w:rPr>
        <w:drawing>
          <wp:inline distT="0" distB="0" distL="0" distR="0" wp14:anchorId="3A8584B0" wp14:editId="2F4036FE">
            <wp:extent cx="3603600" cy="216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3600" cy="2160000"/>
                    </a:xfrm>
                    <a:prstGeom prst="rect">
                      <a:avLst/>
                    </a:prstGeom>
                  </pic:spPr>
                </pic:pic>
              </a:graphicData>
            </a:graphic>
          </wp:inline>
        </w:drawing>
      </w:r>
    </w:p>
    <w:p w14:paraId="75239A71" w14:textId="77777777" w:rsidR="000C2D59" w:rsidRDefault="000C2D59" w:rsidP="000C2D5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1</w:t>
      </w:r>
      <w:r>
        <w:rPr>
          <w:rFonts w:ascii="楷体_GB2312" w:eastAsia="楷体_GB2312" w:hAnsi="华文楷体" w:hint="eastAsia"/>
          <w:bCs w:val="0"/>
          <w:snapToGrid w:val="0"/>
          <w:color w:val="000000"/>
          <w:sz w:val="21"/>
          <w:szCs w:val="21"/>
        </w:rPr>
        <w:t xml:space="preserve"> 测试虾米</w:t>
      </w:r>
      <w:r>
        <w:rPr>
          <w:rFonts w:ascii="楷体_GB2312" w:eastAsia="楷体_GB2312" w:hAnsi="华文楷体"/>
          <w:bCs w:val="0"/>
          <w:snapToGrid w:val="0"/>
          <w:color w:val="000000"/>
          <w:sz w:val="21"/>
          <w:szCs w:val="21"/>
        </w:rPr>
        <w:t>音乐</w:t>
      </w:r>
      <w:r w:rsidR="00B00DD8">
        <w:rPr>
          <w:rFonts w:ascii="楷体_GB2312" w:eastAsia="楷体_GB2312" w:hAnsi="华文楷体" w:hint="eastAsia"/>
          <w:bCs w:val="0"/>
          <w:snapToGrid w:val="0"/>
          <w:color w:val="000000"/>
          <w:sz w:val="21"/>
          <w:szCs w:val="21"/>
        </w:rPr>
        <w:t>网</w:t>
      </w:r>
      <w:r>
        <w:rPr>
          <w:rFonts w:ascii="楷体_GB2312" w:eastAsia="楷体_GB2312" w:hAnsi="华文楷体"/>
          <w:bCs w:val="0"/>
          <w:snapToGrid w:val="0"/>
          <w:color w:val="000000"/>
          <w:sz w:val="21"/>
          <w:szCs w:val="21"/>
        </w:rPr>
        <w:t>截图</w:t>
      </w:r>
    </w:p>
    <w:p w14:paraId="71E8DE8E" w14:textId="77777777" w:rsidR="000C2D59" w:rsidRDefault="000C2D59" w:rsidP="000C2D59">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Pr>
          <w:rFonts w:hAnsi="Times New Roman"/>
          <w:bCs w:val="0"/>
          <w:sz w:val="21"/>
          <w:szCs w:val="21"/>
        </w:rPr>
        <w:t>1</w:t>
      </w:r>
      <w:r w:rsidRPr="00464265">
        <w:rPr>
          <w:rFonts w:hAnsi="Times New Roman"/>
          <w:bCs w:val="0"/>
          <w:sz w:val="21"/>
          <w:szCs w:val="21"/>
        </w:rPr>
        <w:t xml:space="preserve"> </w:t>
      </w:r>
      <w:r w:rsidR="00830330">
        <w:rPr>
          <w:rFonts w:hAnsi="Times New Roman" w:hint="eastAsia"/>
          <w:bCs w:val="0"/>
          <w:sz w:val="21"/>
          <w:szCs w:val="21"/>
        </w:rPr>
        <w:t>the</w:t>
      </w:r>
      <w:r w:rsidR="00830330">
        <w:rPr>
          <w:rFonts w:hAnsi="Times New Roman"/>
          <w:bCs w:val="0"/>
          <w:sz w:val="21"/>
          <w:szCs w:val="21"/>
        </w:rPr>
        <w:t xml:space="preserve"> screen capture </w:t>
      </w:r>
      <w:r w:rsidR="00830330">
        <w:rPr>
          <w:rFonts w:hAnsi="Times New Roman" w:hint="eastAsia"/>
          <w:bCs w:val="0"/>
          <w:sz w:val="21"/>
          <w:szCs w:val="21"/>
        </w:rPr>
        <w:t>of</w:t>
      </w:r>
      <w:r w:rsidR="00830330">
        <w:rPr>
          <w:rFonts w:hAnsi="Times New Roman"/>
          <w:bCs w:val="0"/>
          <w:sz w:val="21"/>
          <w:szCs w:val="21"/>
        </w:rPr>
        <w:t xml:space="preserve"> testing xiaomi</w:t>
      </w:r>
      <w:r w:rsidR="0026633D">
        <w:rPr>
          <w:rFonts w:hAnsi="Times New Roman" w:hint="eastAsia"/>
          <w:bCs w:val="0"/>
          <w:sz w:val="21"/>
          <w:szCs w:val="21"/>
        </w:rPr>
        <w:t>.com</w:t>
      </w:r>
    </w:p>
    <w:p w14:paraId="0DAED105" w14:textId="77777777" w:rsidR="004D0F17" w:rsidRDefault="009E5F18" w:rsidP="009E5F18">
      <w:pPr>
        <w:pStyle w:val="My0"/>
        <w:jc w:val="center"/>
      </w:pPr>
      <w:r>
        <w:rPr>
          <w:noProof/>
        </w:rPr>
        <w:drawing>
          <wp:inline distT="0" distB="0" distL="0" distR="0" wp14:anchorId="4D8A8D0F" wp14:editId="575249AC">
            <wp:extent cx="3607200" cy="216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7200" cy="2160000"/>
                    </a:xfrm>
                    <a:prstGeom prst="rect">
                      <a:avLst/>
                    </a:prstGeom>
                  </pic:spPr>
                </pic:pic>
              </a:graphicData>
            </a:graphic>
          </wp:inline>
        </w:drawing>
      </w:r>
    </w:p>
    <w:p w14:paraId="069561CB" w14:textId="77777777" w:rsidR="0026633D" w:rsidRDefault="0026633D" w:rsidP="0026633D">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2</w:t>
      </w:r>
      <w:r>
        <w:rPr>
          <w:rFonts w:ascii="楷体_GB2312" w:eastAsia="楷体_GB2312" w:hAnsi="华文楷体" w:hint="eastAsia"/>
          <w:bCs w:val="0"/>
          <w:snapToGrid w:val="0"/>
          <w:color w:val="000000"/>
          <w:sz w:val="21"/>
          <w:szCs w:val="21"/>
        </w:rPr>
        <w:t xml:space="preserve"> 测试</w:t>
      </w:r>
      <w:r w:rsidR="00B00DD8">
        <w:rPr>
          <w:rFonts w:ascii="楷体_GB2312" w:eastAsia="楷体_GB2312" w:hAnsi="华文楷体" w:hint="eastAsia"/>
          <w:bCs w:val="0"/>
          <w:snapToGrid w:val="0"/>
          <w:color w:val="000000"/>
          <w:sz w:val="21"/>
          <w:szCs w:val="21"/>
        </w:rPr>
        <w:t>百度</w:t>
      </w:r>
      <w:r>
        <w:rPr>
          <w:rFonts w:ascii="楷体_GB2312" w:eastAsia="楷体_GB2312" w:hAnsi="华文楷体"/>
          <w:bCs w:val="0"/>
          <w:snapToGrid w:val="0"/>
          <w:color w:val="000000"/>
          <w:sz w:val="21"/>
          <w:szCs w:val="21"/>
        </w:rPr>
        <w:t>音乐</w:t>
      </w:r>
      <w:r w:rsidR="00B00DD8">
        <w:rPr>
          <w:rFonts w:ascii="楷体_GB2312" w:eastAsia="楷体_GB2312" w:hAnsi="华文楷体" w:hint="eastAsia"/>
          <w:bCs w:val="0"/>
          <w:snapToGrid w:val="0"/>
          <w:color w:val="000000"/>
          <w:sz w:val="21"/>
          <w:szCs w:val="21"/>
        </w:rPr>
        <w:t>网</w:t>
      </w:r>
      <w:r>
        <w:rPr>
          <w:rFonts w:ascii="楷体_GB2312" w:eastAsia="楷体_GB2312" w:hAnsi="华文楷体"/>
          <w:bCs w:val="0"/>
          <w:snapToGrid w:val="0"/>
          <w:color w:val="000000"/>
          <w:sz w:val="21"/>
          <w:szCs w:val="21"/>
        </w:rPr>
        <w:t>截图</w:t>
      </w:r>
    </w:p>
    <w:p w14:paraId="2BD56C55" w14:textId="77777777" w:rsidR="0026633D" w:rsidRDefault="0026633D" w:rsidP="0026633D">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sidR="00F835A1">
        <w:rPr>
          <w:rFonts w:hAnsi="Times New Roman"/>
          <w:bCs w:val="0"/>
          <w:sz w:val="21"/>
          <w:szCs w:val="21"/>
        </w:rPr>
        <w:t>2</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w:t>
      </w:r>
      <w:r w:rsidR="00E5097D" w:rsidRPr="00E5097D">
        <w:rPr>
          <w:rFonts w:hAnsi="Times New Roman"/>
          <w:bCs w:val="0"/>
          <w:sz w:val="21"/>
          <w:szCs w:val="21"/>
        </w:rPr>
        <w:t>music.baidu.com</w:t>
      </w:r>
    </w:p>
    <w:p w14:paraId="35A9CC93" w14:textId="77777777" w:rsidR="003A57C6" w:rsidRDefault="003A57C6" w:rsidP="00E17C2E">
      <w:pPr>
        <w:pStyle w:val="My0"/>
      </w:pPr>
    </w:p>
    <w:p w14:paraId="4E19F91F" w14:textId="77777777" w:rsidR="00D4399A" w:rsidRDefault="00D4399A" w:rsidP="00FE5A81">
      <w:pPr>
        <w:pStyle w:val="My0"/>
        <w:outlineLvl w:val="2"/>
      </w:pPr>
      <w:bookmarkStart w:id="73" w:name="_Toc466328107"/>
      <w:r>
        <w:rPr>
          <w:rFonts w:hint="eastAsia"/>
        </w:rPr>
        <w:lastRenderedPageBreak/>
        <w:t>5.1.</w:t>
      </w:r>
      <w:r w:rsidR="00FC41EA">
        <w:t xml:space="preserve">2 </w:t>
      </w:r>
      <w:r>
        <w:rPr>
          <w:rFonts w:hint="eastAsia"/>
        </w:rPr>
        <w:t>本地音频测试</w:t>
      </w:r>
      <w:bookmarkEnd w:id="73"/>
    </w:p>
    <w:p w14:paraId="5576EC4F" w14:textId="77777777" w:rsidR="00806779" w:rsidRDefault="007A3B66" w:rsidP="00806779">
      <w:pPr>
        <w:ind w:firstLine="0"/>
      </w:pPr>
      <w:r>
        <w:tab/>
      </w:r>
      <w:r>
        <w:rPr>
          <w:rFonts w:hint="eastAsia"/>
        </w:rPr>
        <w:t>依照表</w:t>
      </w:r>
      <w:r>
        <w:rPr>
          <w:rFonts w:hint="eastAsia"/>
        </w:rPr>
        <w:t>3</w:t>
      </w:r>
      <w:r>
        <w:t>-1</w:t>
      </w:r>
      <w:r>
        <w:rPr>
          <w:rFonts w:hint="eastAsia"/>
        </w:rPr>
        <w:t>中</w:t>
      </w:r>
      <w:r>
        <w:t>列出的</w:t>
      </w:r>
      <w:r>
        <w:rPr>
          <w:rFonts w:hint="eastAsia"/>
        </w:rPr>
        <w:t>音频</w:t>
      </w:r>
      <w:r>
        <w:t>格式</w:t>
      </w:r>
      <w:r>
        <w:rPr>
          <w:rFonts w:hint="eastAsia"/>
        </w:rPr>
        <w:t>和</w:t>
      </w:r>
      <w:r>
        <w:t>编码格式，分别用</w:t>
      </w:r>
      <w:r w:rsidR="00875A32">
        <w:rPr>
          <w:rFonts w:hint="eastAsia"/>
        </w:rPr>
        <w:t>对应</w:t>
      </w:r>
      <w:r>
        <w:t>的音频文件</w:t>
      </w:r>
      <w:r w:rsidR="00875A32">
        <w:rPr>
          <w:rFonts w:hint="eastAsia"/>
        </w:rPr>
        <w:t>直接</w:t>
      </w:r>
      <w:r w:rsidR="00875A32">
        <w:t>用</w:t>
      </w:r>
      <w:r w:rsidR="00875A32">
        <w:rPr>
          <w:rFonts w:hint="eastAsia"/>
        </w:rPr>
        <w:t>Chromium</w:t>
      </w:r>
      <w:r w:rsidR="00875A32">
        <w:t>浏览器</w:t>
      </w:r>
      <w:r w:rsidR="00875A32">
        <w:rPr>
          <w:rFonts w:hint="eastAsia"/>
        </w:rPr>
        <w:t>本地</w:t>
      </w:r>
      <w:r w:rsidR="00875A32">
        <w:t>打开</w:t>
      </w:r>
      <w:r>
        <w:t>测试播放，能听到正常的音乐播放</w:t>
      </w:r>
      <w:r>
        <w:rPr>
          <w:rFonts w:hint="eastAsia"/>
        </w:rPr>
        <w:t>声音</w:t>
      </w:r>
      <w:r w:rsidR="00875A32">
        <w:rPr>
          <w:rFonts w:hint="eastAsia"/>
        </w:rPr>
        <w:t>，</w:t>
      </w:r>
      <w:r w:rsidR="00875A32">
        <w:t>测试截图如图</w:t>
      </w:r>
      <w:r w:rsidR="00875A32">
        <w:rPr>
          <w:rFonts w:hint="eastAsia"/>
        </w:rPr>
        <w:t>5</w:t>
      </w:r>
      <w:r w:rsidR="00875A32">
        <w:t>-3</w:t>
      </w:r>
      <w:r w:rsidR="00985EFC">
        <w:rPr>
          <w:rFonts w:hint="eastAsia"/>
        </w:rPr>
        <w:t>。</w:t>
      </w:r>
    </w:p>
    <w:p w14:paraId="4E546891" w14:textId="77777777" w:rsidR="00985EFC" w:rsidRDefault="00875A32" w:rsidP="00B1762B">
      <w:pPr>
        <w:ind w:firstLine="0"/>
        <w:jc w:val="center"/>
      </w:pPr>
      <w:r>
        <w:rPr>
          <w:noProof/>
        </w:rPr>
        <w:drawing>
          <wp:inline distT="0" distB="0" distL="0" distR="0" wp14:anchorId="0AE1216E" wp14:editId="79CC398C">
            <wp:extent cx="3614400" cy="216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4400" cy="2160000"/>
                    </a:xfrm>
                    <a:prstGeom prst="rect">
                      <a:avLst/>
                    </a:prstGeom>
                  </pic:spPr>
                </pic:pic>
              </a:graphicData>
            </a:graphic>
          </wp:inline>
        </w:drawing>
      </w:r>
    </w:p>
    <w:p w14:paraId="173C62A9" w14:textId="77777777" w:rsidR="00E01F05" w:rsidRDefault="00E01F05" w:rsidP="00E01F05">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测试本地音乐</w:t>
      </w:r>
      <w:r>
        <w:rPr>
          <w:rFonts w:ascii="楷体_GB2312" w:eastAsia="楷体_GB2312" w:hAnsi="华文楷体"/>
          <w:bCs w:val="0"/>
          <w:snapToGrid w:val="0"/>
          <w:color w:val="000000"/>
          <w:sz w:val="21"/>
          <w:szCs w:val="21"/>
        </w:rPr>
        <w:t>文件截图</w:t>
      </w:r>
    </w:p>
    <w:p w14:paraId="02A1BB06" w14:textId="77777777" w:rsidR="00E01F05" w:rsidRDefault="00E01F05" w:rsidP="00E01F05">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Pr>
          <w:rFonts w:hAnsi="Times New Roman"/>
          <w:bCs w:val="0"/>
          <w:sz w:val="21"/>
          <w:szCs w:val="21"/>
        </w:rPr>
        <w:t>3</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w:t>
      </w:r>
      <w:r w:rsidR="00C95124">
        <w:rPr>
          <w:rFonts w:hAnsi="Times New Roman"/>
          <w:bCs w:val="0"/>
          <w:sz w:val="21"/>
          <w:szCs w:val="21"/>
        </w:rPr>
        <w:t>local music</w:t>
      </w:r>
    </w:p>
    <w:p w14:paraId="11908F8D" w14:textId="77777777" w:rsidR="00E01F05" w:rsidRPr="00875A32" w:rsidRDefault="00E01F05" w:rsidP="00806779">
      <w:pPr>
        <w:ind w:firstLine="0"/>
      </w:pPr>
    </w:p>
    <w:p w14:paraId="71DFDACE" w14:textId="77777777" w:rsidR="00806779" w:rsidRDefault="00B44E52" w:rsidP="00A87143">
      <w:pPr>
        <w:pStyle w:val="My0"/>
        <w:outlineLvl w:val="1"/>
      </w:pPr>
      <w:bookmarkStart w:id="74" w:name="_Toc466328108"/>
      <w:r>
        <w:rPr>
          <w:rFonts w:hint="eastAsia"/>
        </w:rPr>
        <w:t>5</w:t>
      </w:r>
      <w:r w:rsidR="005A1016">
        <w:rPr>
          <w:rFonts w:hint="eastAsia"/>
        </w:rPr>
        <w:t>.2</w:t>
      </w:r>
      <w:r w:rsidR="00092D5A">
        <w:rPr>
          <w:rFonts w:hint="eastAsia"/>
        </w:rPr>
        <w:t>视频测试</w:t>
      </w:r>
      <w:bookmarkEnd w:id="74"/>
    </w:p>
    <w:p w14:paraId="33DA05BA" w14:textId="77777777" w:rsidR="00FC41EA" w:rsidRDefault="00FC41EA" w:rsidP="00A87143">
      <w:pPr>
        <w:pStyle w:val="My0"/>
        <w:outlineLvl w:val="2"/>
      </w:pPr>
      <w:bookmarkStart w:id="75" w:name="_Toc466328109"/>
      <w:r>
        <w:rPr>
          <w:rFonts w:hint="eastAsia"/>
        </w:rPr>
        <w:t>5.</w:t>
      </w:r>
      <w:r>
        <w:t>2</w:t>
      </w:r>
      <w:r>
        <w:rPr>
          <w:rFonts w:hint="eastAsia"/>
        </w:rPr>
        <w:t>.</w:t>
      </w:r>
      <w:r>
        <w:t xml:space="preserve">1 </w:t>
      </w:r>
      <w:r>
        <w:rPr>
          <w:rFonts w:hint="eastAsia"/>
        </w:rPr>
        <w:t>网络视频测试</w:t>
      </w:r>
      <w:bookmarkEnd w:id="75"/>
    </w:p>
    <w:p w14:paraId="4E1A71D5" w14:textId="77777777" w:rsidR="00C42B45" w:rsidRPr="00446D21" w:rsidRDefault="00C42B45" w:rsidP="00C42B45">
      <w:pPr>
        <w:pStyle w:val="My0"/>
        <w:ind w:firstLine="420"/>
        <w:rPr>
          <w:rFonts w:ascii="Times New Roman" w:eastAsia="宋体" w:hAnsi="宋体"/>
          <w:b w:val="0"/>
        </w:rPr>
      </w:pPr>
      <w:r w:rsidRPr="00446D21">
        <w:rPr>
          <w:rFonts w:ascii="Times New Roman" w:eastAsia="宋体" w:hAnsi="宋体" w:hint="eastAsia"/>
          <w:b w:val="0"/>
        </w:rPr>
        <w:t>打开</w:t>
      </w:r>
      <w:r w:rsidRPr="00446D21">
        <w:rPr>
          <w:rFonts w:ascii="Times New Roman" w:eastAsia="宋体" w:hAnsi="宋体"/>
          <w:b w:val="0"/>
        </w:rPr>
        <w:t>常见的</w:t>
      </w:r>
      <w:r w:rsidR="00F1483D">
        <w:rPr>
          <w:rFonts w:ascii="Times New Roman" w:eastAsia="宋体" w:hAnsi="宋体" w:hint="eastAsia"/>
          <w:b w:val="0"/>
        </w:rPr>
        <w:t>视频</w:t>
      </w:r>
      <w:r w:rsidRPr="00446D21">
        <w:rPr>
          <w:rFonts w:ascii="Times New Roman" w:eastAsia="宋体" w:hAnsi="宋体" w:hint="eastAsia"/>
          <w:b w:val="0"/>
        </w:rPr>
        <w:t>频</w:t>
      </w:r>
      <w:r w:rsidRPr="00446D21">
        <w:rPr>
          <w:rFonts w:ascii="Times New Roman" w:eastAsia="宋体" w:hAnsi="宋体"/>
          <w:b w:val="0"/>
        </w:rPr>
        <w:t>网站，</w:t>
      </w:r>
      <w:r w:rsidRPr="00446D21">
        <w:rPr>
          <w:rFonts w:ascii="Times New Roman" w:eastAsia="宋体" w:hAnsi="宋体" w:hint="eastAsia"/>
          <w:b w:val="0"/>
        </w:rPr>
        <w:t>例如</w:t>
      </w:r>
      <w:r w:rsidRPr="00446D21">
        <w:rPr>
          <w:rFonts w:ascii="Times New Roman" w:eastAsia="宋体" w:hAnsi="宋体"/>
          <w:b w:val="0"/>
        </w:rPr>
        <w:t>：</w:t>
      </w:r>
      <w:r w:rsidR="003A17C4">
        <w:rPr>
          <w:rFonts w:ascii="Times New Roman" w:eastAsia="宋体" w:hAnsi="宋体" w:hint="eastAsia"/>
          <w:b w:val="0"/>
        </w:rPr>
        <w:t>youtube</w:t>
      </w:r>
      <w:r w:rsidRPr="00446D21">
        <w:rPr>
          <w:rFonts w:ascii="Times New Roman" w:eastAsia="宋体" w:hAnsi="宋体" w:hint="eastAsia"/>
          <w:b w:val="0"/>
        </w:rPr>
        <w:t>、</w:t>
      </w:r>
      <w:r w:rsidR="00E4426D">
        <w:rPr>
          <w:rFonts w:ascii="Times New Roman" w:eastAsia="宋体" w:hAnsi="宋体" w:hint="eastAsia"/>
          <w:b w:val="0"/>
        </w:rPr>
        <w:t>搜狐</w:t>
      </w:r>
      <w:r w:rsidR="00796A95">
        <w:rPr>
          <w:rFonts w:ascii="Times New Roman" w:eastAsia="宋体" w:hAnsi="宋体" w:hint="eastAsia"/>
          <w:b w:val="0"/>
        </w:rPr>
        <w:t>视频</w:t>
      </w:r>
      <w:r w:rsidRPr="00446D21">
        <w:rPr>
          <w:rFonts w:ascii="Times New Roman" w:eastAsia="宋体" w:hAnsi="宋体" w:hint="eastAsia"/>
          <w:b w:val="0"/>
        </w:rPr>
        <w:t>，</w:t>
      </w:r>
      <w:r w:rsidRPr="00446D21">
        <w:rPr>
          <w:rFonts w:ascii="Times New Roman" w:eastAsia="宋体" w:hAnsi="宋体"/>
          <w:b w:val="0"/>
        </w:rPr>
        <w:t>点击其中的</w:t>
      </w:r>
      <w:r w:rsidR="00780070">
        <w:rPr>
          <w:rFonts w:ascii="Times New Roman" w:eastAsia="宋体" w:hAnsi="宋体" w:hint="eastAsia"/>
          <w:b w:val="0"/>
        </w:rPr>
        <w:t>视频</w:t>
      </w:r>
      <w:r w:rsidRPr="00446D21">
        <w:rPr>
          <w:rFonts w:ascii="Times New Roman" w:eastAsia="宋体" w:hAnsi="宋体"/>
          <w:b w:val="0"/>
        </w:rPr>
        <w:t>进行播放</w:t>
      </w:r>
      <w:r w:rsidRPr="00446D21">
        <w:rPr>
          <w:rFonts w:ascii="Times New Roman" w:eastAsia="宋体" w:hAnsi="宋体" w:hint="eastAsia"/>
          <w:b w:val="0"/>
        </w:rPr>
        <w:t>，</w:t>
      </w:r>
      <w:r w:rsidRPr="00446D21">
        <w:rPr>
          <w:rFonts w:ascii="Times New Roman" w:eastAsia="宋体" w:hAnsi="宋体"/>
          <w:b w:val="0"/>
        </w:rPr>
        <w:t>能</w:t>
      </w:r>
      <w:r w:rsidR="008A39BF">
        <w:rPr>
          <w:rFonts w:ascii="Times New Roman" w:eastAsia="宋体" w:hAnsi="宋体" w:hint="eastAsia"/>
          <w:b w:val="0"/>
        </w:rPr>
        <w:t>看</w:t>
      </w:r>
      <w:r w:rsidRPr="00446D21">
        <w:rPr>
          <w:rFonts w:ascii="Times New Roman" w:eastAsia="宋体" w:hAnsi="宋体" w:hint="eastAsia"/>
          <w:b w:val="0"/>
        </w:rPr>
        <w:t>到</w:t>
      </w:r>
      <w:r w:rsidR="008A39BF">
        <w:rPr>
          <w:rFonts w:ascii="Times New Roman" w:eastAsia="宋体" w:hAnsi="宋体" w:hint="eastAsia"/>
          <w:b w:val="0"/>
        </w:rPr>
        <w:t>视频</w:t>
      </w:r>
      <w:r w:rsidRPr="00446D21">
        <w:rPr>
          <w:rFonts w:ascii="Times New Roman" w:eastAsia="宋体" w:hAnsi="宋体"/>
          <w:b w:val="0"/>
        </w:rPr>
        <w:t>流畅播放</w:t>
      </w:r>
      <w:r w:rsidRPr="00446D21">
        <w:rPr>
          <w:rFonts w:ascii="Times New Roman" w:eastAsia="宋体" w:hAnsi="宋体" w:hint="eastAsia"/>
          <w:b w:val="0"/>
        </w:rPr>
        <w:t>。</w:t>
      </w:r>
      <w:r>
        <w:rPr>
          <w:rFonts w:ascii="Times New Roman" w:eastAsia="宋体" w:hAnsi="宋体" w:hint="eastAsia"/>
          <w:b w:val="0"/>
        </w:rPr>
        <w:t>测试</w:t>
      </w:r>
      <w:r>
        <w:rPr>
          <w:rFonts w:ascii="Times New Roman" w:eastAsia="宋体" w:hAnsi="宋体"/>
          <w:b w:val="0"/>
        </w:rPr>
        <w:t>截图如图</w:t>
      </w:r>
      <w:r>
        <w:rPr>
          <w:rFonts w:ascii="Times New Roman" w:eastAsia="宋体" w:hAnsi="宋体" w:hint="eastAsia"/>
          <w:b w:val="0"/>
        </w:rPr>
        <w:t>5</w:t>
      </w:r>
      <w:r>
        <w:rPr>
          <w:rFonts w:ascii="Times New Roman" w:eastAsia="宋体" w:hAnsi="宋体"/>
          <w:b w:val="0"/>
        </w:rPr>
        <w:t>-</w:t>
      </w:r>
      <w:r w:rsidR="0051232F">
        <w:rPr>
          <w:rFonts w:ascii="Times New Roman" w:eastAsia="宋体" w:hAnsi="宋体"/>
          <w:b w:val="0"/>
        </w:rPr>
        <w:t>4</w:t>
      </w:r>
      <w:r>
        <w:rPr>
          <w:rFonts w:ascii="Times New Roman" w:eastAsia="宋体" w:hAnsi="宋体" w:hint="eastAsia"/>
          <w:b w:val="0"/>
        </w:rPr>
        <w:t>、</w:t>
      </w:r>
      <w:r>
        <w:rPr>
          <w:rFonts w:ascii="Times New Roman" w:eastAsia="宋体" w:hAnsi="宋体" w:hint="eastAsia"/>
          <w:b w:val="0"/>
        </w:rPr>
        <w:t>5</w:t>
      </w:r>
      <w:r>
        <w:rPr>
          <w:rFonts w:ascii="Times New Roman" w:eastAsia="宋体" w:hAnsi="宋体"/>
          <w:b w:val="0"/>
        </w:rPr>
        <w:t>-</w:t>
      </w:r>
      <w:r w:rsidR="0051232F">
        <w:rPr>
          <w:rFonts w:ascii="Times New Roman" w:eastAsia="宋体" w:hAnsi="宋体"/>
          <w:b w:val="0"/>
        </w:rPr>
        <w:t>5</w:t>
      </w:r>
      <w:r>
        <w:rPr>
          <w:rFonts w:ascii="Times New Roman" w:eastAsia="宋体" w:hAnsi="宋体" w:hint="eastAsia"/>
          <w:b w:val="0"/>
        </w:rPr>
        <w:t>所示</w:t>
      </w:r>
      <w:r>
        <w:rPr>
          <w:rFonts w:ascii="Times New Roman" w:eastAsia="宋体" w:hAnsi="宋体"/>
          <w:b w:val="0"/>
        </w:rPr>
        <w:t>。</w:t>
      </w:r>
    </w:p>
    <w:p w14:paraId="678DDA3C" w14:textId="77777777" w:rsidR="00FC41EA" w:rsidRDefault="00B1762B" w:rsidP="00B1762B">
      <w:pPr>
        <w:pStyle w:val="My0"/>
        <w:jc w:val="center"/>
      </w:pPr>
      <w:r>
        <w:rPr>
          <w:noProof/>
        </w:rPr>
        <w:drawing>
          <wp:inline distT="0" distB="0" distL="0" distR="0" wp14:anchorId="2AC89FBB" wp14:editId="6DA483C0">
            <wp:extent cx="3596400" cy="216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96400" cy="2160000"/>
                    </a:xfrm>
                    <a:prstGeom prst="rect">
                      <a:avLst/>
                    </a:prstGeom>
                  </pic:spPr>
                </pic:pic>
              </a:graphicData>
            </a:graphic>
          </wp:inline>
        </w:drawing>
      </w:r>
    </w:p>
    <w:p w14:paraId="47FA122D" w14:textId="77777777" w:rsidR="00B1762B" w:rsidRDefault="00B1762B" w:rsidP="00B1762B">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测试youtub</w:t>
      </w:r>
      <w:r>
        <w:rPr>
          <w:rFonts w:ascii="楷体_GB2312" w:eastAsia="楷体_GB2312" w:hAnsi="华文楷体"/>
          <w:bCs w:val="0"/>
          <w:snapToGrid w:val="0"/>
          <w:color w:val="000000"/>
          <w:sz w:val="21"/>
          <w:szCs w:val="21"/>
        </w:rPr>
        <w:t>e</w:t>
      </w:r>
      <w:r>
        <w:rPr>
          <w:rFonts w:ascii="楷体_GB2312" w:eastAsia="楷体_GB2312" w:hAnsi="华文楷体" w:hint="eastAsia"/>
          <w:bCs w:val="0"/>
          <w:snapToGrid w:val="0"/>
          <w:color w:val="000000"/>
          <w:sz w:val="21"/>
          <w:szCs w:val="21"/>
        </w:rPr>
        <w:t>视频网</w:t>
      </w:r>
      <w:r>
        <w:rPr>
          <w:rFonts w:ascii="楷体_GB2312" w:eastAsia="楷体_GB2312" w:hAnsi="华文楷体"/>
          <w:bCs w:val="0"/>
          <w:snapToGrid w:val="0"/>
          <w:color w:val="000000"/>
          <w:sz w:val="21"/>
          <w:szCs w:val="21"/>
        </w:rPr>
        <w:t>截图</w:t>
      </w:r>
    </w:p>
    <w:p w14:paraId="5F983524" w14:textId="77777777" w:rsidR="00B1762B" w:rsidRDefault="00B1762B" w:rsidP="00B1762B">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youtube</w:t>
      </w:r>
      <w:r w:rsidRPr="00E5097D">
        <w:rPr>
          <w:rFonts w:hAnsi="Times New Roman"/>
          <w:bCs w:val="0"/>
          <w:sz w:val="21"/>
          <w:szCs w:val="21"/>
        </w:rPr>
        <w:t>.com</w:t>
      </w:r>
    </w:p>
    <w:p w14:paraId="6D3B9C63" w14:textId="77777777" w:rsidR="00B1762B" w:rsidRDefault="00B1762B" w:rsidP="00B1762B">
      <w:pPr>
        <w:pStyle w:val="My0"/>
        <w:jc w:val="center"/>
      </w:pPr>
    </w:p>
    <w:p w14:paraId="22EB7AE7" w14:textId="77777777" w:rsidR="00B1762B" w:rsidRDefault="00E4426D" w:rsidP="00B1762B">
      <w:pPr>
        <w:pStyle w:val="My0"/>
        <w:jc w:val="center"/>
      </w:pPr>
      <w:r>
        <w:rPr>
          <w:noProof/>
        </w:rPr>
        <w:drawing>
          <wp:inline distT="0" distB="0" distL="0" distR="0" wp14:anchorId="5B5F4D24" wp14:editId="721F4999">
            <wp:extent cx="3589200" cy="216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9200" cy="2160000"/>
                    </a:xfrm>
                    <a:prstGeom prst="rect">
                      <a:avLst/>
                    </a:prstGeom>
                  </pic:spPr>
                </pic:pic>
              </a:graphicData>
            </a:graphic>
          </wp:inline>
        </w:drawing>
      </w:r>
    </w:p>
    <w:p w14:paraId="3ED6A9FD" w14:textId="77777777" w:rsidR="00590EA3" w:rsidRDefault="00590EA3" w:rsidP="00590EA3">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sidR="00197ACD">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测试搜狐视频网</w:t>
      </w:r>
      <w:r>
        <w:rPr>
          <w:rFonts w:ascii="楷体_GB2312" w:eastAsia="楷体_GB2312" w:hAnsi="华文楷体"/>
          <w:bCs w:val="0"/>
          <w:snapToGrid w:val="0"/>
          <w:color w:val="000000"/>
          <w:sz w:val="21"/>
          <w:szCs w:val="21"/>
        </w:rPr>
        <w:t>截图</w:t>
      </w:r>
    </w:p>
    <w:p w14:paraId="4C441FFB" w14:textId="77777777" w:rsidR="00590EA3" w:rsidRDefault="00590EA3" w:rsidP="00590EA3">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sidR="00197ACD">
        <w:rPr>
          <w:rFonts w:hAnsi="Times New Roman"/>
          <w:bCs w:val="0"/>
          <w:sz w:val="21"/>
          <w:szCs w:val="21"/>
        </w:rPr>
        <w:t>5</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tv.sohu.com</w:t>
      </w:r>
    </w:p>
    <w:p w14:paraId="6C8BCE8D" w14:textId="77777777" w:rsidR="00590EA3" w:rsidRPr="00590EA3" w:rsidRDefault="00590EA3" w:rsidP="00B1762B">
      <w:pPr>
        <w:pStyle w:val="My0"/>
        <w:jc w:val="center"/>
      </w:pPr>
    </w:p>
    <w:p w14:paraId="4A7FE66A" w14:textId="77777777" w:rsidR="00FC41EA" w:rsidRDefault="00FC41EA" w:rsidP="00A87143">
      <w:pPr>
        <w:pStyle w:val="My0"/>
        <w:outlineLvl w:val="2"/>
      </w:pPr>
      <w:bookmarkStart w:id="76" w:name="_Toc466328110"/>
      <w:r>
        <w:rPr>
          <w:rFonts w:hint="eastAsia"/>
        </w:rPr>
        <w:t>5.2.</w:t>
      </w:r>
      <w:r>
        <w:t xml:space="preserve">2 </w:t>
      </w:r>
      <w:r>
        <w:rPr>
          <w:rFonts w:hint="eastAsia"/>
        </w:rPr>
        <w:t>本地视频测试</w:t>
      </w:r>
      <w:bookmarkEnd w:id="76"/>
    </w:p>
    <w:p w14:paraId="27B75FA1" w14:textId="77777777" w:rsidR="0051555A" w:rsidRDefault="0051555A" w:rsidP="0051555A">
      <w:pPr>
        <w:ind w:firstLine="0"/>
      </w:pPr>
      <w:r>
        <w:tab/>
      </w:r>
      <w:r>
        <w:rPr>
          <w:rFonts w:hint="eastAsia"/>
        </w:rPr>
        <w:t>依照表</w:t>
      </w:r>
      <w:r>
        <w:rPr>
          <w:rFonts w:hint="eastAsia"/>
        </w:rPr>
        <w:t>3</w:t>
      </w:r>
      <w:r>
        <w:t>-1</w:t>
      </w:r>
      <w:r>
        <w:rPr>
          <w:rFonts w:hint="eastAsia"/>
        </w:rPr>
        <w:t>中</w:t>
      </w:r>
      <w:r>
        <w:t>列出的</w:t>
      </w:r>
      <w:r>
        <w:rPr>
          <w:rFonts w:hint="eastAsia"/>
        </w:rPr>
        <w:t>视频</w:t>
      </w:r>
      <w:r>
        <w:t>格式</w:t>
      </w:r>
      <w:r>
        <w:rPr>
          <w:rFonts w:hint="eastAsia"/>
        </w:rPr>
        <w:t>和</w:t>
      </w:r>
      <w:r>
        <w:t>编码格式，分别用</w:t>
      </w:r>
      <w:r>
        <w:rPr>
          <w:rFonts w:hint="eastAsia"/>
        </w:rPr>
        <w:t>对应</w:t>
      </w:r>
      <w:r>
        <w:t>的</w:t>
      </w:r>
      <w:r w:rsidR="00421EB9">
        <w:rPr>
          <w:rFonts w:hint="eastAsia"/>
        </w:rPr>
        <w:t>视频</w:t>
      </w:r>
      <w:r>
        <w:t>文件</w:t>
      </w:r>
      <w:r>
        <w:rPr>
          <w:rFonts w:hint="eastAsia"/>
        </w:rPr>
        <w:t>直接</w:t>
      </w:r>
      <w:r>
        <w:t>用</w:t>
      </w:r>
      <w:r>
        <w:rPr>
          <w:rFonts w:hint="eastAsia"/>
        </w:rPr>
        <w:t>Chromium</w:t>
      </w:r>
      <w:r>
        <w:t>浏览器</w:t>
      </w:r>
      <w:r>
        <w:rPr>
          <w:rFonts w:hint="eastAsia"/>
        </w:rPr>
        <w:t>本地</w:t>
      </w:r>
      <w:r>
        <w:t>打开测试播放，能</w:t>
      </w:r>
      <w:r w:rsidR="00197ACD">
        <w:rPr>
          <w:rFonts w:hint="eastAsia"/>
        </w:rPr>
        <w:t>看到</w:t>
      </w:r>
      <w:r>
        <w:t>正常的</w:t>
      </w:r>
      <w:r w:rsidR="00197ACD">
        <w:rPr>
          <w:rFonts w:hint="eastAsia"/>
        </w:rPr>
        <w:t>视频</w:t>
      </w:r>
      <w:r>
        <w:t>播放</w:t>
      </w:r>
      <w:r w:rsidR="00197ACD">
        <w:rPr>
          <w:rFonts w:hint="eastAsia"/>
        </w:rPr>
        <w:t>画面</w:t>
      </w:r>
      <w:r>
        <w:rPr>
          <w:rFonts w:hint="eastAsia"/>
        </w:rPr>
        <w:t>，</w:t>
      </w:r>
      <w:r>
        <w:t>测试截图如图</w:t>
      </w:r>
      <w:r>
        <w:rPr>
          <w:rFonts w:hint="eastAsia"/>
        </w:rPr>
        <w:t>5</w:t>
      </w:r>
      <w:r>
        <w:t>-</w:t>
      </w:r>
      <w:r w:rsidR="00197ACD">
        <w:t>5</w:t>
      </w:r>
      <w:r>
        <w:rPr>
          <w:rFonts w:hint="eastAsia"/>
        </w:rPr>
        <w:t>。</w:t>
      </w:r>
    </w:p>
    <w:p w14:paraId="40DC6547" w14:textId="77777777" w:rsidR="00806779" w:rsidRDefault="00210D4E" w:rsidP="00210D4E">
      <w:pPr>
        <w:pStyle w:val="My0"/>
        <w:jc w:val="center"/>
      </w:pPr>
      <w:r>
        <w:rPr>
          <w:noProof/>
        </w:rPr>
        <w:drawing>
          <wp:inline distT="0" distB="0" distL="0" distR="0" wp14:anchorId="35576586" wp14:editId="74DE91BB">
            <wp:extent cx="3607200"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7200" cy="2160000"/>
                    </a:xfrm>
                    <a:prstGeom prst="rect">
                      <a:avLst/>
                    </a:prstGeom>
                  </pic:spPr>
                </pic:pic>
              </a:graphicData>
            </a:graphic>
          </wp:inline>
        </w:drawing>
      </w:r>
    </w:p>
    <w:p w14:paraId="62261AB3" w14:textId="77777777" w:rsidR="00210D4E" w:rsidRDefault="00210D4E" w:rsidP="00210D4E">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测试搜狐视频网</w:t>
      </w:r>
      <w:r>
        <w:rPr>
          <w:rFonts w:ascii="楷体_GB2312" w:eastAsia="楷体_GB2312" w:hAnsi="华文楷体"/>
          <w:bCs w:val="0"/>
          <w:snapToGrid w:val="0"/>
          <w:color w:val="000000"/>
          <w:sz w:val="21"/>
          <w:szCs w:val="21"/>
        </w:rPr>
        <w:t>截图</w:t>
      </w:r>
    </w:p>
    <w:p w14:paraId="6ADB30EC" w14:textId="77777777" w:rsidR="00210D4E" w:rsidRDefault="00210D4E" w:rsidP="00210D4E">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Pr>
          <w:rFonts w:hAnsi="Times New Roman"/>
          <w:bCs w:val="0"/>
          <w:sz w:val="21"/>
          <w:szCs w:val="21"/>
        </w:rPr>
        <w:t>6</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tv.sohu.com</w:t>
      </w:r>
    </w:p>
    <w:p w14:paraId="75F0BD26" w14:textId="77777777" w:rsidR="00210D4E" w:rsidRDefault="00210D4E" w:rsidP="00210D4E">
      <w:pPr>
        <w:pStyle w:val="My0"/>
        <w:jc w:val="center"/>
      </w:pPr>
    </w:p>
    <w:p w14:paraId="2F955EE8" w14:textId="77777777" w:rsidR="00806779" w:rsidRDefault="00C16EE4" w:rsidP="00A87143">
      <w:pPr>
        <w:pStyle w:val="My0"/>
        <w:outlineLvl w:val="1"/>
      </w:pPr>
      <w:bookmarkStart w:id="77" w:name="_Toc466328111"/>
      <w:r>
        <w:rPr>
          <w:rFonts w:hint="eastAsia"/>
        </w:rPr>
        <w:t xml:space="preserve">5.3 </w:t>
      </w:r>
      <w:r w:rsidR="003739AB">
        <w:rPr>
          <w:rFonts w:hint="eastAsia"/>
        </w:rPr>
        <w:t>优化</w:t>
      </w:r>
      <w:bookmarkEnd w:id="77"/>
    </w:p>
    <w:p w14:paraId="1066A6C0" w14:textId="77777777" w:rsidR="00C16EE4" w:rsidRDefault="00C16EE4" w:rsidP="00A87143">
      <w:pPr>
        <w:pStyle w:val="My0"/>
        <w:outlineLvl w:val="2"/>
      </w:pPr>
      <w:bookmarkStart w:id="78" w:name="_Toc466328112"/>
      <w:r>
        <w:rPr>
          <w:rFonts w:hint="eastAsia"/>
        </w:rPr>
        <w:lastRenderedPageBreak/>
        <w:t>5.3.1 占用资源</w:t>
      </w:r>
      <w:r>
        <w:t>的优化</w:t>
      </w:r>
      <w:bookmarkEnd w:id="78"/>
    </w:p>
    <w:p w14:paraId="4D17DDA1" w14:textId="77777777" w:rsidR="00A90957" w:rsidRDefault="000669A4" w:rsidP="00806779">
      <w:pPr>
        <w:pStyle w:val="My0"/>
        <w:rPr>
          <w:rFonts w:ascii="Times New Roman" w:eastAsia="宋体" w:hAnsi="宋体"/>
          <w:b w:val="0"/>
        </w:rPr>
      </w:pPr>
      <w:r w:rsidRPr="0063410A">
        <w:rPr>
          <w:rFonts w:ascii="Times New Roman" w:eastAsia="宋体" w:hAnsi="宋体"/>
          <w:b w:val="0"/>
        </w:rPr>
        <w:tab/>
      </w:r>
      <w:r w:rsidR="007F1D49">
        <w:rPr>
          <w:rFonts w:ascii="Times New Roman" w:eastAsia="宋体" w:hAnsi="宋体" w:hint="eastAsia"/>
          <w:b w:val="0"/>
        </w:rPr>
        <w:t>在</w:t>
      </w:r>
      <w:r w:rsidR="007F1D49">
        <w:rPr>
          <w:rFonts w:ascii="Times New Roman" w:eastAsia="宋体" w:hAnsi="宋体"/>
          <w:b w:val="0"/>
        </w:rPr>
        <w:t>嵌入式系统中，</w:t>
      </w:r>
      <w:r w:rsidR="007F1D49">
        <w:rPr>
          <w:rFonts w:ascii="Times New Roman" w:eastAsia="宋体" w:hAnsi="宋体" w:hint="eastAsia"/>
          <w:b w:val="0"/>
        </w:rPr>
        <w:t>由于</w:t>
      </w:r>
      <w:r w:rsidR="007F1D49">
        <w:rPr>
          <w:rFonts w:ascii="Times New Roman" w:eastAsia="宋体" w:hAnsi="宋体"/>
          <w:b w:val="0"/>
        </w:rPr>
        <w:t>硬件资源</w:t>
      </w:r>
      <w:r w:rsidR="007F1D49">
        <w:rPr>
          <w:rFonts w:ascii="Times New Roman" w:eastAsia="宋体" w:hAnsi="宋体" w:hint="eastAsia"/>
          <w:b w:val="0"/>
        </w:rPr>
        <w:t>十分有限</w:t>
      </w:r>
      <w:r w:rsidR="007F1D49">
        <w:rPr>
          <w:rFonts w:ascii="Times New Roman" w:eastAsia="宋体" w:hAnsi="宋体"/>
          <w:b w:val="0"/>
        </w:rPr>
        <w:t>，</w:t>
      </w:r>
      <w:r w:rsidR="007F1D49">
        <w:rPr>
          <w:rFonts w:ascii="Times New Roman" w:eastAsia="宋体" w:hAnsi="宋体" w:hint="eastAsia"/>
          <w:b w:val="0"/>
        </w:rPr>
        <w:t>如果</w:t>
      </w:r>
      <w:r w:rsidR="007F1D49">
        <w:rPr>
          <w:rFonts w:ascii="Times New Roman" w:eastAsia="宋体" w:hAnsi="宋体"/>
          <w:b w:val="0"/>
        </w:rPr>
        <w:t>同时打开过个</w:t>
      </w:r>
      <w:r w:rsidR="00E26B52">
        <w:rPr>
          <w:rFonts w:ascii="Times New Roman" w:eastAsia="宋体" w:hAnsi="宋体" w:hint="eastAsia"/>
          <w:b w:val="0"/>
        </w:rPr>
        <w:t>页面进行</w:t>
      </w:r>
      <w:r w:rsidR="00E26B52">
        <w:rPr>
          <w:rFonts w:ascii="Times New Roman" w:eastAsia="宋体" w:hAnsi="宋体"/>
          <w:b w:val="0"/>
        </w:rPr>
        <w:t>音视频的播放，</w:t>
      </w:r>
      <w:r w:rsidR="00E26B52">
        <w:rPr>
          <w:rFonts w:ascii="Times New Roman" w:eastAsia="宋体" w:hAnsi="宋体" w:hint="eastAsia"/>
          <w:b w:val="0"/>
        </w:rPr>
        <w:t>则会</w:t>
      </w:r>
      <w:r w:rsidR="00E26B52">
        <w:rPr>
          <w:rFonts w:ascii="Times New Roman" w:eastAsia="宋体" w:hAnsi="宋体"/>
          <w:b w:val="0"/>
        </w:rPr>
        <w:t>占用大量的内存空间及</w:t>
      </w:r>
      <w:r w:rsidR="00E26B52">
        <w:rPr>
          <w:rFonts w:ascii="Times New Roman" w:eastAsia="宋体" w:hAnsi="宋体" w:hint="eastAsia"/>
          <w:b w:val="0"/>
        </w:rPr>
        <w:t>处理器</w:t>
      </w:r>
      <w:r w:rsidR="00E26B52">
        <w:rPr>
          <w:rFonts w:ascii="Times New Roman" w:eastAsia="宋体" w:hAnsi="宋体"/>
          <w:b w:val="0"/>
        </w:rPr>
        <w:t>的消耗，经过测试，如果</w:t>
      </w:r>
      <w:r w:rsidR="00E26B52">
        <w:rPr>
          <w:rFonts w:ascii="Times New Roman" w:eastAsia="宋体" w:hAnsi="宋体" w:hint="eastAsia"/>
          <w:b w:val="0"/>
        </w:rPr>
        <w:t>同时</w:t>
      </w:r>
      <w:r w:rsidR="00E26B52">
        <w:rPr>
          <w:rFonts w:ascii="Times New Roman" w:eastAsia="宋体" w:hAnsi="宋体"/>
          <w:b w:val="0"/>
        </w:rPr>
        <w:t>打开的播放音视频的页面过多，会造成播放卡顿、</w:t>
      </w:r>
      <w:r w:rsidR="00E26B52">
        <w:rPr>
          <w:rFonts w:ascii="Times New Roman" w:eastAsia="宋体" w:hAnsi="宋体" w:hint="eastAsia"/>
          <w:b w:val="0"/>
        </w:rPr>
        <w:t>功耗过大</w:t>
      </w:r>
      <w:r w:rsidR="00E26B52">
        <w:rPr>
          <w:rFonts w:ascii="Times New Roman" w:eastAsia="宋体" w:hAnsi="宋体"/>
          <w:b w:val="0"/>
        </w:rPr>
        <w:t>、机器</w:t>
      </w:r>
      <w:r w:rsidR="00E26B52">
        <w:rPr>
          <w:rFonts w:ascii="Times New Roman" w:eastAsia="宋体" w:hAnsi="宋体" w:hint="eastAsia"/>
          <w:b w:val="0"/>
        </w:rPr>
        <w:t>发烫</w:t>
      </w:r>
      <w:r w:rsidR="00E26B52">
        <w:rPr>
          <w:rFonts w:ascii="Times New Roman" w:eastAsia="宋体" w:hAnsi="宋体"/>
          <w:b w:val="0"/>
        </w:rPr>
        <w:t>现象。一般</w:t>
      </w:r>
      <w:r w:rsidR="00E26B52">
        <w:rPr>
          <w:rFonts w:ascii="Times New Roman" w:eastAsia="宋体" w:hAnsi="宋体" w:hint="eastAsia"/>
          <w:b w:val="0"/>
        </w:rPr>
        <w:t>来说</w:t>
      </w:r>
      <w:r w:rsidR="00E26B52">
        <w:rPr>
          <w:rFonts w:ascii="Times New Roman" w:eastAsia="宋体" w:hAnsi="宋体"/>
          <w:b w:val="0"/>
        </w:rPr>
        <w:t>，在可移动的</w:t>
      </w:r>
      <w:r w:rsidR="00E26B52">
        <w:rPr>
          <w:rFonts w:ascii="Times New Roman" w:eastAsia="宋体" w:hAnsi="宋体" w:hint="eastAsia"/>
          <w:b w:val="0"/>
        </w:rPr>
        <w:t>设备上</w:t>
      </w:r>
      <w:r w:rsidR="00E26B52">
        <w:rPr>
          <w:rFonts w:ascii="Times New Roman" w:eastAsia="宋体" w:hAnsi="宋体"/>
          <w:b w:val="0"/>
        </w:rPr>
        <w:t>，不太赞成支持多个音视频文件同事播放，以节省资源。</w:t>
      </w:r>
      <w:r w:rsidR="00A90957">
        <w:rPr>
          <w:rFonts w:ascii="Times New Roman" w:eastAsia="宋体" w:hAnsi="宋体" w:hint="eastAsia"/>
          <w:b w:val="0"/>
        </w:rPr>
        <w:t>所以</w:t>
      </w:r>
      <w:r w:rsidR="00A90957">
        <w:rPr>
          <w:rFonts w:ascii="Times New Roman" w:eastAsia="宋体" w:hAnsi="宋体"/>
          <w:b w:val="0"/>
        </w:rPr>
        <w:t>，需要对各个页面的播放</w:t>
      </w:r>
      <w:r w:rsidR="00A90957">
        <w:rPr>
          <w:rFonts w:ascii="Times New Roman" w:eastAsia="宋体" w:hAnsi="宋体" w:hint="eastAsia"/>
          <w:b w:val="0"/>
        </w:rPr>
        <w:t>请求</w:t>
      </w:r>
      <w:r w:rsidR="00A90957">
        <w:rPr>
          <w:rFonts w:ascii="Times New Roman" w:eastAsia="宋体" w:hAnsi="宋体"/>
          <w:b w:val="0"/>
        </w:rPr>
        <w:t>进行</w:t>
      </w:r>
      <w:r w:rsidR="00A90957">
        <w:rPr>
          <w:rFonts w:ascii="Times New Roman" w:eastAsia="宋体" w:hAnsi="宋体" w:hint="eastAsia"/>
          <w:b w:val="0"/>
        </w:rPr>
        <w:t>管理</w:t>
      </w:r>
      <w:r w:rsidR="00A90957">
        <w:rPr>
          <w:rFonts w:ascii="Times New Roman" w:eastAsia="宋体" w:hAnsi="宋体"/>
          <w:b w:val="0"/>
        </w:rPr>
        <w:t>。</w:t>
      </w:r>
    </w:p>
    <w:p w14:paraId="279E4713" w14:textId="77777777" w:rsidR="00A90957" w:rsidRPr="0063410A" w:rsidRDefault="00A90957" w:rsidP="0080677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第</w:t>
      </w:r>
      <w:r>
        <w:rPr>
          <w:rFonts w:ascii="Times New Roman" w:eastAsia="宋体" w:hAnsi="宋体" w:hint="eastAsia"/>
          <w:b w:val="0"/>
        </w:rPr>
        <w:t>4</w:t>
      </w:r>
      <w:r>
        <w:rPr>
          <w:rFonts w:ascii="Times New Roman" w:eastAsia="宋体" w:hAnsi="宋体" w:hint="eastAsia"/>
          <w:b w:val="0"/>
        </w:rPr>
        <w:t>章</w:t>
      </w:r>
      <w:r>
        <w:rPr>
          <w:rFonts w:ascii="Times New Roman" w:eastAsia="宋体" w:hAnsi="宋体"/>
          <w:b w:val="0"/>
        </w:rPr>
        <w:t>中我们</w:t>
      </w:r>
      <w:r>
        <w:rPr>
          <w:rFonts w:ascii="Times New Roman" w:eastAsia="宋体" w:hAnsi="宋体" w:hint="eastAsia"/>
          <w:b w:val="0"/>
        </w:rPr>
        <w:t>知道</w:t>
      </w:r>
      <w:r>
        <w:rPr>
          <w:rFonts w:ascii="Times New Roman" w:eastAsia="宋体" w:hAnsi="宋体"/>
          <w:b w:val="0"/>
        </w:rPr>
        <w:t>，所有的播放</w:t>
      </w:r>
      <w:r>
        <w:rPr>
          <w:rFonts w:ascii="Times New Roman" w:eastAsia="宋体" w:hAnsi="宋体" w:hint="eastAsia"/>
          <w:b w:val="0"/>
        </w:rPr>
        <w:t>工作</w:t>
      </w:r>
      <w:r>
        <w:rPr>
          <w:rFonts w:ascii="Times New Roman" w:eastAsia="宋体" w:hAnsi="宋体"/>
          <w:b w:val="0"/>
        </w:rPr>
        <w:t>都是在</w:t>
      </w:r>
      <w:r>
        <w:rPr>
          <w:rFonts w:ascii="Times New Roman" w:eastAsia="宋体" w:hAnsi="宋体"/>
          <w:b w:val="0"/>
        </w:rPr>
        <w:t>Browser</w:t>
      </w:r>
      <w:r>
        <w:rPr>
          <w:rFonts w:ascii="Times New Roman" w:eastAsia="宋体" w:hAnsi="宋体"/>
          <w:b w:val="0"/>
        </w:rPr>
        <w:t>进程进行的</w:t>
      </w:r>
      <w:r w:rsidR="006342CB">
        <w:rPr>
          <w:rFonts w:ascii="Times New Roman" w:eastAsia="宋体" w:hAnsi="宋体" w:hint="eastAsia"/>
          <w:b w:val="0"/>
        </w:rPr>
        <w:t>，</w:t>
      </w:r>
      <w:r w:rsidR="006342CB">
        <w:rPr>
          <w:rFonts w:ascii="Times New Roman" w:eastAsia="宋体" w:hAnsi="宋体"/>
          <w:b w:val="0"/>
        </w:rPr>
        <w:t>而</w:t>
      </w:r>
      <w:r w:rsidR="006342CB">
        <w:rPr>
          <w:rFonts w:ascii="Times New Roman" w:eastAsia="宋体" w:hAnsi="宋体"/>
          <w:b w:val="0"/>
        </w:rPr>
        <w:t>Browser</w:t>
      </w:r>
      <w:r w:rsidR="006342CB">
        <w:rPr>
          <w:rFonts w:ascii="Times New Roman" w:eastAsia="宋体" w:hAnsi="宋体" w:hint="eastAsia"/>
          <w:b w:val="0"/>
        </w:rPr>
        <w:t>进程</w:t>
      </w:r>
      <w:r w:rsidR="006342CB">
        <w:rPr>
          <w:rFonts w:ascii="Times New Roman" w:eastAsia="宋体" w:hAnsi="宋体"/>
          <w:b w:val="0"/>
        </w:rPr>
        <w:t>在</w:t>
      </w:r>
      <w:r w:rsidR="006342CB">
        <w:rPr>
          <w:rFonts w:ascii="Times New Roman" w:eastAsia="宋体" w:hAnsi="宋体"/>
          <w:b w:val="0"/>
        </w:rPr>
        <w:t>Chromium</w:t>
      </w:r>
      <w:r w:rsidR="006342CB">
        <w:rPr>
          <w:rFonts w:ascii="Times New Roman" w:eastAsia="宋体" w:hAnsi="宋体"/>
          <w:b w:val="0"/>
        </w:rPr>
        <w:t>中是唯一的</w:t>
      </w:r>
      <w:r w:rsidR="006342CB">
        <w:rPr>
          <w:rFonts w:ascii="Times New Roman" w:eastAsia="宋体" w:hAnsi="宋体" w:hint="eastAsia"/>
          <w:b w:val="0"/>
        </w:rPr>
        <w:t>。</w:t>
      </w:r>
      <w:r w:rsidR="006342CB">
        <w:rPr>
          <w:rFonts w:ascii="Times New Roman" w:eastAsia="宋体" w:hAnsi="宋体"/>
          <w:b w:val="0"/>
        </w:rPr>
        <w:t>所以</w:t>
      </w:r>
      <w:r w:rsidR="006342CB">
        <w:rPr>
          <w:rFonts w:ascii="Times New Roman" w:eastAsia="宋体" w:hAnsi="宋体" w:hint="eastAsia"/>
          <w:b w:val="0"/>
        </w:rPr>
        <w:t>，</w:t>
      </w:r>
      <w:r w:rsidR="006342CB">
        <w:rPr>
          <w:rFonts w:ascii="Times New Roman" w:eastAsia="宋体" w:hAnsi="宋体"/>
          <w:b w:val="0"/>
        </w:rPr>
        <w:t>每当有播放请求的时候，</w:t>
      </w:r>
      <w:r w:rsidR="006342CB">
        <w:rPr>
          <w:rFonts w:ascii="Times New Roman" w:eastAsia="宋体" w:hAnsi="宋体" w:hint="eastAsia"/>
          <w:b w:val="0"/>
        </w:rPr>
        <w:t>可以</w:t>
      </w:r>
      <w:r w:rsidR="006342CB">
        <w:rPr>
          <w:rFonts w:ascii="Times New Roman" w:eastAsia="宋体" w:hAnsi="宋体"/>
          <w:b w:val="0"/>
        </w:rPr>
        <w:t>在</w:t>
      </w:r>
      <w:r w:rsidR="006342CB">
        <w:rPr>
          <w:rFonts w:ascii="Times New Roman" w:eastAsia="宋体" w:hAnsi="宋体"/>
          <w:b w:val="0"/>
        </w:rPr>
        <w:t>Browser</w:t>
      </w:r>
      <w:r w:rsidR="006342CB">
        <w:rPr>
          <w:rFonts w:ascii="Times New Roman" w:eastAsia="宋体" w:hAnsi="宋体"/>
          <w:b w:val="0"/>
        </w:rPr>
        <w:t>进程的</w:t>
      </w:r>
      <w:r w:rsidR="00357D16">
        <w:rPr>
          <w:rFonts w:ascii="Times New Roman" w:eastAsia="宋体" w:hAnsi="宋体"/>
          <w:b w:val="0"/>
        </w:rPr>
        <w:t>BrowserMediaPlayerManager</w:t>
      </w:r>
      <w:r w:rsidR="00357D16">
        <w:rPr>
          <w:rFonts w:ascii="Times New Roman" w:eastAsia="宋体" w:hAnsi="宋体" w:hint="eastAsia"/>
          <w:b w:val="0"/>
        </w:rPr>
        <w:t>对</w:t>
      </w:r>
      <w:r w:rsidR="00357D16">
        <w:rPr>
          <w:rFonts w:ascii="Times New Roman" w:eastAsia="宋体" w:hAnsi="宋体"/>
          <w:b w:val="0"/>
        </w:rPr>
        <w:t>所有</w:t>
      </w:r>
      <w:r w:rsidR="00357D16">
        <w:rPr>
          <w:rFonts w:ascii="Times New Roman" w:eastAsia="宋体" w:hAnsi="宋体" w:hint="eastAsia"/>
          <w:b w:val="0"/>
        </w:rPr>
        <w:t>播放</w:t>
      </w:r>
      <w:r w:rsidR="00357D16">
        <w:rPr>
          <w:rFonts w:ascii="Times New Roman" w:eastAsia="宋体" w:hAnsi="宋体"/>
          <w:b w:val="0"/>
        </w:rPr>
        <w:t>请求进行管理，控制</w:t>
      </w:r>
      <w:r w:rsidR="00357D16">
        <w:rPr>
          <w:rFonts w:ascii="Times New Roman" w:eastAsia="宋体" w:hAnsi="宋体" w:hint="eastAsia"/>
          <w:b w:val="0"/>
        </w:rPr>
        <w:t>同时</w:t>
      </w:r>
      <w:r w:rsidR="00357D16">
        <w:rPr>
          <w:rFonts w:ascii="Times New Roman" w:eastAsia="宋体" w:hAnsi="宋体"/>
          <w:b w:val="0"/>
        </w:rPr>
        <w:t>播放的视频的</w:t>
      </w:r>
      <w:r w:rsidR="00357D16">
        <w:rPr>
          <w:rFonts w:ascii="Times New Roman" w:eastAsia="宋体" w:hAnsi="宋体" w:hint="eastAsia"/>
          <w:b w:val="0"/>
        </w:rPr>
        <w:t>个数</w:t>
      </w:r>
      <w:r w:rsidR="00357D16">
        <w:rPr>
          <w:rFonts w:ascii="Times New Roman" w:eastAsia="宋体" w:hAnsi="宋体"/>
          <w:b w:val="0"/>
        </w:rPr>
        <w:t>。</w:t>
      </w:r>
      <w:r w:rsidR="008A2DD2">
        <w:rPr>
          <w:rFonts w:ascii="Times New Roman" w:eastAsia="宋体" w:hAnsi="宋体" w:hint="eastAsia"/>
          <w:b w:val="0"/>
        </w:rPr>
        <w:t>因此</w:t>
      </w:r>
      <w:r w:rsidR="008A2DD2">
        <w:rPr>
          <w:rFonts w:ascii="Times New Roman" w:eastAsia="宋体" w:hAnsi="宋体"/>
          <w:b w:val="0"/>
        </w:rPr>
        <w:t>，我们可以在新的音视频播放请求加载的时候，</w:t>
      </w:r>
      <w:r w:rsidR="008A2DD2">
        <w:rPr>
          <w:rFonts w:ascii="Times New Roman" w:eastAsia="宋体" w:hAnsi="宋体" w:hint="eastAsia"/>
          <w:b w:val="0"/>
        </w:rPr>
        <w:t>暂停之前所有</w:t>
      </w:r>
      <w:r w:rsidR="008A2DD2">
        <w:rPr>
          <w:rFonts w:ascii="Times New Roman" w:eastAsia="宋体" w:hAnsi="宋体"/>
          <w:b w:val="0"/>
        </w:rPr>
        <w:t>的播放</w:t>
      </w:r>
      <w:r w:rsidR="008A2DD2">
        <w:rPr>
          <w:rFonts w:ascii="Times New Roman" w:eastAsia="宋体" w:hAnsi="宋体" w:hint="eastAsia"/>
          <w:b w:val="0"/>
        </w:rPr>
        <w:t>，</w:t>
      </w:r>
      <w:r w:rsidR="008A2DD2">
        <w:rPr>
          <w:rFonts w:ascii="Times New Roman" w:eastAsia="宋体" w:hAnsi="宋体"/>
          <w:b w:val="0"/>
        </w:rPr>
        <w:t>即每次只播放最新的</w:t>
      </w:r>
      <w:r w:rsidR="008A2DD2">
        <w:rPr>
          <w:rFonts w:ascii="Times New Roman" w:eastAsia="宋体" w:hAnsi="宋体" w:hint="eastAsia"/>
          <w:b w:val="0"/>
        </w:rPr>
        <w:t>请求</w:t>
      </w:r>
      <w:r w:rsidR="008A2DD2">
        <w:rPr>
          <w:rFonts w:ascii="Times New Roman" w:eastAsia="宋体" w:hAnsi="宋体"/>
          <w:b w:val="0"/>
        </w:rPr>
        <w:t>暂停之前的</w:t>
      </w:r>
      <w:r w:rsidR="008A2DD2">
        <w:rPr>
          <w:rFonts w:ascii="Times New Roman" w:eastAsia="宋体" w:hAnsi="宋体" w:hint="eastAsia"/>
          <w:b w:val="0"/>
        </w:rPr>
        <w:t>音视频</w:t>
      </w:r>
      <w:r w:rsidR="00854082">
        <w:rPr>
          <w:rFonts w:ascii="Times New Roman" w:eastAsia="宋体" w:hAnsi="宋体" w:hint="eastAsia"/>
          <w:b w:val="0"/>
        </w:rPr>
        <w:t>，</w:t>
      </w:r>
      <w:r w:rsidR="00854082">
        <w:rPr>
          <w:rFonts w:ascii="Times New Roman" w:eastAsia="宋体" w:hAnsi="宋体"/>
          <w:b w:val="0"/>
        </w:rPr>
        <w:t>从而降低资源与消耗</w:t>
      </w:r>
      <w:r w:rsidR="00854082">
        <w:rPr>
          <w:rFonts w:ascii="Times New Roman" w:eastAsia="宋体" w:hAnsi="宋体" w:hint="eastAsia"/>
          <w:b w:val="0"/>
        </w:rPr>
        <w:t>。</w:t>
      </w:r>
    </w:p>
    <w:p w14:paraId="7E1978B8" w14:textId="77777777" w:rsidR="00897779" w:rsidRDefault="00897779" w:rsidP="002E7A2F">
      <w:pPr>
        <w:pStyle w:val="My0"/>
        <w:outlineLvl w:val="2"/>
      </w:pPr>
      <w:bookmarkStart w:id="79" w:name="_Toc466328113"/>
      <w:r>
        <w:rPr>
          <w:rFonts w:hint="eastAsia"/>
        </w:rPr>
        <w:t xml:space="preserve">5.3.2 </w:t>
      </w:r>
      <w:r w:rsidR="00F43FEC">
        <w:rPr>
          <w:rFonts w:hint="eastAsia"/>
        </w:rPr>
        <w:t>视频描画效率</w:t>
      </w:r>
      <w:r w:rsidR="00F43FEC">
        <w:t>的</w:t>
      </w:r>
      <w:r>
        <w:t>优化</w:t>
      </w:r>
      <w:bookmarkEnd w:id="79"/>
    </w:p>
    <w:p w14:paraId="32391C5C" w14:textId="77777777" w:rsidR="00702EAC" w:rsidRPr="00113994" w:rsidRDefault="00D93B82" w:rsidP="00806779">
      <w:pPr>
        <w:pStyle w:val="My0"/>
        <w:rPr>
          <w:rFonts w:ascii="Times New Roman" w:eastAsia="宋体" w:hAnsi="宋体"/>
          <w:b w:val="0"/>
        </w:rPr>
      </w:pPr>
      <w:r w:rsidRPr="00113994">
        <w:rPr>
          <w:rFonts w:ascii="Times New Roman" w:eastAsia="宋体" w:hAnsi="宋体"/>
          <w:b w:val="0"/>
        </w:rPr>
        <w:tab/>
      </w:r>
      <w:r w:rsidR="00945D34" w:rsidRPr="00113994">
        <w:rPr>
          <w:rFonts w:ascii="Times New Roman" w:eastAsia="宋体" w:hAnsi="宋体" w:hint="eastAsia"/>
          <w:b w:val="0"/>
        </w:rPr>
        <w:t>当前视频</w:t>
      </w:r>
      <w:r w:rsidR="003A7007">
        <w:rPr>
          <w:rFonts w:ascii="Times New Roman" w:eastAsia="宋体" w:hAnsi="宋体"/>
          <w:b w:val="0"/>
        </w:rPr>
        <w:t>的播放方式是</w:t>
      </w:r>
      <w:r w:rsidR="003A7007">
        <w:rPr>
          <w:rFonts w:ascii="Times New Roman" w:eastAsia="宋体" w:hAnsi="宋体" w:hint="eastAsia"/>
          <w:b w:val="0"/>
        </w:rPr>
        <w:t>先</w:t>
      </w:r>
      <w:r w:rsidR="003A7007">
        <w:rPr>
          <w:rFonts w:ascii="Times New Roman" w:eastAsia="宋体" w:hAnsi="宋体"/>
          <w:b w:val="0"/>
        </w:rPr>
        <w:t>由</w:t>
      </w:r>
      <w:r w:rsidR="00945D34" w:rsidRPr="00113994">
        <w:rPr>
          <w:rFonts w:ascii="Times New Roman" w:eastAsia="宋体" w:hAnsi="宋体"/>
          <w:b w:val="0"/>
        </w:rPr>
        <w:t>解码</w:t>
      </w:r>
      <w:r w:rsidR="00862D9D">
        <w:rPr>
          <w:rFonts w:ascii="Times New Roman" w:eastAsia="宋体" w:hAnsi="宋体" w:hint="eastAsia"/>
          <w:b w:val="0"/>
        </w:rPr>
        <w:t>器材</w:t>
      </w:r>
      <w:r w:rsidR="00945D34" w:rsidRPr="00113994">
        <w:rPr>
          <w:rFonts w:ascii="Times New Roman" w:eastAsia="宋体" w:hAnsi="宋体"/>
          <w:b w:val="0"/>
        </w:rPr>
        <w:t>进行解码，然后将解码后的数据存入</w:t>
      </w:r>
      <w:r w:rsidR="00945D34" w:rsidRPr="00113994">
        <w:rPr>
          <w:rFonts w:ascii="Times New Roman" w:eastAsia="宋体" w:hAnsi="宋体" w:hint="eastAsia"/>
          <w:b w:val="0"/>
        </w:rPr>
        <w:t>到</w:t>
      </w:r>
      <w:r w:rsidR="00945D34" w:rsidRPr="00113994">
        <w:rPr>
          <w:rFonts w:ascii="Times New Roman" w:eastAsia="宋体" w:hAnsi="宋体"/>
          <w:b w:val="0"/>
        </w:rPr>
        <w:t>一</w:t>
      </w:r>
      <w:r w:rsidR="00BF7C93">
        <w:rPr>
          <w:rFonts w:ascii="Times New Roman" w:eastAsia="宋体" w:hAnsi="宋体" w:hint="eastAsia"/>
          <w:b w:val="0"/>
        </w:rPr>
        <w:t>块</w:t>
      </w:r>
      <w:r w:rsidR="00945D34" w:rsidRPr="00113994">
        <w:rPr>
          <w:rFonts w:ascii="Times New Roman" w:eastAsia="宋体" w:hAnsi="宋体" w:hint="eastAsia"/>
          <w:b w:val="0"/>
        </w:rPr>
        <w:t>缓存里</w:t>
      </w:r>
      <w:r w:rsidR="00945D34" w:rsidRPr="00113994">
        <w:rPr>
          <w:rFonts w:ascii="Times New Roman" w:eastAsia="宋体" w:hAnsi="宋体"/>
          <w:b w:val="0"/>
        </w:rPr>
        <w:t>，</w:t>
      </w:r>
      <w:r w:rsidR="00945D34" w:rsidRPr="00113994">
        <w:rPr>
          <w:rFonts w:ascii="Times New Roman" w:eastAsia="宋体" w:hAnsi="宋体"/>
          <w:b w:val="0"/>
        </w:rPr>
        <w:t>Chromium</w:t>
      </w:r>
      <w:r w:rsidR="00945D34" w:rsidRPr="00113994">
        <w:rPr>
          <w:rFonts w:ascii="Times New Roman" w:eastAsia="宋体" w:hAnsi="宋体"/>
          <w:b w:val="0"/>
        </w:rPr>
        <w:t>读取</w:t>
      </w:r>
      <w:r w:rsidR="00945D34" w:rsidRPr="00113994">
        <w:rPr>
          <w:rFonts w:ascii="Times New Roman" w:eastAsia="宋体" w:hAnsi="宋体" w:hint="eastAsia"/>
          <w:b w:val="0"/>
        </w:rPr>
        <w:t>缓存</w:t>
      </w:r>
      <w:r w:rsidR="00945D34" w:rsidRPr="00113994">
        <w:rPr>
          <w:rFonts w:ascii="Times New Roman" w:eastAsia="宋体" w:hAnsi="宋体"/>
          <w:b w:val="0"/>
        </w:rPr>
        <w:t>资源</w:t>
      </w:r>
      <w:r w:rsidR="00945D34" w:rsidRPr="00113994">
        <w:rPr>
          <w:rFonts w:ascii="Times New Roman" w:eastAsia="宋体" w:hAnsi="宋体" w:hint="eastAsia"/>
          <w:b w:val="0"/>
        </w:rPr>
        <w:t>进行上屏</w:t>
      </w:r>
      <w:r w:rsidR="00702EAC">
        <w:rPr>
          <w:rFonts w:ascii="Times New Roman" w:eastAsia="宋体" w:hAnsi="宋体"/>
          <w:b w:val="0"/>
        </w:rPr>
        <w:t>描画</w:t>
      </w:r>
      <w:r w:rsidR="00702EAC">
        <w:rPr>
          <w:rFonts w:ascii="Times New Roman" w:eastAsia="宋体" w:hAnsi="宋体" w:hint="eastAsia"/>
          <w:b w:val="0"/>
        </w:rPr>
        <w:t>，</w:t>
      </w:r>
      <w:r w:rsidR="00702EAC">
        <w:rPr>
          <w:rFonts w:ascii="Times New Roman" w:eastAsia="宋体" w:hAnsi="宋体"/>
          <w:b w:val="0"/>
        </w:rPr>
        <w:t>这是一个跨进程的过程。为了</w:t>
      </w:r>
      <w:r w:rsidR="00702EAC">
        <w:rPr>
          <w:rFonts w:ascii="Times New Roman" w:eastAsia="宋体" w:hAnsi="宋体" w:hint="eastAsia"/>
          <w:b w:val="0"/>
        </w:rPr>
        <w:t>提升</w:t>
      </w:r>
      <w:r w:rsidR="00702EAC">
        <w:rPr>
          <w:rFonts w:ascii="Times New Roman" w:eastAsia="宋体" w:hAnsi="宋体"/>
          <w:b w:val="0"/>
        </w:rPr>
        <w:t>效率，</w:t>
      </w:r>
      <w:r w:rsidR="00702EAC">
        <w:rPr>
          <w:rFonts w:ascii="Times New Roman" w:eastAsia="宋体" w:hAnsi="宋体" w:hint="eastAsia"/>
          <w:b w:val="0"/>
        </w:rPr>
        <w:t>可</w:t>
      </w:r>
      <w:r w:rsidR="00702EAC">
        <w:rPr>
          <w:rFonts w:ascii="Times New Roman" w:eastAsia="宋体" w:hAnsi="宋体"/>
          <w:b w:val="0"/>
        </w:rPr>
        <w:t>将其</w:t>
      </w:r>
      <w:r w:rsidR="00702EAC">
        <w:rPr>
          <w:rFonts w:ascii="Times New Roman" w:eastAsia="宋体" w:hAnsi="宋体" w:hint="eastAsia"/>
          <w:b w:val="0"/>
        </w:rPr>
        <w:t>改为</w:t>
      </w:r>
      <w:r w:rsidR="00702EAC">
        <w:rPr>
          <w:rFonts w:ascii="Times New Roman" w:eastAsia="宋体" w:hAnsi="宋体"/>
          <w:b w:val="0"/>
        </w:rPr>
        <w:t>，</w:t>
      </w:r>
      <w:r w:rsidR="00702EAC">
        <w:rPr>
          <w:rFonts w:ascii="Times New Roman" w:eastAsia="宋体" w:hAnsi="宋体" w:hint="eastAsia"/>
          <w:b w:val="0"/>
        </w:rPr>
        <w:t>由</w:t>
      </w:r>
      <w:r w:rsidR="00702EAC">
        <w:rPr>
          <w:rFonts w:ascii="Times New Roman" w:eastAsia="宋体" w:hAnsi="宋体"/>
          <w:b w:val="0"/>
        </w:rPr>
        <w:t>Media Ser</w:t>
      </w:r>
      <w:r w:rsidR="00702EAC">
        <w:rPr>
          <w:rFonts w:ascii="Times New Roman" w:eastAsia="宋体" w:hAnsi="宋体" w:hint="eastAsia"/>
          <w:b w:val="0"/>
        </w:rPr>
        <w:t>vice</w:t>
      </w:r>
      <w:r w:rsidR="00702EAC">
        <w:rPr>
          <w:rFonts w:ascii="Times New Roman" w:eastAsia="宋体" w:hAnsi="宋体"/>
          <w:b w:val="0"/>
        </w:rPr>
        <w:t>直接描画，</w:t>
      </w:r>
      <w:r w:rsidR="00702EAC">
        <w:rPr>
          <w:rFonts w:ascii="Times New Roman" w:eastAsia="宋体" w:hAnsi="宋体"/>
          <w:b w:val="0"/>
        </w:rPr>
        <w:t>Chromium</w:t>
      </w:r>
      <w:r w:rsidR="00702EAC">
        <w:rPr>
          <w:rFonts w:ascii="Times New Roman" w:eastAsia="宋体" w:hAnsi="宋体"/>
          <w:b w:val="0"/>
        </w:rPr>
        <w:t>浏览器在页面上挖洞的方法，偷到下一层的</w:t>
      </w:r>
      <w:r w:rsidR="00702EAC">
        <w:rPr>
          <w:rFonts w:ascii="Times New Roman" w:eastAsia="宋体" w:hAnsi="宋体"/>
          <w:b w:val="0"/>
        </w:rPr>
        <w:t>Media Service</w:t>
      </w:r>
      <w:r w:rsidR="00702EAC">
        <w:rPr>
          <w:rFonts w:ascii="Times New Roman" w:eastAsia="宋体" w:hAnsi="宋体"/>
          <w:b w:val="0"/>
        </w:rPr>
        <w:t>播放视频的</w:t>
      </w:r>
      <w:r w:rsidR="00702EAC">
        <w:rPr>
          <w:rFonts w:ascii="Times New Roman" w:eastAsia="宋体" w:hAnsi="宋体"/>
          <w:b w:val="0"/>
        </w:rPr>
        <w:t>Layer</w:t>
      </w:r>
      <w:r w:rsidR="00702EAC">
        <w:rPr>
          <w:rFonts w:ascii="Times New Roman" w:eastAsia="宋体" w:hAnsi="宋体"/>
          <w:b w:val="0"/>
        </w:rPr>
        <w:t>中，在体验上来说</w:t>
      </w:r>
      <w:r w:rsidR="00702EAC">
        <w:rPr>
          <w:rFonts w:ascii="Times New Roman" w:eastAsia="宋体" w:hAnsi="宋体" w:hint="eastAsia"/>
          <w:b w:val="0"/>
        </w:rPr>
        <w:t>，</w:t>
      </w:r>
      <w:r w:rsidR="00702EAC">
        <w:rPr>
          <w:rFonts w:ascii="Times New Roman" w:eastAsia="宋体" w:hAnsi="宋体"/>
          <w:b w:val="0"/>
        </w:rPr>
        <w:t>用户看到的依然</w:t>
      </w:r>
      <w:r w:rsidR="00702EAC">
        <w:rPr>
          <w:rFonts w:ascii="Times New Roman" w:eastAsia="宋体" w:hAnsi="宋体" w:hint="eastAsia"/>
          <w:b w:val="0"/>
        </w:rPr>
        <w:t>和</w:t>
      </w:r>
      <w:r w:rsidR="00702EAC">
        <w:rPr>
          <w:rFonts w:ascii="Times New Roman" w:eastAsia="宋体" w:hAnsi="宋体"/>
          <w:b w:val="0"/>
        </w:rPr>
        <w:t>之前的效果一样，但是</w:t>
      </w:r>
      <w:r w:rsidR="00660AAD">
        <w:rPr>
          <w:rFonts w:ascii="Times New Roman" w:eastAsia="宋体" w:hAnsi="宋体" w:hint="eastAsia"/>
          <w:b w:val="0"/>
        </w:rPr>
        <w:t>减少</w:t>
      </w:r>
      <w:r w:rsidR="00660AAD">
        <w:rPr>
          <w:rFonts w:ascii="Times New Roman" w:eastAsia="宋体" w:hAnsi="宋体"/>
          <w:b w:val="0"/>
        </w:rPr>
        <w:t>了进程</w:t>
      </w:r>
      <w:r w:rsidR="00660AAD">
        <w:rPr>
          <w:rFonts w:ascii="Times New Roman" w:eastAsia="宋体" w:hAnsi="宋体" w:hint="eastAsia"/>
          <w:b w:val="0"/>
        </w:rPr>
        <w:t>间通信</w:t>
      </w:r>
      <w:r w:rsidR="00660AAD">
        <w:rPr>
          <w:rFonts w:ascii="Times New Roman" w:eastAsia="宋体" w:hAnsi="宋体"/>
          <w:b w:val="0"/>
        </w:rPr>
        <w:t>的频率，</w:t>
      </w:r>
      <w:r w:rsidR="00702EAC">
        <w:rPr>
          <w:rFonts w:ascii="Times New Roman" w:eastAsia="宋体" w:hAnsi="宋体" w:hint="eastAsia"/>
          <w:b w:val="0"/>
        </w:rPr>
        <w:t>描画</w:t>
      </w:r>
      <w:r w:rsidR="00702EAC">
        <w:rPr>
          <w:rFonts w:ascii="Times New Roman" w:eastAsia="宋体" w:hAnsi="宋体"/>
          <w:b w:val="0"/>
        </w:rPr>
        <w:t>效率</w:t>
      </w:r>
      <w:r w:rsidR="00702EAC">
        <w:rPr>
          <w:rFonts w:ascii="Times New Roman" w:eastAsia="宋体" w:hAnsi="宋体" w:hint="eastAsia"/>
          <w:b w:val="0"/>
        </w:rPr>
        <w:t>得到了</w:t>
      </w:r>
      <w:r w:rsidR="00702EAC">
        <w:rPr>
          <w:rFonts w:ascii="Times New Roman" w:eastAsia="宋体" w:hAnsi="宋体"/>
          <w:b w:val="0"/>
        </w:rPr>
        <w:t>提升</w:t>
      </w:r>
      <w:r w:rsidR="00702EAC">
        <w:rPr>
          <w:rFonts w:ascii="Times New Roman" w:eastAsia="宋体" w:hAnsi="宋体" w:hint="eastAsia"/>
          <w:b w:val="0"/>
        </w:rPr>
        <w:t>。</w:t>
      </w:r>
    </w:p>
    <w:p w14:paraId="5401D674" w14:textId="77777777" w:rsidR="00F83FAE" w:rsidRDefault="00F83FAE" w:rsidP="00806779">
      <w:pPr>
        <w:pStyle w:val="My0"/>
      </w:pPr>
    </w:p>
    <w:p w14:paraId="658D0298" w14:textId="77777777" w:rsidR="000C13DD" w:rsidRDefault="000C13DD" w:rsidP="000C13DD">
      <w:pPr>
        <w:pStyle w:val="My0"/>
        <w:outlineLvl w:val="1"/>
      </w:pPr>
      <w:bookmarkStart w:id="80" w:name="_Toc466328114"/>
      <w:r>
        <w:rPr>
          <w:rFonts w:hint="eastAsia"/>
        </w:rPr>
        <w:t xml:space="preserve">5.4 </w:t>
      </w:r>
      <w:r w:rsidR="007342F3">
        <w:rPr>
          <w:rFonts w:hint="eastAsia"/>
        </w:rPr>
        <w:t>本章小结</w:t>
      </w:r>
      <w:bookmarkEnd w:id="80"/>
    </w:p>
    <w:p w14:paraId="6DA974FB" w14:textId="77777777" w:rsidR="006C3D7E" w:rsidRPr="00265E1B" w:rsidRDefault="00DA2363" w:rsidP="00265E1B">
      <w:pPr>
        <w:pStyle w:val="My0"/>
        <w:rPr>
          <w:rFonts w:ascii="Times New Roman" w:eastAsia="宋体" w:hAnsi="宋体"/>
          <w:b w:val="0"/>
        </w:rPr>
      </w:pPr>
      <w:r w:rsidRPr="00113994">
        <w:rPr>
          <w:rFonts w:ascii="Times New Roman" w:eastAsia="宋体" w:hAnsi="宋体"/>
          <w:b w:val="0"/>
        </w:rPr>
        <w:tab/>
      </w:r>
      <w:r w:rsidR="004B6053" w:rsidRPr="00265E1B">
        <w:rPr>
          <w:rFonts w:ascii="Times New Roman" w:eastAsia="宋体" w:hAnsi="宋体" w:hint="eastAsia"/>
          <w:b w:val="0"/>
        </w:rPr>
        <w:t>本章</w:t>
      </w:r>
      <w:r w:rsidR="00E837DA" w:rsidRPr="00265E1B">
        <w:rPr>
          <w:rFonts w:ascii="Times New Roman" w:eastAsia="宋体" w:hAnsi="宋体" w:hint="eastAsia"/>
          <w:b w:val="0"/>
        </w:rPr>
        <w:t>介绍</w:t>
      </w:r>
      <w:r w:rsidR="00E837DA" w:rsidRPr="00265E1B">
        <w:rPr>
          <w:rFonts w:ascii="Times New Roman" w:eastAsia="宋体" w:hAnsi="宋体"/>
          <w:b w:val="0"/>
        </w:rPr>
        <w:t>了本论文的测试</w:t>
      </w:r>
      <w:r w:rsidR="00E837DA" w:rsidRPr="00265E1B">
        <w:rPr>
          <w:rFonts w:ascii="Times New Roman" w:eastAsia="宋体" w:hAnsi="宋体" w:hint="eastAsia"/>
          <w:b w:val="0"/>
        </w:rPr>
        <w:t>及</w:t>
      </w:r>
      <w:r w:rsidR="00E837DA" w:rsidRPr="00265E1B">
        <w:rPr>
          <w:rFonts w:ascii="Times New Roman" w:eastAsia="宋体" w:hAnsi="宋体"/>
          <w:b w:val="0"/>
        </w:rPr>
        <w:t>测试结果</w:t>
      </w:r>
      <w:r w:rsidR="00777A54" w:rsidRPr="00265E1B">
        <w:rPr>
          <w:rFonts w:ascii="Times New Roman" w:eastAsia="宋体" w:hAnsi="宋体" w:hint="eastAsia"/>
          <w:b w:val="0"/>
        </w:rPr>
        <w:t>，</w:t>
      </w:r>
      <w:r w:rsidR="004B6053" w:rsidRPr="00265E1B">
        <w:rPr>
          <w:rFonts w:ascii="Times New Roman" w:eastAsia="宋体" w:hAnsi="宋体"/>
          <w:b w:val="0"/>
        </w:rPr>
        <w:t>是对第</w:t>
      </w:r>
      <w:r w:rsidR="004B6053" w:rsidRPr="00265E1B">
        <w:rPr>
          <w:rFonts w:ascii="Times New Roman" w:eastAsia="宋体" w:hAnsi="宋体" w:hint="eastAsia"/>
          <w:b w:val="0"/>
        </w:rPr>
        <w:t>2</w:t>
      </w:r>
      <w:r w:rsidR="004B6053" w:rsidRPr="00265E1B">
        <w:rPr>
          <w:rFonts w:ascii="Times New Roman" w:eastAsia="宋体" w:hAnsi="宋体" w:hint="eastAsia"/>
          <w:b w:val="0"/>
        </w:rPr>
        <w:t>、</w:t>
      </w:r>
      <w:r w:rsidR="004B6053" w:rsidRPr="00265E1B">
        <w:rPr>
          <w:rFonts w:ascii="Times New Roman" w:eastAsia="宋体" w:hAnsi="宋体" w:hint="eastAsia"/>
          <w:b w:val="0"/>
        </w:rPr>
        <w:t>3</w:t>
      </w:r>
      <w:r w:rsidR="004B6053" w:rsidRPr="00265E1B">
        <w:rPr>
          <w:rFonts w:ascii="Times New Roman" w:eastAsia="宋体" w:hAnsi="宋体" w:hint="eastAsia"/>
          <w:b w:val="0"/>
        </w:rPr>
        <w:t>、</w:t>
      </w:r>
      <w:r w:rsidR="004B6053" w:rsidRPr="00265E1B">
        <w:rPr>
          <w:rFonts w:ascii="Times New Roman" w:eastAsia="宋体" w:hAnsi="宋体" w:hint="eastAsia"/>
          <w:b w:val="0"/>
        </w:rPr>
        <w:t>4</w:t>
      </w:r>
      <w:r w:rsidR="004B6053" w:rsidRPr="00265E1B">
        <w:rPr>
          <w:rFonts w:ascii="Times New Roman" w:eastAsia="宋体" w:hAnsi="宋体" w:hint="eastAsia"/>
          <w:b w:val="0"/>
        </w:rPr>
        <w:t>章</w:t>
      </w:r>
      <w:r w:rsidR="004B6053" w:rsidRPr="00265E1B">
        <w:rPr>
          <w:rFonts w:ascii="Times New Roman" w:eastAsia="宋体" w:hAnsi="宋体"/>
          <w:b w:val="0"/>
        </w:rPr>
        <w:t>整体分析</w:t>
      </w:r>
      <w:r w:rsidR="004B6053" w:rsidRPr="00265E1B">
        <w:rPr>
          <w:rFonts w:ascii="Times New Roman" w:eastAsia="宋体" w:hAnsi="宋体" w:hint="eastAsia"/>
          <w:b w:val="0"/>
        </w:rPr>
        <w:t>、</w:t>
      </w:r>
      <w:r w:rsidR="004B6053" w:rsidRPr="00265E1B">
        <w:rPr>
          <w:rFonts w:ascii="Times New Roman" w:eastAsia="宋体" w:hAnsi="宋体"/>
          <w:b w:val="0"/>
        </w:rPr>
        <w:t>设计与实现的成果的检查与验证，</w:t>
      </w:r>
      <w:r w:rsidR="00B13658" w:rsidRPr="00265E1B">
        <w:rPr>
          <w:rFonts w:ascii="Times New Roman" w:eastAsia="宋体" w:hAnsi="宋体" w:hint="eastAsia"/>
          <w:b w:val="0"/>
        </w:rPr>
        <w:t>然后</w:t>
      </w:r>
      <w:r w:rsidR="004B6053" w:rsidRPr="00265E1B">
        <w:rPr>
          <w:rFonts w:ascii="Times New Roman" w:eastAsia="宋体" w:hAnsi="宋体"/>
          <w:b w:val="0"/>
        </w:rPr>
        <w:t>对设计和实现提出了</w:t>
      </w:r>
      <w:r w:rsidR="004B6053" w:rsidRPr="00265E1B">
        <w:rPr>
          <w:rFonts w:ascii="Times New Roman" w:eastAsia="宋体" w:hAnsi="宋体" w:hint="eastAsia"/>
          <w:b w:val="0"/>
        </w:rPr>
        <w:t>进一步</w:t>
      </w:r>
      <w:r w:rsidR="004B6053" w:rsidRPr="00265E1B">
        <w:rPr>
          <w:rFonts w:ascii="Times New Roman" w:eastAsia="宋体" w:hAnsi="宋体"/>
          <w:b w:val="0"/>
        </w:rPr>
        <w:t>的优化方案</w:t>
      </w:r>
      <w:r w:rsidR="00E1065F" w:rsidRPr="00265E1B">
        <w:rPr>
          <w:rFonts w:ascii="Times New Roman" w:eastAsia="宋体" w:hAnsi="宋体" w:hint="eastAsia"/>
          <w:b w:val="0"/>
        </w:rPr>
        <w:t>。</w:t>
      </w:r>
      <w:r w:rsidR="007C558C" w:rsidRPr="00265E1B">
        <w:rPr>
          <w:rFonts w:ascii="Times New Roman" w:eastAsia="宋体" w:hAnsi="宋体" w:hint="eastAsia"/>
          <w:b w:val="0"/>
        </w:rPr>
        <w:t>总体</w:t>
      </w:r>
      <w:r w:rsidR="007C558C" w:rsidRPr="00265E1B">
        <w:rPr>
          <w:rFonts w:ascii="Times New Roman" w:eastAsia="宋体" w:hAnsi="宋体"/>
          <w:b w:val="0"/>
        </w:rPr>
        <w:t>来说，</w:t>
      </w:r>
      <w:r w:rsidR="007C558C" w:rsidRPr="00265E1B">
        <w:rPr>
          <w:rFonts w:ascii="Times New Roman" w:eastAsia="宋体" w:hAnsi="宋体" w:hint="eastAsia"/>
          <w:b w:val="0"/>
        </w:rPr>
        <w:t>系统设计</w:t>
      </w:r>
      <w:r w:rsidR="007C558C" w:rsidRPr="00265E1B">
        <w:rPr>
          <w:rFonts w:ascii="Times New Roman" w:eastAsia="宋体" w:hAnsi="宋体"/>
          <w:b w:val="0"/>
        </w:rPr>
        <w:t>与实现与</w:t>
      </w:r>
      <w:r w:rsidR="007C558C" w:rsidRPr="00265E1B">
        <w:rPr>
          <w:rFonts w:ascii="Times New Roman" w:eastAsia="宋体" w:hAnsi="宋体" w:hint="eastAsia"/>
          <w:b w:val="0"/>
        </w:rPr>
        <w:t>初中</w:t>
      </w:r>
      <w:r w:rsidR="007C558C" w:rsidRPr="00265E1B">
        <w:rPr>
          <w:rFonts w:ascii="Times New Roman" w:eastAsia="宋体" w:hAnsi="宋体"/>
          <w:b w:val="0"/>
        </w:rPr>
        <w:t>目标一致，</w:t>
      </w:r>
      <w:r w:rsidR="00146C1C" w:rsidRPr="00265E1B">
        <w:rPr>
          <w:rFonts w:ascii="Times New Roman" w:eastAsia="宋体" w:hAnsi="宋体" w:hint="eastAsia"/>
          <w:b w:val="0"/>
        </w:rPr>
        <w:t>基本</w:t>
      </w:r>
      <w:r w:rsidR="00146C1C" w:rsidRPr="00265E1B">
        <w:rPr>
          <w:rFonts w:ascii="Times New Roman" w:eastAsia="宋体" w:hAnsi="宋体"/>
          <w:b w:val="0"/>
        </w:rPr>
        <w:t>完成了基于</w:t>
      </w:r>
      <w:r w:rsidR="00146C1C" w:rsidRPr="00265E1B">
        <w:rPr>
          <w:rFonts w:ascii="Times New Roman" w:eastAsia="宋体" w:hAnsi="宋体"/>
          <w:b w:val="0"/>
        </w:rPr>
        <w:t>Gstreamer</w:t>
      </w:r>
      <w:r w:rsidR="00146C1C" w:rsidRPr="00265E1B">
        <w:rPr>
          <w:rFonts w:ascii="Times New Roman" w:eastAsia="宋体" w:hAnsi="宋体"/>
          <w:b w:val="0"/>
        </w:rPr>
        <w:t>的</w:t>
      </w:r>
      <w:r w:rsidR="00146C1C" w:rsidRPr="00265E1B">
        <w:rPr>
          <w:rFonts w:ascii="Times New Roman" w:eastAsia="宋体" w:hAnsi="宋体"/>
          <w:b w:val="0"/>
        </w:rPr>
        <w:t>Chromium</w:t>
      </w:r>
      <w:r w:rsidR="00146C1C" w:rsidRPr="00265E1B">
        <w:rPr>
          <w:rFonts w:ascii="Times New Roman" w:eastAsia="宋体" w:hAnsi="宋体"/>
          <w:b w:val="0"/>
        </w:rPr>
        <w:t>音</w:t>
      </w:r>
      <w:r w:rsidR="00146C1C" w:rsidRPr="00265E1B">
        <w:rPr>
          <w:rFonts w:ascii="Times New Roman" w:eastAsia="宋体" w:hAnsi="宋体" w:hint="eastAsia"/>
          <w:b w:val="0"/>
        </w:rPr>
        <w:t>视频</w:t>
      </w:r>
      <w:r w:rsidR="00146C1C" w:rsidRPr="00265E1B">
        <w:rPr>
          <w:rFonts w:ascii="Times New Roman" w:eastAsia="宋体" w:hAnsi="宋体"/>
          <w:b w:val="0"/>
        </w:rPr>
        <w:t>播放系统的设计与实现</w:t>
      </w:r>
      <w:r w:rsidR="00146C1C" w:rsidRPr="00265E1B">
        <w:rPr>
          <w:rFonts w:ascii="Times New Roman" w:eastAsia="宋体" w:hAnsi="宋体" w:hint="eastAsia"/>
          <w:b w:val="0"/>
        </w:rPr>
        <w:t>。</w:t>
      </w:r>
    </w:p>
    <w:p w14:paraId="18F9B361" w14:textId="77777777" w:rsidR="006C3D7E" w:rsidRDefault="006C3D7E">
      <w:pPr>
        <w:spacing w:after="0" w:line="240" w:lineRule="auto"/>
        <w:ind w:firstLine="0"/>
      </w:pPr>
      <w:r>
        <w:br w:type="page"/>
      </w:r>
    </w:p>
    <w:p w14:paraId="3E633CD2" w14:textId="77777777" w:rsidR="00ED3424" w:rsidRDefault="00ED3424" w:rsidP="00ED3424">
      <w:pPr>
        <w:spacing w:after="0" w:line="240" w:lineRule="auto"/>
        <w:ind w:firstLine="0"/>
      </w:pPr>
    </w:p>
    <w:p w14:paraId="0021210E" w14:textId="77777777" w:rsidR="00ED3424" w:rsidRPr="008345D0" w:rsidRDefault="00ED3424" w:rsidP="00ED3424">
      <w:pPr>
        <w:pStyle w:val="a5"/>
        <w:rPr>
          <w:rStyle w:val="MyChar"/>
          <w:rFonts w:ascii="黑体" w:eastAsia="黑体" w:hAnsi="黑体"/>
        </w:rPr>
      </w:pPr>
      <w:bookmarkStart w:id="81" w:name="_Toc466328115"/>
      <w:r>
        <w:rPr>
          <w:rStyle w:val="MyChar"/>
          <w:rFonts w:ascii="黑体" w:eastAsia="黑体" w:hAnsi="黑体" w:hint="eastAsia"/>
        </w:rPr>
        <w:t>6</w:t>
      </w:r>
      <w:r w:rsidRPr="008345D0">
        <w:rPr>
          <w:rStyle w:val="MyChar"/>
          <w:rFonts w:ascii="黑体" w:eastAsia="黑体" w:hAnsi="黑体" w:hint="eastAsia"/>
        </w:rPr>
        <w:t xml:space="preserve"> </w:t>
      </w:r>
      <w:r>
        <w:rPr>
          <w:rStyle w:val="MyChar"/>
          <w:rFonts w:ascii="黑体" w:eastAsia="黑体" w:hAnsi="黑体" w:hint="eastAsia"/>
        </w:rPr>
        <w:t>总结与展望</w:t>
      </w:r>
      <w:bookmarkEnd w:id="81"/>
    </w:p>
    <w:p w14:paraId="11FDC49F" w14:textId="77777777" w:rsidR="00ED3424" w:rsidRDefault="00ED3424" w:rsidP="00ED3424">
      <w:pPr>
        <w:ind w:firstLine="0"/>
      </w:pPr>
    </w:p>
    <w:p w14:paraId="4F6CB385" w14:textId="77777777" w:rsidR="005B384C" w:rsidRDefault="0094228B" w:rsidP="005B384C">
      <w:pPr>
        <w:pStyle w:val="My0"/>
        <w:outlineLvl w:val="1"/>
      </w:pPr>
      <w:bookmarkStart w:id="82" w:name="_Toc466328116"/>
      <w:r>
        <w:rPr>
          <w:rFonts w:hint="eastAsia"/>
        </w:rPr>
        <w:t>6.1</w:t>
      </w:r>
      <w:r w:rsidR="005B384C">
        <w:rPr>
          <w:rFonts w:hint="eastAsia"/>
        </w:rPr>
        <w:t xml:space="preserve"> </w:t>
      </w:r>
      <w:r w:rsidR="006F076E">
        <w:rPr>
          <w:rFonts w:hint="eastAsia"/>
        </w:rPr>
        <w:t>工作</w:t>
      </w:r>
      <w:r w:rsidR="00C0028A">
        <w:t>总结</w:t>
      </w:r>
      <w:bookmarkEnd w:id="82"/>
    </w:p>
    <w:p w14:paraId="182FE086" w14:textId="77777777" w:rsidR="00F1178D" w:rsidRDefault="00B31F1B" w:rsidP="00745856">
      <w:pPr>
        <w:pStyle w:val="My0"/>
        <w:rPr>
          <w:rFonts w:ascii="Times New Roman" w:eastAsia="宋体" w:hAnsi="宋体"/>
          <w:b w:val="0"/>
        </w:rPr>
      </w:pPr>
      <w:r>
        <w:tab/>
      </w:r>
      <w:r w:rsidR="00615390">
        <w:rPr>
          <w:rFonts w:ascii="Times New Roman" w:eastAsia="宋体" w:hAnsi="宋体" w:hint="eastAsia"/>
          <w:b w:val="0"/>
        </w:rPr>
        <w:t>本文</w:t>
      </w:r>
      <w:r w:rsidR="0034323D" w:rsidRPr="0034323D">
        <w:rPr>
          <w:rFonts w:ascii="Times New Roman" w:eastAsia="宋体" w:hAnsi="宋体" w:hint="eastAsia"/>
          <w:b w:val="0"/>
        </w:rPr>
        <w:t>通过对嵌入式设备多媒体数据应用的现状和趋势的了解，结合车载多媒体终端软硬件开发平台技术，对常见构建流媒体应用的开源多媒体框架及</w:t>
      </w:r>
      <w:r w:rsidR="0034323D" w:rsidRPr="0034323D">
        <w:rPr>
          <w:rFonts w:ascii="Times New Roman" w:eastAsia="宋体" w:hAnsi="宋体"/>
          <w:b w:val="0"/>
        </w:rPr>
        <w:t>浏览器音视频播放体系结构的相关技术进行学习研究。根据开发需求和</w:t>
      </w:r>
      <w:r w:rsidR="00794D27">
        <w:rPr>
          <w:rFonts w:ascii="Times New Roman" w:eastAsia="宋体" w:hAnsi="宋体" w:hint="eastAsia"/>
          <w:b w:val="0"/>
        </w:rPr>
        <w:t>开源项目</w:t>
      </w:r>
      <w:r w:rsidR="000A68E5" w:rsidRPr="0034323D">
        <w:rPr>
          <w:rFonts w:ascii="Times New Roman" w:eastAsia="宋体" w:hAnsi="宋体"/>
          <w:b w:val="0"/>
        </w:rPr>
        <w:t>Chromium</w:t>
      </w:r>
      <w:r w:rsidR="0034323D" w:rsidRPr="0034323D">
        <w:rPr>
          <w:rFonts w:ascii="Times New Roman" w:eastAsia="宋体" w:hAnsi="宋体"/>
          <w:b w:val="0"/>
        </w:rPr>
        <w:t>的分析，设计并实现</w:t>
      </w:r>
      <w:r w:rsidR="009305D2">
        <w:rPr>
          <w:rFonts w:ascii="Times New Roman" w:eastAsia="宋体" w:hAnsi="宋体" w:hint="eastAsia"/>
          <w:b w:val="0"/>
        </w:rPr>
        <w:t>了</w:t>
      </w:r>
      <w:r w:rsidR="0034323D" w:rsidRPr="0034323D">
        <w:rPr>
          <w:rFonts w:ascii="Times New Roman" w:eastAsia="宋体" w:hAnsi="宋体"/>
          <w:b w:val="0"/>
        </w:rPr>
        <w:t>基于</w:t>
      </w:r>
      <w:r w:rsidR="0034323D" w:rsidRPr="0034323D">
        <w:rPr>
          <w:rFonts w:ascii="Times New Roman" w:eastAsia="宋体" w:hAnsi="宋体"/>
          <w:b w:val="0"/>
        </w:rPr>
        <w:t>Gstreamer</w:t>
      </w:r>
      <w:r w:rsidR="0034323D" w:rsidRPr="0034323D">
        <w:rPr>
          <w:rFonts w:ascii="Times New Roman" w:eastAsia="宋体" w:hAnsi="宋体"/>
          <w:b w:val="0"/>
        </w:rPr>
        <w:t>架构的</w:t>
      </w:r>
      <w:r w:rsidR="0034323D" w:rsidRPr="0034323D">
        <w:rPr>
          <w:rFonts w:ascii="Times New Roman" w:eastAsia="宋体" w:hAnsi="宋体"/>
          <w:b w:val="0"/>
        </w:rPr>
        <w:t>Chromium</w:t>
      </w:r>
      <w:r w:rsidR="0034323D" w:rsidRPr="0034323D">
        <w:rPr>
          <w:rFonts w:ascii="Times New Roman" w:eastAsia="宋体" w:hAnsi="宋体"/>
          <w:b w:val="0"/>
        </w:rPr>
        <w:t>音视频播放</w:t>
      </w:r>
      <w:r w:rsidR="00B740E4">
        <w:rPr>
          <w:rFonts w:ascii="Times New Roman" w:eastAsia="宋体" w:hAnsi="宋体" w:hint="eastAsia"/>
          <w:b w:val="0"/>
        </w:rPr>
        <w:t>系统</w:t>
      </w:r>
      <w:r w:rsidR="0034323D" w:rsidRPr="0034323D">
        <w:rPr>
          <w:rFonts w:ascii="Times New Roman" w:eastAsia="宋体" w:hAnsi="宋体"/>
          <w:b w:val="0"/>
        </w:rPr>
        <w:t>。</w:t>
      </w:r>
    </w:p>
    <w:p w14:paraId="7FC52D3F" w14:textId="77777777" w:rsidR="00F75D68" w:rsidRDefault="00F75D68" w:rsidP="00745856">
      <w:pPr>
        <w:pStyle w:val="My0"/>
        <w:rPr>
          <w:rFonts w:ascii="Times New Roman" w:eastAsia="宋体" w:hAnsi="宋体"/>
          <w:b w:val="0"/>
        </w:rPr>
      </w:pPr>
      <w:r>
        <w:rPr>
          <w:rFonts w:ascii="Times New Roman" w:eastAsia="宋体" w:hAnsi="宋体"/>
          <w:b w:val="0"/>
        </w:rPr>
        <w:tab/>
      </w:r>
      <w:r w:rsidR="00930C24">
        <w:rPr>
          <w:rFonts w:ascii="Times New Roman" w:eastAsia="宋体" w:hAnsi="宋体" w:hint="eastAsia"/>
          <w:b w:val="0"/>
        </w:rPr>
        <w:t>本</w:t>
      </w:r>
      <w:r w:rsidR="00930C24">
        <w:rPr>
          <w:rFonts w:ascii="Times New Roman" w:eastAsia="宋体" w:hAnsi="宋体"/>
          <w:b w:val="0"/>
        </w:rPr>
        <w:t>课题</w:t>
      </w:r>
      <w:r>
        <w:rPr>
          <w:rFonts w:ascii="Times New Roman" w:eastAsia="宋体" w:hAnsi="宋体"/>
          <w:b w:val="0"/>
        </w:rPr>
        <w:t>完成的主要内容包括以下几个方面：</w:t>
      </w:r>
    </w:p>
    <w:p w14:paraId="4A65CF69" w14:textId="77777777" w:rsidR="00F75D68" w:rsidRDefault="00C12DBA" w:rsidP="00745856">
      <w:pPr>
        <w:pStyle w:val="My0"/>
        <w:numPr>
          <w:ilvl w:val="0"/>
          <w:numId w:val="30"/>
        </w:numPr>
        <w:rPr>
          <w:rFonts w:ascii="Times New Roman" w:eastAsia="宋体" w:hAnsi="宋体"/>
          <w:b w:val="0"/>
        </w:rPr>
      </w:pPr>
      <w:r w:rsidRPr="00C12DBA">
        <w:rPr>
          <w:rFonts w:ascii="Times New Roman" w:eastAsia="宋体" w:hAnsi="宋体"/>
          <w:b w:val="0"/>
        </w:rPr>
        <w:t>Chromium</w:t>
      </w:r>
      <w:r w:rsidRPr="00C12DBA">
        <w:rPr>
          <w:rFonts w:ascii="Times New Roman" w:eastAsia="宋体" w:hAnsi="宋体"/>
          <w:b w:val="0"/>
        </w:rPr>
        <w:t>浏览器多媒体播放相关的架构分析与重构设计</w:t>
      </w:r>
    </w:p>
    <w:p w14:paraId="3ED2BCFF" w14:textId="77777777"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Chromium</w:t>
      </w:r>
      <w:r w:rsidRPr="001262F6">
        <w:rPr>
          <w:rFonts w:ascii="Times New Roman" w:eastAsia="宋体" w:hAnsi="宋体"/>
          <w:b w:val="0"/>
        </w:rPr>
        <w:t>是谷歌开源网页浏览器计划的代号</w:t>
      </w:r>
      <w:r w:rsidR="00D61775">
        <w:rPr>
          <w:rFonts w:ascii="Times New Roman" w:eastAsia="宋体" w:hAnsi="宋体" w:hint="eastAsia"/>
          <w:b w:val="0"/>
        </w:rPr>
        <w:t>，</w:t>
      </w:r>
      <w:r w:rsidRPr="001262F6">
        <w:rPr>
          <w:rFonts w:ascii="Times New Roman" w:eastAsia="宋体" w:hAnsi="宋体"/>
          <w:b w:val="0"/>
        </w:rPr>
        <w:t>其核心思想基于高效、稳定、安全等理念</w:t>
      </w:r>
      <w:r w:rsidR="00CB1D53">
        <w:rPr>
          <w:rFonts w:ascii="Times New Roman" w:eastAsia="宋体" w:hAnsi="宋体" w:hint="eastAsia"/>
          <w:b w:val="0"/>
        </w:rPr>
        <w:t>，</w:t>
      </w:r>
      <w:r w:rsidRPr="001262F6">
        <w:rPr>
          <w:rFonts w:ascii="Times New Roman" w:eastAsia="宋体" w:hAnsi="宋体"/>
          <w:b w:val="0"/>
        </w:rPr>
        <w:t>采用苹果公司的</w:t>
      </w:r>
      <w:r w:rsidRPr="001262F6">
        <w:rPr>
          <w:rFonts w:ascii="Times New Roman" w:eastAsia="宋体" w:hAnsi="宋体"/>
          <w:b w:val="0"/>
        </w:rPr>
        <w:t>Webkit</w:t>
      </w:r>
      <w:r w:rsidRPr="001262F6">
        <w:rPr>
          <w:rFonts w:ascii="Times New Roman" w:eastAsia="宋体" w:hAnsi="宋体"/>
          <w:b w:val="0"/>
        </w:rPr>
        <w:t>解析排版引擎</w:t>
      </w:r>
      <w:r w:rsidR="00CB1D53">
        <w:rPr>
          <w:rFonts w:ascii="Times New Roman" w:eastAsia="宋体" w:hAnsi="宋体" w:hint="eastAsia"/>
          <w:b w:val="0"/>
        </w:rPr>
        <w:t>，</w:t>
      </w:r>
      <w:r w:rsidRPr="001262F6">
        <w:rPr>
          <w:rFonts w:ascii="Times New Roman" w:eastAsia="宋体" w:hAnsi="宋体"/>
          <w:b w:val="0"/>
        </w:rPr>
        <w:t>附上自主研发</w:t>
      </w:r>
      <w:r w:rsidRPr="001262F6">
        <w:rPr>
          <w:rFonts w:ascii="Times New Roman" w:eastAsia="宋体" w:hAnsi="宋体"/>
          <w:b w:val="0"/>
        </w:rPr>
        <w:t>V8 Javascript</w:t>
      </w:r>
      <w:r w:rsidRPr="001262F6">
        <w:rPr>
          <w:rFonts w:ascii="Times New Roman" w:eastAsia="宋体" w:hAnsi="宋体"/>
          <w:b w:val="0"/>
        </w:rPr>
        <w:t>解析引擎</w:t>
      </w:r>
      <w:r w:rsidR="00CB1D53">
        <w:rPr>
          <w:rFonts w:ascii="Times New Roman" w:eastAsia="宋体" w:hAnsi="宋体" w:hint="eastAsia"/>
          <w:b w:val="0"/>
        </w:rPr>
        <w:t>，</w:t>
      </w:r>
      <w:r w:rsidRPr="001262F6">
        <w:rPr>
          <w:rFonts w:ascii="Times New Roman" w:eastAsia="宋体" w:hAnsi="宋体"/>
          <w:b w:val="0"/>
        </w:rPr>
        <w:t>并捆绑了有名的沙盒机制来实现安全访问。由于开源项目的版本更迭频繁</w:t>
      </w:r>
      <w:r w:rsidR="001B1FA3">
        <w:rPr>
          <w:rFonts w:ascii="Times New Roman" w:eastAsia="宋体" w:hAnsi="宋体" w:hint="eastAsia"/>
          <w:b w:val="0"/>
        </w:rPr>
        <w:t>，</w:t>
      </w:r>
      <w:r w:rsidRPr="001262F6">
        <w:rPr>
          <w:rFonts w:ascii="Times New Roman" w:eastAsia="宋体" w:hAnsi="宋体"/>
          <w:b w:val="0"/>
        </w:rPr>
        <w:t>截止目前</w:t>
      </w:r>
      <w:r w:rsidR="00584225">
        <w:rPr>
          <w:rFonts w:ascii="Times New Roman" w:eastAsia="宋体" w:hAnsi="宋体" w:hint="eastAsia"/>
          <w:b w:val="0"/>
        </w:rPr>
        <w:t>，</w:t>
      </w:r>
      <w:r w:rsidRPr="001262F6">
        <w:rPr>
          <w:rFonts w:ascii="Times New Roman" w:eastAsia="宋体" w:hAnsi="宋体"/>
          <w:b w:val="0"/>
        </w:rPr>
        <w:t>Chromium</w:t>
      </w:r>
      <w:r w:rsidRPr="001262F6">
        <w:rPr>
          <w:rFonts w:ascii="Times New Roman" w:eastAsia="宋体" w:hAnsi="宋体"/>
          <w:b w:val="0"/>
        </w:rPr>
        <w:t>的主版本号己经很多</w:t>
      </w:r>
      <w:r w:rsidR="009C2DE9">
        <w:rPr>
          <w:rFonts w:ascii="Times New Roman" w:eastAsia="宋体" w:hAnsi="宋体" w:hint="eastAsia"/>
          <w:b w:val="0"/>
        </w:rPr>
        <w:t>，</w:t>
      </w:r>
      <w:r w:rsidRPr="001262F6">
        <w:rPr>
          <w:rFonts w:ascii="Times New Roman" w:eastAsia="宋体" w:hAnsi="宋体"/>
          <w:b w:val="0"/>
        </w:rPr>
        <w:t>副版本号更是每时每刻都在改变</w:t>
      </w:r>
      <w:r w:rsidR="00061CF0">
        <w:rPr>
          <w:rFonts w:ascii="Times New Roman" w:eastAsia="宋体" w:hAnsi="宋体" w:hint="eastAsia"/>
          <w:b w:val="0"/>
        </w:rPr>
        <w:t>。</w:t>
      </w:r>
      <w:r w:rsidRPr="001262F6">
        <w:rPr>
          <w:rFonts w:ascii="Times New Roman" w:eastAsia="宋体" w:hAnsi="宋体" w:hint="eastAsia"/>
          <w:b w:val="0"/>
        </w:rPr>
        <w:t>对于多媒体播放相关的模块，</w:t>
      </w:r>
      <w:r w:rsidRPr="001262F6">
        <w:rPr>
          <w:rFonts w:ascii="Times New Roman" w:eastAsia="宋体" w:hAnsi="宋体"/>
          <w:b w:val="0"/>
        </w:rPr>
        <w:t>Chromium</w:t>
      </w:r>
      <w:r w:rsidRPr="001262F6">
        <w:rPr>
          <w:rFonts w:ascii="Times New Roman" w:eastAsia="宋体" w:hAnsi="宋体"/>
          <w:b w:val="0"/>
        </w:rPr>
        <w:t>本身提供了一个简单的实现方式，但是非常具有局限性，不能共通使用。在资源十分有限的嵌入式车载多媒体终端产品中，不可能为浏览器单独写相应的多媒体应用模块，一般来说，是多个应用共享一个音视频播放动态库，</w:t>
      </w:r>
      <w:r w:rsidRPr="001262F6">
        <w:rPr>
          <w:rFonts w:ascii="Times New Roman" w:eastAsia="宋体" w:hAnsi="宋体"/>
          <w:b w:val="0"/>
        </w:rPr>
        <w:t>Chromium</w:t>
      </w:r>
      <w:r w:rsidRPr="001262F6">
        <w:rPr>
          <w:rFonts w:ascii="Times New Roman" w:eastAsia="宋体" w:hAnsi="宋体"/>
          <w:b w:val="0"/>
        </w:rPr>
        <w:t>也调用此共享库进行音视频的播放。因此需要对</w:t>
      </w:r>
      <w:r w:rsidRPr="001262F6">
        <w:rPr>
          <w:rFonts w:ascii="Times New Roman" w:eastAsia="宋体" w:hAnsi="宋体"/>
          <w:b w:val="0"/>
        </w:rPr>
        <w:t>Chromium</w:t>
      </w:r>
      <w:r w:rsidRPr="001262F6">
        <w:rPr>
          <w:rFonts w:ascii="Times New Roman" w:eastAsia="宋体" w:hAnsi="宋体"/>
          <w:b w:val="0"/>
        </w:rPr>
        <w:t>音视频播放相关的部分代码进行重构，添加中间层并抽象出比较通用的接口。这一部分的主要工作是：</w:t>
      </w:r>
    </w:p>
    <w:p w14:paraId="35A951E9" w14:textId="77777777"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1</w:t>
      </w:r>
      <w:r w:rsidRPr="001262F6">
        <w:rPr>
          <w:rFonts w:ascii="Times New Roman" w:eastAsia="宋体" w:hAnsi="宋体"/>
          <w:b w:val="0"/>
        </w:rPr>
        <w:t>）分析</w:t>
      </w:r>
      <w:r w:rsidRPr="001262F6">
        <w:rPr>
          <w:rFonts w:ascii="Times New Roman" w:eastAsia="宋体" w:hAnsi="宋体"/>
          <w:b w:val="0"/>
        </w:rPr>
        <w:t>Chromium</w:t>
      </w:r>
      <w:r w:rsidRPr="001262F6">
        <w:rPr>
          <w:rFonts w:ascii="Times New Roman" w:eastAsia="宋体" w:hAnsi="宋体"/>
          <w:b w:val="0"/>
        </w:rPr>
        <w:t>音视频播放相关的代码结构及实现流程；</w:t>
      </w:r>
    </w:p>
    <w:p w14:paraId="3BB8383A" w14:textId="77777777"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2</w:t>
      </w:r>
      <w:r w:rsidRPr="001262F6">
        <w:rPr>
          <w:rFonts w:ascii="Times New Roman" w:eastAsia="宋体" w:hAnsi="宋体"/>
          <w:b w:val="0"/>
        </w:rPr>
        <w:t>）根据需求，分析和抽象出中间层用于共同接口的</w:t>
      </w:r>
      <w:r w:rsidRPr="001262F6">
        <w:rPr>
          <w:rFonts w:ascii="Times New Roman" w:eastAsia="宋体" w:hAnsi="宋体" w:hint="eastAsia"/>
          <w:b w:val="0"/>
        </w:rPr>
        <w:t>适配；</w:t>
      </w:r>
    </w:p>
    <w:p w14:paraId="2551E815" w14:textId="77777777" w:rsidR="001262F6" w:rsidRPr="00F75D68" w:rsidRDefault="001262F6" w:rsidP="00745856">
      <w:pPr>
        <w:pStyle w:val="My0"/>
        <w:ind w:firstLineChars="175" w:firstLine="420"/>
        <w:rPr>
          <w:rFonts w:ascii="Times New Roman" w:eastAsia="宋体" w:hAnsi="宋体"/>
          <w:b w:val="0"/>
        </w:rPr>
      </w:pPr>
      <w:r w:rsidRPr="001262F6">
        <w:rPr>
          <w:rFonts w:ascii="Times New Roman" w:eastAsia="宋体" w:hAnsi="宋体" w:hint="eastAsia"/>
          <w:b w:val="0"/>
        </w:rPr>
        <w:t>（</w:t>
      </w:r>
      <w:r w:rsidRPr="001262F6">
        <w:rPr>
          <w:rFonts w:ascii="Times New Roman" w:eastAsia="宋体" w:hAnsi="宋体"/>
          <w:b w:val="0"/>
        </w:rPr>
        <w:t>3</w:t>
      </w:r>
      <w:r w:rsidRPr="001262F6">
        <w:rPr>
          <w:rFonts w:ascii="Times New Roman" w:eastAsia="宋体" w:hAnsi="宋体"/>
          <w:b w:val="0"/>
        </w:rPr>
        <w:t>）在原来的基础上重构优化现有的结构和代码。</w:t>
      </w:r>
    </w:p>
    <w:p w14:paraId="52412D64" w14:textId="77777777" w:rsidR="0007259E" w:rsidRPr="0007259E" w:rsidRDefault="00124D7F" w:rsidP="00745856">
      <w:pPr>
        <w:pStyle w:val="My0"/>
        <w:numPr>
          <w:ilvl w:val="0"/>
          <w:numId w:val="30"/>
        </w:numPr>
        <w:rPr>
          <w:rFonts w:ascii="Times New Roman" w:eastAsia="宋体" w:hAnsi="宋体"/>
          <w:b w:val="0"/>
        </w:rPr>
      </w:pPr>
      <w:r>
        <w:rPr>
          <w:rFonts w:ascii="Times New Roman" w:eastAsia="宋体" w:hAnsi="宋体" w:hint="eastAsia"/>
          <w:b w:val="0"/>
        </w:rPr>
        <w:t>掌握</w:t>
      </w:r>
      <w:r w:rsidR="0007259E" w:rsidRPr="0007259E">
        <w:rPr>
          <w:rFonts w:ascii="Times New Roman" w:eastAsia="宋体" w:hAnsi="宋体"/>
          <w:b w:val="0"/>
        </w:rPr>
        <w:t>Gstreamer</w:t>
      </w:r>
      <w:r>
        <w:rPr>
          <w:rFonts w:ascii="Times New Roman" w:eastAsia="宋体" w:hAnsi="宋体"/>
          <w:b w:val="0"/>
        </w:rPr>
        <w:t>架构的原理和使用方法</w:t>
      </w:r>
    </w:p>
    <w:p w14:paraId="29774546" w14:textId="77777777" w:rsidR="00E43A9A" w:rsidRDefault="0007259E" w:rsidP="00745856">
      <w:pPr>
        <w:pStyle w:val="My0"/>
        <w:ind w:firstLine="420"/>
        <w:rPr>
          <w:rFonts w:ascii="Times New Roman" w:eastAsia="宋体" w:hAnsi="宋体"/>
          <w:b w:val="0"/>
        </w:rPr>
      </w:pPr>
      <w:r w:rsidRPr="0007259E">
        <w:rPr>
          <w:rFonts w:ascii="Times New Roman" w:eastAsia="宋体" w:hAnsi="宋体"/>
          <w:b w:val="0"/>
        </w:rPr>
        <w:t>Gstreamer</w:t>
      </w:r>
      <w:r w:rsidRPr="0007259E">
        <w:rPr>
          <w:rFonts w:ascii="Times New Roman" w:eastAsia="宋体" w:hAnsi="宋体"/>
          <w:b w:val="0"/>
        </w:rPr>
        <w:t>是一个创建流媒体应用程序的框架，在</w:t>
      </w:r>
      <w:r w:rsidRPr="0007259E">
        <w:rPr>
          <w:rFonts w:ascii="Times New Roman" w:eastAsia="宋体" w:hAnsi="宋体"/>
          <w:b w:val="0"/>
        </w:rPr>
        <w:t xml:space="preserve"> Linux </w:t>
      </w:r>
      <w:r w:rsidRPr="0007259E">
        <w:rPr>
          <w:rFonts w:ascii="Times New Roman" w:eastAsia="宋体" w:hAnsi="宋体"/>
          <w:b w:val="0"/>
        </w:rPr>
        <w:t>系统平台上，通过其管道的设计工作的理念和面向物件的思想，开发者可以设计一个简洁而高效的可扩展型的播放器。这种架构最显著的优点是其提供的功能元件可以有机的接入到各种应用管道程序中</w:t>
      </w:r>
      <w:r w:rsidR="00E645C5">
        <w:rPr>
          <w:rFonts w:ascii="Times New Roman" w:eastAsia="宋体" w:hAnsi="宋体" w:hint="eastAsia"/>
          <w:b w:val="0"/>
        </w:rPr>
        <w:t>，</w:t>
      </w:r>
      <w:r w:rsidR="00BC21DA">
        <w:rPr>
          <w:rFonts w:ascii="Times New Roman" w:eastAsia="宋体" w:hAnsi="宋体"/>
          <w:b w:val="0"/>
        </w:rPr>
        <w:t>从而降低</w:t>
      </w:r>
      <w:r w:rsidRPr="0007259E">
        <w:rPr>
          <w:rFonts w:ascii="Times New Roman" w:eastAsia="宋体" w:hAnsi="宋体"/>
          <w:b w:val="0"/>
        </w:rPr>
        <w:t>设计开发工作的复杂性。此外</w:t>
      </w:r>
      <w:r w:rsidR="00A70A3E">
        <w:rPr>
          <w:rFonts w:ascii="Times New Roman" w:eastAsia="宋体" w:hAnsi="宋体" w:hint="eastAsia"/>
          <w:b w:val="0"/>
        </w:rPr>
        <w:t>，</w:t>
      </w:r>
      <w:r w:rsidRPr="0007259E">
        <w:rPr>
          <w:rFonts w:ascii="Times New Roman" w:eastAsia="宋体" w:hAnsi="宋体"/>
          <w:b w:val="0"/>
        </w:rPr>
        <w:t>这种架构是基于插件的</w:t>
      </w:r>
      <w:r w:rsidR="006C3CA3">
        <w:rPr>
          <w:rFonts w:ascii="Times New Roman" w:eastAsia="宋体" w:hAnsi="宋体" w:hint="eastAsia"/>
          <w:b w:val="0"/>
        </w:rPr>
        <w:t>，</w:t>
      </w:r>
      <w:r w:rsidRPr="0007259E">
        <w:rPr>
          <w:rFonts w:ascii="Times New Roman" w:eastAsia="宋体" w:hAnsi="宋体"/>
          <w:b w:val="0"/>
        </w:rPr>
        <w:t>Gstreamer</w:t>
      </w:r>
      <w:r w:rsidRPr="0007259E">
        <w:rPr>
          <w:rFonts w:ascii="Times New Roman" w:eastAsia="宋体" w:hAnsi="宋体"/>
          <w:b w:val="0"/>
        </w:rPr>
        <w:t>将各种元件和一些基本的功能模块都以插件的形式封装成箱柜</w:t>
      </w:r>
      <w:r w:rsidR="00C06D8F">
        <w:rPr>
          <w:rFonts w:ascii="Times New Roman" w:eastAsia="宋体" w:hAnsi="宋体" w:hint="eastAsia"/>
          <w:b w:val="0"/>
        </w:rPr>
        <w:t>，</w:t>
      </w:r>
      <w:r w:rsidRPr="0007259E">
        <w:rPr>
          <w:rFonts w:ascii="Times New Roman" w:eastAsia="宋体" w:hAnsi="宋体"/>
          <w:b w:val="0"/>
        </w:rPr>
        <w:t>开发者进行开发时可以引用</w:t>
      </w:r>
      <w:r w:rsidRPr="0007259E">
        <w:rPr>
          <w:rFonts w:ascii="Times New Roman" w:eastAsia="宋体" w:hAnsi="宋体"/>
          <w:b w:val="0"/>
        </w:rPr>
        <w:lastRenderedPageBreak/>
        <w:t>这些功能模块设计特定的处理程序。几个比较重要的基础结构是：元件</w:t>
      </w:r>
      <w:r w:rsidRPr="0007259E">
        <w:rPr>
          <w:rFonts w:ascii="Times New Roman" w:eastAsia="宋体" w:hAnsi="宋体"/>
          <w:b w:val="0"/>
        </w:rPr>
        <w:t>(Elements)</w:t>
      </w:r>
      <w:r w:rsidRPr="0007259E">
        <w:rPr>
          <w:rFonts w:ascii="Times New Roman" w:eastAsia="宋体" w:hAnsi="宋体"/>
          <w:b w:val="0"/>
        </w:rPr>
        <w:t>、衬垫（</w:t>
      </w:r>
      <w:r w:rsidRPr="0007259E">
        <w:rPr>
          <w:rFonts w:ascii="Times New Roman" w:eastAsia="宋体" w:hAnsi="宋体"/>
          <w:b w:val="0"/>
        </w:rPr>
        <w:t>Pads)</w:t>
      </w:r>
      <w:r w:rsidRPr="0007259E">
        <w:rPr>
          <w:rFonts w:ascii="Times New Roman" w:eastAsia="宋体" w:hAnsi="宋体"/>
          <w:b w:val="0"/>
        </w:rPr>
        <w:t>、管道</w:t>
      </w:r>
      <w:r w:rsidRPr="0007259E">
        <w:rPr>
          <w:rFonts w:ascii="Times New Roman" w:eastAsia="宋体" w:hAnsi="宋体"/>
          <w:b w:val="0"/>
        </w:rPr>
        <w:t>(pipelines)</w:t>
      </w:r>
      <w:r w:rsidRPr="0007259E">
        <w:rPr>
          <w:rFonts w:ascii="Times New Roman" w:eastAsia="宋体" w:hAnsi="宋体"/>
          <w:b w:val="0"/>
        </w:rPr>
        <w:t>、箱柜</w:t>
      </w:r>
      <w:r w:rsidRPr="0007259E">
        <w:rPr>
          <w:rFonts w:ascii="Times New Roman" w:eastAsia="宋体" w:hAnsi="宋体"/>
          <w:b w:val="0"/>
        </w:rPr>
        <w:t>(bin)</w:t>
      </w:r>
      <w:r w:rsidRPr="0007259E">
        <w:rPr>
          <w:rFonts w:ascii="Times New Roman" w:eastAsia="宋体" w:hAnsi="宋体"/>
          <w:b w:val="0"/>
        </w:rPr>
        <w:t>。</w:t>
      </w:r>
    </w:p>
    <w:p w14:paraId="5FA95024" w14:textId="77777777"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这一部分的主要内容是：研究并设计基于</w:t>
      </w:r>
      <w:r w:rsidRPr="0007259E">
        <w:rPr>
          <w:rFonts w:ascii="Times New Roman" w:eastAsia="宋体" w:hAnsi="宋体"/>
          <w:b w:val="0"/>
        </w:rPr>
        <w:t>Gstreamer</w:t>
      </w:r>
      <w:r w:rsidRPr="0007259E">
        <w:rPr>
          <w:rFonts w:ascii="Times New Roman" w:eastAsia="宋体" w:hAnsi="宋体"/>
          <w:b w:val="0"/>
        </w:rPr>
        <w:t>开发框架播放器的后台处理模块架构方案</w:t>
      </w:r>
      <w:r w:rsidR="00D52699">
        <w:rPr>
          <w:rFonts w:ascii="Times New Roman" w:eastAsia="宋体" w:hAnsi="宋体" w:hint="eastAsia"/>
          <w:b w:val="0"/>
        </w:rPr>
        <w:t>，</w:t>
      </w:r>
      <w:r w:rsidRPr="0007259E">
        <w:rPr>
          <w:rFonts w:ascii="Times New Roman" w:eastAsia="宋体" w:hAnsi="宋体"/>
          <w:b w:val="0"/>
        </w:rPr>
        <w:t>阐述后台播放通道的创建过程</w:t>
      </w:r>
      <w:r w:rsidR="00D52699">
        <w:rPr>
          <w:rFonts w:ascii="Times New Roman" w:eastAsia="宋体" w:hAnsi="宋体" w:hint="eastAsia"/>
          <w:b w:val="0"/>
        </w:rPr>
        <w:t>，</w:t>
      </w:r>
      <w:r w:rsidRPr="0007259E">
        <w:rPr>
          <w:rFonts w:ascii="Times New Roman" w:eastAsia="宋体" w:hAnsi="宋体"/>
          <w:b w:val="0"/>
        </w:rPr>
        <w:t>Gstreamer</w:t>
      </w:r>
      <w:r w:rsidRPr="0007259E">
        <w:rPr>
          <w:rFonts w:ascii="Times New Roman" w:eastAsia="宋体" w:hAnsi="宋体"/>
          <w:b w:val="0"/>
        </w:rPr>
        <w:t>架构对于事件的处理机制和方法</w:t>
      </w:r>
      <w:r w:rsidR="00D52699">
        <w:rPr>
          <w:rFonts w:ascii="Times New Roman" w:eastAsia="宋体" w:hAnsi="宋体" w:hint="eastAsia"/>
          <w:b w:val="0"/>
        </w:rPr>
        <w:t>，</w:t>
      </w:r>
      <w:r w:rsidRPr="0007259E">
        <w:rPr>
          <w:rFonts w:ascii="Times New Roman" w:eastAsia="宋体" w:hAnsi="宋体"/>
          <w:b w:val="0"/>
        </w:rPr>
        <w:t>处理流程等等。</w:t>
      </w:r>
    </w:p>
    <w:p w14:paraId="7D745A61" w14:textId="77777777" w:rsidR="0007259E" w:rsidRPr="0007259E" w:rsidRDefault="0007259E" w:rsidP="00745856">
      <w:pPr>
        <w:pStyle w:val="My0"/>
        <w:numPr>
          <w:ilvl w:val="0"/>
          <w:numId w:val="30"/>
        </w:numPr>
        <w:rPr>
          <w:rFonts w:ascii="Times New Roman" w:eastAsia="宋体" w:hAnsi="宋体"/>
          <w:b w:val="0"/>
        </w:rPr>
      </w:pPr>
      <w:r w:rsidRPr="0007259E">
        <w:rPr>
          <w:rFonts w:ascii="Times New Roman" w:eastAsia="宋体" w:hAnsi="宋体"/>
          <w:b w:val="0"/>
        </w:rPr>
        <w:t>Gstreamer</w:t>
      </w:r>
      <w:r w:rsidR="00705F49">
        <w:rPr>
          <w:rFonts w:ascii="Times New Roman" w:eastAsia="宋体" w:hAnsi="宋体"/>
          <w:b w:val="0"/>
        </w:rPr>
        <w:t>音视频播放的实现与接口封装</w:t>
      </w:r>
    </w:p>
    <w:p w14:paraId="73BC2B41" w14:textId="77777777" w:rsidR="00263395" w:rsidRDefault="0007259E" w:rsidP="00745856">
      <w:pPr>
        <w:pStyle w:val="My0"/>
        <w:ind w:firstLine="420"/>
        <w:rPr>
          <w:rFonts w:ascii="Times New Roman" w:eastAsia="宋体" w:hAnsi="宋体"/>
          <w:b w:val="0"/>
        </w:rPr>
      </w:pPr>
      <w:r w:rsidRPr="0007259E">
        <w:rPr>
          <w:rFonts w:ascii="Times New Roman" w:eastAsia="宋体" w:hAnsi="宋体"/>
          <w:b w:val="0"/>
        </w:rPr>
        <w:t>Gstreamer</w:t>
      </w:r>
      <w:r w:rsidRPr="0007259E">
        <w:rPr>
          <w:rFonts w:ascii="Times New Roman" w:eastAsia="宋体" w:hAnsi="宋体"/>
          <w:b w:val="0"/>
        </w:rPr>
        <w:t>架构主要包括核心库和插件库</w:t>
      </w:r>
      <w:r w:rsidR="000C3A02">
        <w:rPr>
          <w:rFonts w:ascii="Times New Roman" w:eastAsia="宋体" w:hAnsi="宋体" w:hint="eastAsia"/>
          <w:b w:val="0"/>
        </w:rPr>
        <w:t>，</w:t>
      </w:r>
      <w:r w:rsidRPr="0007259E">
        <w:rPr>
          <w:rFonts w:ascii="Times New Roman" w:eastAsia="宋体" w:hAnsi="宋体"/>
          <w:b w:val="0"/>
        </w:rPr>
        <w:t>核心库提供了一套开发接口</w:t>
      </w:r>
      <w:r w:rsidRPr="0007259E">
        <w:rPr>
          <w:rFonts w:ascii="Times New Roman" w:eastAsia="宋体" w:hAnsi="宋体"/>
          <w:b w:val="0"/>
        </w:rPr>
        <w:t>(API)</w:t>
      </w:r>
      <w:r w:rsidRPr="0007259E">
        <w:rPr>
          <w:rFonts w:ascii="Times New Roman" w:eastAsia="宋体" w:hAnsi="宋体"/>
          <w:b w:val="0"/>
        </w:rPr>
        <w:t>，可以利用这套接口构造特定功能的架构</w:t>
      </w:r>
      <w:r w:rsidR="00AA6630">
        <w:rPr>
          <w:rFonts w:ascii="Times New Roman" w:eastAsia="宋体" w:hAnsi="宋体" w:hint="eastAsia"/>
          <w:b w:val="0"/>
        </w:rPr>
        <w:t>，</w:t>
      </w:r>
      <w:r w:rsidRPr="0007259E">
        <w:rPr>
          <w:rFonts w:ascii="Times New Roman" w:eastAsia="宋体" w:hAnsi="宋体"/>
          <w:b w:val="0"/>
        </w:rPr>
        <w:t>这种特定功能架构可以利用插件模板封装成</w:t>
      </w:r>
      <w:r w:rsidRPr="0007259E">
        <w:rPr>
          <w:rFonts w:ascii="Times New Roman" w:eastAsia="宋体" w:hAnsi="宋体"/>
          <w:b w:val="0"/>
        </w:rPr>
        <w:t>GStr</w:t>
      </w:r>
      <w:r w:rsidR="00EE3176">
        <w:rPr>
          <w:rFonts w:ascii="Times New Roman" w:eastAsia="宋体" w:hAnsi="宋体"/>
          <w:b w:val="0"/>
        </w:rPr>
        <w:softHyphen/>
      </w:r>
      <w:r w:rsidRPr="0007259E">
        <w:rPr>
          <w:rFonts w:ascii="Times New Roman" w:eastAsia="宋体" w:hAnsi="宋体"/>
          <w:b w:val="0"/>
        </w:rPr>
        <w:t>e</w:t>
      </w:r>
      <w:r w:rsidR="00EE3176">
        <w:rPr>
          <w:rFonts w:ascii="Times New Roman" w:eastAsia="宋体" w:hAnsi="宋体"/>
          <w:b w:val="0"/>
        </w:rPr>
        <w:softHyphen/>
      </w:r>
      <w:r w:rsidRPr="0007259E">
        <w:rPr>
          <w:rFonts w:ascii="Times New Roman" w:eastAsia="宋体" w:hAnsi="宋体"/>
          <w:b w:val="0"/>
        </w:rPr>
        <w:t>a</w:t>
      </w:r>
      <w:r w:rsidR="00EE3176">
        <w:rPr>
          <w:rFonts w:ascii="Times New Roman" w:eastAsia="宋体" w:hAnsi="宋体"/>
          <w:b w:val="0"/>
        </w:rPr>
        <w:softHyphen/>
      </w:r>
      <w:r w:rsidRPr="0007259E">
        <w:rPr>
          <w:rFonts w:ascii="Times New Roman" w:eastAsia="宋体" w:hAnsi="宋体"/>
          <w:b w:val="0"/>
        </w:rPr>
        <w:t>m</w:t>
      </w:r>
      <w:r w:rsidR="00EE3176">
        <w:rPr>
          <w:rFonts w:ascii="Times New Roman" w:eastAsia="宋体" w:hAnsi="宋体"/>
          <w:b w:val="0"/>
        </w:rPr>
        <w:softHyphen/>
      </w:r>
      <w:r w:rsidRPr="0007259E">
        <w:rPr>
          <w:rFonts w:ascii="Times New Roman" w:eastAsia="宋体" w:hAnsi="宋体"/>
          <w:b w:val="0"/>
        </w:rPr>
        <w:t>er</w:t>
      </w:r>
      <w:r w:rsidRPr="0007259E">
        <w:rPr>
          <w:rFonts w:ascii="Times New Roman" w:eastAsia="宋体" w:hAnsi="宋体"/>
          <w:b w:val="0"/>
        </w:rPr>
        <w:t>的插件。</w:t>
      </w:r>
      <w:r w:rsidRPr="0007259E">
        <w:rPr>
          <w:rFonts w:ascii="Times New Roman" w:eastAsia="宋体" w:hAnsi="宋体"/>
          <w:b w:val="0"/>
        </w:rPr>
        <w:t>Gstreamer</w:t>
      </w:r>
      <w:r w:rsidRPr="0007259E">
        <w:rPr>
          <w:rFonts w:ascii="Times New Roman" w:eastAsia="宋体" w:hAnsi="宋体"/>
          <w:b w:val="0"/>
        </w:rPr>
        <w:t>架构就好像是一个“组装拼图”</w:t>
      </w:r>
      <w:r w:rsidR="001A2A4C">
        <w:rPr>
          <w:rFonts w:ascii="Times New Roman" w:eastAsia="宋体" w:hAnsi="宋体" w:hint="eastAsia"/>
          <w:b w:val="0"/>
        </w:rPr>
        <w:t>，</w:t>
      </w:r>
      <w:r w:rsidRPr="0007259E">
        <w:rPr>
          <w:rFonts w:ascii="Times New Roman" w:eastAsia="宋体" w:hAnsi="宋体"/>
          <w:b w:val="0"/>
        </w:rPr>
        <w:t>核心库是架构的核心</w:t>
      </w:r>
      <w:r w:rsidR="00D416C5">
        <w:rPr>
          <w:rFonts w:ascii="Times New Roman" w:eastAsia="宋体" w:hAnsi="宋体" w:hint="eastAsia"/>
          <w:b w:val="0"/>
        </w:rPr>
        <w:t>，</w:t>
      </w:r>
      <w:r w:rsidRPr="0007259E">
        <w:rPr>
          <w:rFonts w:ascii="Times New Roman" w:eastAsia="宋体" w:hAnsi="宋体"/>
          <w:b w:val="0"/>
        </w:rPr>
        <w:t>而基于核心库扩展的功能就好像是一块块的积木</w:t>
      </w:r>
      <w:r w:rsidR="00A06A1B">
        <w:rPr>
          <w:rFonts w:ascii="Times New Roman" w:eastAsia="宋体" w:hAnsi="宋体" w:hint="eastAsia"/>
          <w:b w:val="0"/>
        </w:rPr>
        <w:t>。</w:t>
      </w:r>
      <w:r w:rsidRPr="0007259E">
        <w:rPr>
          <w:rFonts w:ascii="Times New Roman" w:eastAsia="宋体" w:hAnsi="宋体"/>
          <w:b w:val="0"/>
        </w:rPr>
        <w:t>因此</w:t>
      </w:r>
      <w:r w:rsidR="00A06A1B">
        <w:rPr>
          <w:rFonts w:ascii="Times New Roman" w:eastAsia="宋体" w:hAnsi="宋体" w:hint="eastAsia"/>
          <w:b w:val="0"/>
        </w:rPr>
        <w:t>，</w:t>
      </w:r>
      <w:r w:rsidRPr="0007259E">
        <w:rPr>
          <w:rFonts w:ascii="Times New Roman" w:eastAsia="宋体" w:hAnsi="宋体"/>
          <w:b w:val="0"/>
        </w:rPr>
        <w:t>我们可以一用这种模块结构“组装”出播放器的后台处理框架。</w:t>
      </w:r>
    </w:p>
    <w:p w14:paraId="14D44BBC" w14:textId="77777777"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这一部分的主要内容是：基于</w:t>
      </w:r>
      <w:r w:rsidRPr="0007259E">
        <w:rPr>
          <w:rFonts w:ascii="Times New Roman" w:eastAsia="宋体" w:hAnsi="宋体"/>
          <w:b w:val="0"/>
        </w:rPr>
        <w:t>Gstreamer</w:t>
      </w:r>
      <w:r w:rsidRPr="0007259E">
        <w:rPr>
          <w:rFonts w:ascii="Times New Roman" w:eastAsia="宋体" w:hAnsi="宋体"/>
          <w:b w:val="0"/>
        </w:rPr>
        <w:t>开发框架后台处理模块架构方案编程完成后台模块的应用</w:t>
      </w:r>
      <w:r w:rsidR="008C2CBE">
        <w:rPr>
          <w:rFonts w:ascii="Times New Roman" w:eastAsia="宋体" w:hAnsi="宋体" w:hint="eastAsia"/>
          <w:b w:val="0"/>
        </w:rPr>
        <w:t>程序</w:t>
      </w:r>
      <w:r w:rsidRPr="0007259E">
        <w:rPr>
          <w:rFonts w:ascii="Times New Roman" w:eastAsia="宋体" w:hAnsi="宋体"/>
          <w:b w:val="0"/>
        </w:rPr>
        <w:t>；将</w:t>
      </w:r>
      <w:r w:rsidRPr="0007259E">
        <w:rPr>
          <w:rFonts w:ascii="Times New Roman" w:eastAsia="宋体" w:hAnsi="宋体"/>
          <w:b w:val="0"/>
        </w:rPr>
        <w:t>Gstreamer</w:t>
      </w:r>
      <w:r w:rsidRPr="0007259E">
        <w:rPr>
          <w:rFonts w:ascii="Times New Roman" w:eastAsia="宋体" w:hAnsi="宋体"/>
          <w:b w:val="0"/>
        </w:rPr>
        <w:t>的实现用接口封装起来，做成一个共享</w:t>
      </w:r>
      <w:r w:rsidRPr="0007259E">
        <w:rPr>
          <w:rFonts w:ascii="Times New Roman" w:eastAsia="宋体" w:hAnsi="宋体" w:hint="eastAsia"/>
          <w:b w:val="0"/>
        </w:rPr>
        <w:t>库，可以被整个车载系统的任一应用程序加载调用，例如本地播放</w:t>
      </w:r>
      <w:r w:rsidRPr="0007259E">
        <w:rPr>
          <w:rFonts w:ascii="Times New Roman" w:eastAsia="宋体" w:hAnsi="宋体"/>
          <w:b w:val="0"/>
        </w:rPr>
        <w:t>USB</w:t>
      </w:r>
      <w:r w:rsidRPr="0007259E">
        <w:rPr>
          <w:rFonts w:ascii="Times New Roman" w:eastAsia="宋体" w:hAnsi="宋体"/>
          <w:b w:val="0"/>
        </w:rPr>
        <w:t>存储器中的音乐、视频。这些接口主要包括：播放，暂停，停止，快进，快退，选时播放等等。</w:t>
      </w:r>
    </w:p>
    <w:p w14:paraId="2F6A2D29" w14:textId="77777777" w:rsidR="0007259E" w:rsidRPr="0007259E" w:rsidRDefault="0007259E" w:rsidP="00745856">
      <w:pPr>
        <w:pStyle w:val="My0"/>
        <w:numPr>
          <w:ilvl w:val="0"/>
          <w:numId w:val="30"/>
        </w:numPr>
        <w:rPr>
          <w:rFonts w:ascii="Times New Roman" w:eastAsia="宋体" w:hAnsi="宋体"/>
          <w:b w:val="0"/>
        </w:rPr>
      </w:pPr>
      <w:r w:rsidRPr="0007259E">
        <w:rPr>
          <w:rFonts w:ascii="Times New Roman" w:eastAsia="宋体" w:hAnsi="宋体"/>
          <w:b w:val="0"/>
        </w:rPr>
        <w:t>Chromium</w:t>
      </w:r>
      <w:r w:rsidRPr="0007259E">
        <w:rPr>
          <w:rFonts w:ascii="Times New Roman" w:eastAsia="宋体" w:hAnsi="宋体"/>
          <w:b w:val="0"/>
        </w:rPr>
        <w:t>浏览器多媒体播放接口与</w:t>
      </w:r>
      <w:r w:rsidRPr="0007259E">
        <w:rPr>
          <w:rFonts w:ascii="Times New Roman" w:eastAsia="宋体" w:hAnsi="宋体"/>
          <w:b w:val="0"/>
        </w:rPr>
        <w:t>Gstreamer</w:t>
      </w:r>
      <w:r w:rsidR="007710F1">
        <w:rPr>
          <w:rFonts w:ascii="Times New Roman" w:eastAsia="宋体" w:hAnsi="宋体"/>
          <w:b w:val="0"/>
        </w:rPr>
        <w:t>封装接口的适配</w:t>
      </w:r>
    </w:p>
    <w:p w14:paraId="17534AC6" w14:textId="77777777" w:rsidR="006B4EB5" w:rsidRPr="001262F6" w:rsidRDefault="0007259E" w:rsidP="00745856">
      <w:pPr>
        <w:pStyle w:val="My0"/>
        <w:ind w:firstLine="420"/>
        <w:rPr>
          <w:rFonts w:ascii="Times New Roman" w:eastAsia="宋体" w:hAnsi="宋体"/>
          <w:b w:val="0"/>
        </w:rPr>
      </w:pPr>
      <w:r w:rsidRPr="0007259E">
        <w:rPr>
          <w:rFonts w:ascii="Times New Roman" w:eastAsia="宋体" w:hAnsi="宋体" w:hint="eastAsia"/>
          <w:b w:val="0"/>
        </w:rPr>
        <w:t>在</w:t>
      </w:r>
      <w:r w:rsidRPr="0007259E">
        <w:rPr>
          <w:rFonts w:ascii="Times New Roman" w:eastAsia="宋体" w:hAnsi="宋体"/>
          <w:b w:val="0"/>
        </w:rPr>
        <w:t>1</w:t>
      </w:r>
      <w:r w:rsidRPr="0007259E">
        <w:rPr>
          <w:rFonts w:ascii="Times New Roman" w:eastAsia="宋体" w:hAnsi="宋体"/>
          <w:b w:val="0"/>
        </w:rPr>
        <w:t>和</w:t>
      </w:r>
      <w:r w:rsidRPr="0007259E">
        <w:rPr>
          <w:rFonts w:ascii="Times New Roman" w:eastAsia="宋体" w:hAnsi="宋体"/>
          <w:b w:val="0"/>
        </w:rPr>
        <w:t>3</w:t>
      </w:r>
      <w:r w:rsidRPr="0007259E">
        <w:rPr>
          <w:rFonts w:ascii="Times New Roman" w:eastAsia="宋体" w:hAnsi="宋体"/>
          <w:b w:val="0"/>
        </w:rPr>
        <w:t>中已经分别对接口进行抽象和封装，这一部分的主要内容就是二者接口的适配与调试，这里考虑采用适当的设计模式，使在使用上更加灵活。还要考虑线程与进程的问题，因为</w:t>
      </w:r>
      <w:r w:rsidRPr="0007259E">
        <w:rPr>
          <w:rFonts w:ascii="Times New Roman" w:eastAsia="宋体" w:hAnsi="宋体"/>
          <w:b w:val="0"/>
        </w:rPr>
        <w:t>Chromium</w:t>
      </w:r>
      <w:r w:rsidRPr="0007259E">
        <w:rPr>
          <w:rFonts w:ascii="Times New Roman" w:eastAsia="宋体" w:hAnsi="宋体"/>
          <w:b w:val="0"/>
        </w:rPr>
        <w:t>使用了较多的进程与线程。</w:t>
      </w:r>
    </w:p>
    <w:p w14:paraId="71684F57" w14:textId="77777777" w:rsidR="006B4EB5" w:rsidRDefault="00974B12" w:rsidP="00745856">
      <w:pPr>
        <w:pStyle w:val="My0"/>
        <w:rPr>
          <w:rFonts w:ascii="Times New Roman" w:eastAsia="宋体" w:hAnsi="宋体"/>
          <w:b w:val="0"/>
        </w:rPr>
      </w:pPr>
      <w:r>
        <w:tab/>
      </w:r>
      <w:r w:rsidRPr="00974B12">
        <w:rPr>
          <w:rFonts w:ascii="Times New Roman" w:eastAsia="宋体" w:hAnsi="宋体" w:hint="eastAsia"/>
          <w:b w:val="0"/>
        </w:rPr>
        <w:t>最后</w:t>
      </w:r>
      <w:r w:rsidRPr="00974B12">
        <w:rPr>
          <w:rFonts w:ascii="Times New Roman" w:eastAsia="宋体" w:hAnsi="宋体"/>
          <w:b w:val="0"/>
        </w:rPr>
        <w:t>，</w:t>
      </w:r>
      <w:r>
        <w:rPr>
          <w:rFonts w:ascii="Times New Roman" w:eastAsia="宋体" w:hAnsi="宋体" w:hint="eastAsia"/>
          <w:b w:val="0"/>
        </w:rPr>
        <w:t>根据需求</w:t>
      </w:r>
      <w:r>
        <w:rPr>
          <w:rFonts w:ascii="Times New Roman" w:eastAsia="宋体" w:hAnsi="宋体"/>
          <w:b w:val="0"/>
        </w:rPr>
        <w:t>分析提到的各点进行测试</w:t>
      </w:r>
      <w:r>
        <w:rPr>
          <w:rFonts w:ascii="Times New Roman" w:eastAsia="宋体" w:hAnsi="宋体" w:hint="eastAsia"/>
          <w:b w:val="0"/>
        </w:rPr>
        <w:t>验证</w:t>
      </w:r>
      <w:r>
        <w:rPr>
          <w:rFonts w:ascii="Times New Roman" w:eastAsia="宋体" w:hAnsi="宋体"/>
          <w:b w:val="0"/>
        </w:rPr>
        <w:t>，基本</w:t>
      </w:r>
      <w:r>
        <w:rPr>
          <w:rFonts w:ascii="Times New Roman" w:eastAsia="宋体" w:hAnsi="宋体" w:hint="eastAsia"/>
          <w:b w:val="0"/>
        </w:rPr>
        <w:t>达到本课题</w:t>
      </w:r>
      <w:r w:rsidR="00DF635F">
        <w:rPr>
          <w:rFonts w:ascii="Times New Roman" w:eastAsia="宋体" w:hAnsi="宋体" w:hint="eastAsia"/>
          <w:b w:val="0"/>
        </w:rPr>
        <w:t>所立</w:t>
      </w:r>
      <w:r>
        <w:rPr>
          <w:rFonts w:ascii="Times New Roman" w:eastAsia="宋体" w:hAnsi="宋体"/>
          <w:b w:val="0"/>
        </w:rPr>
        <w:t>的目标。</w:t>
      </w:r>
    </w:p>
    <w:p w14:paraId="49B8AC66" w14:textId="77777777" w:rsidR="00974B12" w:rsidRPr="007D61EC" w:rsidRDefault="00974B12" w:rsidP="00745856">
      <w:pPr>
        <w:pStyle w:val="My0"/>
        <w:rPr>
          <w:rFonts w:ascii="Times New Roman" w:eastAsia="宋体" w:hAnsi="宋体"/>
          <w:b w:val="0"/>
        </w:rPr>
      </w:pPr>
    </w:p>
    <w:p w14:paraId="4CBA9F31" w14:textId="77777777" w:rsidR="00F1178D" w:rsidRDefault="00F1178D" w:rsidP="005624A2">
      <w:pPr>
        <w:pStyle w:val="My0"/>
        <w:outlineLvl w:val="1"/>
      </w:pPr>
      <w:bookmarkStart w:id="83" w:name="_Toc466328117"/>
      <w:r>
        <w:rPr>
          <w:rFonts w:hint="eastAsia"/>
        </w:rPr>
        <w:t>6</w:t>
      </w:r>
      <w:r w:rsidR="00456920">
        <w:rPr>
          <w:rFonts w:hint="eastAsia"/>
        </w:rPr>
        <w:t>.2</w:t>
      </w:r>
      <w:r>
        <w:rPr>
          <w:rFonts w:hint="eastAsia"/>
        </w:rPr>
        <w:t xml:space="preserve"> </w:t>
      </w:r>
      <w:r w:rsidR="00D72A73">
        <w:rPr>
          <w:rFonts w:hint="eastAsia"/>
        </w:rPr>
        <w:t>问题</w:t>
      </w:r>
      <w:r w:rsidR="00D72A73">
        <w:t>和</w:t>
      </w:r>
      <w:r w:rsidR="001052A0">
        <w:rPr>
          <w:rFonts w:hint="eastAsia"/>
        </w:rPr>
        <w:t>展望</w:t>
      </w:r>
      <w:bookmarkEnd w:id="83"/>
    </w:p>
    <w:p w14:paraId="2E7A0859" w14:textId="77777777" w:rsidR="00434548" w:rsidRDefault="00925A87" w:rsidP="00745856">
      <w:pPr>
        <w:pStyle w:val="My0"/>
        <w:rPr>
          <w:rFonts w:ascii="Times New Roman" w:eastAsia="宋体" w:hAnsi="宋体"/>
          <w:b w:val="0"/>
        </w:rPr>
      </w:pPr>
      <w:r>
        <w:tab/>
      </w:r>
      <w:r w:rsidR="00FE391A">
        <w:rPr>
          <w:rFonts w:ascii="Times New Roman" w:eastAsia="宋体" w:hAnsi="宋体" w:hint="eastAsia"/>
          <w:b w:val="0"/>
        </w:rPr>
        <w:t>目前</w:t>
      </w:r>
      <w:r w:rsidR="00FE391A">
        <w:rPr>
          <w:rFonts w:ascii="Times New Roman" w:eastAsia="宋体" w:hAnsi="宋体"/>
          <w:b w:val="0"/>
        </w:rPr>
        <w:t>对于基于</w:t>
      </w:r>
      <w:r w:rsidR="00FE391A">
        <w:rPr>
          <w:rFonts w:ascii="Times New Roman" w:eastAsia="宋体" w:hAnsi="宋体"/>
          <w:b w:val="0"/>
        </w:rPr>
        <w:t>Gstreamer</w:t>
      </w:r>
      <w:r w:rsidR="00FE391A">
        <w:rPr>
          <w:rFonts w:ascii="Times New Roman" w:eastAsia="宋体" w:hAnsi="宋体"/>
          <w:b w:val="0"/>
        </w:rPr>
        <w:t>的</w:t>
      </w:r>
      <w:r w:rsidR="00FE391A">
        <w:rPr>
          <w:rFonts w:ascii="Times New Roman" w:eastAsia="宋体" w:hAnsi="宋体"/>
          <w:b w:val="0"/>
        </w:rPr>
        <w:t>Chromium</w:t>
      </w:r>
      <w:r w:rsidR="00FE391A">
        <w:rPr>
          <w:rFonts w:ascii="Times New Roman" w:eastAsia="宋体" w:hAnsi="宋体"/>
          <w:b w:val="0"/>
        </w:rPr>
        <w:t>的音视频播放系统来说，虽然实现了其基目标，但是还存在一些问题</w:t>
      </w:r>
      <w:r w:rsidR="00E3597A">
        <w:rPr>
          <w:rFonts w:ascii="Times New Roman" w:eastAsia="宋体" w:hAnsi="宋体" w:hint="eastAsia"/>
          <w:b w:val="0"/>
        </w:rPr>
        <w:t>和未来</w:t>
      </w:r>
      <w:r w:rsidR="00E3597A">
        <w:rPr>
          <w:rFonts w:ascii="Times New Roman" w:eastAsia="宋体" w:hAnsi="宋体"/>
          <w:b w:val="0"/>
        </w:rPr>
        <w:t>亟待完成的工作</w:t>
      </w:r>
      <w:r w:rsidR="00880CA9">
        <w:rPr>
          <w:rFonts w:ascii="Times New Roman" w:eastAsia="宋体" w:hAnsi="宋体" w:hint="eastAsia"/>
          <w:b w:val="0"/>
        </w:rPr>
        <w:t>。</w:t>
      </w:r>
    </w:p>
    <w:p w14:paraId="1A9F073D" w14:textId="77777777" w:rsidR="00F1178D" w:rsidRDefault="00FE391A" w:rsidP="00745856">
      <w:pPr>
        <w:pStyle w:val="My0"/>
        <w:numPr>
          <w:ilvl w:val="0"/>
          <w:numId w:val="31"/>
        </w:numPr>
        <w:ind w:left="0" w:firstLine="420"/>
        <w:rPr>
          <w:rFonts w:ascii="Times New Roman" w:eastAsia="宋体" w:hAnsi="宋体"/>
          <w:b w:val="0"/>
        </w:rPr>
      </w:pPr>
      <w:r>
        <w:rPr>
          <w:rFonts w:ascii="Times New Roman" w:eastAsia="宋体" w:hAnsi="宋体"/>
          <w:b w:val="0"/>
        </w:rPr>
        <w:t>在</w:t>
      </w:r>
      <w:r>
        <w:rPr>
          <w:rFonts w:ascii="Times New Roman" w:eastAsia="宋体" w:hAnsi="宋体" w:hint="eastAsia"/>
          <w:b w:val="0"/>
        </w:rPr>
        <w:t>视频</w:t>
      </w:r>
      <w:r>
        <w:rPr>
          <w:rFonts w:ascii="Times New Roman" w:eastAsia="宋体" w:hAnsi="宋体"/>
          <w:b w:val="0"/>
        </w:rPr>
        <w:t>播放过程</w:t>
      </w:r>
      <w:r w:rsidR="00880CA9">
        <w:rPr>
          <w:rFonts w:ascii="Times New Roman" w:eastAsia="宋体" w:hAnsi="宋体" w:hint="eastAsia"/>
          <w:b w:val="0"/>
        </w:rPr>
        <w:t>如果</w:t>
      </w:r>
      <w:r w:rsidR="008B19C3">
        <w:rPr>
          <w:rFonts w:ascii="Times New Roman" w:eastAsia="宋体" w:hAnsi="宋体" w:hint="eastAsia"/>
          <w:b w:val="0"/>
        </w:rPr>
        <w:t>遇见</w:t>
      </w:r>
      <w:r w:rsidR="008B19C3">
        <w:rPr>
          <w:rFonts w:ascii="Times New Roman" w:eastAsia="宋体" w:hAnsi="宋体"/>
          <w:b w:val="0"/>
        </w:rPr>
        <w:t>网页嵌套层次过多的</w:t>
      </w:r>
      <w:r w:rsidR="00880CA9">
        <w:rPr>
          <w:rFonts w:ascii="Times New Roman" w:eastAsia="宋体" w:hAnsi="宋体"/>
          <w:b w:val="0"/>
        </w:rPr>
        <w:t>情况下，</w:t>
      </w:r>
      <w:r w:rsidR="0031310F">
        <w:rPr>
          <w:rFonts w:ascii="Times New Roman" w:eastAsia="宋体" w:hAnsi="宋体" w:hint="eastAsia"/>
          <w:b w:val="0"/>
        </w:rPr>
        <w:t>快速</w:t>
      </w:r>
      <w:r w:rsidR="0031310F">
        <w:rPr>
          <w:rFonts w:ascii="Times New Roman" w:eastAsia="宋体" w:hAnsi="宋体"/>
          <w:b w:val="0"/>
        </w:rPr>
        <w:t>滑动</w:t>
      </w:r>
      <w:r w:rsidR="0031310F">
        <w:rPr>
          <w:rFonts w:ascii="Times New Roman" w:eastAsia="宋体" w:hAnsi="宋体" w:hint="eastAsia"/>
          <w:b w:val="0"/>
        </w:rPr>
        <w:t>当前</w:t>
      </w:r>
      <w:r w:rsidR="0031310F">
        <w:rPr>
          <w:rFonts w:ascii="Times New Roman" w:eastAsia="宋体" w:hAnsi="宋体"/>
          <w:b w:val="0"/>
        </w:rPr>
        <w:t>播放视频的网页会出现</w:t>
      </w:r>
      <w:r w:rsidR="00030057">
        <w:rPr>
          <w:rFonts w:ascii="Times New Roman" w:eastAsia="宋体" w:hAnsi="宋体" w:hint="eastAsia"/>
          <w:b w:val="0"/>
        </w:rPr>
        <w:t>视频</w:t>
      </w:r>
      <w:r w:rsidR="00030057">
        <w:rPr>
          <w:rFonts w:ascii="Times New Roman" w:eastAsia="宋体" w:hAnsi="宋体"/>
          <w:b w:val="0"/>
        </w:rPr>
        <w:t>播放窗口和</w:t>
      </w:r>
      <w:r w:rsidR="00434548">
        <w:rPr>
          <w:rFonts w:ascii="Times New Roman" w:eastAsia="宋体" w:hAnsi="宋体" w:hint="eastAsia"/>
          <w:b w:val="0"/>
        </w:rPr>
        <w:t>网页</w:t>
      </w:r>
      <w:r w:rsidR="00434548">
        <w:rPr>
          <w:rFonts w:ascii="Times New Roman" w:eastAsia="宋体" w:hAnsi="宋体"/>
          <w:b w:val="0"/>
        </w:rPr>
        <w:t>界面</w:t>
      </w:r>
      <w:r w:rsidR="00434548">
        <w:rPr>
          <w:rFonts w:ascii="Times New Roman" w:eastAsia="宋体" w:hAnsi="宋体" w:hint="eastAsia"/>
          <w:b w:val="0"/>
        </w:rPr>
        <w:t>坐标位置</w:t>
      </w:r>
      <w:r w:rsidR="00434548">
        <w:rPr>
          <w:rFonts w:ascii="Times New Roman" w:eastAsia="宋体" w:hAnsi="宋体"/>
          <w:b w:val="0"/>
        </w:rPr>
        <w:t>不能同步</w:t>
      </w:r>
      <w:r w:rsidR="00434548">
        <w:rPr>
          <w:rFonts w:ascii="Times New Roman" w:eastAsia="宋体" w:hAnsi="宋体" w:hint="eastAsia"/>
          <w:b w:val="0"/>
        </w:rPr>
        <w:t>的</w:t>
      </w:r>
      <w:r w:rsidR="00434548">
        <w:rPr>
          <w:rFonts w:ascii="Times New Roman" w:eastAsia="宋体" w:hAnsi="宋体"/>
          <w:b w:val="0"/>
        </w:rPr>
        <w:t>现象，后续可通过修改视频</w:t>
      </w:r>
      <w:r w:rsidR="00434548">
        <w:rPr>
          <w:rFonts w:ascii="Times New Roman" w:eastAsia="宋体" w:hAnsi="宋体" w:hint="eastAsia"/>
          <w:b w:val="0"/>
        </w:rPr>
        <w:t>窗口</w:t>
      </w:r>
      <w:r w:rsidR="00434548">
        <w:rPr>
          <w:rFonts w:ascii="Times New Roman" w:eastAsia="宋体" w:hAnsi="宋体"/>
          <w:b w:val="0"/>
        </w:rPr>
        <w:t>位置</w:t>
      </w:r>
      <w:r w:rsidR="00434548">
        <w:rPr>
          <w:rFonts w:ascii="Times New Roman" w:eastAsia="宋体" w:hAnsi="宋体" w:hint="eastAsia"/>
          <w:b w:val="0"/>
        </w:rPr>
        <w:t>坐标的</w:t>
      </w:r>
      <w:r w:rsidR="00C344A0">
        <w:rPr>
          <w:rFonts w:ascii="Times New Roman" w:eastAsia="宋体" w:hAnsi="宋体" w:hint="eastAsia"/>
          <w:b w:val="0"/>
        </w:rPr>
        <w:t>算法</w:t>
      </w:r>
      <w:r w:rsidR="00434548">
        <w:rPr>
          <w:rFonts w:ascii="Times New Roman" w:eastAsia="宋体" w:hAnsi="宋体"/>
          <w:b w:val="0"/>
        </w:rPr>
        <w:t>进行改善</w:t>
      </w:r>
    </w:p>
    <w:p w14:paraId="61E57EE2" w14:textId="77777777" w:rsidR="00434548" w:rsidRDefault="00855D78" w:rsidP="00745856">
      <w:pPr>
        <w:pStyle w:val="My0"/>
        <w:numPr>
          <w:ilvl w:val="0"/>
          <w:numId w:val="31"/>
        </w:numPr>
        <w:rPr>
          <w:rFonts w:ascii="Times New Roman" w:eastAsia="宋体" w:hAnsi="宋体"/>
          <w:b w:val="0"/>
        </w:rPr>
      </w:pPr>
      <w:r>
        <w:rPr>
          <w:rFonts w:ascii="Times New Roman" w:eastAsia="宋体" w:hAnsi="宋体" w:hint="eastAsia"/>
          <w:b w:val="0"/>
        </w:rPr>
        <w:lastRenderedPageBreak/>
        <w:t>丰富</w:t>
      </w:r>
      <w:r>
        <w:rPr>
          <w:rFonts w:ascii="Times New Roman" w:eastAsia="宋体" w:hAnsi="宋体"/>
          <w:b w:val="0"/>
        </w:rPr>
        <w:t>Gstreamer</w:t>
      </w:r>
      <w:r>
        <w:rPr>
          <w:rFonts w:ascii="Times New Roman" w:eastAsia="宋体" w:hAnsi="宋体"/>
          <w:b w:val="0"/>
        </w:rPr>
        <w:t>的解码功能</w:t>
      </w:r>
      <w:r>
        <w:rPr>
          <w:rFonts w:ascii="Times New Roman" w:eastAsia="宋体" w:hAnsi="宋体" w:hint="eastAsia"/>
          <w:b w:val="0"/>
        </w:rPr>
        <w:t>，实现更多</w:t>
      </w:r>
      <w:r>
        <w:rPr>
          <w:rFonts w:ascii="Times New Roman" w:eastAsia="宋体" w:hAnsi="宋体"/>
          <w:b w:val="0"/>
        </w:rPr>
        <w:t>音视频格式的解码播放</w:t>
      </w:r>
    </w:p>
    <w:p w14:paraId="3C418822" w14:textId="77777777" w:rsidR="007B57E0" w:rsidRPr="00E00AFB" w:rsidRDefault="007B57E0" w:rsidP="00745856">
      <w:pPr>
        <w:pStyle w:val="My0"/>
        <w:numPr>
          <w:ilvl w:val="0"/>
          <w:numId w:val="31"/>
        </w:numPr>
        <w:rPr>
          <w:rFonts w:ascii="Times New Roman" w:eastAsia="宋体" w:hAnsi="宋体"/>
          <w:b w:val="0"/>
        </w:rPr>
      </w:pPr>
      <w:r>
        <w:rPr>
          <w:rFonts w:ascii="Times New Roman" w:eastAsia="宋体" w:hAnsi="宋体" w:hint="eastAsia"/>
          <w:b w:val="0"/>
        </w:rPr>
        <w:t>WebRTC</w:t>
      </w:r>
      <w:r>
        <w:rPr>
          <w:rFonts w:ascii="Times New Roman" w:eastAsia="宋体" w:hAnsi="宋体" w:hint="eastAsia"/>
          <w:b w:val="0"/>
        </w:rPr>
        <w:t>（</w:t>
      </w:r>
      <w:r w:rsidR="003D75B4">
        <w:rPr>
          <w:rFonts w:ascii="Times New Roman" w:eastAsia="宋体" w:hAnsi="宋体" w:hint="eastAsia"/>
          <w:b w:val="0"/>
        </w:rPr>
        <w:t>Web</w:t>
      </w:r>
      <w:r w:rsidR="003D75B4">
        <w:rPr>
          <w:rFonts w:ascii="Times New Roman" w:eastAsia="宋体" w:hAnsi="宋体"/>
          <w:b w:val="0"/>
        </w:rPr>
        <w:t xml:space="preserve"> Real Time Communication</w:t>
      </w:r>
      <w:r>
        <w:rPr>
          <w:rFonts w:ascii="Times New Roman" w:eastAsia="宋体" w:hAnsi="宋体" w:hint="eastAsia"/>
          <w:b w:val="0"/>
        </w:rPr>
        <w:t>）</w:t>
      </w:r>
      <w:r w:rsidR="003D75B4">
        <w:rPr>
          <w:rFonts w:ascii="Times New Roman" w:eastAsia="宋体" w:hAnsi="宋体" w:hint="eastAsia"/>
          <w:b w:val="0"/>
        </w:rPr>
        <w:t>的</w:t>
      </w:r>
      <w:r w:rsidR="003D75B4">
        <w:rPr>
          <w:rFonts w:ascii="Times New Roman" w:eastAsia="宋体" w:hAnsi="宋体"/>
          <w:b w:val="0"/>
        </w:rPr>
        <w:t>实现，即网页及时通讯。</w:t>
      </w:r>
    </w:p>
    <w:p w14:paraId="391046A3" w14:textId="77777777" w:rsidR="008E5C2D" w:rsidRDefault="008E5C2D" w:rsidP="00745856">
      <w:pPr>
        <w:spacing w:after="0" w:line="240" w:lineRule="auto"/>
        <w:ind w:firstLine="0"/>
      </w:pPr>
    </w:p>
    <w:p w14:paraId="40729D3A" w14:textId="77777777" w:rsidR="001A599A" w:rsidRDefault="001A599A">
      <w:pPr>
        <w:spacing w:after="0" w:line="240" w:lineRule="auto"/>
        <w:ind w:firstLine="0"/>
        <w:rPr>
          <w:rFonts w:ascii="黑体" w:eastAsia="黑体" w:hAnsi="黑体"/>
          <w:b/>
          <w:sz w:val="32"/>
          <w:szCs w:val="32"/>
        </w:rPr>
      </w:pPr>
      <w:r>
        <w:br w:type="page"/>
      </w:r>
    </w:p>
    <w:p w14:paraId="080694E3" w14:textId="77777777" w:rsidR="00640AEE" w:rsidRDefault="00640AEE" w:rsidP="001A5ED7">
      <w:pPr>
        <w:pStyle w:val="a5"/>
        <w:ind w:firstLine="0"/>
      </w:pPr>
      <w:bookmarkStart w:id="84" w:name="_Toc466328118"/>
      <w:r>
        <w:rPr>
          <w:rFonts w:hint="eastAsia"/>
        </w:rPr>
        <w:lastRenderedPageBreak/>
        <w:t>参考文献</w:t>
      </w:r>
      <w:bookmarkEnd w:id="84"/>
    </w:p>
    <w:p w14:paraId="7F8A81A2" w14:textId="77777777" w:rsidR="001A5ED7" w:rsidRDefault="001A5ED7" w:rsidP="001A5ED7">
      <w:pPr>
        <w:spacing w:after="0" w:line="240" w:lineRule="auto"/>
        <w:ind w:firstLine="0"/>
      </w:pPr>
    </w:p>
    <w:p w14:paraId="7F9C1464" w14:textId="77777777" w:rsidR="00C660E4" w:rsidRDefault="00C660E4" w:rsidP="00C660E4">
      <w:pPr>
        <w:autoSpaceDE w:val="0"/>
        <w:autoSpaceDN w:val="0"/>
        <w:spacing w:after="0" w:line="360" w:lineRule="auto"/>
        <w:ind w:left="425" w:hangingChars="177" w:hanging="425"/>
      </w:pPr>
      <w:r>
        <w:t xml:space="preserve">[1] </w:t>
      </w:r>
      <w:r>
        <w:t>阮胜才</w:t>
      </w:r>
      <w:r>
        <w:t>.</w:t>
      </w:r>
      <w:r>
        <w:t>视频点播系统的设计与实现</w:t>
      </w:r>
      <w:r>
        <w:t>[M].</w:t>
      </w:r>
      <w:r>
        <w:t>安徽：中国宇航出版社</w:t>
      </w:r>
      <w:r>
        <w:t xml:space="preserve">, 2008: 634-635. </w:t>
      </w:r>
    </w:p>
    <w:p w14:paraId="21C739F0" w14:textId="77777777" w:rsidR="00C660E4" w:rsidRDefault="00C660E4" w:rsidP="00C660E4">
      <w:pPr>
        <w:autoSpaceDE w:val="0"/>
        <w:autoSpaceDN w:val="0"/>
        <w:spacing w:after="0" w:line="360" w:lineRule="auto"/>
        <w:ind w:left="425" w:hangingChars="177" w:hanging="425"/>
      </w:pPr>
      <w:r>
        <w:t xml:space="preserve">[2] </w:t>
      </w:r>
      <w:r>
        <w:t>高睿鹏，刘佳玲</w:t>
      </w:r>
      <w:r>
        <w:t>.</w:t>
      </w:r>
      <w:r>
        <w:t>基于</w:t>
      </w:r>
      <w:r>
        <w:t xml:space="preserve"> FFMPEG </w:t>
      </w:r>
      <w:r>
        <w:t>的通用视频插件</w:t>
      </w:r>
      <w:r>
        <w:t>[D].</w:t>
      </w:r>
      <w:r>
        <w:t>内蒙古：内蒙古工业大学</w:t>
      </w:r>
      <w:r>
        <w:t>, 2010, 27(1)</w:t>
      </w:r>
      <w:r>
        <w:t>：</w:t>
      </w:r>
      <w:r>
        <w:t>2474-2476.</w:t>
      </w:r>
    </w:p>
    <w:p w14:paraId="73067E88" w14:textId="77777777" w:rsidR="00C660E4" w:rsidRDefault="00C660E4" w:rsidP="00C660E4">
      <w:pPr>
        <w:autoSpaceDE w:val="0"/>
        <w:autoSpaceDN w:val="0"/>
        <w:spacing w:after="0" w:line="360" w:lineRule="auto"/>
        <w:ind w:left="425" w:hangingChars="177" w:hanging="425"/>
      </w:pPr>
      <w:r>
        <w:t xml:space="preserve">[3] </w:t>
      </w:r>
      <w:r>
        <w:t>赛迪顾问半导体咨询事业部</w:t>
      </w:r>
      <w:r>
        <w:t>.2005</w:t>
      </w:r>
      <w:r>
        <w:t>年中国汽车电子市场规模达</w:t>
      </w:r>
      <w:r>
        <w:t xml:space="preserve">624 </w:t>
      </w:r>
      <w:r>
        <w:t>亿元</w:t>
      </w:r>
      <w:r>
        <w:t>.</w:t>
      </w:r>
      <w:r>
        <w:t>世界电子元器件，</w:t>
      </w:r>
      <w:r>
        <w:t>2006</w:t>
      </w:r>
      <w:r>
        <w:t>年第</w:t>
      </w:r>
      <w:r>
        <w:t>3</w:t>
      </w:r>
      <w:r>
        <w:t>期</w:t>
      </w:r>
      <w:r>
        <w:t>.</w:t>
      </w:r>
    </w:p>
    <w:p w14:paraId="5B311925" w14:textId="77777777" w:rsidR="00C660E4" w:rsidRDefault="00C660E4" w:rsidP="00C660E4">
      <w:pPr>
        <w:autoSpaceDE w:val="0"/>
        <w:autoSpaceDN w:val="0"/>
        <w:spacing w:after="0" w:line="360" w:lineRule="auto"/>
        <w:ind w:left="425" w:hangingChars="177" w:hanging="425"/>
      </w:pPr>
      <w:r>
        <w:t xml:space="preserve">[4] </w:t>
      </w:r>
      <w:r>
        <w:t>李淑荣</w:t>
      </w:r>
      <w:r>
        <w:t>.</w:t>
      </w:r>
      <w:r>
        <w:t>基于</w:t>
      </w:r>
      <w:r>
        <w:t>Gstreamer</w:t>
      </w:r>
      <w:r>
        <w:t>的网络媒体播放系统的开发</w:t>
      </w:r>
      <w:r>
        <w:t xml:space="preserve">[D]. </w:t>
      </w:r>
      <w:r>
        <w:t>中国海洋大学</w:t>
      </w:r>
      <w:r>
        <w:t xml:space="preserve">: </w:t>
      </w:r>
      <w:r>
        <w:t>中国海洋大学</w:t>
      </w:r>
      <w:r>
        <w:t>,2012</w:t>
      </w:r>
    </w:p>
    <w:p w14:paraId="059E9675" w14:textId="77777777" w:rsidR="00C660E4" w:rsidRDefault="00C660E4" w:rsidP="00C660E4">
      <w:pPr>
        <w:autoSpaceDE w:val="0"/>
        <w:autoSpaceDN w:val="0"/>
        <w:spacing w:after="0" w:line="360" w:lineRule="auto"/>
        <w:ind w:left="425" w:hangingChars="177" w:hanging="425"/>
      </w:pPr>
      <w:r>
        <w:t>[5] wikipedia.http://en.wikipedia.org/wiki/GStreamer[J/OL]. last modified on 15 May 2015</w:t>
      </w:r>
    </w:p>
    <w:p w14:paraId="2FFEBD34" w14:textId="77777777" w:rsidR="00C660E4" w:rsidRDefault="00C660E4" w:rsidP="00C660E4">
      <w:pPr>
        <w:autoSpaceDE w:val="0"/>
        <w:autoSpaceDN w:val="0"/>
        <w:spacing w:after="0" w:line="360" w:lineRule="auto"/>
        <w:ind w:left="425" w:hangingChars="177" w:hanging="425"/>
      </w:pPr>
      <w:r>
        <w:t>[6]</w:t>
      </w:r>
      <w:r w:rsidR="001344F2">
        <w:t xml:space="preserve"> </w:t>
      </w:r>
      <w:r>
        <w:t>Richard John Boulton,Erik Walthinsen,Steve Baker,Leif Johnson,Ronald S. Bultje,Ronald S. Bultje,Tim-Philipp M</w:t>
      </w:r>
      <w:r w:rsidR="00045D26">
        <w:t>u</w:t>
      </w:r>
      <w:r>
        <w:t xml:space="preserve">ller,Wim Taymans.GStreamer PluginWrit-er's Guide </w:t>
      </w:r>
      <w:r w:rsidR="007E5F28">
        <w:softHyphen/>
      </w:r>
      <w:r>
        <w:t>(1.</w:t>
      </w:r>
      <w:r w:rsidR="007E5F28">
        <w:softHyphen/>
      </w:r>
      <w:r>
        <w:t>5.0</w:t>
      </w:r>
      <w:r w:rsidR="007E5F28">
        <w:softHyphen/>
      </w:r>
      <w:r>
        <w:t>.1</w:t>
      </w:r>
      <w:r w:rsidR="007E5F28">
        <w:softHyphen/>
      </w:r>
      <w:r>
        <w:t>)</w:t>
      </w:r>
      <w:r w:rsidR="007E5F28">
        <w:softHyphen/>
      </w:r>
      <w:r>
        <w:t>[</w:t>
      </w:r>
      <w:r w:rsidR="007E5F28">
        <w:softHyphen/>
      </w:r>
      <w:r>
        <w:t xml:space="preserve"> J</w:t>
      </w:r>
      <w:r w:rsidR="007E5F28">
        <w:softHyphen/>
      </w:r>
      <w:r>
        <w:t>/O</w:t>
      </w:r>
      <w:r w:rsidR="007E5F28">
        <w:softHyphen/>
      </w:r>
      <w:r w:rsidR="007E5F28">
        <w:softHyphen/>
      </w:r>
      <w:r>
        <w:t>L].</w:t>
      </w:r>
      <w:r w:rsidR="00182FA5">
        <w:t xml:space="preserve"> </w:t>
      </w:r>
      <w:r>
        <w:t>http://gstreamer.freedesktop.org/data/doc/gstreamer/head/pwg/html/inde</w:t>
      </w:r>
      <w:r w:rsidR="00ED1AF8">
        <w:softHyphen/>
      </w:r>
      <w:r>
        <w:t>x.html.</w:t>
      </w:r>
      <w:r w:rsidR="00541282">
        <w:t xml:space="preserve"> </w:t>
      </w:r>
      <w:r>
        <w:t>2015</w:t>
      </w:r>
      <w:r w:rsidR="00541282">
        <w:t>.</w:t>
      </w:r>
      <w:r>
        <w:t>5</w:t>
      </w:r>
      <w:r w:rsidR="00541282">
        <w:rPr>
          <w:rFonts w:hint="eastAsia"/>
        </w:rPr>
        <w:t>.</w:t>
      </w:r>
      <w:r>
        <w:t>21</w:t>
      </w:r>
    </w:p>
    <w:p w14:paraId="5AAD3E4B" w14:textId="77777777" w:rsidR="0033490A" w:rsidRDefault="00C660E4" w:rsidP="00C660E4">
      <w:pPr>
        <w:autoSpaceDE w:val="0"/>
        <w:autoSpaceDN w:val="0"/>
        <w:spacing w:after="0" w:line="360" w:lineRule="auto"/>
        <w:ind w:left="425" w:hangingChars="177" w:hanging="425"/>
      </w:pPr>
      <w:r>
        <w:t>[7]</w:t>
      </w:r>
      <w:r w:rsidR="001344F2">
        <w:t xml:space="preserve"> </w:t>
      </w:r>
      <w:r w:rsidR="00932D31">
        <w:t xml:space="preserve">Wikipedia, </w:t>
      </w:r>
      <w:r>
        <w:t>http://en.wikipedia.org/wiki/Dynamic-link_library[J/OL].last modified on 16</w:t>
      </w:r>
      <w:r w:rsidR="00BD0224">
        <w:softHyphen/>
      </w:r>
      <w:r>
        <w:t xml:space="preserve"> May 2015</w:t>
      </w:r>
    </w:p>
    <w:p w14:paraId="433BAB3F" w14:textId="77777777" w:rsidR="00932D31" w:rsidRDefault="00932D31" w:rsidP="00932D31">
      <w:pPr>
        <w:autoSpaceDE w:val="0"/>
        <w:autoSpaceDN w:val="0"/>
        <w:spacing w:after="0" w:line="360" w:lineRule="auto"/>
        <w:ind w:left="425" w:hangingChars="177" w:hanging="425"/>
      </w:pPr>
      <w:r>
        <w:t>[</w:t>
      </w:r>
      <w:r w:rsidR="00292360">
        <w:t>8</w:t>
      </w:r>
      <w:r>
        <w:t>] Wikipedia, Web Brwoser[EB/OL]. http://en.wikipedia.org/wiki/Web_browser</w:t>
      </w:r>
    </w:p>
    <w:p w14:paraId="63256E38" w14:textId="77777777" w:rsidR="00932D31" w:rsidRDefault="00932D31" w:rsidP="00932D31">
      <w:pPr>
        <w:autoSpaceDE w:val="0"/>
        <w:autoSpaceDN w:val="0"/>
        <w:spacing w:after="0" w:line="360" w:lineRule="auto"/>
        <w:ind w:left="425" w:hangingChars="177" w:hanging="425"/>
      </w:pPr>
      <w:r>
        <w:t>[</w:t>
      </w:r>
      <w:r w:rsidR="00292360">
        <w:t>9</w:t>
      </w:r>
      <w:r>
        <w:t>] Tim Berners-Lee. WorldWideWeb, the first Web cl</w:t>
      </w:r>
      <w:r>
        <w:t>i</w:t>
      </w:r>
      <w:r>
        <w:t>ent[EB/OL/].http://www.w3.org/People/Berners-Lee/WorldWideWeb.html, 2015-6-28.</w:t>
      </w:r>
    </w:p>
    <w:p w14:paraId="2E024E7C" w14:textId="77777777" w:rsidR="00932D31" w:rsidRDefault="00932D31" w:rsidP="00932D31">
      <w:pPr>
        <w:autoSpaceDE w:val="0"/>
        <w:autoSpaceDN w:val="0"/>
        <w:spacing w:after="0" w:line="360" w:lineRule="auto"/>
        <w:ind w:left="425" w:hangingChars="177" w:hanging="425"/>
      </w:pPr>
      <w:r>
        <w:t>[</w:t>
      </w:r>
      <w:r w:rsidR="00292360">
        <w:t>10</w:t>
      </w:r>
      <w:r>
        <w:t xml:space="preserve">] </w:t>
      </w:r>
      <w:r>
        <w:t>赵经纬</w:t>
      </w:r>
      <w:r>
        <w:t>,</w:t>
      </w:r>
      <w:r>
        <w:t>周余</w:t>
      </w:r>
      <w:r>
        <w:t>,</w:t>
      </w:r>
      <w:r>
        <w:t>王自强等</w:t>
      </w:r>
      <w:r>
        <w:t>.</w:t>
      </w:r>
      <w:r>
        <w:t>基于</w:t>
      </w:r>
      <w:r>
        <w:t>WebKit</w:t>
      </w:r>
      <w:r>
        <w:t>的嵌入式浏览器的研究与实现</w:t>
      </w:r>
      <w:r>
        <w:t>.</w:t>
      </w:r>
      <w:r>
        <w:t>电子测量技术</w:t>
      </w:r>
      <w:r>
        <w:t xml:space="preserve">,200934(3),135-137 </w:t>
      </w:r>
    </w:p>
    <w:p w14:paraId="2989B35B" w14:textId="77777777" w:rsidR="00932D31" w:rsidRDefault="00932D31" w:rsidP="00932D31">
      <w:pPr>
        <w:autoSpaceDE w:val="0"/>
        <w:autoSpaceDN w:val="0"/>
        <w:spacing w:after="0" w:line="360" w:lineRule="auto"/>
        <w:ind w:left="425" w:hangingChars="177" w:hanging="425"/>
      </w:pPr>
      <w:r>
        <w:t>[</w:t>
      </w:r>
      <w:r w:rsidR="00292360">
        <w:t>11</w:t>
      </w:r>
      <w:r>
        <w:t xml:space="preserve">] </w:t>
      </w:r>
      <w:r>
        <w:t>叶卿</w:t>
      </w:r>
      <w:r>
        <w:t>.</w:t>
      </w:r>
      <w:r>
        <w:t>嵌入式微浏览器的设计与实现</w:t>
      </w:r>
      <w:r>
        <w:t>:[D],</w:t>
      </w:r>
      <w:r>
        <w:t>北京</w:t>
      </w:r>
      <w:r>
        <w:t>:</w:t>
      </w:r>
      <w:r>
        <w:t>北京邮电大学</w:t>
      </w:r>
      <w:r>
        <w:t>.2005,22-25</w:t>
      </w:r>
    </w:p>
    <w:p w14:paraId="22B26867" w14:textId="77777777" w:rsidR="00932D31" w:rsidRDefault="00932D31" w:rsidP="00932D31">
      <w:pPr>
        <w:autoSpaceDE w:val="0"/>
        <w:autoSpaceDN w:val="0"/>
        <w:spacing w:after="0" w:line="360" w:lineRule="auto"/>
        <w:ind w:left="425" w:hangingChars="177" w:hanging="425"/>
      </w:pPr>
      <w:r>
        <w:t>[</w:t>
      </w:r>
      <w:r w:rsidR="00292360">
        <w:t>12</w:t>
      </w:r>
      <w:r>
        <w:t xml:space="preserve">] </w:t>
      </w:r>
      <w:r>
        <w:t>西村贤</w:t>
      </w:r>
      <w:r>
        <w:t>.</w:t>
      </w:r>
      <w:r w:rsidR="00380307">
        <w:t xml:space="preserve"> </w:t>
      </w:r>
      <w:r>
        <w:t>[EB/0L/].http://www.atmarkit.co.jp/news/200903/30/chrome.html, 2009-3-30.</w:t>
      </w:r>
    </w:p>
    <w:p w14:paraId="315BEFB1" w14:textId="77777777" w:rsidR="00932D31" w:rsidRDefault="00932D31" w:rsidP="00932D31">
      <w:pPr>
        <w:autoSpaceDE w:val="0"/>
        <w:autoSpaceDN w:val="0"/>
        <w:spacing w:after="0" w:line="360" w:lineRule="auto"/>
        <w:ind w:left="425" w:hangingChars="177" w:hanging="425"/>
      </w:pPr>
      <w:r>
        <w:t>[</w:t>
      </w:r>
      <w:r w:rsidR="00292360">
        <w:t>13</w:t>
      </w:r>
      <w:r>
        <w:t xml:space="preserve">] </w:t>
      </w:r>
      <w:r>
        <w:t>朱永盛</w:t>
      </w:r>
      <w:r>
        <w:t>.WebKit</w:t>
      </w:r>
      <w:r>
        <w:t>技术内幕</w:t>
      </w:r>
      <w:r>
        <w:t>[M].</w:t>
      </w:r>
      <w:r>
        <w:t>北京</w:t>
      </w:r>
      <w:r>
        <w:t>:</w:t>
      </w:r>
      <w:r>
        <w:t>电子工业出版社</w:t>
      </w:r>
      <w:r>
        <w:t>,2014:2-4</w:t>
      </w:r>
    </w:p>
    <w:p w14:paraId="2F071C96" w14:textId="77777777" w:rsidR="00932D31" w:rsidRDefault="00292360" w:rsidP="00932D31">
      <w:pPr>
        <w:autoSpaceDE w:val="0"/>
        <w:autoSpaceDN w:val="0"/>
        <w:spacing w:after="0" w:line="360" w:lineRule="auto"/>
        <w:ind w:left="425" w:hangingChars="177" w:hanging="425"/>
      </w:pPr>
      <w:r>
        <w:t>[14</w:t>
      </w:r>
      <w:r w:rsidR="00932D31">
        <w:t xml:space="preserve">] </w:t>
      </w:r>
      <w:r w:rsidR="00932D31">
        <w:t>肖梦华</w:t>
      </w:r>
      <w:r w:rsidR="00932D31">
        <w:t>.</w:t>
      </w:r>
      <w:r w:rsidR="00932D31">
        <w:t>面向智能电视的嵌入式浏览器平台的研究与设计</w:t>
      </w:r>
      <w:r w:rsidR="00932D31">
        <w:t>[D].</w:t>
      </w:r>
      <w:r w:rsidR="00932D31">
        <w:t>上海</w:t>
      </w:r>
      <w:r w:rsidR="00932D31">
        <w:t>:</w:t>
      </w:r>
      <w:r w:rsidR="00932D31">
        <w:t>复旦大学</w:t>
      </w:r>
      <w:r w:rsidR="00932D31">
        <w:t>.2013</w:t>
      </w:r>
    </w:p>
    <w:p w14:paraId="3EE084AD" w14:textId="77777777" w:rsidR="00932D31" w:rsidRDefault="00292360" w:rsidP="00932D31">
      <w:pPr>
        <w:autoSpaceDE w:val="0"/>
        <w:autoSpaceDN w:val="0"/>
        <w:spacing w:after="0" w:line="360" w:lineRule="auto"/>
        <w:ind w:left="425" w:hangingChars="177" w:hanging="425"/>
      </w:pPr>
      <w:r>
        <w:t>[15</w:t>
      </w:r>
      <w:r w:rsidR="00932D31">
        <w:t xml:space="preserve">] </w:t>
      </w:r>
      <w:r w:rsidR="00932D31">
        <w:t>许晔</w:t>
      </w:r>
      <w:r w:rsidR="00932D31">
        <w:t>.</w:t>
      </w:r>
      <w:r w:rsidR="00932D31">
        <w:t>发展嵌入式系统是我国后</w:t>
      </w:r>
      <w:r w:rsidR="00932D31">
        <w:t>PC</w:t>
      </w:r>
      <w:r w:rsidR="00932D31">
        <w:t>时代的战略选择</w:t>
      </w:r>
      <w:r w:rsidR="00932D31">
        <w:t>[J].</w:t>
      </w:r>
      <w:r w:rsidR="00932D31">
        <w:t>中国科技投资</w:t>
      </w:r>
      <w:r w:rsidR="00932D31">
        <w:t>,2010,2:2-3</w:t>
      </w:r>
    </w:p>
    <w:p w14:paraId="464EC70D" w14:textId="77777777" w:rsidR="00932D31" w:rsidRDefault="00292360" w:rsidP="00932D31">
      <w:pPr>
        <w:autoSpaceDE w:val="0"/>
        <w:autoSpaceDN w:val="0"/>
        <w:spacing w:after="0" w:line="360" w:lineRule="auto"/>
        <w:ind w:left="425" w:hangingChars="177" w:hanging="425"/>
      </w:pPr>
      <w:r>
        <w:t>[16</w:t>
      </w:r>
      <w:r w:rsidR="00932D31">
        <w:t xml:space="preserve">] </w:t>
      </w:r>
      <w:r w:rsidR="00932D31">
        <w:t>梁融凌</w:t>
      </w:r>
      <w:r w:rsidR="00932D31">
        <w:t>,</w:t>
      </w:r>
      <w:r w:rsidR="00932D31">
        <w:t>余昌嵩</w:t>
      </w:r>
      <w:r w:rsidR="00932D31">
        <w:t xml:space="preserve">. </w:t>
      </w:r>
      <w:r w:rsidR="00932D31">
        <w:t>基于嵌入式</w:t>
      </w:r>
      <w:r w:rsidR="00932D31">
        <w:t>Linux</w:t>
      </w:r>
      <w:r w:rsidR="00932D31">
        <w:t>电子书的设计与实现</w:t>
      </w:r>
      <w:r w:rsidR="00932D31">
        <w:t>[J].</w:t>
      </w:r>
      <w:r w:rsidR="00932D31">
        <w:t>牡丹江师范学院学报</w:t>
      </w:r>
      <w:r w:rsidR="00932D31">
        <w:t>(</w:t>
      </w:r>
      <w:r w:rsidR="00932D31">
        <w:t>自然科学版</w:t>
      </w:r>
      <w:r w:rsidR="00932D31">
        <w:t>),2014,4:13-14</w:t>
      </w:r>
    </w:p>
    <w:p w14:paraId="57370E45" w14:textId="77777777" w:rsidR="00932D31" w:rsidRDefault="00292360" w:rsidP="00932D31">
      <w:pPr>
        <w:autoSpaceDE w:val="0"/>
        <w:autoSpaceDN w:val="0"/>
        <w:spacing w:after="0" w:line="360" w:lineRule="auto"/>
        <w:ind w:left="425" w:hangingChars="177" w:hanging="425"/>
      </w:pPr>
      <w:r>
        <w:t>[17</w:t>
      </w:r>
      <w:r w:rsidR="00932D31">
        <w:t xml:space="preserve">] </w:t>
      </w:r>
      <w:r w:rsidR="00932D31">
        <w:t>冯礼哲</w:t>
      </w:r>
      <w:r w:rsidR="00932D31">
        <w:t>,</w:t>
      </w:r>
      <w:r w:rsidR="00932D31">
        <w:t>高声荣</w:t>
      </w:r>
      <w:r w:rsidR="00932D31">
        <w:t>,</w:t>
      </w:r>
      <w:r w:rsidR="00932D31">
        <w:t>罗怀琴</w:t>
      </w:r>
      <w:r w:rsidR="00932D31">
        <w:t>,</w:t>
      </w:r>
      <w:r w:rsidR="00932D31">
        <w:t>李逸</w:t>
      </w:r>
      <w:r w:rsidR="00932D31">
        <w:t>.</w:t>
      </w:r>
      <w:r w:rsidR="00932D31">
        <w:t>发展中的</w:t>
      </w:r>
      <w:r w:rsidR="00932D31">
        <w:t>4G</w:t>
      </w:r>
      <w:r w:rsidR="00932D31">
        <w:t>网络</w:t>
      </w:r>
      <w:r w:rsidR="00932D31">
        <w:t>[J].</w:t>
      </w:r>
      <w:r w:rsidR="00932D31">
        <w:t>科技视界</w:t>
      </w:r>
      <w:r w:rsidR="00932D31">
        <w:t>,2015,5:23</w:t>
      </w:r>
    </w:p>
    <w:p w14:paraId="762B5105" w14:textId="77777777" w:rsidR="00932D31" w:rsidRDefault="00292360" w:rsidP="00932D31">
      <w:pPr>
        <w:autoSpaceDE w:val="0"/>
        <w:autoSpaceDN w:val="0"/>
        <w:spacing w:after="0" w:line="360" w:lineRule="auto"/>
        <w:ind w:left="425" w:hangingChars="177" w:hanging="425"/>
      </w:pPr>
      <w:r>
        <w:lastRenderedPageBreak/>
        <w:t>[18</w:t>
      </w:r>
      <w:r w:rsidR="00932D31">
        <w:t xml:space="preserve">] </w:t>
      </w:r>
      <w:r w:rsidR="00932D31">
        <w:t>罗锐</w:t>
      </w:r>
      <w:r w:rsidR="00932D31">
        <w:t>.</w:t>
      </w:r>
      <w:r w:rsidR="00932D31">
        <w:t>基于</w:t>
      </w:r>
      <w:r w:rsidR="00932D31">
        <w:t>Blackfin</w:t>
      </w:r>
      <w:r w:rsidR="00932D31">
        <w:t>平台的嵌入式播放器的研究与实现</w:t>
      </w:r>
      <w:r w:rsidR="00932D31">
        <w:t>[D].</w:t>
      </w:r>
      <w:r w:rsidR="00932D31">
        <w:t>成都</w:t>
      </w:r>
      <w:r w:rsidR="00932D31">
        <w:t>:</w:t>
      </w:r>
      <w:r w:rsidR="00932D31">
        <w:t>电子科技大学</w:t>
      </w:r>
      <w:r w:rsidR="00932D31">
        <w:t>.2009</w:t>
      </w:r>
    </w:p>
    <w:p w14:paraId="76D0127E" w14:textId="77777777" w:rsidR="00932D31" w:rsidRDefault="00292360" w:rsidP="00932D31">
      <w:pPr>
        <w:autoSpaceDE w:val="0"/>
        <w:autoSpaceDN w:val="0"/>
        <w:spacing w:after="0" w:line="360" w:lineRule="auto"/>
        <w:ind w:left="425" w:hangingChars="177" w:hanging="425"/>
      </w:pPr>
      <w:r>
        <w:t>[19</w:t>
      </w:r>
      <w:r w:rsidR="00932D31">
        <w:t xml:space="preserve">] </w:t>
      </w:r>
      <w:r w:rsidR="00932D31">
        <w:t>仇昊</w:t>
      </w:r>
      <w:r w:rsidR="00932D31">
        <w:t>.</w:t>
      </w:r>
      <w:r w:rsidR="00932D31">
        <w:t>基于</w:t>
      </w:r>
      <w:r w:rsidR="00932D31">
        <w:t>GStreamer</w:t>
      </w:r>
      <w:r w:rsidR="00932D31">
        <w:t>的嵌入式多媒体系统的研究与实现</w:t>
      </w:r>
      <w:r w:rsidR="00932D31">
        <w:t>[D].</w:t>
      </w:r>
      <w:r w:rsidR="00932D31">
        <w:t>北京</w:t>
      </w:r>
      <w:r w:rsidR="00932D31">
        <w:t>:</w:t>
      </w:r>
      <w:r w:rsidR="00932D31">
        <w:t>北京邮电大学</w:t>
      </w:r>
      <w:r w:rsidR="00932D31">
        <w:t>.2011</w:t>
      </w:r>
    </w:p>
    <w:p w14:paraId="27625859" w14:textId="77777777" w:rsidR="00932D31" w:rsidRPr="00937053" w:rsidRDefault="00292360" w:rsidP="00932D31">
      <w:pPr>
        <w:autoSpaceDE w:val="0"/>
        <w:autoSpaceDN w:val="0"/>
        <w:spacing w:after="0" w:line="360" w:lineRule="auto"/>
        <w:ind w:left="425" w:hangingChars="177" w:hanging="425"/>
      </w:pPr>
      <w:r>
        <w:t>[20</w:t>
      </w:r>
      <w:r w:rsidR="00A07AE5">
        <w:t xml:space="preserve">] </w:t>
      </w:r>
      <w:r w:rsidR="00932D31">
        <w:t>Taymans W, Baker S, Wingo A, etal.Gstreamer Application Development Manual</w:t>
      </w:r>
      <w:r w:rsidR="003A4849">
        <w:t xml:space="preserve"> </w:t>
      </w:r>
      <w:r w:rsidR="00932D31">
        <w:t>(0.10.35.1)</w:t>
      </w:r>
    </w:p>
    <w:p w14:paraId="02E40974" w14:textId="77777777" w:rsidR="001A5ED7" w:rsidRDefault="005E117F" w:rsidP="008D46A1">
      <w:pPr>
        <w:autoSpaceDE w:val="0"/>
        <w:autoSpaceDN w:val="0"/>
        <w:spacing w:after="0" w:line="360" w:lineRule="auto"/>
        <w:ind w:left="425" w:hangingChars="177" w:hanging="425"/>
      </w:pPr>
      <w:r w:rsidRPr="00690207">
        <w:rPr>
          <w:rFonts w:hint="eastAsia"/>
        </w:rPr>
        <w:t>[</w:t>
      </w:r>
      <w:r w:rsidRPr="00690207">
        <w:t>21</w:t>
      </w:r>
      <w:r w:rsidRPr="00690207">
        <w:rPr>
          <w:rFonts w:hint="eastAsia"/>
        </w:rPr>
        <w:t xml:space="preserve">] </w:t>
      </w:r>
      <w:r w:rsidR="00B26B7D" w:rsidRPr="00B26B7D">
        <w:rPr>
          <w:rFonts w:hint="eastAsia"/>
        </w:rPr>
        <w:t>黄铁军</w:t>
      </w:r>
      <w:r w:rsidR="00B26B7D" w:rsidRPr="00B26B7D">
        <w:t>.</w:t>
      </w:r>
      <w:r w:rsidR="00B26B7D" w:rsidRPr="00B26B7D">
        <w:t>视频编码国家标准</w:t>
      </w:r>
      <w:r w:rsidR="00B26B7D" w:rsidRPr="00B26B7D">
        <w:t>AVS</w:t>
      </w:r>
      <w:r w:rsidR="00B26B7D" w:rsidRPr="00B26B7D">
        <w:t>与国际标准</w:t>
      </w:r>
      <w:r w:rsidR="00B26B7D" w:rsidRPr="00B26B7D">
        <w:t>MPEG</w:t>
      </w:r>
      <w:r w:rsidR="00B26B7D" w:rsidRPr="00B26B7D">
        <w:t>的比较</w:t>
      </w:r>
      <w:r w:rsidR="00B26B7D" w:rsidRPr="00B26B7D">
        <w:t>[DB/OL].</w:t>
      </w:r>
      <w:r w:rsidR="00B26B7D">
        <w:t xml:space="preserve"> </w:t>
      </w:r>
      <w:r w:rsidR="00B26B7D" w:rsidRPr="00B26B7D">
        <w:t>http://www.a</w:t>
      </w:r>
      <w:r w:rsidR="00B26B7D">
        <w:t>-</w:t>
      </w:r>
      <w:r w:rsidR="00B26B7D" w:rsidRPr="00B26B7D">
        <w:t>vs.org.cn/</w:t>
      </w:r>
      <w:r w:rsidR="00B26B7D" w:rsidRPr="00B26B7D">
        <w:t>，</w:t>
      </w:r>
      <w:r w:rsidR="00B26B7D" w:rsidRPr="00B26B7D">
        <w:t>2005.</w:t>
      </w:r>
    </w:p>
    <w:p w14:paraId="014B66AF" w14:textId="77777777" w:rsidR="00707571" w:rsidRDefault="00640AEE" w:rsidP="00707571">
      <w:pPr>
        <w:autoSpaceDE w:val="0"/>
        <w:autoSpaceDN w:val="0"/>
        <w:spacing w:after="0" w:line="360" w:lineRule="auto"/>
        <w:ind w:left="425" w:hangingChars="177" w:hanging="425"/>
      </w:pPr>
      <w:r w:rsidRPr="008D46A1">
        <w:t>[</w:t>
      </w:r>
      <w:r w:rsidR="00133DA7" w:rsidRPr="008D46A1">
        <w:t>22</w:t>
      </w:r>
      <w:r w:rsidRPr="008D46A1">
        <w:t>]</w:t>
      </w:r>
      <w:r w:rsidR="00A07AE5">
        <w:rPr>
          <w:rFonts w:hint="eastAsia"/>
        </w:rPr>
        <w:t xml:space="preserve"> </w:t>
      </w:r>
      <w:hyperlink r:id="rId51" w:history="1">
        <w:r w:rsidR="008C4AE4" w:rsidRPr="001F74AE">
          <w:t>https://en.wikipedia.org/wiki/Web_browser, last modified on 7 June 2016</w:t>
        </w:r>
      </w:hyperlink>
    </w:p>
    <w:p w14:paraId="44AEFC40" w14:textId="77777777" w:rsidR="00435642" w:rsidRDefault="006B3198" w:rsidP="00640AEE">
      <w:pPr>
        <w:pStyle w:val="11"/>
        <w:spacing w:line="300" w:lineRule="auto"/>
        <w:ind w:left="432" w:right="23" w:hangingChars="180" w:hanging="432"/>
        <w:rPr>
          <w:rFonts w:hAnsi="宋体"/>
          <w:bCs/>
          <w:kern w:val="0"/>
          <w:sz w:val="24"/>
          <w:szCs w:val="24"/>
        </w:rPr>
      </w:pPr>
      <w:r>
        <w:rPr>
          <w:rFonts w:hAnsi="宋体" w:hint="eastAsia"/>
          <w:bCs/>
          <w:kern w:val="0"/>
          <w:sz w:val="24"/>
          <w:szCs w:val="24"/>
        </w:rPr>
        <w:t>[</w:t>
      </w:r>
      <w:r>
        <w:rPr>
          <w:rFonts w:hAnsi="宋体"/>
          <w:bCs/>
          <w:kern w:val="0"/>
          <w:sz w:val="24"/>
          <w:szCs w:val="24"/>
        </w:rPr>
        <w:t>23</w:t>
      </w:r>
      <w:r>
        <w:rPr>
          <w:rFonts w:hAnsi="宋体" w:hint="eastAsia"/>
          <w:bCs/>
          <w:kern w:val="0"/>
          <w:sz w:val="24"/>
          <w:szCs w:val="24"/>
        </w:rPr>
        <w:t>]</w:t>
      </w:r>
      <w:r>
        <w:rPr>
          <w:rFonts w:hAnsi="宋体"/>
          <w:bCs/>
          <w:kern w:val="0"/>
          <w:sz w:val="24"/>
          <w:szCs w:val="24"/>
        </w:rPr>
        <w:t xml:space="preserve"> </w:t>
      </w:r>
      <w:r w:rsidRPr="006B3198">
        <w:rPr>
          <w:rFonts w:hAnsi="宋体" w:hint="eastAsia"/>
          <w:bCs/>
          <w:kern w:val="0"/>
          <w:sz w:val="24"/>
          <w:szCs w:val="24"/>
        </w:rPr>
        <w:t>中国互联网信息中心</w:t>
      </w:r>
      <w:r w:rsidR="009903E8">
        <w:rPr>
          <w:rFonts w:hAnsi="宋体"/>
          <w:bCs/>
          <w:kern w:val="0"/>
          <w:sz w:val="24"/>
          <w:szCs w:val="24"/>
        </w:rPr>
        <w:t>.</w:t>
      </w:r>
      <w:r w:rsidRPr="006B3198">
        <w:rPr>
          <w:rFonts w:hAnsi="宋体" w:hint="eastAsia"/>
          <w:bCs/>
          <w:kern w:val="0"/>
          <w:sz w:val="24"/>
          <w:szCs w:val="24"/>
        </w:rPr>
        <w:t>中国互联网报告</w:t>
      </w:r>
      <w:r w:rsidRPr="006B3198">
        <w:rPr>
          <w:rFonts w:hAnsi="宋体" w:hint="eastAsia"/>
          <w:bCs/>
          <w:kern w:val="0"/>
          <w:sz w:val="24"/>
          <w:szCs w:val="24"/>
        </w:rPr>
        <w:t>[M]</w:t>
      </w:r>
      <w:r w:rsidR="009903E8">
        <w:rPr>
          <w:rFonts w:hAnsi="宋体" w:hint="eastAsia"/>
          <w:bCs/>
          <w:kern w:val="0"/>
          <w:sz w:val="24"/>
          <w:szCs w:val="24"/>
        </w:rPr>
        <w:t>.</w:t>
      </w:r>
      <w:r w:rsidRPr="006B3198">
        <w:rPr>
          <w:rFonts w:hAnsi="宋体" w:hint="eastAsia"/>
          <w:bCs/>
          <w:kern w:val="0"/>
          <w:sz w:val="24"/>
          <w:szCs w:val="24"/>
        </w:rPr>
        <w:t>北京</w:t>
      </w:r>
      <w:r w:rsidRPr="006B3198">
        <w:rPr>
          <w:rFonts w:hAnsi="宋体" w:hint="eastAsia"/>
          <w:bCs/>
          <w:kern w:val="0"/>
          <w:sz w:val="24"/>
          <w:szCs w:val="24"/>
        </w:rPr>
        <w:t>.2007</w:t>
      </w:r>
    </w:p>
    <w:p w14:paraId="08100853" w14:textId="77777777" w:rsidR="005E5040" w:rsidRPr="002D1146" w:rsidRDefault="001630A0" w:rsidP="005E5040">
      <w:pPr>
        <w:pStyle w:val="11"/>
        <w:spacing w:line="300" w:lineRule="auto"/>
        <w:ind w:left="432" w:right="23" w:hangingChars="180" w:hanging="432"/>
        <w:rPr>
          <w:noProof/>
          <w:sz w:val="24"/>
          <w:szCs w:val="24"/>
        </w:rPr>
      </w:pPr>
      <w:r w:rsidRPr="002D1146">
        <w:rPr>
          <w:rFonts w:hAnsi="宋体" w:hint="eastAsia"/>
          <w:bCs/>
          <w:kern w:val="0"/>
          <w:sz w:val="24"/>
          <w:szCs w:val="24"/>
        </w:rPr>
        <w:t>[</w:t>
      </w:r>
      <w:r w:rsidRPr="002D1146">
        <w:rPr>
          <w:rFonts w:hAnsi="宋体"/>
          <w:bCs/>
          <w:kern w:val="0"/>
          <w:sz w:val="24"/>
          <w:szCs w:val="24"/>
        </w:rPr>
        <w:t>24</w:t>
      </w:r>
      <w:r w:rsidRPr="002D1146">
        <w:rPr>
          <w:rFonts w:hAnsi="宋体" w:hint="eastAsia"/>
          <w:bCs/>
          <w:kern w:val="0"/>
          <w:sz w:val="24"/>
          <w:szCs w:val="24"/>
        </w:rPr>
        <w:t>]</w:t>
      </w:r>
      <w:r w:rsidRPr="002D1146">
        <w:rPr>
          <w:rFonts w:hAnsi="宋体"/>
          <w:bCs/>
          <w:kern w:val="0"/>
          <w:sz w:val="24"/>
          <w:szCs w:val="24"/>
        </w:rPr>
        <w:t xml:space="preserve"> </w:t>
      </w:r>
      <w:r w:rsidR="005E5040" w:rsidRPr="002D1146">
        <w:rPr>
          <w:noProof/>
          <w:sz w:val="24"/>
          <w:szCs w:val="24"/>
        </w:rPr>
        <w:t>http://trac.webkit.org/wiki/WebKit2</w:t>
      </w:r>
      <w:r w:rsidR="00933F21" w:rsidRPr="002D1146">
        <w:rPr>
          <w:noProof/>
          <w:sz w:val="24"/>
          <w:szCs w:val="24"/>
        </w:rPr>
        <w:t>.</w:t>
      </w:r>
      <w:r w:rsidR="00933F21" w:rsidRPr="002D1146">
        <w:rPr>
          <w:sz w:val="24"/>
          <w:szCs w:val="24"/>
        </w:rPr>
        <w:t xml:space="preserve"> </w:t>
      </w:r>
      <w:r w:rsidR="00933F21" w:rsidRPr="002D1146">
        <w:rPr>
          <w:noProof/>
          <w:sz w:val="24"/>
          <w:szCs w:val="24"/>
        </w:rPr>
        <w:t>Hosted by Apple. 2016.6.15</w:t>
      </w:r>
    </w:p>
    <w:p w14:paraId="6A1C2028" w14:textId="77777777" w:rsidR="00AF714E" w:rsidRPr="002D1146" w:rsidRDefault="00AF714E" w:rsidP="00640AEE">
      <w:pPr>
        <w:pStyle w:val="11"/>
        <w:spacing w:line="300" w:lineRule="auto"/>
        <w:ind w:left="432" w:right="23" w:hangingChars="180" w:hanging="432"/>
        <w:rPr>
          <w:noProof/>
          <w:sz w:val="24"/>
          <w:szCs w:val="24"/>
        </w:rPr>
      </w:pPr>
      <w:r w:rsidRPr="002D1146">
        <w:rPr>
          <w:noProof/>
          <w:sz w:val="24"/>
          <w:szCs w:val="24"/>
        </w:rPr>
        <w:t>[</w:t>
      </w:r>
      <w:r w:rsidR="005866B1" w:rsidRPr="002D1146">
        <w:rPr>
          <w:noProof/>
          <w:sz w:val="24"/>
          <w:szCs w:val="24"/>
        </w:rPr>
        <w:t>25</w:t>
      </w:r>
      <w:r w:rsidRPr="002D1146">
        <w:rPr>
          <w:noProof/>
          <w:sz w:val="24"/>
          <w:szCs w:val="24"/>
        </w:rPr>
        <w:t>]</w:t>
      </w:r>
      <w:r w:rsidR="00C1162F" w:rsidRPr="002D1146">
        <w:rPr>
          <w:noProof/>
          <w:sz w:val="24"/>
          <w:szCs w:val="24"/>
        </w:rPr>
        <w:t xml:space="preserve"> </w:t>
      </w:r>
      <w:hyperlink r:id="rId52" w:history="1">
        <w:r w:rsidR="00F86B83" w:rsidRPr="002D1146">
          <w:rPr>
            <w:sz w:val="24"/>
            <w:szCs w:val="24"/>
          </w:rPr>
          <w:t>https://gstreamer.freedesktop.org</w:t>
        </w:r>
      </w:hyperlink>
      <w:r w:rsidR="00F86B83" w:rsidRPr="002D1146">
        <w:rPr>
          <w:noProof/>
          <w:sz w:val="24"/>
          <w:szCs w:val="24"/>
        </w:rPr>
        <w:t xml:space="preserve"> </w:t>
      </w:r>
      <w:r w:rsidR="00CB6BA8" w:rsidRPr="002D1146">
        <w:rPr>
          <w:noProof/>
          <w:sz w:val="24"/>
          <w:szCs w:val="24"/>
        </w:rPr>
        <w:t>2016.8.15</w:t>
      </w:r>
    </w:p>
    <w:p w14:paraId="540A8DB9" w14:textId="77777777" w:rsidR="00B522A2" w:rsidRDefault="0024091D" w:rsidP="00640AEE">
      <w:pPr>
        <w:pStyle w:val="11"/>
        <w:spacing w:line="300" w:lineRule="auto"/>
        <w:ind w:left="432" w:right="23" w:hangingChars="180" w:hanging="432"/>
        <w:rPr>
          <w:noProof/>
          <w:sz w:val="24"/>
          <w:szCs w:val="24"/>
        </w:rPr>
      </w:pPr>
      <w:r>
        <w:rPr>
          <w:noProof/>
          <w:sz w:val="24"/>
          <w:szCs w:val="24"/>
        </w:rPr>
        <w:t>[26</w:t>
      </w:r>
      <w:r w:rsidR="001D2A60">
        <w:rPr>
          <w:noProof/>
          <w:sz w:val="24"/>
          <w:szCs w:val="24"/>
        </w:rPr>
        <w:t>]</w:t>
      </w:r>
      <w:r w:rsidR="001D2A60">
        <w:rPr>
          <w:noProof/>
          <w:sz w:val="24"/>
          <w:szCs w:val="24"/>
        </w:rPr>
        <w:tab/>
      </w:r>
      <w:r w:rsidR="007575A5" w:rsidRPr="007575A5">
        <w:rPr>
          <w:noProof/>
          <w:sz w:val="24"/>
          <w:szCs w:val="24"/>
        </w:rPr>
        <w:t>Taymans Wim, Baker Steve, Wingo Andy</w:t>
      </w:r>
      <w:r w:rsidR="00662043">
        <w:rPr>
          <w:noProof/>
          <w:sz w:val="24"/>
          <w:szCs w:val="24"/>
        </w:rPr>
        <w:t>,</w:t>
      </w:r>
      <w:r w:rsidR="007575A5" w:rsidRPr="007575A5">
        <w:rPr>
          <w:noProof/>
          <w:sz w:val="24"/>
          <w:szCs w:val="24"/>
        </w:rPr>
        <w:t xml:space="preserve"> et a1. GStreamer Application Developme</w:t>
      </w:r>
      <w:r w:rsidR="007575A5">
        <w:rPr>
          <w:noProof/>
          <w:sz w:val="24"/>
          <w:szCs w:val="24"/>
        </w:rPr>
        <w:t>nt Manual(0.10.33)[EB/OL],</w:t>
      </w:r>
      <w:r w:rsidR="00077466" w:rsidRPr="00077466">
        <w:rPr>
          <w:noProof/>
          <w:sz w:val="24"/>
          <w:szCs w:val="24"/>
        </w:rPr>
        <w:t>https://gstreamer.freedesktop.org/da</w:t>
      </w:r>
      <w:r w:rsidR="00BD3F6F">
        <w:rPr>
          <w:noProof/>
          <w:sz w:val="24"/>
          <w:szCs w:val="24"/>
        </w:rPr>
        <w:t>ta/doc/gstreamer/0.10.33/manual</w:t>
      </w:r>
      <w:r w:rsidR="007575A5" w:rsidRPr="007575A5">
        <w:rPr>
          <w:noProof/>
          <w:sz w:val="24"/>
          <w:szCs w:val="24"/>
        </w:rPr>
        <w:t>, 2011-05-10</w:t>
      </w:r>
    </w:p>
    <w:p w14:paraId="33EBE154" w14:textId="77777777" w:rsidR="00392B3C" w:rsidRDefault="00F07B92" w:rsidP="00640AEE">
      <w:pPr>
        <w:pStyle w:val="11"/>
        <w:spacing w:line="300" w:lineRule="auto"/>
        <w:ind w:left="432" w:right="23" w:hangingChars="180" w:hanging="432"/>
        <w:rPr>
          <w:noProof/>
          <w:sz w:val="24"/>
          <w:szCs w:val="24"/>
        </w:rPr>
      </w:pPr>
      <w:r>
        <w:rPr>
          <w:rFonts w:hint="eastAsia"/>
          <w:noProof/>
          <w:sz w:val="24"/>
          <w:szCs w:val="24"/>
        </w:rPr>
        <w:t>[</w:t>
      </w:r>
      <w:r>
        <w:rPr>
          <w:noProof/>
          <w:sz w:val="24"/>
          <w:szCs w:val="24"/>
        </w:rPr>
        <w:t>27</w:t>
      </w:r>
      <w:r>
        <w:rPr>
          <w:rFonts w:hint="eastAsia"/>
          <w:noProof/>
          <w:sz w:val="24"/>
          <w:szCs w:val="24"/>
        </w:rPr>
        <w:t>]</w:t>
      </w:r>
      <w:r>
        <w:rPr>
          <w:noProof/>
          <w:sz w:val="24"/>
          <w:szCs w:val="24"/>
        </w:rPr>
        <w:t xml:space="preserve"> </w:t>
      </w:r>
      <w:r w:rsidR="00ED2ECC">
        <w:rPr>
          <w:rFonts w:hint="eastAsia"/>
          <w:noProof/>
          <w:sz w:val="24"/>
          <w:szCs w:val="24"/>
        </w:rPr>
        <w:t>张治忠</w:t>
      </w:r>
      <w:r w:rsidR="00ED2ECC">
        <w:rPr>
          <w:rFonts w:hint="eastAsia"/>
          <w:noProof/>
          <w:sz w:val="24"/>
          <w:szCs w:val="24"/>
        </w:rPr>
        <w:t>.</w:t>
      </w:r>
      <w:r w:rsidR="00ED2ECC" w:rsidRPr="00ED2ECC">
        <w:rPr>
          <w:rFonts w:hint="eastAsia"/>
          <w:noProof/>
          <w:sz w:val="24"/>
          <w:szCs w:val="24"/>
        </w:rPr>
        <w:t>基于</w:t>
      </w:r>
      <w:r w:rsidR="00ED2ECC" w:rsidRPr="00ED2ECC">
        <w:rPr>
          <w:noProof/>
          <w:sz w:val="24"/>
          <w:szCs w:val="24"/>
        </w:rPr>
        <w:t>SEP6200</w:t>
      </w:r>
      <w:r w:rsidR="00ED2ECC" w:rsidRPr="00ED2ECC">
        <w:rPr>
          <w:noProof/>
          <w:sz w:val="24"/>
          <w:szCs w:val="24"/>
        </w:rPr>
        <w:t>处理器的</w:t>
      </w:r>
      <w:r w:rsidR="00ED2ECC" w:rsidRPr="00ED2ECC">
        <w:rPr>
          <w:noProof/>
          <w:sz w:val="24"/>
          <w:szCs w:val="24"/>
        </w:rPr>
        <w:t>GStreamer</w:t>
      </w:r>
      <w:r w:rsidR="00ED2ECC" w:rsidRPr="00ED2ECC">
        <w:rPr>
          <w:noProof/>
          <w:sz w:val="24"/>
          <w:szCs w:val="24"/>
        </w:rPr>
        <w:t>媒体播放器优化与实现</w:t>
      </w:r>
      <w:r w:rsidR="00ED2ECC">
        <w:rPr>
          <w:rFonts w:hint="eastAsia"/>
          <w:noProof/>
          <w:sz w:val="24"/>
          <w:szCs w:val="24"/>
        </w:rPr>
        <w:t>[</w:t>
      </w:r>
      <w:r w:rsidR="00ED2ECC">
        <w:rPr>
          <w:noProof/>
          <w:sz w:val="24"/>
          <w:szCs w:val="24"/>
        </w:rPr>
        <w:t>D</w:t>
      </w:r>
      <w:r w:rsidR="00ED2ECC">
        <w:rPr>
          <w:rFonts w:hint="eastAsia"/>
          <w:noProof/>
          <w:sz w:val="24"/>
          <w:szCs w:val="24"/>
        </w:rPr>
        <w:t>]</w:t>
      </w:r>
      <w:r w:rsidR="00ED2ECC">
        <w:rPr>
          <w:noProof/>
          <w:sz w:val="24"/>
          <w:szCs w:val="24"/>
        </w:rPr>
        <w:t>.</w:t>
      </w:r>
      <w:r w:rsidR="00ED2ECC">
        <w:rPr>
          <w:rFonts w:hint="eastAsia"/>
          <w:noProof/>
          <w:sz w:val="24"/>
          <w:szCs w:val="24"/>
        </w:rPr>
        <w:t>南京</w:t>
      </w:r>
      <w:r w:rsidR="006B5B93">
        <w:rPr>
          <w:noProof/>
          <w:sz w:val="24"/>
          <w:szCs w:val="24"/>
        </w:rPr>
        <w:t>:</w:t>
      </w:r>
      <w:r w:rsidR="00ED2ECC">
        <w:rPr>
          <w:rFonts w:hint="eastAsia"/>
          <w:noProof/>
          <w:sz w:val="24"/>
          <w:szCs w:val="24"/>
        </w:rPr>
        <w:t>东南大学</w:t>
      </w:r>
      <w:r w:rsidR="00ED2ECC">
        <w:rPr>
          <w:noProof/>
          <w:sz w:val="24"/>
          <w:szCs w:val="24"/>
        </w:rPr>
        <w:t>.2013</w:t>
      </w:r>
    </w:p>
    <w:p w14:paraId="7B30154D" w14:textId="77777777" w:rsidR="006B5B93" w:rsidRDefault="006141D2" w:rsidP="006B5B93">
      <w:pPr>
        <w:autoSpaceDE w:val="0"/>
        <w:autoSpaceDN w:val="0"/>
        <w:spacing w:after="0" w:line="360" w:lineRule="auto"/>
        <w:ind w:left="425" w:hangingChars="177" w:hanging="425"/>
      </w:pPr>
      <w:r>
        <w:rPr>
          <w:rFonts w:hint="eastAsia"/>
          <w:noProof/>
        </w:rPr>
        <w:t>[</w:t>
      </w:r>
      <w:r>
        <w:rPr>
          <w:noProof/>
        </w:rPr>
        <w:t>28</w:t>
      </w:r>
      <w:r>
        <w:rPr>
          <w:rFonts w:hint="eastAsia"/>
          <w:noProof/>
        </w:rPr>
        <w:t>]</w:t>
      </w:r>
      <w:r>
        <w:rPr>
          <w:noProof/>
        </w:rPr>
        <w:t xml:space="preserve"> </w:t>
      </w:r>
      <w:r w:rsidR="006B5B93">
        <w:rPr>
          <w:rFonts w:hint="eastAsia"/>
          <w:noProof/>
        </w:rPr>
        <w:t>贺志强</w:t>
      </w:r>
      <w:r w:rsidR="006B5B93">
        <w:rPr>
          <w:rFonts w:hint="eastAsia"/>
          <w:noProof/>
        </w:rPr>
        <w:t>.</w:t>
      </w:r>
      <w:r w:rsidR="006B5B93" w:rsidRPr="006B5B93">
        <w:rPr>
          <w:rFonts w:hint="eastAsia"/>
          <w:noProof/>
        </w:rPr>
        <w:t>基于</w:t>
      </w:r>
      <w:r w:rsidR="006B5B93" w:rsidRPr="006B5B93">
        <w:rPr>
          <w:noProof/>
        </w:rPr>
        <w:t>Gstreamer</w:t>
      </w:r>
      <w:r w:rsidR="006B5B93" w:rsidRPr="006B5B93">
        <w:rPr>
          <w:noProof/>
        </w:rPr>
        <w:t>媒体播放器的研究与设计</w:t>
      </w:r>
      <w:r w:rsidR="006B5B93">
        <w:rPr>
          <w:rFonts w:hint="eastAsia"/>
          <w:noProof/>
        </w:rPr>
        <w:t>[</w:t>
      </w:r>
      <w:r w:rsidR="006B5B93">
        <w:rPr>
          <w:noProof/>
        </w:rPr>
        <w:t>D</w:t>
      </w:r>
      <w:r w:rsidR="006B5B93">
        <w:rPr>
          <w:rFonts w:hint="eastAsia"/>
          <w:noProof/>
        </w:rPr>
        <w:t>]</w:t>
      </w:r>
      <w:r w:rsidR="006B5B93">
        <w:rPr>
          <w:noProof/>
        </w:rPr>
        <w:t>.</w:t>
      </w:r>
      <w:r w:rsidR="006B5B93" w:rsidRPr="006B5B93">
        <w:t xml:space="preserve"> </w:t>
      </w:r>
      <w:r w:rsidR="006B5B93">
        <w:t>成都</w:t>
      </w:r>
      <w:r w:rsidR="006B5B93">
        <w:t>:</w:t>
      </w:r>
      <w:r w:rsidR="006B5B93">
        <w:t>电子科技大学</w:t>
      </w:r>
      <w:r w:rsidR="00A763E0">
        <w:t>.2006</w:t>
      </w:r>
    </w:p>
    <w:p w14:paraId="7EAE173E" w14:textId="77777777" w:rsidR="00ED2ECC" w:rsidRPr="006B5B93" w:rsidRDefault="004B1394" w:rsidP="00640AEE">
      <w:pPr>
        <w:pStyle w:val="11"/>
        <w:spacing w:line="300" w:lineRule="auto"/>
        <w:ind w:left="432" w:right="23" w:hangingChars="180" w:hanging="432"/>
        <w:rPr>
          <w:noProof/>
          <w:sz w:val="24"/>
          <w:szCs w:val="24"/>
        </w:rPr>
      </w:pPr>
      <w:r>
        <w:rPr>
          <w:rFonts w:hint="eastAsia"/>
          <w:noProof/>
          <w:sz w:val="24"/>
          <w:szCs w:val="24"/>
        </w:rPr>
        <w:t>[</w:t>
      </w:r>
      <w:r>
        <w:rPr>
          <w:noProof/>
          <w:sz w:val="24"/>
          <w:szCs w:val="24"/>
        </w:rPr>
        <w:t>29</w:t>
      </w:r>
      <w:r>
        <w:rPr>
          <w:rFonts w:hint="eastAsia"/>
          <w:noProof/>
          <w:sz w:val="24"/>
          <w:szCs w:val="24"/>
        </w:rPr>
        <w:t>]</w:t>
      </w:r>
      <w:r>
        <w:rPr>
          <w:noProof/>
          <w:sz w:val="24"/>
          <w:szCs w:val="24"/>
        </w:rPr>
        <w:t xml:space="preserve"> </w:t>
      </w:r>
      <w:r w:rsidR="00DA4B6F">
        <w:rPr>
          <w:rFonts w:hint="eastAsia"/>
          <w:noProof/>
          <w:sz w:val="24"/>
          <w:szCs w:val="24"/>
        </w:rPr>
        <w:t>张</w:t>
      </w:r>
      <w:r w:rsidR="00DA4B6F">
        <w:rPr>
          <w:noProof/>
          <w:sz w:val="24"/>
          <w:szCs w:val="24"/>
        </w:rPr>
        <w:t>剑锋</w:t>
      </w:r>
      <w:r w:rsidR="00DA4B6F">
        <w:rPr>
          <w:rFonts w:hint="eastAsia"/>
          <w:noProof/>
          <w:sz w:val="24"/>
          <w:szCs w:val="24"/>
        </w:rPr>
        <w:t>.</w:t>
      </w:r>
      <w:r w:rsidR="00DA4B6F" w:rsidRPr="00DA4B6F">
        <w:rPr>
          <w:rFonts w:hint="eastAsia"/>
          <w:noProof/>
          <w:sz w:val="24"/>
          <w:szCs w:val="24"/>
        </w:rPr>
        <w:t>基于</w:t>
      </w:r>
      <w:r w:rsidR="00DA4B6F" w:rsidRPr="00DA4B6F">
        <w:rPr>
          <w:noProof/>
          <w:sz w:val="24"/>
          <w:szCs w:val="24"/>
        </w:rPr>
        <w:t>GStreamer</w:t>
      </w:r>
      <w:r w:rsidR="00DA4B6F" w:rsidRPr="00DA4B6F">
        <w:rPr>
          <w:noProof/>
          <w:sz w:val="24"/>
          <w:szCs w:val="24"/>
        </w:rPr>
        <w:t>的</w:t>
      </w:r>
      <w:r w:rsidR="00DA4B6F" w:rsidRPr="00DA4B6F">
        <w:rPr>
          <w:noProof/>
          <w:sz w:val="24"/>
          <w:szCs w:val="24"/>
        </w:rPr>
        <w:t>STB</w:t>
      </w:r>
      <w:r w:rsidR="00DA4B6F" w:rsidRPr="00DA4B6F">
        <w:rPr>
          <w:noProof/>
          <w:sz w:val="24"/>
          <w:szCs w:val="24"/>
        </w:rPr>
        <w:t>多媒体播放系统设计与实现</w:t>
      </w:r>
      <w:r w:rsidR="001B33CA">
        <w:rPr>
          <w:rFonts w:hint="eastAsia"/>
          <w:noProof/>
          <w:sz w:val="24"/>
          <w:szCs w:val="24"/>
        </w:rPr>
        <w:t>[</w:t>
      </w:r>
      <w:r w:rsidR="001B33CA">
        <w:rPr>
          <w:noProof/>
          <w:sz w:val="24"/>
          <w:szCs w:val="24"/>
        </w:rPr>
        <w:t>D</w:t>
      </w:r>
      <w:r w:rsidR="001B33CA">
        <w:rPr>
          <w:rFonts w:hint="eastAsia"/>
          <w:noProof/>
          <w:sz w:val="24"/>
          <w:szCs w:val="24"/>
        </w:rPr>
        <w:t>]</w:t>
      </w:r>
      <w:r w:rsidR="00DA4B6F">
        <w:rPr>
          <w:rFonts w:hint="eastAsia"/>
          <w:noProof/>
          <w:sz w:val="24"/>
          <w:szCs w:val="24"/>
        </w:rPr>
        <w:t>.</w:t>
      </w:r>
      <w:r w:rsidR="00DA4B6F">
        <w:rPr>
          <w:rFonts w:hint="eastAsia"/>
          <w:noProof/>
          <w:sz w:val="24"/>
          <w:szCs w:val="24"/>
        </w:rPr>
        <w:t>上海</w:t>
      </w:r>
      <w:r w:rsidR="00DA4B6F">
        <w:rPr>
          <w:rFonts w:hint="eastAsia"/>
          <w:noProof/>
          <w:sz w:val="24"/>
          <w:szCs w:val="24"/>
        </w:rPr>
        <w:t>:</w:t>
      </w:r>
      <w:r w:rsidR="00DA4B6F">
        <w:rPr>
          <w:rFonts w:hint="eastAsia"/>
          <w:noProof/>
          <w:sz w:val="24"/>
          <w:szCs w:val="24"/>
        </w:rPr>
        <w:t>上海</w:t>
      </w:r>
      <w:r w:rsidR="00DA4B6F">
        <w:rPr>
          <w:noProof/>
          <w:sz w:val="24"/>
          <w:szCs w:val="24"/>
        </w:rPr>
        <w:t>交通大学</w:t>
      </w:r>
      <w:r w:rsidR="00DA4B6F">
        <w:rPr>
          <w:noProof/>
          <w:sz w:val="24"/>
          <w:szCs w:val="24"/>
        </w:rPr>
        <w:t>.</w:t>
      </w:r>
      <w:r w:rsidR="001F498A">
        <w:rPr>
          <w:noProof/>
          <w:sz w:val="24"/>
          <w:szCs w:val="24"/>
        </w:rPr>
        <w:t>20</w:t>
      </w:r>
      <w:r w:rsidR="00DA4B6F">
        <w:rPr>
          <w:noProof/>
          <w:sz w:val="24"/>
          <w:szCs w:val="24"/>
        </w:rPr>
        <w:t>09</w:t>
      </w:r>
    </w:p>
    <w:p w14:paraId="77BE917E" w14:textId="77777777" w:rsidR="00B522A2" w:rsidRDefault="00343F92" w:rsidP="00640AEE">
      <w:pPr>
        <w:pStyle w:val="11"/>
        <w:spacing w:line="300" w:lineRule="auto"/>
        <w:ind w:left="432" w:right="23" w:hangingChars="180" w:hanging="432"/>
        <w:rPr>
          <w:noProof/>
          <w:sz w:val="24"/>
          <w:szCs w:val="24"/>
        </w:rPr>
      </w:pPr>
      <w:r>
        <w:rPr>
          <w:rFonts w:hint="eastAsia"/>
          <w:noProof/>
          <w:sz w:val="24"/>
          <w:szCs w:val="24"/>
        </w:rPr>
        <w:t>[</w:t>
      </w:r>
      <w:r>
        <w:rPr>
          <w:noProof/>
          <w:sz w:val="24"/>
          <w:szCs w:val="24"/>
        </w:rPr>
        <w:t>30</w:t>
      </w:r>
      <w:r>
        <w:rPr>
          <w:rFonts w:hint="eastAsia"/>
          <w:noProof/>
          <w:sz w:val="24"/>
          <w:szCs w:val="24"/>
        </w:rPr>
        <w:t>]</w:t>
      </w:r>
      <w:r>
        <w:rPr>
          <w:noProof/>
          <w:sz w:val="24"/>
          <w:szCs w:val="24"/>
        </w:rPr>
        <w:t xml:space="preserve"> </w:t>
      </w:r>
      <w:r>
        <w:rPr>
          <w:rFonts w:hint="eastAsia"/>
          <w:noProof/>
          <w:sz w:val="24"/>
          <w:szCs w:val="24"/>
        </w:rPr>
        <w:t>代</w:t>
      </w:r>
      <w:r>
        <w:rPr>
          <w:noProof/>
          <w:sz w:val="24"/>
          <w:szCs w:val="24"/>
        </w:rPr>
        <w:t>坤娟</w:t>
      </w:r>
      <w:r>
        <w:rPr>
          <w:rFonts w:hint="eastAsia"/>
          <w:noProof/>
          <w:sz w:val="24"/>
          <w:szCs w:val="24"/>
        </w:rPr>
        <w:t>.</w:t>
      </w:r>
      <w:r>
        <w:rPr>
          <w:rFonts w:hint="eastAsia"/>
          <w:noProof/>
          <w:sz w:val="24"/>
          <w:szCs w:val="24"/>
        </w:rPr>
        <w:t>基于</w:t>
      </w:r>
      <w:r>
        <w:rPr>
          <w:noProof/>
          <w:sz w:val="24"/>
          <w:szCs w:val="24"/>
        </w:rPr>
        <w:t>自主</w:t>
      </w:r>
      <w:r>
        <w:rPr>
          <w:noProof/>
          <w:sz w:val="24"/>
          <w:szCs w:val="24"/>
        </w:rPr>
        <w:t>Soc</w:t>
      </w:r>
      <w:r>
        <w:rPr>
          <w:noProof/>
          <w:sz w:val="24"/>
          <w:szCs w:val="24"/>
        </w:rPr>
        <w:t>媒体播放系统中的音视频同步</w:t>
      </w:r>
      <w:r>
        <w:rPr>
          <w:rFonts w:hint="eastAsia"/>
          <w:noProof/>
          <w:sz w:val="24"/>
          <w:szCs w:val="24"/>
        </w:rPr>
        <w:t>优化</w:t>
      </w:r>
      <w:r>
        <w:rPr>
          <w:noProof/>
          <w:sz w:val="24"/>
          <w:szCs w:val="24"/>
        </w:rPr>
        <w:t>与实现</w:t>
      </w:r>
      <w:r>
        <w:rPr>
          <w:rFonts w:hint="eastAsia"/>
          <w:noProof/>
          <w:sz w:val="24"/>
          <w:szCs w:val="24"/>
        </w:rPr>
        <w:t>[</w:t>
      </w:r>
      <w:r>
        <w:rPr>
          <w:noProof/>
          <w:sz w:val="24"/>
          <w:szCs w:val="24"/>
        </w:rPr>
        <w:t>D</w:t>
      </w:r>
      <w:r>
        <w:rPr>
          <w:rFonts w:hint="eastAsia"/>
          <w:noProof/>
          <w:sz w:val="24"/>
          <w:szCs w:val="24"/>
        </w:rPr>
        <w:t>].</w:t>
      </w:r>
      <w:r>
        <w:rPr>
          <w:rFonts w:hint="eastAsia"/>
          <w:noProof/>
          <w:sz w:val="24"/>
          <w:szCs w:val="24"/>
        </w:rPr>
        <w:t>南京</w:t>
      </w:r>
      <w:r>
        <w:rPr>
          <w:noProof/>
          <w:sz w:val="24"/>
          <w:szCs w:val="24"/>
        </w:rPr>
        <w:t>:</w:t>
      </w:r>
      <w:r>
        <w:rPr>
          <w:rFonts w:hint="eastAsia"/>
          <w:noProof/>
          <w:sz w:val="24"/>
          <w:szCs w:val="24"/>
        </w:rPr>
        <w:t>东南</w:t>
      </w:r>
      <w:r>
        <w:rPr>
          <w:noProof/>
          <w:sz w:val="24"/>
          <w:szCs w:val="24"/>
        </w:rPr>
        <w:t>大学</w:t>
      </w:r>
      <w:r>
        <w:rPr>
          <w:noProof/>
          <w:sz w:val="24"/>
          <w:szCs w:val="24"/>
        </w:rPr>
        <w:t>.2011</w:t>
      </w:r>
    </w:p>
    <w:p w14:paraId="64E0853C" w14:textId="77777777" w:rsidR="00B522A2" w:rsidRPr="001C2D9A" w:rsidRDefault="002535F9" w:rsidP="00640AEE">
      <w:pPr>
        <w:pStyle w:val="11"/>
        <w:spacing w:line="300" w:lineRule="auto"/>
        <w:ind w:left="432" w:right="23" w:hangingChars="180" w:hanging="432"/>
        <w:rPr>
          <w:noProof/>
          <w:sz w:val="24"/>
          <w:szCs w:val="24"/>
        </w:rPr>
      </w:pPr>
      <w:r>
        <w:rPr>
          <w:rFonts w:hint="eastAsia"/>
          <w:noProof/>
          <w:sz w:val="24"/>
          <w:szCs w:val="24"/>
        </w:rPr>
        <w:t>[</w:t>
      </w:r>
      <w:r>
        <w:rPr>
          <w:noProof/>
          <w:sz w:val="24"/>
          <w:szCs w:val="24"/>
        </w:rPr>
        <w:t>31</w:t>
      </w:r>
      <w:r>
        <w:rPr>
          <w:rFonts w:hint="eastAsia"/>
          <w:noProof/>
          <w:sz w:val="24"/>
          <w:szCs w:val="24"/>
        </w:rPr>
        <w:t>]</w:t>
      </w:r>
      <w:r>
        <w:rPr>
          <w:noProof/>
          <w:sz w:val="24"/>
          <w:szCs w:val="24"/>
        </w:rPr>
        <w:t xml:space="preserve"> </w:t>
      </w:r>
      <w:r w:rsidR="00FA24A2">
        <w:rPr>
          <w:rFonts w:hint="eastAsia"/>
          <w:noProof/>
          <w:sz w:val="24"/>
          <w:szCs w:val="24"/>
        </w:rPr>
        <w:t>李</w:t>
      </w:r>
      <w:r w:rsidR="00FA24A2">
        <w:rPr>
          <w:noProof/>
          <w:sz w:val="24"/>
          <w:szCs w:val="24"/>
        </w:rPr>
        <w:t>亚飞</w:t>
      </w:r>
      <w:r w:rsidR="005318CF">
        <w:rPr>
          <w:rFonts w:hint="eastAsia"/>
          <w:noProof/>
          <w:sz w:val="24"/>
          <w:szCs w:val="24"/>
        </w:rPr>
        <w:t>.</w:t>
      </w:r>
      <w:r w:rsidR="005318CF">
        <w:rPr>
          <w:rFonts w:hint="eastAsia"/>
          <w:noProof/>
          <w:sz w:val="24"/>
          <w:szCs w:val="24"/>
        </w:rPr>
        <w:t>分布式</w:t>
      </w:r>
      <w:r w:rsidR="005318CF">
        <w:rPr>
          <w:noProof/>
          <w:sz w:val="24"/>
          <w:szCs w:val="24"/>
        </w:rPr>
        <w:t>视频转码系统的设计与实现</w:t>
      </w:r>
      <w:r w:rsidR="001C2D9A">
        <w:rPr>
          <w:rFonts w:hint="eastAsia"/>
          <w:noProof/>
          <w:sz w:val="24"/>
          <w:szCs w:val="24"/>
        </w:rPr>
        <w:t>[</w:t>
      </w:r>
      <w:r w:rsidR="001C2D9A">
        <w:rPr>
          <w:noProof/>
          <w:sz w:val="24"/>
          <w:szCs w:val="24"/>
        </w:rPr>
        <w:t>D</w:t>
      </w:r>
      <w:r w:rsidR="001C2D9A">
        <w:rPr>
          <w:rFonts w:hint="eastAsia"/>
          <w:noProof/>
          <w:sz w:val="24"/>
          <w:szCs w:val="24"/>
        </w:rPr>
        <w:t>]</w:t>
      </w:r>
      <w:r w:rsidR="001C2D9A">
        <w:rPr>
          <w:noProof/>
          <w:sz w:val="24"/>
          <w:szCs w:val="24"/>
        </w:rPr>
        <w:t>.</w:t>
      </w:r>
      <w:r w:rsidR="001C2D9A">
        <w:rPr>
          <w:rFonts w:hint="eastAsia"/>
          <w:noProof/>
          <w:sz w:val="24"/>
          <w:szCs w:val="24"/>
        </w:rPr>
        <w:t>哈尔滨</w:t>
      </w:r>
      <w:r w:rsidR="001C2D9A">
        <w:rPr>
          <w:noProof/>
          <w:sz w:val="24"/>
          <w:szCs w:val="24"/>
        </w:rPr>
        <w:t>:</w:t>
      </w:r>
      <w:r w:rsidR="001C2D9A">
        <w:rPr>
          <w:noProof/>
          <w:sz w:val="24"/>
          <w:szCs w:val="24"/>
        </w:rPr>
        <w:t>哈尔滨工业大学</w:t>
      </w:r>
      <w:r w:rsidR="001C2D9A">
        <w:rPr>
          <w:rFonts w:hint="eastAsia"/>
          <w:noProof/>
          <w:sz w:val="24"/>
          <w:szCs w:val="24"/>
        </w:rPr>
        <w:t>.2014</w:t>
      </w:r>
    </w:p>
    <w:p w14:paraId="14642F62" w14:textId="77777777" w:rsidR="00B522A2" w:rsidRPr="00C27584" w:rsidRDefault="002D5F1D" w:rsidP="00640AEE">
      <w:pPr>
        <w:pStyle w:val="11"/>
        <w:spacing w:line="300" w:lineRule="auto"/>
        <w:ind w:left="432" w:right="23" w:hangingChars="180" w:hanging="432"/>
        <w:rPr>
          <w:noProof/>
          <w:sz w:val="24"/>
          <w:szCs w:val="24"/>
        </w:rPr>
      </w:pPr>
      <w:r w:rsidRPr="00C27584">
        <w:rPr>
          <w:rFonts w:hint="eastAsia"/>
          <w:noProof/>
          <w:sz w:val="24"/>
          <w:szCs w:val="24"/>
        </w:rPr>
        <w:t>[</w:t>
      </w:r>
      <w:r w:rsidRPr="00C27584">
        <w:rPr>
          <w:noProof/>
          <w:sz w:val="24"/>
          <w:szCs w:val="24"/>
        </w:rPr>
        <w:t>32</w:t>
      </w:r>
      <w:r w:rsidRPr="00C27584">
        <w:rPr>
          <w:rFonts w:hint="eastAsia"/>
          <w:noProof/>
          <w:sz w:val="24"/>
          <w:szCs w:val="24"/>
        </w:rPr>
        <w:t>]</w:t>
      </w:r>
      <w:r w:rsidRPr="00C27584">
        <w:rPr>
          <w:noProof/>
          <w:sz w:val="24"/>
          <w:szCs w:val="24"/>
        </w:rPr>
        <w:t xml:space="preserve"> </w:t>
      </w:r>
      <w:r w:rsidR="00C27584" w:rsidRPr="00C27584">
        <w:rPr>
          <w:color w:val="000000"/>
          <w:sz w:val="24"/>
          <w:szCs w:val="24"/>
        </w:rPr>
        <w:t>The WebKit Open Source Project [EB/OL]. http://www.webkit.org/</w:t>
      </w:r>
    </w:p>
    <w:p w14:paraId="627A7B3F" w14:textId="77777777" w:rsidR="00640AEE" w:rsidRPr="008209BE" w:rsidRDefault="00664865" w:rsidP="00640AEE">
      <w:pPr>
        <w:pStyle w:val="11"/>
        <w:spacing w:line="300" w:lineRule="auto"/>
        <w:ind w:left="480" w:right="25" w:hangingChars="200" w:hanging="480"/>
        <w:rPr>
          <w:color w:val="000000"/>
          <w:sz w:val="24"/>
          <w:szCs w:val="24"/>
        </w:rPr>
      </w:pPr>
      <w:r>
        <w:rPr>
          <w:rFonts w:hint="eastAsia"/>
          <w:sz w:val="24"/>
          <w:szCs w:val="24"/>
        </w:rPr>
        <w:t>[</w:t>
      </w:r>
      <w:r>
        <w:rPr>
          <w:sz w:val="24"/>
          <w:szCs w:val="24"/>
        </w:rPr>
        <w:t>3</w:t>
      </w:r>
      <w:r w:rsidRPr="008209BE">
        <w:rPr>
          <w:color w:val="000000"/>
          <w:sz w:val="24"/>
          <w:szCs w:val="24"/>
        </w:rPr>
        <w:t>3</w:t>
      </w:r>
      <w:r w:rsidRPr="009E1BE1">
        <w:rPr>
          <w:rFonts w:hint="eastAsia"/>
          <w:color w:val="000000"/>
          <w:sz w:val="24"/>
          <w:szCs w:val="24"/>
        </w:rPr>
        <w:t>]</w:t>
      </w:r>
      <w:r w:rsidRPr="008209BE">
        <w:rPr>
          <w:color w:val="000000"/>
          <w:sz w:val="24"/>
          <w:szCs w:val="24"/>
        </w:rPr>
        <w:t xml:space="preserve"> </w:t>
      </w:r>
      <w:r w:rsidR="003A43E9" w:rsidRPr="003A43E9">
        <w:rPr>
          <w:color w:val="000000"/>
          <w:sz w:val="24"/>
          <w:szCs w:val="24"/>
        </w:rPr>
        <w:t>Sten H, Tiger G. Web Operating System for Modern Smart</w:t>
      </w:r>
      <w:r w:rsidR="003A43E9">
        <w:rPr>
          <w:color w:val="000000"/>
          <w:sz w:val="24"/>
          <w:szCs w:val="24"/>
        </w:rPr>
        <w:t xml:space="preserve"> </w:t>
      </w:r>
      <w:r w:rsidR="003A43E9" w:rsidRPr="003A43E9">
        <w:rPr>
          <w:color w:val="000000"/>
          <w:sz w:val="24"/>
          <w:szCs w:val="24"/>
        </w:rPr>
        <w:t>phones[J]. 2011.</w:t>
      </w:r>
    </w:p>
    <w:p w14:paraId="0FD70604" w14:textId="77777777" w:rsidR="00400580" w:rsidRPr="000A0EEE" w:rsidRDefault="00400580" w:rsidP="00640AEE">
      <w:pPr>
        <w:pStyle w:val="11"/>
        <w:spacing w:line="300" w:lineRule="auto"/>
        <w:ind w:left="480" w:right="25" w:hangingChars="200" w:hanging="480"/>
        <w:rPr>
          <w:noProof/>
          <w:sz w:val="24"/>
          <w:szCs w:val="24"/>
        </w:rPr>
      </w:pPr>
      <w:r>
        <w:rPr>
          <w:noProof/>
          <w:sz w:val="24"/>
          <w:szCs w:val="24"/>
        </w:rPr>
        <w:t>[34]</w:t>
      </w:r>
      <w:r w:rsidR="009A083B">
        <w:rPr>
          <w:noProof/>
          <w:sz w:val="24"/>
          <w:szCs w:val="24"/>
        </w:rPr>
        <w:t xml:space="preserve"> </w:t>
      </w:r>
      <w:r w:rsidR="00CF19E9">
        <w:rPr>
          <w:rFonts w:hint="eastAsia"/>
          <w:noProof/>
          <w:sz w:val="24"/>
          <w:szCs w:val="24"/>
        </w:rPr>
        <w:t>段虎才</w:t>
      </w:r>
      <w:r w:rsidR="00CF19E9">
        <w:rPr>
          <w:rFonts w:hint="eastAsia"/>
          <w:noProof/>
          <w:sz w:val="24"/>
          <w:szCs w:val="24"/>
        </w:rPr>
        <w:t>,</w:t>
      </w:r>
      <w:r w:rsidR="00CF19E9">
        <w:rPr>
          <w:rFonts w:hint="eastAsia"/>
          <w:noProof/>
          <w:sz w:val="24"/>
          <w:szCs w:val="24"/>
        </w:rPr>
        <w:t>倪宏</w:t>
      </w:r>
      <w:r w:rsidR="00CF19E9">
        <w:rPr>
          <w:rFonts w:hint="eastAsia"/>
          <w:noProof/>
          <w:sz w:val="24"/>
          <w:szCs w:val="24"/>
        </w:rPr>
        <w:t>,</w:t>
      </w:r>
      <w:r w:rsidR="00CF19E9" w:rsidRPr="00CF19E9">
        <w:rPr>
          <w:rFonts w:hint="eastAsia"/>
          <w:noProof/>
          <w:sz w:val="24"/>
          <w:szCs w:val="24"/>
        </w:rPr>
        <w:t>邓峰</w:t>
      </w:r>
      <w:r w:rsidR="00CF19E9">
        <w:rPr>
          <w:rFonts w:hint="eastAsia"/>
          <w:noProof/>
          <w:sz w:val="24"/>
          <w:szCs w:val="24"/>
        </w:rPr>
        <w:t>等</w:t>
      </w:r>
      <w:r w:rsidR="00CF19E9">
        <w:rPr>
          <w:rFonts w:hint="eastAsia"/>
          <w:noProof/>
          <w:sz w:val="24"/>
          <w:szCs w:val="24"/>
        </w:rPr>
        <w:t>.</w:t>
      </w:r>
      <w:r w:rsidR="00DC0860" w:rsidRPr="00DC0860">
        <w:rPr>
          <w:noProof/>
          <w:sz w:val="24"/>
          <w:szCs w:val="24"/>
        </w:rPr>
        <w:t>WebKi t</w:t>
      </w:r>
      <w:r w:rsidR="00DC0860" w:rsidRPr="00DC0860">
        <w:rPr>
          <w:noProof/>
          <w:sz w:val="24"/>
          <w:szCs w:val="24"/>
        </w:rPr>
        <w:t>内核的嵌入式浏览器磁盘缓存方法</w:t>
      </w:r>
      <w:r w:rsidR="000A0EEE">
        <w:rPr>
          <w:rFonts w:hint="eastAsia"/>
          <w:noProof/>
          <w:sz w:val="24"/>
          <w:szCs w:val="24"/>
        </w:rPr>
        <w:t>[</w:t>
      </w:r>
      <w:r w:rsidR="000A0EEE">
        <w:rPr>
          <w:noProof/>
          <w:sz w:val="24"/>
          <w:szCs w:val="24"/>
        </w:rPr>
        <w:t>J</w:t>
      </w:r>
      <w:r w:rsidR="000A0EEE">
        <w:rPr>
          <w:rFonts w:hint="eastAsia"/>
          <w:noProof/>
          <w:sz w:val="24"/>
          <w:szCs w:val="24"/>
        </w:rPr>
        <w:t>]</w:t>
      </w:r>
      <w:r w:rsidR="000A0EEE">
        <w:rPr>
          <w:noProof/>
          <w:sz w:val="24"/>
          <w:szCs w:val="24"/>
        </w:rPr>
        <w:t>.</w:t>
      </w:r>
      <w:r w:rsidR="000A0EEE">
        <w:rPr>
          <w:rFonts w:hint="eastAsia"/>
          <w:noProof/>
          <w:sz w:val="24"/>
          <w:szCs w:val="24"/>
        </w:rPr>
        <w:t>计算机科学</w:t>
      </w:r>
      <w:r w:rsidR="000A0EEE">
        <w:rPr>
          <w:noProof/>
          <w:sz w:val="24"/>
          <w:szCs w:val="24"/>
        </w:rPr>
        <w:t>与技术</w:t>
      </w:r>
      <w:r w:rsidR="000A0EEE">
        <w:rPr>
          <w:rFonts w:hint="eastAsia"/>
          <w:noProof/>
          <w:sz w:val="24"/>
          <w:szCs w:val="24"/>
        </w:rPr>
        <w:t>.</w:t>
      </w:r>
      <w:r w:rsidR="000A0EEE">
        <w:rPr>
          <w:noProof/>
          <w:sz w:val="24"/>
          <w:szCs w:val="24"/>
        </w:rPr>
        <w:t>2015,(3):</w:t>
      </w:r>
      <w:r w:rsidR="007C57C9">
        <w:rPr>
          <w:noProof/>
          <w:sz w:val="24"/>
          <w:szCs w:val="24"/>
        </w:rPr>
        <w:t>17-19</w:t>
      </w:r>
    </w:p>
    <w:p w14:paraId="470E9108" w14:textId="77777777" w:rsidR="003C25C6" w:rsidRDefault="00400580" w:rsidP="00640AEE">
      <w:pPr>
        <w:pStyle w:val="11"/>
        <w:spacing w:line="300" w:lineRule="auto"/>
        <w:ind w:left="480" w:right="25" w:hangingChars="200" w:hanging="480"/>
        <w:rPr>
          <w:noProof/>
          <w:sz w:val="24"/>
          <w:szCs w:val="24"/>
        </w:rPr>
      </w:pPr>
      <w:r>
        <w:rPr>
          <w:noProof/>
          <w:sz w:val="24"/>
          <w:szCs w:val="24"/>
        </w:rPr>
        <w:t>[35]</w:t>
      </w:r>
      <w:r w:rsidR="00DF7E1D">
        <w:rPr>
          <w:noProof/>
          <w:sz w:val="24"/>
          <w:szCs w:val="24"/>
        </w:rPr>
        <w:t xml:space="preserve"> </w:t>
      </w:r>
      <w:r w:rsidR="00AC48BE">
        <w:rPr>
          <w:noProof/>
          <w:sz w:val="24"/>
          <w:szCs w:val="24"/>
        </w:rPr>
        <w:t>Google.Multi-process Architecture[EB/OL].http://www.chromium.org/developers/desi</w:t>
      </w:r>
      <w:r w:rsidR="00DA6BE9">
        <w:rPr>
          <w:noProof/>
          <w:sz w:val="24"/>
          <w:szCs w:val="24"/>
        </w:rPr>
        <w:softHyphen/>
      </w:r>
      <w:r w:rsidR="00AC48BE">
        <w:rPr>
          <w:noProof/>
          <w:sz w:val="24"/>
          <w:szCs w:val="24"/>
        </w:rPr>
        <w:t>gn</w:t>
      </w:r>
      <w:r w:rsidR="00DA6BE9">
        <w:rPr>
          <w:noProof/>
          <w:sz w:val="24"/>
          <w:szCs w:val="24"/>
        </w:rPr>
        <w:softHyphen/>
      </w:r>
      <w:r w:rsidR="00DA6BE9">
        <w:rPr>
          <w:noProof/>
          <w:sz w:val="24"/>
          <w:szCs w:val="24"/>
        </w:rPr>
        <w:softHyphen/>
      </w:r>
      <w:r w:rsidR="00DA6BE9">
        <w:rPr>
          <w:noProof/>
          <w:sz w:val="24"/>
          <w:szCs w:val="24"/>
        </w:rPr>
        <w:softHyphen/>
        <w:t>-</w:t>
      </w:r>
      <w:r w:rsidR="00AC48BE">
        <w:rPr>
          <w:noProof/>
          <w:sz w:val="24"/>
          <w:szCs w:val="24"/>
        </w:rPr>
        <w:softHyphen/>
      </w:r>
      <w:r w:rsidR="00AC48BE">
        <w:rPr>
          <w:noProof/>
          <w:sz w:val="24"/>
          <w:szCs w:val="24"/>
        </w:rPr>
        <w:softHyphen/>
      </w:r>
      <w:r w:rsidR="00AC48BE">
        <w:rPr>
          <w:noProof/>
          <w:sz w:val="24"/>
          <w:szCs w:val="24"/>
        </w:rPr>
        <w:softHyphen/>
        <w:t>documents</w:t>
      </w:r>
      <w:r w:rsidR="00AC48BE">
        <w:rPr>
          <w:noProof/>
          <w:sz w:val="24"/>
          <w:szCs w:val="24"/>
        </w:rPr>
        <w:softHyphen/>
        <w:t xml:space="preserve">/multi-process-architecture, </w:t>
      </w:r>
      <w:r w:rsidR="003C25C6">
        <w:rPr>
          <w:noProof/>
          <w:sz w:val="24"/>
          <w:szCs w:val="24"/>
        </w:rPr>
        <w:t>2016.9.10</w:t>
      </w:r>
    </w:p>
    <w:p w14:paraId="14DEC7FC" w14:textId="77777777" w:rsidR="00C70C40" w:rsidRPr="009E1BE1" w:rsidRDefault="00400580" w:rsidP="006C203C">
      <w:pPr>
        <w:pStyle w:val="11"/>
        <w:spacing w:line="300" w:lineRule="auto"/>
        <w:ind w:left="425" w:right="25" w:hangingChars="177" w:hanging="425"/>
        <w:rPr>
          <w:color w:val="000000"/>
          <w:sz w:val="24"/>
          <w:szCs w:val="24"/>
        </w:rPr>
      </w:pPr>
      <w:r>
        <w:rPr>
          <w:noProof/>
          <w:sz w:val="24"/>
          <w:szCs w:val="24"/>
        </w:rPr>
        <w:t>[36]</w:t>
      </w:r>
      <w:r w:rsidR="00CA4F37">
        <w:rPr>
          <w:noProof/>
          <w:sz w:val="24"/>
          <w:szCs w:val="24"/>
        </w:rPr>
        <w:t xml:space="preserve"> </w:t>
      </w:r>
      <w:r w:rsidR="00705BAE" w:rsidRPr="00705BAE">
        <w:rPr>
          <w:noProof/>
          <w:sz w:val="24"/>
          <w:szCs w:val="24"/>
        </w:rPr>
        <w:t>S Alimadadi</w:t>
      </w:r>
      <w:r w:rsidR="00705BAE">
        <w:rPr>
          <w:rFonts w:hint="eastAsia"/>
          <w:noProof/>
          <w:sz w:val="24"/>
          <w:szCs w:val="24"/>
        </w:rPr>
        <w:t xml:space="preserve">, </w:t>
      </w:r>
      <w:r w:rsidR="00705BAE" w:rsidRPr="00705BAE">
        <w:rPr>
          <w:noProof/>
          <w:sz w:val="24"/>
          <w:szCs w:val="24"/>
        </w:rPr>
        <w:t>S Sequeira</w:t>
      </w:r>
      <w:r w:rsidR="00705BAE">
        <w:rPr>
          <w:rFonts w:hint="eastAsia"/>
          <w:noProof/>
          <w:sz w:val="24"/>
          <w:szCs w:val="24"/>
        </w:rPr>
        <w:t>,</w:t>
      </w:r>
      <w:r w:rsidR="00705BAE">
        <w:rPr>
          <w:noProof/>
          <w:sz w:val="24"/>
          <w:szCs w:val="24"/>
        </w:rPr>
        <w:t xml:space="preserve"> </w:t>
      </w:r>
      <w:r w:rsidR="00705BAE" w:rsidRPr="00705BAE">
        <w:rPr>
          <w:noProof/>
          <w:sz w:val="24"/>
          <w:szCs w:val="24"/>
        </w:rPr>
        <w:t>A Mesbah</w:t>
      </w:r>
      <w:r w:rsidR="00705BAE">
        <w:rPr>
          <w:rFonts w:hint="eastAsia"/>
          <w:noProof/>
          <w:sz w:val="24"/>
          <w:szCs w:val="24"/>
        </w:rPr>
        <w:t>,</w:t>
      </w:r>
      <w:r w:rsidR="00705BAE">
        <w:rPr>
          <w:noProof/>
          <w:sz w:val="24"/>
          <w:szCs w:val="24"/>
        </w:rPr>
        <w:t xml:space="preserve"> </w:t>
      </w:r>
      <w:r w:rsidR="00705BAE" w:rsidRPr="00705BAE">
        <w:rPr>
          <w:noProof/>
          <w:sz w:val="24"/>
          <w:szCs w:val="24"/>
        </w:rPr>
        <w:t>K Pattabiraman</w:t>
      </w:r>
      <w:r w:rsidR="0083224E">
        <w:rPr>
          <w:noProof/>
          <w:sz w:val="24"/>
          <w:szCs w:val="24"/>
        </w:rPr>
        <w:t xml:space="preserve">. </w:t>
      </w:r>
      <w:r w:rsidR="00705BAE" w:rsidRPr="00705BAE">
        <w:rPr>
          <w:noProof/>
          <w:sz w:val="24"/>
          <w:szCs w:val="24"/>
        </w:rPr>
        <w:t>Understanding JavaScript Event-Based Interactions with Clematis</w:t>
      </w:r>
      <w:r w:rsidR="008600B5">
        <w:rPr>
          <w:noProof/>
          <w:sz w:val="24"/>
          <w:szCs w:val="24"/>
        </w:rPr>
        <w:t>[J].</w:t>
      </w:r>
      <w:r w:rsidR="008600B5" w:rsidRPr="008600B5">
        <w:t xml:space="preserve"> </w:t>
      </w:r>
      <w:r w:rsidR="008600B5" w:rsidRPr="008600B5">
        <w:rPr>
          <w:noProof/>
          <w:sz w:val="24"/>
          <w:szCs w:val="24"/>
        </w:rPr>
        <w:t>Acm Transactions on Software Engineering &amp; Methodology</w:t>
      </w:r>
      <w:r w:rsidR="008600B5">
        <w:rPr>
          <w:noProof/>
          <w:sz w:val="24"/>
          <w:szCs w:val="24"/>
        </w:rPr>
        <w:t>.</w:t>
      </w:r>
      <w:r w:rsidR="008600B5" w:rsidRPr="008600B5">
        <w:t xml:space="preserve"> </w:t>
      </w:r>
      <w:r w:rsidR="008600B5" w:rsidRPr="008600B5">
        <w:rPr>
          <w:noProof/>
          <w:sz w:val="24"/>
          <w:szCs w:val="24"/>
        </w:rPr>
        <w:t>2016, 25(2):1-38</w:t>
      </w:r>
    </w:p>
    <w:p w14:paraId="41AACD7D" w14:textId="77777777" w:rsidR="00B657F4" w:rsidRDefault="00B657F4" w:rsidP="00C0588D">
      <w:pPr>
        <w:ind w:firstLine="0"/>
      </w:pPr>
    </w:p>
    <w:p w14:paraId="5099FE10" w14:textId="77777777" w:rsidR="00A86EC4" w:rsidRPr="00F02632" w:rsidRDefault="00F02632" w:rsidP="00F02632">
      <w:pPr>
        <w:spacing w:after="0" w:line="240" w:lineRule="auto"/>
        <w:ind w:firstLine="0"/>
        <w:rPr>
          <w:rStyle w:val="MyChar"/>
          <w:bCs/>
        </w:rPr>
      </w:pPr>
      <w:r>
        <w:br w:type="page"/>
      </w:r>
    </w:p>
    <w:p w14:paraId="3EB49ADB" w14:textId="77777777" w:rsidR="00EF4824" w:rsidRDefault="00EF4824" w:rsidP="00EF4824">
      <w:pPr>
        <w:spacing w:after="0" w:line="240" w:lineRule="auto"/>
        <w:ind w:firstLine="0"/>
      </w:pPr>
    </w:p>
    <w:p w14:paraId="31A5A4BE" w14:textId="77777777" w:rsidR="007149F3" w:rsidRPr="005A74BA" w:rsidRDefault="00B657F4" w:rsidP="005A74BA">
      <w:pPr>
        <w:pStyle w:val="a5"/>
        <w:rPr>
          <w:bCs w:val="0"/>
        </w:rPr>
      </w:pPr>
      <w:bookmarkStart w:id="85" w:name="_Toc466328119"/>
      <w:r>
        <w:rPr>
          <w:rStyle w:val="MyChar"/>
          <w:rFonts w:ascii="黑体" w:eastAsia="黑体" w:hAnsi="黑体" w:hint="eastAsia"/>
        </w:rPr>
        <w:t>致</w:t>
      </w:r>
      <w:r w:rsidR="00766544">
        <w:rPr>
          <w:rStyle w:val="MyChar"/>
          <w:rFonts w:ascii="黑体" w:eastAsia="黑体" w:hAnsi="黑体" w:hint="eastAsia"/>
        </w:rPr>
        <w:t xml:space="preserve"> </w:t>
      </w:r>
      <w:r>
        <w:rPr>
          <w:rStyle w:val="MyChar"/>
          <w:rFonts w:ascii="黑体" w:eastAsia="黑体" w:hAnsi="黑体" w:hint="eastAsia"/>
        </w:rPr>
        <w:t>谢</w:t>
      </w:r>
      <w:bookmarkEnd w:id="85"/>
    </w:p>
    <w:p w14:paraId="3AADD70E" w14:textId="77777777" w:rsidR="00EF4824" w:rsidRDefault="00EF4824" w:rsidP="00EF4824">
      <w:pPr>
        <w:spacing w:after="0" w:line="240" w:lineRule="auto"/>
        <w:ind w:firstLine="0"/>
      </w:pPr>
    </w:p>
    <w:p w14:paraId="3A1FF93F" w14:textId="77777777" w:rsidR="001E4AA9" w:rsidRDefault="009D7E47" w:rsidP="009D7E47">
      <w:pPr>
        <w:pStyle w:val="My0"/>
        <w:rPr>
          <w:rFonts w:ascii="Times New Roman" w:eastAsia="宋体" w:hAnsi="宋体"/>
          <w:b w:val="0"/>
        </w:rPr>
      </w:pPr>
      <w:r>
        <w:tab/>
      </w:r>
      <w:r w:rsidRPr="009D7E47">
        <w:rPr>
          <w:rFonts w:ascii="Times New Roman" w:eastAsia="宋体" w:hAnsi="宋体" w:hint="eastAsia"/>
          <w:b w:val="0"/>
        </w:rPr>
        <w:t>在经过</w:t>
      </w:r>
      <w:r w:rsidR="00B30626">
        <w:rPr>
          <w:rFonts w:ascii="Times New Roman" w:eastAsia="宋体" w:hAnsi="宋体"/>
          <w:b w:val="0"/>
        </w:rPr>
        <w:t>4</w:t>
      </w:r>
      <w:r w:rsidRPr="009D7E47">
        <w:rPr>
          <w:rFonts w:ascii="Times New Roman" w:eastAsia="宋体" w:hAnsi="宋体"/>
          <w:b w:val="0"/>
        </w:rPr>
        <w:t>年的工作实践后，能够重新踏入学校的大门，较为系统的学习</w:t>
      </w:r>
      <w:r w:rsidR="001E4AA9">
        <w:rPr>
          <w:rFonts w:ascii="Times New Roman" w:eastAsia="宋体" w:hAnsi="宋体" w:hint="eastAsia"/>
          <w:b w:val="0"/>
        </w:rPr>
        <w:t>软件</w:t>
      </w:r>
      <w:r w:rsidRPr="009D7E47">
        <w:rPr>
          <w:rFonts w:ascii="Times New Roman" w:eastAsia="宋体" w:hAnsi="宋体"/>
          <w:b w:val="0"/>
        </w:rPr>
        <w:t>工程知识，对我来说，实在是难得的机会。在两年多的学习过程中，既得到了良师的教诲，又得到了同学和益友的启发，使我受益良多。</w:t>
      </w:r>
      <w:r w:rsidRPr="009D7E47">
        <w:rPr>
          <w:rFonts w:ascii="Times New Roman" w:eastAsia="宋体" w:hAnsi="宋体"/>
          <w:b w:val="0"/>
        </w:rPr>
        <w:t xml:space="preserve">  </w:t>
      </w:r>
    </w:p>
    <w:p w14:paraId="77A9B276" w14:textId="77777777" w:rsidR="00E4535F" w:rsidRDefault="009D7E47" w:rsidP="001E4AA9">
      <w:pPr>
        <w:pStyle w:val="My0"/>
        <w:ind w:firstLine="420"/>
        <w:rPr>
          <w:rFonts w:ascii="Times New Roman" w:eastAsia="宋体" w:hAnsi="宋体"/>
          <w:b w:val="0"/>
        </w:rPr>
      </w:pPr>
      <w:r w:rsidRPr="009D7E47">
        <w:rPr>
          <w:rFonts w:ascii="Times New Roman" w:eastAsia="宋体" w:hAnsi="宋体"/>
          <w:b w:val="0"/>
        </w:rPr>
        <w:t>在这篇论文的写作过程中，我的导师</w:t>
      </w:r>
      <w:r w:rsidR="00BB1153">
        <w:rPr>
          <w:rFonts w:ascii="Times New Roman" w:eastAsia="宋体" w:hAnsi="宋体" w:hint="eastAsia"/>
          <w:b w:val="0"/>
        </w:rPr>
        <w:t>姚建国老师</w:t>
      </w:r>
      <w:r w:rsidRPr="009D7E47">
        <w:rPr>
          <w:rFonts w:ascii="Times New Roman" w:eastAsia="宋体" w:hAnsi="宋体"/>
          <w:b w:val="0"/>
        </w:rPr>
        <w:t>给予了我很大的帮助，本论文能够顺利完成，离不开导师的悉心指导和严格要求</w:t>
      </w:r>
      <w:r w:rsidR="00FE52BB">
        <w:rPr>
          <w:rFonts w:ascii="Times New Roman" w:eastAsia="宋体" w:hAnsi="宋体" w:hint="eastAsia"/>
          <w:b w:val="0"/>
        </w:rPr>
        <w:t>。姚老师</w:t>
      </w:r>
      <w:r w:rsidR="00FE52BB">
        <w:rPr>
          <w:rFonts w:ascii="Times New Roman" w:eastAsia="宋体" w:hAnsi="宋体"/>
          <w:b w:val="0"/>
        </w:rPr>
        <w:t>治学态度严谨</w:t>
      </w:r>
      <w:r w:rsidRPr="009D7E47">
        <w:rPr>
          <w:rFonts w:ascii="Times New Roman" w:eastAsia="宋体" w:hAnsi="宋体"/>
          <w:b w:val="0"/>
        </w:rPr>
        <w:t>，</w:t>
      </w:r>
      <w:r w:rsidR="00FE52BB">
        <w:rPr>
          <w:rFonts w:ascii="Times New Roman" w:eastAsia="宋体" w:hAnsi="宋体" w:hint="eastAsia"/>
          <w:b w:val="0"/>
        </w:rPr>
        <w:t>工作态度认真</w:t>
      </w:r>
      <w:r w:rsidR="00FE52BB">
        <w:rPr>
          <w:rFonts w:ascii="Times New Roman" w:eastAsia="宋体" w:hAnsi="宋体"/>
          <w:b w:val="0"/>
        </w:rPr>
        <w:t>，</w:t>
      </w:r>
      <w:r w:rsidR="00FE52BB">
        <w:rPr>
          <w:rFonts w:ascii="Times New Roman" w:eastAsia="宋体" w:hAnsi="宋体" w:hint="eastAsia"/>
          <w:b w:val="0"/>
        </w:rPr>
        <w:t>待人和蔼</w:t>
      </w:r>
      <w:r w:rsidR="0099388A">
        <w:rPr>
          <w:rFonts w:ascii="Times New Roman" w:eastAsia="宋体" w:hAnsi="宋体" w:hint="eastAsia"/>
          <w:b w:val="0"/>
        </w:rPr>
        <w:t>、</w:t>
      </w:r>
      <w:r w:rsidRPr="009D7E47">
        <w:rPr>
          <w:rFonts w:ascii="Times New Roman" w:eastAsia="宋体" w:hAnsi="宋体"/>
          <w:b w:val="0"/>
        </w:rPr>
        <w:t>朴实无华，不仅使我树立了自己的学术目标、掌握了基本的研究方法，还使</w:t>
      </w:r>
      <w:r w:rsidRPr="009D7E47">
        <w:rPr>
          <w:rFonts w:ascii="Times New Roman" w:eastAsia="宋体" w:hAnsi="宋体" w:hint="eastAsia"/>
          <w:b w:val="0"/>
        </w:rPr>
        <w:t>我明白了许多待人接物与为人处世的道理。本论文从选题到完成，每一步都是在导师的指导下完成的，倾注了导师大量的心血。在此，谨向导师表示崇高的敬意和衷心的感谢</w:t>
      </w:r>
      <w:r w:rsidR="000B2A87">
        <w:rPr>
          <w:rFonts w:ascii="Times New Roman" w:eastAsia="宋体" w:hAnsi="宋体" w:hint="eastAsia"/>
          <w:b w:val="0"/>
        </w:rPr>
        <w:t>！</w:t>
      </w:r>
    </w:p>
    <w:p w14:paraId="44304B22" w14:textId="77777777" w:rsidR="00285AD1" w:rsidRDefault="009D7E47" w:rsidP="001E4AA9">
      <w:pPr>
        <w:pStyle w:val="My0"/>
        <w:ind w:firstLine="420"/>
        <w:rPr>
          <w:rFonts w:ascii="Times New Roman" w:eastAsia="宋体" w:hAnsi="宋体"/>
          <w:b w:val="0"/>
        </w:rPr>
      </w:pPr>
      <w:r w:rsidRPr="009D7E47">
        <w:rPr>
          <w:rFonts w:ascii="Times New Roman" w:eastAsia="宋体" w:hAnsi="宋体"/>
          <w:b w:val="0"/>
        </w:rPr>
        <w:t>此外，本文研究工作还得到了</w:t>
      </w:r>
      <w:r w:rsidR="00285AD1">
        <w:rPr>
          <w:rFonts w:ascii="Times New Roman" w:eastAsia="宋体" w:hAnsi="宋体" w:hint="eastAsia"/>
          <w:b w:val="0"/>
        </w:rPr>
        <w:t>上海商泰</w:t>
      </w:r>
      <w:r w:rsidR="00285AD1">
        <w:rPr>
          <w:rFonts w:ascii="Times New Roman" w:eastAsia="宋体" w:hAnsi="宋体"/>
          <w:b w:val="0"/>
        </w:rPr>
        <w:t>软件有限公司、杭州微纳科技股份有限公司各位领导</w:t>
      </w:r>
      <w:r w:rsidR="00F227BA">
        <w:rPr>
          <w:rFonts w:ascii="Times New Roman" w:eastAsia="宋体" w:hAnsi="宋体" w:hint="eastAsia"/>
          <w:b w:val="0"/>
        </w:rPr>
        <w:t>与同事</w:t>
      </w:r>
      <w:r w:rsidR="00285AD1">
        <w:rPr>
          <w:rFonts w:ascii="Times New Roman" w:eastAsia="宋体" w:hAnsi="宋体"/>
          <w:b w:val="0"/>
        </w:rPr>
        <w:t>的</w:t>
      </w:r>
      <w:r w:rsidRPr="009D7E47">
        <w:rPr>
          <w:rFonts w:ascii="Times New Roman" w:eastAsia="宋体" w:hAnsi="宋体"/>
          <w:b w:val="0"/>
        </w:rPr>
        <w:t>热情帮助，</w:t>
      </w:r>
      <w:r w:rsidR="00D3238F">
        <w:rPr>
          <w:rFonts w:ascii="Times New Roman" w:eastAsia="宋体" w:hAnsi="宋体"/>
          <w:b w:val="0"/>
        </w:rPr>
        <w:t>他们在专业领域的通晓给了我极大的帮助，在此向他们表示真诚的谢意</w:t>
      </w:r>
      <w:r w:rsidR="000B2A87">
        <w:rPr>
          <w:rFonts w:ascii="Times New Roman" w:eastAsia="宋体" w:hAnsi="宋体" w:hint="eastAsia"/>
          <w:b w:val="0"/>
        </w:rPr>
        <w:t>！</w:t>
      </w:r>
    </w:p>
    <w:p w14:paraId="0BBF3158" w14:textId="77777777" w:rsidR="00D6627E" w:rsidRDefault="009D7E47" w:rsidP="001E4AA9">
      <w:pPr>
        <w:pStyle w:val="My0"/>
        <w:ind w:firstLine="420"/>
        <w:rPr>
          <w:rFonts w:ascii="Times New Roman" w:eastAsia="宋体" w:hAnsi="宋体"/>
          <w:b w:val="0"/>
        </w:rPr>
      </w:pPr>
      <w:r w:rsidRPr="009D7E47">
        <w:rPr>
          <w:rFonts w:ascii="Times New Roman" w:eastAsia="宋体" w:hAnsi="宋体"/>
          <w:b w:val="0"/>
        </w:rPr>
        <w:t>我还也要感谢学校所有辛苦工作、为我们精心安排每次学习与</w:t>
      </w:r>
      <w:r w:rsidR="003045EF">
        <w:rPr>
          <w:rFonts w:ascii="Times New Roman" w:eastAsia="宋体" w:hAnsi="宋体"/>
          <w:b w:val="0"/>
        </w:rPr>
        <w:t>活动的老师们，感谢他们给予我学业上无私的教诲和生活上亲切的关怀</w:t>
      </w:r>
      <w:r w:rsidR="003045EF">
        <w:rPr>
          <w:rFonts w:ascii="Times New Roman" w:eastAsia="宋体" w:hAnsi="宋体" w:hint="eastAsia"/>
          <w:b w:val="0"/>
        </w:rPr>
        <w:t>！</w:t>
      </w:r>
      <w:r w:rsidR="003F1D1A">
        <w:rPr>
          <w:rFonts w:ascii="Times New Roman" w:eastAsia="宋体" w:hAnsi="宋体" w:hint="eastAsia"/>
          <w:b w:val="0"/>
        </w:rPr>
        <w:t>感谢</w:t>
      </w:r>
      <w:r w:rsidR="003F1D1A">
        <w:rPr>
          <w:rFonts w:ascii="Times New Roman" w:eastAsia="宋体" w:hAnsi="宋体"/>
          <w:b w:val="0"/>
        </w:rPr>
        <w:t>陪伴我的同学</w:t>
      </w:r>
      <w:r w:rsidR="003F1D1A">
        <w:rPr>
          <w:rFonts w:ascii="Times New Roman" w:eastAsia="宋体" w:hAnsi="宋体" w:hint="eastAsia"/>
          <w:b w:val="0"/>
        </w:rPr>
        <w:t>，</w:t>
      </w:r>
      <w:r w:rsidR="003F1D1A">
        <w:rPr>
          <w:rFonts w:ascii="Times New Roman" w:eastAsia="宋体" w:hAnsi="宋体"/>
          <w:b w:val="0"/>
        </w:rPr>
        <w:t>感谢他们在</w:t>
      </w:r>
      <w:r w:rsidR="003F1D1A">
        <w:rPr>
          <w:rFonts w:ascii="Times New Roman" w:eastAsia="宋体" w:hAnsi="宋体" w:hint="eastAsia"/>
          <w:b w:val="0"/>
        </w:rPr>
        <w:t>学习</w:t>
      </w:r>
      <w:r w:rsidR="003F1D1A">
        <w:rPr>
          <w:rFonts w:ascii="Times New Roman" w:eastAsia="宋体" w:hAnsi="宋体"/>
          <w:b w:val="0"/>
        </w:rPr>
        <w:t>和论文写作过程中</w:t>
      </w:r>
      <w:r w:rsidR="003F1D1A">
        <w:rPr>
          <w:rFonts w:ascii="Times New Roman" w:eastAsia="宋体" w:hAnsi="宋体" w:hint="eastAsia"/>
          <w:b w:val="0"/>
        </w:rPr>
        <w:t>给予</w:t>
      </w:r>
      <w:r w:rsidR="003F1D1A">
        <w:rPr>
          <w:rFonts w:ascii="Times New Roman" w:eastAsia="宋体" w:hAnsi="宋体"/>
          <w:b w:val="0"/>
        </w:rPr>
        <w:t>的帮助和敦促。</w:t>
      </w:r>
    </w:p>
    <w:p w14:paraId="40D4B637" w14:textId="77777777" w:rsidR="009D7E47" w:rsidRDefault="009D7E47" w:rsidP="001E4AA9">
      <w:pPr>
        <w:pStyle w:val="My0"/>
        <w:ind w:firstLine="420"/>
        <w:rPr>
          <w:rFonts w:ascii="Times New Roman" w:eastAsia="宋体" w:hAnsi="宋体"/>
          <w:b w:val="0"/>
        </w:rPr>
      </w:pPr>
      <w:r w:rsidRPr="009D7E47">
        <w:rPr>
          <w:rFonts w:ascii="Times New Roman" w:eastAsia="宋体" w:hAnsi="宋体"/>
          <w:b w:val="0"/>
        </w:rPr>
        <w:t>同时，尤其感谢多年来一</w:t>
      </w:r>
      <w:r w:rsidR="00725D2C">
        <w:rPr>
          <w:rFonts w:ascii="Times New Roman" w:eastAsia="宋体" w:hAnsi="宋体" w:hint="eastAsia"/>
          <w:b w:val="0"/>
        </w:rPr>
        <w:t>直给予我鼎力支持和无私奉献的父母以及</w:t>
      </w:r>
      <w:r w:rsidRPr="009D7E47">
        <w:rPr>
          <w:rFonts w:ascii="Times New Roman" w:eastAsia="宋体" w:hAnsi="宋体" w:hint="eastAsia"/>
          <w:b w:val="0"/>
        </w:rPr>
        <w:t>支持和照顾我学业和生活的妻子，</w:t>
      </w:r>
      <w:r w:rsidR="00A12C47">
        <w:rPr>
          <w:rFonts w:ascii="Times New Roman" w:eastAsia="宋体" w:hAnsi="宋体" w:hint="eastAsia"/>
          <w:b w:val="0"/>
        </w:rPr>
        <w:t>感谢他们</w:t>
      </w:r>
      <w:r w:rsidR="00A12C47">
        <w:rPr>
          <w:rFonts w:ascii="Times New Roman" w:eastAsia="宋体" w:hAnsi="宋体"/>
          <w:b w:val="0"/>
        </w:rPr>
        <w:t>默默的付出。</w:t>
      </w:r>
    </w:p>
    <w:p w14:paraId="3B5F2D21" w14:textId="77777777" w:rsidR="009D7E47" w:rsidRPr="00C05204" w:rsidRDefault="009D7E47" w:rsidP="009D7E47">
      <w:pPr>
        <w:pStyle w:val="My0"/>
        <w:rPr>
          <w:rFonts w:ascii="Times New Roman" w:eastAsia="宋体" w:hAnsi="宋体"/>
          <w:b w:val="0"/>
        </w:rPr>
      </w:pPr>
    </w:p>
    <w:p w14:paraId="4D5319F6" w14:textId="77777777" w:rsidR="00EF4824" w:rsidRPr="00FB032F" w:rsidRDefault="00EF4824" w:rsidP="00FB032F">
      <w:pPr>
        <w:pStyle w:val="My0"/>
        <w:rPr>
          <w:rFonts w:ascii="Times New Roman" w:eastAsia="宋体" w:hAnsi="宋体"/>
          <w:b w:val="0"/>
        </w:rPr>
      </w:pPr>
    </w:p>
    <w:sectPr w:rsidR="00EF4824" w:rsidRPr="00FB032F" w:rsidSect="009B6017">
      <w:footerReference w:type="default" r:id="rId53"/>
      <w:pgSz w:w="11906" w:h="16838"/>
      <w:pgMar w:top="1440" w:right="1134" w:bottom="1440" w:left="1701" w:header="709" w:footer="709" w:gutter="0"/>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4" w:author="Jianguo Yao" w:date="2016-11-08T14:30:00Z" w:initials="JY">
    <w:p w14:paraId="19899AC9" w14:textId="77777777" w:rsidR="00082629" w:rsidRDefault="00082629">
      <w:pPr>
        <w:pStyle w:val="aff"/>
        <w:rPr>
          <w:rFonts w:hint="eastAsia"/>
        </w:rPr>
      </w:pPr>
      <w:r>
        <w:rPr>
          <w:rStyle w:val="afe"/>
        </w:rPr>
        <w:annotationRef/>
      </w:r>
      <w:r>
        <w:rPr>
          <w:rFonts w:hint="eastAsia"/>
        </w:rPr>
        <w:t>略加展开</w:t>
      </w:r>
    </w:p>
  </w:comment>
  <w:comment w:id="14" w:author="Jianguo Yao" w:date="2016-11-08T14:31:00Z" w:initials="JY">
    <w:p w14:paraId="4F03E191" w14:textId="77777777" w:rsidR="00082629" w:rsidRDefault="00082629">
      <w:pPr>
        <w:pStyle w:val="aff"/>
        <w:rPr>
          <w:rFonts w:hint="eastAsia"/>
        </w:rPr>
      </w:pPr>
      <w:r>
        <w:rPr>
          <w:rStyle w:val="afe"/>
        </w:rPr>
        <w:annotationRef/>
      </w:r>
      <w:r>
        <w:rPr>
          <w:rFonts w:hint="eastAsia"/>
        </w:rPr>
        <w:t>段落分的太多</w:t>
      </w:r>
    </w:p>
  </w:comment>
  <w:comment w:id="16" w:author="Jianguo Yao" w:date="2016-11-08T14:32:00Z" w:initials="JY">
    <w:p w14:paraId="662E0B5C" w14:textId="17AED192" w:rsidR="00190055" w:rsidRDefault="00190055">
      <w:pPr>
        <w:pStyle w:val="aff"/>
        <w:rPr>
          <w:rFonts w:hint="eastAsia"/>
        </w:rPr>
      </w:pPr>
      <w:r>
        <w:rPr>
          <w:rStyle w:val="afe"/>
        </w:rPr>
        <w:annotationRef/>
      </w:r>
      <w:r>
        <w:rPr>
          <w:rFonts w:hint="eastAsia"/>
        </w:rPr>
        <w:t>展开总结</w:t>
      </w:r>
    </w:p>
  </w:comment>
  <w:comment w:id="23" w:author="Jianguo Yao" w:date="2016-11-08T14:33:00Z" w:initials="JY">
    <w:p w14:paraId="28AA8CD5" w14:textId="403D23EA" w:rsidR="00190055" w:rsidRDefault="00190055">
      <w:pPr>
        <w:pStyle w:val="aff"/>
        <w:rPr>
          <w:rFonts w:hint="eastAsia"/>
        </w:rPr>
      </w:pPr>
      <w:r>
        <w:rPr>
          <w:rStyle w:val="afe"/>
        </w:rPr>
        <w:annotationRef/>
      </w:r>
      <w:r>
        <w:rPr>
          <w:rFonts w:hint="eastAsia"/>
        </w:rPr>
        <w:t>压缩这个章节，太容易抄袭</w:t>
      </w:r>
    </w:p>
  </w:comment>
  <w:comment w:id="44" w:author="Jianguo Yao" w:date="2016-11-08T14:34:00Z" w:initials="JY">
    <w:p w14:paraId="04978E12" w14:textId="0BFFA672" w:rsidR="00190055" w:rsidRDefault="00190055">
      <w:pPr>
        <w:pStyle w:val="aff"/>
        <w:rPr>
          <w:rFonts w:hint="eastAsia"/>
        </w:rPr>
      </w:pPr>
      <w:r>
        <w:rPr>
          <w:rStyle w:val="afe"/>
        </w:rPr>
        <w:annotationRef/>
      </w:r>
      <w:r>
        <w:rPr>
          <w:rFonts w:hint="eastAsia"/>
        </w:rPr>
        <w:t>加用例分析</w:t>
      </w:r>
    </w:p>
  </w:comment>
  <w:comment w:id="69" w:author="Jianguo Yao" w:date="2016-11-08T14:36:00Z" w:initials="JY">
    <w:p w14:paraId="69A12799" w14:textId="7023AE3C" w:rsidR="00190055" w:rsidRDefault="00190055">
      <w:pPr>
        <w:pStyle w:val="aff"/>
        <w:rPr>
          <w:rFonts w:hint="eastAsia"/>
        </w:rPr>
      </w:pPr>
      <w:r>
        <w:rPr>
          <w:rStyle w:val="afe"/>
        </w:rPr>
        <w:annotationRef/>
      </w:r>
      <w:r>
        <w:rPr>
          <w:rFonts w:hint="eastAsia"/>
        </w:rPr>
        <w:t>不规范，用测试用例</w:t>
      </w:r>
      <w:r w:rsidR="007E0E5E">
        <w:rPr>
          <w:rFonts w:hint="eastAsia"/>
        </w:rPr>
        <w:t>，分为功能测试和性能测试</w:t>
      </w:r>
      <w:bookmarkStart w:id="70" w:name="_GoBack"/>
      <w:bookmarkEnd w:id="70"/>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846A494" w14:textId="77777777" w:rsidR="00252CA9" w:rsidRDefault="00252CA9" w:rsidP="00EB1ABF">
      <w:pPr>
        <w:spacing w:after="0" w:line="240" w:lineRule="auto"/>
      </w:pPr>
      <w:r>
        <w:separator/>
      </w:r>
    </w:p>
  </w:endnote>
  <w:endnote w:type="continuationSeparator" w:id="0">
    <w:p w14:paraId="6B27C9DA" w14:textId="77777777" w:rsidR="00252CA9" w:rsidRDefault="00252CA9" w:rsidP="00EB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panose1 w:val="02010609060101010101"/>
    <w:charset w:val="50"/>
    <w:family w:val="auto"/>
    <w:pitch w:val="variable"/>
    <w:sig w:usb0="800002BF" w:usb1="38CF7CFA" w:usb2="00000016" w:usb3="00000000" w:csb0="00040001" w:csb1="00000000"/>
  </w:font>
  <w:font w:name="微软雅黑">
    <w:panose1 w:val="020B0503020204020204"/>
    <w:charset w:val="50"/>
    <w:family w:val="auto"/>
    <w:pitch w:val="variable"/>
    <w:sig w:usb0="80000287" w:usb1="280F3C52" w:usb2="00000016" w:usb3="00000000" w:csb0="0004001F" w:csb1="00000000"/>
  </w:font>
  <w:font w:name="Calibri Light">
    <w:panose1 w:val="020F0302020204030204"/>
    <w:charset w:val="00"/>
    <w:family w:val="auto"/>
    <w:pitch w:val="variable"/>
    <w:sig w:usb0="A00002EF" w:usb1="4000207B" w:usb2="00000000" w:usb3="00000000" w:csb0="0000009F" w:csb1="00000000"/>
  </w:font>
  <w:font w:name="Arial">
    <w:panose1 w:val="020B0604020202020204"/>
    <w:charset w:val="00"/>
    <w:family w:val="auto"/>
    <w:pitch w:val="variable"/>
    <w:sig w:usb0="00000003" w:usb1="00000000" w:usb2="00000000" w:usb3="00000000" w:csb0="00000001" w:csb1="00000000"/>
  </w:font>
  <w:font w:name="楷体_GB2312">
    <w:altName w:val="楷体"/>
    <w:charset w:val="86"/>
    <w:family w:val="modern"/>
    <w:pitch w:val="default"/>
    <w:sig w:usb0="00000001" w:usb1="080E0000" w:usb2="00000010" w:usb3="00000000" w:csb0="00040000" w:csb1="00000000"/>
  </w:font>
  <w:font w:name="华文楷体">
    <w:panose1 w:val="02010600040101010101"/>
    <w:charset w:val="50"/>
    <w:family w:val="auto"/>
    <w:pitch w:val="variable"/>
    <w:sig w:usb0="80000287" w:usb1="280F3C52" w:usb2="00000016" w:usb3="00000000" w:csb0="0004001F" w:csb1="00000000"/>
  </w:font>
  <w:font w:name="MS PGothic">
    <w:altName w:val="ＭＳ Ｐゴシック"/>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D5F1E" w14:textId="77777777" w:rsidR="000C23A4" w:rsidRDefault="000C23A4" w:rsidP="002C4918">
    <w:pPr>
      <w:pStyle w:val="af8"/>
      <w:framePr w:wrap="around" w:vAnchor="text" w:hAnchor="margin" w:xAlign="right" w:y="1"/>
      <w:ind w:left="360" w:firstLine="360"/>
      <w:rPr>
        <w:rStyle w:val="afd"/>
      </w:rPr>
    </w:pPr>
    <w:r>
      <w:rPr>
        <w:rStyle w:val="afd"/>
      </w:rPr>
      <w:fldChar w:fldCharType="begin"/>
    </w:r>
    <w:r>
      <w:rPr>
        <w:rStyle w:val="afd"/>
      </w:rPr>
      <w:instrText xml:space="preserve">PAGE  </w:instrText>
    </w:r>
    <w:r>
      <w:rPr>
        <w:rStyle w:val="afd"/>
      </w:rPr>
      <w:fldChar w:fldCharType="end"/>
    </w:r>
  </w:p>
  <w:p w14:paraId="01B6E063" w14:textId="77777777" w:rsidR="000C23A4" w:rsidRDefault="000C23A4" w:rsidP="002C4918">
    <w:pPr>
      <w:pStyle w:val="af8"/>
      <w:ind w:left="360"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B2427F" w14:textId="77777777" w:rsidR="000C23A4" w:rsidRDefault="000C23A4" w:rsidP="002C4918">
    <w:pPr>
      <w:pStyle w:val="af8"/>
      <w:ind w:left="360" w:right="360"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F3C587" w14:textId="77777777" w:rsidR="000C23A4" w:rsidRDefault="000C23A4" w:rsidP="002C4918">
    <w:pPr>
      <w:pStyle w:val="af8"/>
      <w:ind w:left="360" w:firstLine="360"/>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1</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7 </w:t>
    </w:r>
    <w:r>
      <w:rPr>
        <w:rFonts w:hint="eastAsia"/>
        <w:szCs w:val="21"/>
      </w:rPr>
      <w:t>页</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8457741"/>
      <w:docPartObj>
        <w:docPartGallery w:val="Page Numbers (Bottom of Page)"/>
        <w:docPartUnique/>
      </w:docPartObj>
    </w:sdtPr>
    <w:sdtEndPr/>
    <w:sdtContent>
      <w:p w14:paraId="4C49521B" w14:textId="77777777" w:rsidR="001B6A85" w:rsidRDefault="001B6A85">
        <w:pPr>
          <w:pStyle w:val="af8"/>
          <w:ind w:right="29"/>
          <w:jc w:val="center"/>
        </w:pPr>
        <w:r>
          <w:fldChar w:fldCharType="begin"/>
        </w:r>
        <w:r>
          <w:instrText>PAGE   \* MERGEFORMAT</w:instrText>
        </w:r>
        <w:r>
          <w:fldChar w:fldCharType="separate"/>
        </w:r>
        <w:r w:rsidR="007E0E5E" w:rsidRPr="007E0E5E">
          <w:rPr>
            <w:noProof/>
            <w:lang w:val="zh-CN"/>
          </w:rPr>
          <w:t>VII</w:t>
        </w:r>
        <w:r>
          <w:fldChar w:fldCharType="end"/>
        </w:r>
      </w:p>
    </w:sdtContent>
  </w:sdt>
  <w:p w14:paraId="33DFACBA" w14:textId="77777777" w:rsidR="001B6A85" w:rsidRDefault="001B6A85">
    <w:pPr>
      <w:pStyle w:val="af8"/>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0550255"/>
      <w:docPartObj>
        <w:docPartGallery w:val="Page Numbers (Bottom of Page)"/>
        <w:docPartUnique/>
      </w:docPartObj>
    </w:sdtPr>
    <w:sdtEndPr/>
    <w:sdtContent>
      <w:p w14:paraId="3342E27A" w14:textId="77777777" w:rsidR="00D14876" w:rsidRDefault="00D14876">
        <w:pPr>
          <w:pStyle w:val="af8"/>
          <w:ind w:right="29"/>
          <w:jc w:val="right"/>
        </w:pPr>
        <w:r>
          <w:fldChar w:fldCharType="begin"/>
        </w:r>
        <w:r>
          <w:instrText>PAGE   \* MERGEFORMAT</w:instrText>
        </w:r>
        <w:r>
          <w:fldChar w:fldCharType="separate"/>
        </w:r>
        <w:r w:rsidR="007E0E5E" w:rsidRPr="007E0E5E">
          <w:rPr>
            <w:noProof/>
            <w:lang w:val="zh-CN"/>
          </w:rPr>
          <w:t>73</w:t>
        </w:r>
        <w:r>
          <w:fldChar w:fldCharType="end"/>
        </w:r>
      </w:p>
    </w:sdtContent>
  </w:sdt>
  <w:p w14:paraId="27F721F0" w14:textId="77777777" w:rsidR="00D14876" w:rsidRDefault="00D14876">
    <w:pPr>
      <w:pStyle w:val="af8"/>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055152A" w14:textId="77777777" w:rsidR="00252CA9" w:rsidRDefault="00252CA9" w:rsidP="00EB1ABF">
      <w:pPr>
        <w:spacing w:after="0" w:line="240" w:lineRule="auto"/>
      </w:pPr>
      <w:r>
        <w:separator/>
      </w:r>
    </w:p>
  </w:footnote>
  <w:footnote w:type="continuationSeparator" w:id="0">
    <w:p w14:paraId="699D3E8D" w14:textId="77777777" w:rsidR="00252CA9" w:rsidRDefault="00252CA9" w:rsidP="00EB1AB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E5676" w14:textId="77777777" w:rsidR="000C23A4" w:rsidRDefault="000C23A4" w:rsidP="00714603">
    <w:pPr>
      <w:pStyle w:val="af6"/>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7F7CEA" w14:textId="77777777" w:rsidR="000C23A4" w:rsidRDefault="000C23A4" w:rsidP="002C4918">
    <w:pPr>
      <w:pStyle w:val="af6"/>
      <w:ind w:left="360" w:firstLine="360"/>
      <w:jc w:val="both"/>
      <w:rPr>
        <w:color w:val="0000FF"/>
      </w:rPr>
    </w:pPr>
    <w:r>
      <w:rPr>
        <w:noProof/>
        <w:color w:val="0000FF"/>
      </w:rPr>
      <w:drawing>
        <wp:inline distT="0" distB="0" distL="0" distR="0" wp14:anchorId="4476C96F" wp14:editId="1C1A7806">
          <wp:extent cx="1695450" cy="495300"/>
          <wp:effectExtent l="0" t="0" r="0" b="0"/>
          <wp:docPr id="422" name="图片 42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495300"/>
                  </a:xfrm>
                  <a:prstGeom prst="rect">
                    <a:avLst/>
                  </a:prstGeom>
                  <a:noFill/>
                  <a:ln>
                    <a:noFill/>
                  </a:ln>
                </pic:spPr>
              </pic:pic>
            </a:graphicData>
          </a:graphic>
        </wp:inline>
      </w:drawing>
    </w:r>
  </w:p>
  <w:p w14:paraId="24E7E311" w14:textId="77777777" w:rsidR="000C23A4" w:rsidRPr="00D75F93" w:rsidRDefault="000C23A4" w:rsidP="002C4918">
    <w:pPr>
      <w:pStyle w:val="af6"/>
      <w:ind w:left="360" w:firstLine="360"/>
      <w:jc w:val="right"/>
      <w:rPr>
        <w:color w:val="0000FF"/>
      </w:rPr>
    </w:pPr>
    <w:r>
      <w:rPr>
        <w:rFonts w:hint="eastAsia"/>
        <w:color w:val="0000FF"/>
      </w:rPr>
      <w:t xml:space="preserve">                          </w:t>
    </w:r>
    <w:r w:rsidR="00C254E3" w:rsidRPr="00C254E3">
      <w:rPr>
        <w:rFonts w:eastAsia="黑体" w:hint="eastAsia"/>
      </w:rPr>
      <w:t>基于</w:t>
    </w:r>
    <w:r w:rsidR="00C254E3" w:rsidRPr="00C254E3">
      <w:rPr>
        <w:rFonts w:eastAsia="黑体"/>
      </w:rPr>
      <w:t>Gstreamer</w:t>
    </w:r>
    <w:r w:rsidR="00C254E3" w:rsidRPr="00C254E3">
      <w:rPr>
        <w:rFonts w:eastAsia="黑体"/>
      </w:rPr>
      <w:t>的</w:t>
    </w:r>
    <w:r w:rsidR="00C254E3" w:rsidRPr="00C254E3">
      <w:rPr>
        <w:rFonts w:eastAsia="黑体"/>
      </w:rPr>
      <w:t>Chromium</w:t>
    </w:r>
    <w:r w:rsidR="00C254E3" w:rsidRPr="00C254E3">
      <w:rPr>
        <w:rFonts w:eastAsia="黑体"/>
      </w:rPr>
      <w:t>音视频播放系统的设计与实现</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D602C" w14:textId="77777777" w:rsidR="000C23A4" w:rsidRDefault="000C23A4" w:rsidP="00714603">
    <w:pPr>
      <w:pStyle w:val="af6"/>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0C4AD7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14C6D52"/>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81C874CA"/>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F89E7474"/>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003E91CE"/>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094016A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881E844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F348C22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E328F33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F4CE0F9C"/>
    <w:lvl w:ilvl="0">
      <w:start w:val="1"/>
      <w:numFmt w:val="decimal"/>
      <w:lvlText w:val="%1."/>
      <w:lvlJc w:val="left"/>
      <w:pPr>
        <w:tabs>
          <w:tab w:val="num" w:pos="360"/>
        </w:tabs>
        <w:ind w:left="360" w:hangingChars="200" w:hanging="360"/>
      </w:pPr>
    </w:lvl>
  </w:abstractNum>
  <w:abstractNum w:abstractNumId="10">
    <w:nsid w:val="FFFFFF89"/>
    <w:multiLevelType w:val="singleLevel"/>
    <w:tmpl w:val="FF2CE6B8"/>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002540C5"/>
    <w:multiLevelType w:val="hybridMultilevel"/>
    <w:tmpl w:val="45D0BCBA"/>
    <w:lvl w:ilvl="0" w:tplc="65F86C6E">
      <w:start w:val="1"/>
      <w:numFmt w:val="decimal"/>
      <w:lvlText w:val="%1."/>
      <w:lvlJc w:val="left"/>
      <w:pPr>
        <w:ind w:left="926" w:hanging="360"/>
      </w:pPr>
      <w:rPr>
        <w:rFonts w:hint="default"/>
      </w:r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2">
    <w:nsid w:val="0AA62A66"/>
    <w:multiLevelType w:val="hybridMultilevel"/>
    <w:tmpl w:val="AC0A9344"/>
    <w:lvl w:ilvl="0" w:tplc="D4A44C3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0C9D20C6"/>
    <w:multiLevelType w:val="multilevel"/>
    <w:tmpl w:val="1288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CF41DE8"/>
    <w:multiLevelType w:val="hybridMultilevel"/>
    <w:tmpl w:val="A5681720"/>
    <w:lvl w:ilvl="0" w:tplc="7848055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11285907"/>
    <w:multiLevelType w:val="hybridMultilevel"/>
    <w:tmpl w:val="DCB00F62"/>
    <w:lvl w:ilvl="0" w:tplc="17FC7E76">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120C11F0"/>
    <w:multiLevelType w:val="hybridMultilevel"/>
    <w:tmpl w:val="70AAB6E6"/>
    <w:lvl w:ilvl="0" w:tplc="532875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15406820"/>
    <w:multiLevelType w:val="multilevel"/>
    <w:tmpl w:val="1CAEA42E"/>
    <w:lvl w:ilvl="0">
      <w:start w:val="1"/>
      <w:numFmt w:val="decimal"/>
      <w:lvlText w:val="%1."/>
      <w:lvlJc w:val="left"/>
      <w:pPr>
        <w:ind w:left="785" w:hanging="360"/>
      </w:pPr>
      <w:rPr>
        <w:rFonts w:hint="default"/>
      </w:rPr>
    </w:lvl>
    <w:lvl w:ilvl="1">
      <w:start w:val="1"/>
      <w:numFmt w:val="decimal"/>
      <w:isLgl/>
      <w:lvlText w:val="%1.%2"/>
      <w:lvlJc w:val="left"/>
      <w:pPr>
        <w:ind w:left="905" w:hanging="480"/>
      </w:pPr>
      <w:rPr>
        <w:rFonts w:hint="eastAsia"/>
      </w:rPr>
    </w:lvl>
    <w:lvl w:ilvl="2">
      <w:start w:val="1"/>
      <w:numFmt w:val="decimal"/>
      <w:isLgl/>
      <w:lvlText w:val="%1.%2.%3"/>
      <w:lvlJc w:val="left"/>
      <w:pPr>
        <w:ind w:left="1145" w:hanging="720"/>
      </w:pPr>
      <w:rPr>
        <w:rFonts w:hint="eastAsia"/>
      </w:rPr>
    </w:lvl>
    <w:lvl w:ilvl="3">
      <w:start w:val="1"/>
      <w:numFmt w:val="decimal"/>
      <w:isLgl/>
      <w:lvlText w:val="%1.%2.%3.%4"/>
      <w:lvlJc w:val="left"/>
      <w:pPr>
        <w:ind w:left="1505" w:hanging="1080"/>
      </w:pPr>
      <w:rPr>
        <w:rFonts w:hint="eastAsia"/>
      </w:rPr>
    </w:lvl>
    <w:lvl w:ilvl="4">
      <w:start w:val="1"/>
      <w:numFmt w:val="decimal"/>
      <w:isLgl/>
      <w:lvlText w:val="%1.%2.%3.%4.%5"/>
      <w:lvlJc w:val="left"/>
      <w:pPr>
        <w:ind w:left="1505" w:hanging="1080"/>
      </w:pPr>
      <w:rPr>
        <w:rFonts w:hint="eastAsia"/>
      </w:rPr>
    </w:lvl>
    <w:lvl w:ilvl="5">
      <w:start w:val="1"/>
      <w:numFmt w:val="decimal"/>
      <w:isLgl/>
      <w:lvlText w:val="%1.%2.%3.%4.%5.%6"/>
      <w:lvlJc w:val="left"/>
      <w:pPr>
        <w:ind w:left="1865" w:hanging="1440"/>
      </w:pPr>
      <w:rPr>
        <w:rFonts w:hint="eastAsia"/>
      </w:rPr>
    </w:lvl>
    <w:lvl w:ilvl="6">
      <w:start w:val="1"/>
      <w:numFmt w:val="decimal"/>
      <w:isLgl/>
      <w:lvlText w:val="%1.%2.%3.%4.%5.%6.%7"/>
      <w:lvlJc w:val="left"/>
      <w:pPr>
        <w:ind w:left="2225" w:hanging="1800"/>
      </w:pPr>
      <w:rPr>
        <w:rFonts w:hint="eastAsia"/>
      </w:rPr>
    </w:lvl>
    <w:lvl w:ilvl="7">
      <w:start w:val="1"/>
      <w:numFmt w:val="decimal"/>
      <w:isLgl/>
      <w:lvlText w:val="%1.%2.%3.%4.%5.%6.%7.%8"/>
      <w:lvlJc w:val="left"/>
      <w:pPr>
        <w:ind w:left="2225" w:hanging="1800"/>
      </w:pPr>
      <w:rPr>
        <w:rFonts w:hint="eastAsia"/>
      </w:rPr>
    </w:lvl>
    <w:lvl w:ilvl="8">
      <w:start w:val="1"/>
      <w:numFmt w:val="decimal"/>
      <w:isLgl/>
      <w:lvlText w:val="%1.%2.%3.%4.%5.%6.%7.%8.%9"/>
      <w:lvlJc w:val="left"/>
      <w:pPr>
        <w:ind w:left="2585" w:hanging="2160"/>
      </w:pPr>
      <w:rPr>
        <w:rFonts w:hint="eastAsia"/>
      </w:rPr>
    </w:lvl>
  </w:abstractNum>
  <w:abstractNum w:abstractNumId="18">
    <w:nsid w:val="18412F50"/>
    <w:multiLevelType w:val="hybridMultilevel"/>
    <w:tmpl w:val="B5C853DC"/>
    <w:lvl w:ilvl="0" w:tplc="7848055E">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nsid w:val="18BC18C6"/>
    <w:multiLevelType w:val="multilevel"/>
    <w:tmpl w:val="7E24C726"/>
    <w:lvl w:ilvl="0">
      <w:start w:val="1"/>
      <w:numFmt w:val="decimal"/>
      <w:lvlText w:val="%1."/>
      <w:lvlJc w:val="left"/>
      <w:pPr>
        <w:ind w:left="840" w:hanging="360"/>
      </w:pPr>
      <w:rPr>
        <w:rFonts w:hint="eastAsia"/>
      </w:rPr>
    </w:lvl>
    <w:lvl w:ilvl="1">
      <w:start w:val="2"/>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abstractNum w:abstractNumId="20">
    <w:nsid w:val="1CF223C9"/>
    <w:multiLevelType w:val="hybridMultilevel"/>
    <w:tmpl w:val="0A9A371A"/>
    <w:lvl w:ilvl="0" w:tplc="7848055E">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1">
    <w:nsid w:val="208833FD"/>
    <w:multiLevelType w:val="hybridMultilevel"/>
    <w:tmpl w:val="4B3A4272"/>
    <w:lvl w:ilvl="0" w:tplc="3198D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22846A96"/>
    <w:multiLevelType w:val="hybridMultilevel"/>
    <w:tmpl w:val="10423756"/>
    <w:lvl w:ilvl="0" w:tplc="845E7DA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29F026B8"/>
    <w:multiLevelType w:val="hybridMultilevel"/>
    <w:tmpl w:val="FD4879FE"/>
    <w:lvl w:ilvl="0" w:tplc="7848055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307B133B"/>
    <w:multiLevelType w:val="hybridMultilevel"/>
    <w:tmpl w:val="D158D804"/>
    <w:lvl w:ilvl="0" w:tplc="7848055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3532495"/>
    <w:multiLevelType w:val="hybridMultilevel"/>
    <w:tmpl w:val="15C0CE66"/>
    <w:lvl w:ilvl="0" w:tplc="6E9279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38C94271"/>
    <w:multiLevelType w:val="hybridMultilevel"/>
    <w:tmpl w:val="90F46570"/>
    <w:lvl w:ilvl="0" w:tplc="CE5E6E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0BC3807"/>
    <w:multiLevelType w:val="hybridMultilevel"/>
    <w:tmpl w:val="81BA4354"/>
    <w:lvl w:ilvl="0" w:tplc="7848055E">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8">
    <w:nsid w:val="46974BE4"/>
    <w:multiLevelType w:val="hybridMultilevel"/>
    <w:tmpl w:val="6C380586"/>
    <w:lvl w:ilvl="0" w:tplc="7848055E">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9">
    <w:nsid w:val="517831D7"/>
    <w:multiLevelType w:val="hybridMultilevel"/>
    <w:tmpl w:val="88A6D8E8"/>
    <w:lvl w:ilvl="0" w:tplc="F91AF26A">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8B152C0"/>
    <w:multiLevelType w:val="hybridMultilevel"/>
    <w:tmpl w:val="6CA6B122"/>
    <w:lvl w:ilvl="0" w:tplc="AD0400FE">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67102FEC"/>
    <w:multiLevelType w:val="hybridMultilevel"/>
    <w:tmpl w:val="4086B4FC"/>
    <w:lvl w:ilvl="0" w:tplc="7848055E">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32">
    <w:nsid w:val="67394500"/>
    <w:multiLevelType w:val="hybridMultilevel"/>
    <w:tmpl w:val="B6902D92"/>
    <w:lvl w:ilvl="0" w:tplc="7848055E">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3">
    <w:nsid w:val="7B3B4A9C"/>
    <w:multiLevelType w:val="hybridMultilevel"/>
    <w:tmpl w:val="2F44C7DC"/>
    <w:lvl w:ilvl="0" w:tplc="3ABEE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B8B5BCD"/>
    <w:multiLevelType w:val="multilevel"/>
    <w:tmpl w:val="032620C0"/>
    <w:lvl w:ilvl="0">
      <w:start w:val="1"/>
      <w:numFmt w:val="decimal"/>
      <w:lvlText w:val="%1."/>
      <w:lvlJc w:val="left"/>
      <w:pPr>
        <w:ind w:left="780" w:hanging="360"/>
      </w:pPr>
      <w:rPr>
        <w:rFonts w:hint="eastAsia"/>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num w:numId="1">
    <w:abstractNumId w:val="13"/>
  </w:num>
  <w:num w:numId="2">
    <w:abstractNumId w:val="14"/>
  </w:num>
  <w:num w:numId="3">
    <w:abstractNumId w:val="0"/>
  </w:num>
  <w:num w:numId="4">
    <w:abstractNumId w:val="5"/>
  </w:num>
  <w:num w:numId="5">
    <w:abstractNumId w:val="6"/>
  </w:num>
  <w:num w:numId="6">
    <w:abstractNumId w:val="7"/>
  </w:num>
  <w:num w:numId="7">
    <w:abstractNumId w:val="8"/>
  </w:num>
  <w:num w:numId="8">
    <w:abstractNumId w:val="10"/>
  </w:num>
  <w:num w:numId="9">
    <w:abstractNumId w:val="1"/>
  </w:num>
  <w:num w:numId="10">
    <w:abstractNumId w:val="2"/>
  </w:num>
  <w:num w:numId="11">
    <w:abstractNumId w:val="3"/>
  </w:num>
  <w:num w:numId="12">
    <w:abstractNumId w:val="4"/>
  </w:num>
  <w:num w:numId="13">
    <w:abstractNumId w:val="9"/>
  </w:num>
  <w:num w:numId="14">
    <w:abstractNumId w:val="23"/>
  </w:num>
  <w:num w:numId="15">
    <w:abstractNumId w:val="20"/>
  </w:num>
  <w:num w:numId="16">
    <w:abstractNumId w:val="27"/>
  </w:num>
  <w:num w:numId="17">
    <w:abstractNumId w:val="12"/>
  </w:num>
  <w:num w:numId="18">
    <w:abstractNumId w:val="30"/>
  </w:num>
  <w:num w:numId="19">
    <w:abstractNumId w:val="15"/>
  </w:num>
  <w:num w:numId="20">
    <w:abstractNumId w:val="18"/>
  </w:num>
  <w:num w:numId="21">
    <w:abstractNumId w:val="22"/>
  </w:num>
  <w:num w:numId="22">
    <w:abstractNumId w:val="17"/>
  </w:num>
  <w:num w:numId="23">
    <w:abstractNumId w:val="28"/>
  </w:num>
  <w:num w:numId="24">
    <w:abstractNumId w:val="19"/>
  </w:num>
  <w:num w:numId="25">
    <w:abstractNumId w:val="34"/>
  </w:num>
  <w:num w:numId="26">
    <w:abstractNumId w:val="32"/>
  </w:num>
  <w:num w:numId="27">
    <w:abstractNumId w:val="31"/>
  </w:num>
  <w:num w:numId="28">
    <w:abstractNumId w:val="24"/>
  </w:num>
  <w:num w:numId="29">
    <w:abstractNumId w:val="29"/>
  </w:num>
  <w:num w:numId="30">
    <w:abstractNumId w:val="16"/>
  </w:num>
  <w:num w:numId="31">
    <w:abstractNumId w:val="21"/>
  </w:num>
  <w:num w:numId="32">
    <w:abstractNumId w:val="26"/>
  </w:num>
  <w:num w:numId="33">
    <w:abstractNumId w:val="33"/>
  </w:num>
  <w:num w:numId="34">
    <w:abstractNumId w:val="11"/>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trackRevisions/>
  <w:defaultTabStop w:val="420"/>
  <w:autoHyphenation/>
  <w:hyphenationZone w:val="357"/>
  <w:doNotHyphenateCaps/>
  <w:drawingGridVerticalSpacing w:val="20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AEE"/>
    <w:rsid w:val="00000010"/>
    <w:rsid w:val="000003B7"/>
    <w:rsid w:val="00000AB8"/>
    <w:rsid w:val="0000211B"/>
    <w:rsid w:val="00002179"/>
    <w:rsid w:val="000054F8"/>
    <w:rsid w:val="00005530"/>
    <w:rsid w:val="0000590D"/>
    <w:rsid w:val="00005E21"/>
    <w:rsid w:val="00006B06"/>
    <w:rsid w:val="000074E2"/>
    <w:rsid w:val="00010395"/>
    <w:rsid w:val="00010C70"/>
    <w:rsid w:val="00010D31"/>
    <w:rsid w:val="00011214"/>
    <w:rsid w:val="00012AC6"/>
    <w:rsid w:val="000143AE"/>
    <w:rsid w:val="00016427"/>
    <w:rsid w:val="00017345"/>
    <w:rsid w:val="00020643"/>
    <w:rsid w:val="0002216A"/>
    <w:rsid w:val="00022668"/>
    <w:rsid w:val="00022A87"/>
    <w:rsid w:val="00023C1E"/>
    <w:rsid w:val="00024AE2"/>
    <w:rsid w:val="00024BE3"/>
    <w:rsid w:val="00025177"/>
    <w:rsid w:val="00025FE8"/>
    <w:rsid w:val="00026D57"/>
    <w:rsid w:val="0002753E"/>
    <w:rsid w:val="00030057"/>
    <w:rsid w:val="00031701"/>
    <w:rsid w:val="000323F1"/>
    <w:rsid w:val="00033213"/>
    <w:rsid w:val="00033389"/>
    <w:rsid w:val="000337CA"/>
    <w:rsid w:val="000338CA"/>
    <w:rsid w:val="00034E0F"/>
    <w:rsid w:val="00034E5D"/>
    <w:rsid w:val="000369B7"/>
    <w:rsid w:val="00037353"/>
    <w:rsid w:val="00037BDB"/>
    <w:rsid w:val="000403F3"/>
    <w:rsid w:val="00041606"/>
    <w:rsid w:val="00041C6D"/>
    <w:rsid w:val="0004233C"/>
    <w:rsid w:val="0004322B"/>
    <w:rsid w:val="00043943"/>
    <w:rsid w:val="000448BB"/>
    <w:rsid w:val="000452B5"/>
    <w:rsid w:val="00045CF4"/>
    <w:rsid w:val="00045D26"/>
    <w:rsid w:val="00046E99"/>
    <w:rsid w:val="00047424"/>
    <w:rsid w:val="00047BE5"/>
    <w:rsid w:val="000519DF"/>
    <w:rsid w:val="00051A20"/>
    <w:rsid w:val="00051AC9"/>
    <w:rsid w:val="00051C3D"/>
    <w:rsid w:val="0005241E"/>
    <w:rsid w:val="00053524"/>
    <w:rsid w:val="000544D5"/>
    <w:rsid w:val="00054C58"/>
    <w:rsid w:val="0005533B"/>
    <w:rsid w:val="0005558F"/>
    <w:rsid w:val="00056CC2"/>
    <w:rsid w:val="00057F01"/>
    <w:rsid w:val="000600C4"/>
    <w:rsid w:val="00061745"/>
    <w:rsid w:val="000619CA"/>
    <w:rsid w:val="00061CF0"/>
    <w:rsid w:val="00061D19"/>
    <w:rsid w:val="00062276"/>
    <w:rsid w:val="00063E88"/>
    <w:rsid w:val="00065348"/>
    <w:rsid w:val="000657C3"/>
    <w:rsid w:val="00065F43"/>
    <w:rsid w:val="000669A4"/>
    <w:rsid w:val="00067138"/>
    <w:rsid w:val="000672D3"/>
    <w:rsid w:val="00067AD1"/>
    <w:rsid w:val="00071AEB"/>
    <w:rsid w:val="0007259E"/>
    <w:rsid w:val="00072BC0"/>
    <w:rsid w:val="000735EA"/>
    <w:rsid w:val="00073B65"/>
    <w:rsid w:val="00073E7C"/>
    <w:rsid w:val="00074198"/>
    <w:rsid w:val="00075272"/>
    <w:rsid w:val="0007672A"/>
    <w:rsid w:val="00076B26"/>
    <w:rsid w:val="00077466"/>
    <w:rsid w:val="00077CDF"/>
    <w:rsid w:val="000825D8"/>
    <w:rsid w:val="00082629"/>
    <w:rsid w:val="00083688"/>
    <w:rsid w:val="00083737"/>
    <w:rsid w:val="00083F8E"/>
    <w:rsid w:val="0008404C"/>
    <w:rsid w:val="00084EB4"/>
    <w:rsid w:val="0008672D"/>
    <w:rsid w:val="00087075"/>
    <w:rsid w:val="000871C6"/>
    <w:rsid w:val="00090F6E"/>
    <w:rsid w:val="000918B4"/>
    <w:rsid w:val="000921C2"/>
    <w:rsid w:val="00092D5A"/>
    <w:rsid w:val="000937D7"/>
    <w:rsid w:val="0009471F"/>
    <w:rsid w:val="00094FAB"/>
    <w:rsid w:val="00095EC2"/>
    <w:rsid w:val="000962F9"/>
    <w:rsid w:val="000969FB"/>
    <w:rsid w:val="000A0A6A"/>
    <w:rsid w:val="000A0EEE"/>
    <w:rsid w:val="000A221C"/>
    <w:rsid w:val="000A2D72"/>
    <w:rsid w:val="000A2DB3"/>
    <w:rsid w:val="000A3895"/>
    <w:rsid w:val="000A3FD1"/>
    <w:rsid w:val="000A41F3"/>
    <w:rsid w:val="000A45DC"/>
    <w:rsid w:val="000A48DF"/>
    <w:rsid w:val="000A5DA3"/>
    <w:rsid w:val="000A5FCF"/>
    <w:rsid w:val="000A678C"/>
    <w:rsid w:val="000A68E5"/>
    <w:rsid w:val="000A6C21"/>
    <w:rsid w:val="000B02E7"/>
    <w:rsid w:val="000B2024"/>
    <w:rsid w:val="000B2A87"/>
    <w:rsid w:val="000B2ECB"/>
    <w:rsid w:val="000B3B2F"/>
    <w:rsid w:val="000B433A"/>
    <w:rsid w:val="000B569F"/>
    <w:rsid w:val="000B5D04"/>
    <w:rsid w:val="000B78AE"/>
    <w:rsid w:val="000C0C63"/>
    <w:rsid w:val="000C13DD"/>
    <w:rsid w:val="000C1E77"/>
    <w:rsid w:val="000C23A4"/>
    <w:rsid w:val="000C265A"/>
    <w:rsid w:val="000C286F"/>
    <w:rsid w:val="000C2D59"/>
    <w:rsid w:val="000C3303"/>
    <w:rsid w:val="000C3A02"/>
    <w:rsid w:val="000C4AA7"/>
    <w:rsid w:val="000C504F"/>
    <w:rsid w:val="000C6B73"/>
    <w:rsid w:val="000C6EE6"/>
    <w:rsid w:val="000C70FD"/>
    <w:rsid w:val="000C78EE"/>
    <w:rsid w:val="000C79FE"/>
    <w:rsid w:val="000C7F1C"/>
    <w:rsid w:val="000D0BDE"/>
    <w:rsid w:val="000D19F1"/>
    <w:rsid w:val="000D2229"/>
    <w:rsid w:val="000D294A"/>
    <w:rsid w:val="000D30C7"/>
    <w:rsid w:val="000D3D64"/>
    <w:rsid w:val="000D3E59"/>
    <w:rsid w:val="000D4941"/>
    <w:rsid w:val="000D4C0B"/>
    <w:rsid w:val="000D6A89"/>
    <w:rsid w:val="000D6DF9"/>
    <w:rsid w:val="000D7333"/>
    <w:rsid w:val="000D7FCF"/>
    <w:rsid w:val="000E00C9"/>
    <w:rsid w:val="000E1E62"/>
    <w:rsid w:val="000E2919"/>
    <w:rsid w:val="000E2950"/>
    <w:rsid w:val="000E302E"/>
    <w:rsid w:val="000E527B"/>
    <w:rsid w:val="000E542B"/>
    <w:rsid w:val="000E637F"/>
    <w:rsid w:val="000E73BA"/>
    <w:rsid w:val="000F0326"/>
    <w:rsid w:val="000F2374"/>
    <w:rsid w:val="000F39FB"/>
    <w:rsid w:val="000F4E0F"/>
    <w:rsid w:val="000F519D"/>
    <w:rsid w:val="000F56F9"/>
    <w:rsid w:val="000F6011"/>
    <w:rsid w:val="000F6C6A"/>
    <w:rsid w:val="000F6FB7"/>
    <w:rsid w:val="001015CE"/>
    <w:rsid w:val="00102DED"/>
    <w:rsid w:val="00102E1A"/>
    <w:rsid w:val="00104E94"/>
    <w:rsid w:val="001052A0"/>
    <w:rsid w:val="0010578A"/>
    <w:rsid w:val="00105C68"/>
    <w:rsid w:val="00107997"/>
    <w:rsid w:val="001105C1"/>
    <w:rsid w:val="001109CD"/>
    <w:rsid w:val="00112FFC"/>
    <w:rsid w:val="00113994"/>
    <w:rsid w:val="00114C61"/>
    <w:rsid w:val="001153BE"/>
    <w:rsid w:val="00115793"/>
    <w:rsid w:val="00116260"/>
    <w:rsid w:val="001167DA"/>
    <w:rsid w:val="00117548"/>
    <w:rsid w:val="00120FCA"/>
    <w:rsid w:val="0012254C"/>
    <w:rsid w:val="00123920"/>
    <w:rsid w:val="00123AA3"/>
    <w:rsid w:val="00124C1B"/>
    <w:rsid w:val="00124D7F"/>
    <w:rsid w:val="001252B4"/>
    <w:rsid w:val="001262F6"/>
    <w:rsid w:val="001265E1"/>
    <w:rsid w:val="00126773"/>
    <w:rsid w:val="001271CA"/>
    <w:rsid w:val="001307DE"/>
    <w:rsid w:val="00133DA7"/>
    <w:rsid w:val="001344F2"/>
    <w:rsid w:val="00134F56"/>
    <w:rsid w:val="001356EB"/>
    <w:rsid w:val="00135983"/>
    <w:rsid w:val="00135F10"/>
    <w:rsid w:val="001371BC"/>
    <w:rsid w:val="00137202"/>
    <w:rsid w:val="001376F7"/>
    <w:rsid w:val="00137CC8"/>
    <w:rsid w:val="00140451"/>
    <w:rsid w:val="001410BF"/>
    <w:rsid w:val="00141160"/>
    <w:rsid w:val="001416BB"/>
    <w:rsid w:val="00141918"/>
    <w:rsid w:val="0014402A"/>
    <w:rsid w:val="001445B0"/>
    <w:rsid w:val="00144F07"/>
    <w:rsid w:val="001451E8"/>
    <w:rsid w:val="00145FB9"/>
    <w:rsid w:val="00146728"/>
    <w:rsid w:val="00146C1C"/>
    <w:rsid w:val="00146F76"/>
    <w:rsid w:val="00147E3F"/>
    <w:rsid w:val="0015093B"/>
    <w:rsid w:val="00150CB0"/>
    <w:rsid w:val="001513D3"/>
    <w:rsid w:val="00151492"/>
    <w:rsid w:val="00151FDE"/>
    <w:rsid w:val="00152E61"/>
    <w:rsid w:val="00153CF2"/>
    <w:rsid w:val="00154414"/>
    <w:rsid w:val="00154545"/>
    <w:rsid w:val="00156A7C"/>
    <w:rsid w:val="00156D08"/>
    <w:rsid w:val="00156E6D"/>
    <w:rsid w:val="00156F0B"/>
    <w:rsid w:val="00157945"/>
    <w:rsid w:val="00160E98"/>
    <w:rsid w:val="00161F04"/>
    <w:rsid w:val="00163017"/>
    <w:rsid w:val="001630A0"/>
    <w:rsid w:val="001632E4"/>
    <w:rsid w:val="001633BD"/>
    <w:rsid w:val="00164D38"/>
    <w:rsid w:val="00165660"/>
    <w:rsid w:val="00166A50"/>
    <w:rsid w:val="00166DB1"/>
    <w:rsid w:val="001674C4"/>
    <w:rsid w:val="00167E32"/>
    <w:rsid w:val="001701FE"/>
    <w:rsid w:val="00173C69"/>
    <w:rsid w:val="0017617C"/>
    <w:rsid w:val="00176200"/>
    <w:rsid w:val="00176D6C"/>
    <w:rsid w:val="00177196"/>
    <w:rsid w:val="00177631"/>
    <w:rsid w:val="0018001D"/>
    <w:rsid w:val="00181E23"/>
    <w:rsid w:val="00181EF4"/>
    <w:rsid w:val="001828CB"/>
    <w:rsid w:val="00182FA5"/>
    <w:rsid w:val="00183C01"/>
    <w:rsid w:val="00184E6B"/>
    <w:rsid w:val="00185C32"/>
    <w:rsid w:val="0018698D"/>
    <w:rsid w:val="001869EB"/>
    <w:rsid w:val="00190055"/>
    <w:rsid w:val="00190548"/>
    <w:rsid w:val="0019085C"/>
    <w:rsid w:val="00190A47"/>
    <w:rsid w:val="0019191E"/>
    <w:rsid w:val="00191A96"/>
    <w:rsid w:val="00193B0A"/>
    <w:rsid w:val="00193B7F"/>
    <w:rsid w:val="00194204"/>
    <w:rsid w:val="00194387"/>
    <w:rsid w:val="00194BBA"/>
    <w:rsid w:val="00194DA4"/>
    <w:rsid w:val="00195280"/>
    <w:rsid w:val="00196D81"/>
    <w:rsid w:val="00196E0D"/>
    <w:rsid w:val="00197ACD"/>
    <w:rsid w:val="001A0D6F"/>
    <w:rsid w:val="001A16B2"/>
    <w:rsid w:val="001A1A40"/>
    <w:rsid w:val="001A2A4C"/>
    <w:rsid w:val="001A2CDC"/>
    <w:rsid w:val="001A3779"/>
    <w:rsid w:val="001A3907"/>
    <w:rsid w:val="001A3AF1"/>
    <w:rsid w:val="001A3DC5"/>
    <w:rsid w:val="001A54E4"/>
    <w:rsid w:val="001A599A"/>
    <w:rsid w:val="001A5ED7"/>
    <w:rsid w:val="001A5EFB"/>
    <w:rsid w:val="001A6985"/>
    <w:rsid w:val="001A6B8D"/>
    <w:rsid w:val="001A6CD6"/>
    <w:rsid w:val="001A7867"/>
    <w:rsid w:val="001B00F7"/>
    <w:rsid w:val="001B0102"/>
    <w:rsid w:val="001B11AE"/>
    <w:rsid w:val="001B1664"/>
    <w:rsid w:val="001B1BC1"/>
    <w:rsid w:val="001B1FA3"/>
    <w:rsid w:val="001B2351"/>
    <w:rsid w:val="001B270F"/>
    <w:rsid w:val="001B33CA"/>
    <w:rsid w:val="001B3D20"/>
    <w:rsid w:val="001B43D8"/>
    <w:rsid w:val="001B4FB5"/>
    <w:rsid w:val="001B5490"/>
    <w:rsid w:val="001B5A98"/>
    <w:rsid w:val="001B5CCF"/>
    <w:rsid w:val="001B61AB"/>
    <w:rsid w:val="001B61F1"/>
    <w:rsid w:val="001B646D"/>
    <w:rsid w:val="001B6A85"/>
    <w:rsid w:val="001B73D7"/>
    <w:rsid w:val="001B7FE6"/>
    <w:rsid w:val="001C009E"/>
    <w:rsid w:val="001C0D9B"/>
    <w:rsid w:val="001C2375"/>
    <w:rsid w:val="001C23B7"/>
    <w:rsid w:val="001C2D9A"/>
    <w:rsid w:val="001C5911"/>
    <w:rsid w:val="001C59B5"/>
    <w:rsid w:val="001C62E6"/>
    <w:rsid w:val="001C68D6"/>
    <w:rsid w:val="001C6A8D"/>
    <w:rsid w:val="001C7887"/>
    <w:rsid w:val="001D2A60"/>
    <w:rsid w:val="001D4A42"/>
    <w:rsid w:val="001D4EBA"/>
    <w:rsid w:val="001D690D"/>
    <w:rsid w:val="001E0423"/>
    <w:rsid w:val="001E0D74"/>
    <w:rsid w:val="001E1134"/>
    <w:rsid w:val="001E1997"/>
    <w:rsid w:val="001E2434"/>
    <w:rsid w:val="001E3303"/>
    <w:rsid w:val="001E3A07"/>
    <w:rsid w:val="001E3C3F"/>
    <w:rsid w:val="001E4AA9"/>
    <w:rsid w:val="001E4F6A"/>
    <w:rsid w:val="001E57E5"/>
    <w:rsid w:val="001E59FD"/>
    <w:rsid w:val="001E600F"/>
    <w:rsid w:val="001E6B52"/>
    <w:rsid w:val="001E7F33"/>
    <w:rsid w:val="001F0A9E"/>
    <w:rsid w:val="001F134B"/>
    <w:rsid w:val="001F1923"/>
    <w:rsid w:val="001F3045"/>
    <w:rsid w:val="001F3DE1"/>
    <w:rsid w:val="001F46FA"/>
    <w:rsid w:val="001F498A"/>
    <w:rsid w:val="001F4E23"/>
    <w:rsid w:val="001F69D1"/>
    <w:rsid w:val="001F74AE"/>
    <w:rsid w:val="001F7A9C"/>
    <w:rsid w:val="001F7D81"/>
    <w:rsid w:val="002006F2"/>
    <w:rsid w:val="0020077E"/>
    <w:rsid w:val="00200C08"/>
    <w:rsid w:val="00201711"/>
    <w:rsid w:val="00203211"/>
    <w:rsid w:val="002043E2"/>
    <w:rsid w:val="002044CD"/>
    <w:rsid w:val="00204AEF"/>
    <w:rsid w:val="002059B9"/>
    <w:rsid w:val="00205AC7"/>
    <w:rsid w:val="00205BCF"/>
    <w:rsid w:val="00207BAE"/>
    <w:rsid w:val="0021001E"/>
    <w:rsid w:val="002101A9"/>
    <w:rsid w:val="00210A7F"/>
    <w:rsid w:val="00210D4E"/>
    <w:rsid w:val="00211C13"/>
    <w:rsid w:val="00211E4D"/>
    <w:rsid w:val="00213111"/>
    <w:rsid w:val="0021397B"/>
    <w:rsid w:val="00213A90"/>
    <w:rsid w:val="002141F5"/>
    <w:rsid w:val="00215631"/>
    <w:rsid w:val="00220539"/>
    <w:rsid w:val="00220B97"/>
    <w:rsid w:val="00221A7D"/>
    <w:rsid w:val="00222EBF"/>
    <w:rsid w:val="00222F90"/>
    <w:rsid w:val="002242B7"/>
    <w:rsid w:val="0022437C"/>
    <w:rsid w:val="00224F6B"/>
    <w:rsid w:val="0022549E"/>
    <w:rsid w:val="00225570"/>
    <w:rsid w:val="00226847"/>
    <w:rsid w:val="00230BB6"/>
    <w:rsid w:val="00232551"/>
    <w:rsid w:val="002362ED"/>
    <w:rsid w:val="002364AF"/>
    <w:rsid w:val="0023651D"/>
    <w:rsid w:val="0023661E"/>
    <w:rsid w:val="00236F2E"/>
    <w:rsid w:val="0024064A"/>
    <w:rsid w:val="0024091D"/>
    <w:rsid w:val="002410EF"/>
    <w:rsid w:val="002416A9"/>
    <w:rsid w:val="00241D93"/>
    <w:rsid w:val="002428AA"/>
    <w:rsid w:val="002428F6"/>
    <w:rsid w:val="002433ED"/>
    <w:rsid w:val="00243485"/>
    <w:rsid w:val="00243D8A"/>
    <w:rsid w:val="0024492D"/>
    <w:rsid w:val="00244ACD"/>
    <w:rsid w:val="002454AC"/>
    <w:rsid w:val="00245C97"/>
    <w:rsid w:val="00245D2E"/>
    <w:rsid w:val="00245F48"/>
    <w:rsid w:val="00247AD6"/>
    <w:rsid w:val="0025013D"/>
    <w:rsid w:val="00250427"/>
    <w:rsid w:val="00250480"/>
    <w:rsid w:val="00251BA1"/>
    <w:rsid w:val="00251BF0"/>
    <w:rsid w:val="00252CA9"/>
    <w:rsid w:val="0025342E"/>
    <w:rsid w:val="002535F9"/>
    <w:rsid w:val="00254B4F"/>
    <w:rsid w:val="0025552B"/>
    <w:rsid w:val="00257B02"/>
    <w:rsid w:val="002602C6"/>
    <w:rsid w:val="00261313"/>
    <w:rsid w:val="00262E68"/>
    <w:rsid w:val="00263395"/>
    <w:rsid w:val="00264F9C"/>
    <w:rsid w:val="00265699"/>
    <w:rsid w:val="00265E0D"/>
    <w:rsid w:val="00265E1B"/>
    <w:rsid w:val="00266239"/>
    <w:rsid w:val="00266255"/>
    <w:rsid w:val="0026633D"/>
    <w:rsid w:val="00266FCE"/>
    <w:rsid w:val="0026724C"/>
    <w:rsid w:val="00267977"/>
    <w:rsid w:val="00270F76"/>
    <w:rsid w:val="00272635"/>
    <w:rsid w:val="00272B5E"/>
    <w:rsid w:val="0027319F"/>
    <w:rsid w:val="00275063"/>
    <w:rsid w:val="0027513D"/>
    <w:rsid w:val="002753D0"/>
    <w:rsid w:val="002775A2"/>
    <w:rsid w:val="00277AB3"/>
    <w:rsid w:val="00281634"/>
    <w:rsid w:val="0028287C"/>
    <w:rsid w:val="00283553"/>
    <w:rsid w:val="00283DBE"/>
    <w:rsid w:val="0028423F"/>
    <w:rsid w:val="0028520E"/>
    <w:rsid w:val="00285330"/>
    <w:rsid w:val="002853F7"/>
    <w:rsid w:val="002859AA"/>
    <w:rsid w:val="00285AD1"/>
    <w:rsid w:val="00285CB8"/>
    <w:rsid w:val="00286320"/>
    <w:rsid w:val="0028649C"/>
    <w:rsid w:val="00287449"/>
    <w:rsid w:val="00287858"/>
    <w:rsid w:val="00287A40"/>
    <w:rsid w:val="00287A74"/>
    <w:rsid w:val="00287EC6"/>
    <w:rsid w:val="00290F75"/>
    <w:rsid w:val="002917F0"/>
    <w:rsid w:val="00292360"/>
    <w:rsid w:val="0029270B"/>
    <w:rsid w:val="00292E3D"/>
    <w:rsid w:val="00293C56"/>
    <w:rsid w:val="00294682"/>
    <w:rsid w:val="00295204"/>
    <w:rsid w:val="0029565A"/>
    <w:rsid w:val="00296828"/>
    <w:rsid w:val="0029761D"/>
    <w:rsid w:val="002A0FB4"/>
    <w:rsid w:val="002A1AC0"/>
    <w:rsid w:val="002A204D"/>
    <w:rsid w:val="002A2270"/>
    <w:rsid w:val="002A2FC9"/>
    <w:rsid w:val="002A2FF7"/>
    <w:rsid w:val="002A30AD"/>
    <w:rsid w:val="002A32D9"/>
    <w:rsid w:val="002A3510"/>
    <w:rsid w:val="002A44CE"/>
    <w:rsid w:val="002A5201"/>
    <w:rsid w:val="002A59AF"/>
    <w:rsid w:val="002A5BC5"/>
    <w:rsid w:val="002A5DBF"/>
    <w:rsid w:val="002A70BF"/>
    <w:rsid w:val="002A73BF"/>
    <w:rsid w:val="002A7557"/>
    <w:rsid w:val="002A77F6"/>
    <w:rsid w:val="002B0A21"/>
    <w:rsid w:val="002B1445"/>
    <w:rsid w:val="002B1562"/>
    <w:rsid w:val="002B1B65"/>
    <w:rsid w:val="002B2AAB"/>
    <w:rsid w:val="002B2BE6"/>
    <w:rsid w:val="002B2C77"/>
    <w:rsid w:val="002B2FF0"/>
    <w:rsid w:val="002B3961"/>
    <w:rsid w:val="002B3AAE"/>
    <w:rsid w:val="002B4A07"/>
    <w:rsid w:val="002B63B8"/>
    <w:rsid w:val="002B67D3"/>
    <w:rsid w:val="002B6C67"/>
    <w:rsid w:val="002C0DEA"/>
    <w:rsid w:val="002C146F"/>
    <w:rsid w:val="002C2E98"/>
    <w:rsid w:val="002C308C"/>
    <w:rsid w:val="002C30E6"/>
    <w:rsid w:val="002C497F"/>
    <w:rsid w:val="002C5042"/>
    <w:rsid w:val="002C5B7D"/>
    <w:rsid w:val="002C7256"/>
    <w:rsid w:val="002C7EC6"/>
    <w:rsid w:val="002D020D"/>
    <w:rsid w:val="002D1146"/>
    <w:rsid w:val="002D1173"/>
    <w:rsid w:val="002D1CDD"/>
    <w:rsid w:val="002D2278"/>
    <w:rsid w:val="002D2BBB"/>
    <w:rsid w:val="002D32C1"/>
    <w:rsid w:val="002D4BEA"/>
    <w:rsid w:val="002D4CCA"/>
    <w:rsid w:val="002D5F1D"/>
    <w:rsid w:val="002D637E"/>
    <w:rsid w:val="002D67E3"/>
    <w:rsid w:val="002D6C1C"/>
    <w:rsid w:val="002D6E3E"/>
    <w:rsid w:val="002D783D"/>
    <w:rsid w:val="002D7881"/>
    <w:rsid w:val="002E1895"/>
    <w:rsid w:val="002E1B54"/>
    <w:rsid w:val="002E1E36"/>
    <w:rsid w:val="002E1F9D"/>
    <w:rsid w:val="002E2A7B"/>
    <w:rsid w:val="002E3C03"/>
    <w:rsid w:val="002E48BD"/>
    <w:rsid w:val="002E5B47"/>
    <w:rsid w:val="002E6F05"/>
    <w:rsid w:val="002E7A2F"/>
    <w:rsid w:val="002F07A2"/>
    <w:rsid w:val="002F0AF7"/>
    <w:rsid w:val="002F1654"/>
    <w:rsid w:val="002F1D70"/>
    <w:rsid w:val="002F3374"/>
    <w:rsid w:val="002F47BB"/>
    <w:rsid w:val="002F5A08"/>
    <w:rsid w:val="002F7788"/>
    <w:rsid w:val="002F7BD2"/>
    <w:rsid w:val="00302834"/>
    <w:rsid w:val="003034B1"/>
    <w:rsid w:val="003039D3"/>
    <w:rsid w:val="003039DC"/>
    <w:rsid w:val="00304169"/>
    <w:rsid w:val="003045EF"/>
    <w:rsid w:val="00306FDF"/>
    <w:rsid w:val="00307DA2"/>
    <w:rsid w:val="00307F52"/>
    <w:rsid w:val="00310759"/>
    <w:rsid w:val="0031089B"/>
    <w:rsid w:val="00310AF7"/>
    <w:rsid w:val="00310B3A"/>
    <w:rsid w:val="003110F3"/>
    <w:rsid w:val="0031110B"/>
    <w:rsid w:val="0031122B"/>
    <w:rsid w:val="003113B5"/>
    <w:rsid w:val="00311A01"/>
    <w:rsid w:val="003130F9"/>
    <w:rsid w:val="0031310F"/>
    <w:rsid w:val="00315554"/>
    <w:rsid w:val="0031574C"/>
    <w:rsid w:val="0031584C"/>
    <w:rsid w:val="00316553"/>
    <w:rsid w:val="00316E5D"/>
    <w:rsid w:val="00317CE1"/>
    <w:rsid w:val="003200AF"/>
    <w:rsid w:val="00321223"/>
    <w:rsid w:val="00322192"/>
    <w:rsid w:val="00323411"/>
    <w:rsid w:val="00323BEB"/>
    <w:rsid w:val="00323C44"/>
    <w:rsid w:val="00323DA5"/>
    <w:rsid w:val="00324113"/>
    <w:rsid w:val="00324FBF"/>
    <w:rsid w:val="00325B07"/>
    <w:rsid w:val="003266B2"/>
    <w:rsid w:val="00326D72"/>
    <w:rsid w:val="00327450"/>
    <w:rsid w:val="00327989"/>
    <w:rsid w:val="00327C2D"/>
    <w:rsid w:val="00327FFA"/>
    <w:rsid w:val="00330388"/>
    <w:rsid w:val="003314DC"/>
    <w:rsid w:val="003315DA"/>
    <w:rsid w:val="00331AA4"/>
    <w:rsid w:val="00331B62"/>
    <w:rsid w:val="00331D27"/>
    <w:rsid w:val="0033222C"/>
    <w:rsid w:val="003331C1"/>
    <w:rsid w:val="00333431"/>
    <w:rsid w:val="00333586"/>
    <w:rsid w:val="00333864"/>
    <w:rsid w:val="00333AF9"/>
    <w:rsid w:val="00333DBC"/>
    <w:rsid w:val="00333F93"/>
    <w:rsid w:val="00333FEB"/>
    <w:rsid w:val="00334280"/>
    <w:rsid w:val="0033490A"/>
    <w:rsid w:val="0033527D"/>
    <w:rsid w:val="003357BA"/>
    <w:rsid w:val="00337745"/>
    <w:rsid w:val="00340A31"/>
    <w:rsid w:val="00341710"/>
    <w:rsid w:val="0034172F"/>
    <w:rsid w:val="00341DC1"/>
    <w:rsid w:val="00341FF0"/>
    <w:rsid w:val="00342392"/>
    <w:rsid w:val="00342894"/>
    <w:rsid w:val="0034323D"/>
    <w:rsid w:val="00343B24"/>
    <w:rsid w:val="00343F92"/>
    <w:rsid w:val="003440EC"/>
    <w:rsid w:val="0034510B"/>
    <w:rsid w:val="0034599E"/>
    <w:rsid w:val="00347260"/>
    <w:rsid w:val="00350049"/>
    <w:rsid w:val="003500BF"/>
    <w:rsid w:val="00351018"/>
    <w:rsid w:val="003559D3"/>
    <w:rsid w:val="003563C3"/>
    <w:rsid w:val="00357640"/>
    <w:rsid w:val="00357AD6"/>
    <w:rsid w:val="00357D16"/>
    <w:rsid w:val="00360F16"/>
    <w:rsid w:val="00361575"/>
    <w:rsid w:val="00361E1E"/>
    <w:rsid w:val="00362516"/>
    <w:rsid w:val="00362B1E"/>
    <w:rsid w:val="00362B4C"/>
    <w:rsid w:val="00362DF0"/>
    <w:rsid w:val="00363FD5"/>
    <w:rsid w:val="00364064"/>
    <w:rsid w:val="003644A0"/>
    <w:rsid w:val="00365A26"/>
    <w:rsid w:val="00365AA0"/>
    <w:rsid w:val="00366353"/>
    <w:rsid w:val="00366B91"/>
    <w:rsid w:val="0036715C"/>
    <w:rsid w:val="0036725D"/>
    <w:rsid w:val="00367E3C"/>
    <w:rsid w:val="00367F0B"/>
    <w:rsid w:val="00370439"/>
    <w:rsid w:val="003707C3"/>
    <w:rsid w:val="00370C08"/>
    <w:rsid w:val="00370E77"/>
    <w:rsid w:val="00371ADE"/>
    <w:rsid w:val="00371D91"/>
    <w:rsid w:val="00372023"/>
    <w:rsid w:val="00372311"/>
    <w:rsid w:val="0037231E"/>
    <w:rsid w:val="003739AB"/>
    <w:rsid w:val="00373BAC"/>
    <w:rsid w:val="00373E63"/>
    <w:rsid w:val="00374397"/>
    <w:rsid w:val="00374D4B"/>
    <w:rsid w:val="00375C54"/>
    <w:rsid w:val="00376A57"/>
    <w:rsid w:val="003770E2"/>
    <w:rsid w:val="003773DE"/>
    <w:rsid w:val="00380307"/>
    <w:rsid w:val="0038070B"/>
    <w:rsid w:val="00380D59"/>
    <w:rsid w:val="00382A38"/>
    <w:rsid w:val="0038318E"/>
    <w:rsid w:val="00383991"/>
    <w:rsid w:val="00384F5D"/>
    <w:rsid w:val="0038557A"/>
    <w:rsid w:val="00385750"/>
    <w:rsid w:val="00385D94"/>
    <w:rsid w:val="0038760C"/>
    <w:rsid w:val="003877C3"/>
    <w:rsid w:val="00390FE4"/>
    <w:rsid w:val="00391210"/>
    <w:rsid w:val="00392812"/>
    <w:rsid w:val="00392B3C"/>
    <w:rsid w:val="003931E6"/>
    <w:rsid w:val="00395830"/>
    <w:rsid w:val="00395831"/>
    <w:rsid w:val="003A03B6"/>
    <w:rsid w:val="003A050B"/>
    <w:rsid w:val="003A1557"/>
    <w:rsid w:val="003A17C4"/>
    <w:rsid w:val="003A255F"/>
    <w:rsid w:val="003A3BF9"/>
    <w:rsid w:val="003A4049"/>
    <w:rsid w:val="003A43E9"/>
    <w:rsid w:val="003A4849"/>
    <w:rsid w:val="003A492B"/>
    <w:rsid w:val="003A57C6"/>
    <w:rsid w:val="003A60D8"/>
    <w:rsid w:val="003A63C8"/>
    <w:rsid w:val="003A7007"/>
    <w:rsid w:val="003B22DC"/>
    <w:rsid w:val="003B24B4"/>
    <w:rsid w:val="003B41A8"/>
    <w:rsid w:val="003B4F2B"/>
    <w:rsid w:val="003B5807"/>
    <w:rsid w:val="003B5B91"/>
    <w:rsid w:val="003B5D4A"/>
    <w:rsid w:val="003B6BBC"/>
    <w:rsid w:val="003B7749"/>
    <w:rsid w:val="003B7D10"/>
    <w:rsid w:val="003C0012"/>
    <w:rsid w:val="003C0563"/>
    <w:rsid w:val="003C05CD"/>
    <w:rsid w:val="003C06C2"/>
    <w:rsid w:val="003C09F0"/>
    <w:rsid w:val="003C113C"/>
    <w:rsid w:val="003C25C6"/>
    <w:rsid w:val="003C3A7C"/>
    <w:rsid w:val="003C3AAD"/>
    <w:rsid w:val="003C3BBB"/>
    <w:rsid w:val="003C480F"/>
    <w:rsid w:val="003C663A"/>
    <w:rsid w:val="003C744D"/>
    <w:rsid w:val="003C78E9"/>
    <w:rsid w:val="003C7FD5"/>
    <w:rsid w:val="003D0D12"/>
    <w:rsid w:val="003D127F"/>
    <w:rsid w:val="003D1527"/>
    <w:rsid w:val="003D23A3"/>
    <w:rsid w:val="003D380D"/>
    <w:rsid w:val="003D414F"/>
    <w:rsid w:val="003D444F"/>
    <w:rsid w:val="003D4E33"/>
    <w:rsid w:val="003D5474"/>
    <w:rsid w:val="003D6687"/>
    <w:rsid w:val="003D6784"/>
    <w:rsid w:val="003D6C19"/>
    <w:rsid w:val="003D75B4"/>
    <w:rsid w:val="003E0214"/>
    <w:rsid w:val="003E0822"/>
    <w:rsid w:val="003E0A5F"/>
    <w:rsid w:val="003E3E20"/>
    <w:rsid w:val="003E4500"/>
    <w:rsid w:val="003E5525"/>
    <w:rsid w:val="003E5C7D"/>
    <w:rsid w:val="003E6185"/>
    <w:rsid w:val="003E7B8E"/>
    <w:rsid w:val="003E7BC3"/>
    <w:rsid w:val="003E7C67"/>
    <w:rsid w:val="003F0AB5"/>
    <w:rsid w:val="003F0CDE"/>
    <w:rsid w:val="003F1076"/>
    <w:rsid w:val="003F11B1"/>
    <w:rsid w:val="003F197D"/>
    <w:rsid w:val="003F1D1A"/>
    <w:rsid w:val="003F203F"/>
    <w:rsid w:val="003F246C"/>
    <w:rsid w:val="003F27A7"/>
    <w:rsid w:val="003F27D3"/>
    <w:rsid w:val="003F27DC"/>
    <w:rsid w:val="003F2B18"/>
    <w:rsid w:val="003F3E92"/>
    <w:rsid w:val="003F440F"/>
    <w:rsid w:val="003F4A09"/>
    <w:rsid w:val="003F504C"/>
    <w:rsid w:val="003F60B7"/>
    <w:rsid w:val="003F6914"/>
    <w:rsid w:val="003F6CE3"/>
    <w:rsid w:val="003F76DE"/>
    <w:rsid w:val="003F770D"/>
    <w:rsid w:val="00400125"/>
    <w:rsid w:val="00400580"/>
    <w:rsid w:val="00400BBC"/>
    <w:rsid w:val="00400C32"/>
    <w:rsid w:val="0040153F"/>
    <w:rsid w:val="00401E6E"/>
    <w:rsid w:val="0040288E"/>
    <w:rsid w:val="00402F2C"/>
    <w:rsid w:val="00404326"/>
    <w:rsid w:val="00404CB6"/>
    <w:rsid w:val="004111CA"/>
    <w:rsid w:val="004115B3"/>
    <w:rsid w:val="00412B89"/>
    <w:rsid w:val="00412B8E"/>
    <w:rsid w:val="00414292"/>
    <w:rsid w:val="00414F1C"/>
    <w:rsid w:val="00414F3C"/>
    <w:rsid w:val="004158F6"/>
    <w:rsid w:val="00415EB8"/>
    <w:rsid w:val="004200DE"/>
    <w:rsid w:val="00420BD2"/>
    <w:rsid w:val="0042195E"/>
    <w:rsid w:val="00421B17"/>
    <w:rsid w:val="00421B1C"/>
    <w:rsid w:val="00421EB9"/>
    <w:rsid w:val="00422961"/>
    <w:rsid w:val="00422B01"/>
    <w:rsid w:val="004233E3"/>
    <w:rsid w:val="00423410"/>
    <w:rsid w:val="004249CC"/>
    <w:rsid w:val="004254EF"/>
    <w:rsid w:val="004263FE"/>
    <w:rsid w:val="00426597"/>
    <w:rsid w:val="0042677C"/>
    <w:rsid w:val="00426E71"/>
    <w:rsid w:val="00427F76"/>
    <w:rsid w:val="00430312"/>
    <w:rsid w:val="00430CB8"/>
    <w:rsid w:val="004321BA"/>
    <w:rsid w:val="0043228C"/>
    <w:rsid w:val="00432379"/>
    <w:rsid w:val="00433B92"/>
    <w:rsid w:val="00434227"/>
    <w:rsid w:val="00434548"/>
    <w:rsid w:val="00435642"/>
    <w:rsid w:val="00435C8C"/>
    <w:rsid w:val="00436166"/>
    <w:rsid w:val="00436246"/>
    <w:rsid w:val="00436557"/>
    <w:rsid w:val="0043689E"/>
    <w:rsid w:val="00437A60"/>
    <w:rsid w:val="00440947"/>
    <w:rsid w:val="00440C1E"/>
    <w:rsid w:val="00440CE0"/>
    <w:rsid w:val="00441015"/>
    <w:rsid w:val="0044189A"/>
    <w:rsid w:val="00441A71"/>
    <w:rsid w:val="00442282"/>
    <w:rsid w:val="004423D3"/>
    <w:rsid w:val="0044290B"/>
    <w:rsid w:val="00442B11"/>
    <w:rsid w:val="00444888"/>
    <w:rsid w:val="00445678"/>
    <w:rsid w:val="00446D21"/>
    <w:rsid w:val="004472BA"/>
    <w:rsid w:val="0045280B"/>
    <w:rsid w:val="00453897"/>
    <w:rsid w:val="00453FFE"/>
    <w:rsid w:val="00454733"/>
    <w:rsid w:val="0045474F"/>
    <w:rsid w:val="004558BC"/>
    <w:rsid w:val="00456679"/>
    <w:rsid w:val="00456920"/>
    <w:rsid w:val="00457502"/>
    <w:rsid w:val="00457A03"/>
    <w:rsid w:val="0046121A"/>
    <w:rsid w:val="00461902"/>
    <w:rsid w:val="00461C3F"/>
    <w:rsid w:val="00461DDE"/>
    <w:rsid w:val="00462137"/>
    <w:rsid w:val="00462376"/>
    <w:rsid w:val="00463AF9"/>
    <w:rsid w:val="00463E19"/>
    <w:rsid w:val="004646C8"/>
    <w:rsid w:val="0046504D"/>
    <w:rsid w:val="00466D82"/>
    <w:rsid w:val="00467126"/>
    <w:rsid w:val="00470411"/>
    <w:rsid w:val="00470B08"/>
    <w:rsid w:val="004710C0"/>
    <w:rsid w:val="0047121B"/>
    <w:rsid w:val="00471886"/>
    <w:rsid w:val="004727AD"/>
    <w:rsid w:val="00472C61"/>
    <w:rsid w:val="004736C3"/>
    <w:rsid w:val="00473785"/>
    <w:rsid w:val="00475157"/>
    <w:rsid w:val="00476267"/>
    <w:rsid w:val="0047655B"/>
    <w:rsid w:val="0047713F"/>
    <w:rsid w:val="00477F4D"/>
    <w:rsid w:val="00480017"/>
    <w:rsid w:val="004804FA"/>
    <w:rsid w:val="004808BC"/>
    <w:rsid w:val="0048128F"/>
    <w:rsid w:val="004812A1"/>
    <w:rsid w:val="00482284"/>
    <w:rsid w:val="00482331"/>
    <w:rsid w:val="00482779"/>
    <w:rsid w:val="00484EA6"/>
    <w:rsid w:val="00484F52"/>
    <w:rsid w:val="004851E9"/>
    <w:rsid w:val="00485639"/>
    <w:rsid w:val="00485D01"/>
    <w:rsid w:val="004861F8"/>
    <w:rsid w:val="0048656B"/>
    <w:rsid w:val="0048657C"/>
    <w:rsid w:val="00486AB2"/>
    <w:rsid w:val="004902CC"/>
    <w:rsid w:val="004909E7"/>
    <w:rsid w:val="00490A06"/>
    <w:rsid w:val="00491210"/>
    <w:rsid w:val="0049149B"/>
    <w:rsid w:val="00491C85"/>
    <w:rsid w:val="00492861"/>
    <w:rsid w:val="00492E4C"/>
    <w:rsid w:val="004931FB"/>
    <w:rsid w:val="004932C8"/>
    <w:rsid w:val="00493D1B"/>
    <w:rsid w:val="00495A02"/>
    <w:rsid w:val="00495B33"/>
    <w:rsid w:val="0049644B"/>
    <w:rsid w:val="004965FF"/>
    <w:rsid w:val="0049688D"/>
    <w:rsid w:val="00496C4D"/>
    <w:rsid w:val="00497B58"/>
    <w:rsid w:val="00497CF2"/>
    <w:rsid w:val="004A08E3"/>
    <w:rsid w:val="004A0E17"/>
    <w:rsid w:val="004A1727"/>
    <w:rsid w:val="004A1F4C"/>
    <w:rsid w:val="004A22E9"/>
    <w:rsid w:val="004A4B93"/>
    <w:rsid w:val="004A6E57"/>
    <w:rsid w:val="004A7494"/>
    <w:rsid w:val="004A7F50"/>
    <w:rsid w:val="004A7FCF"/>
    <w:rsid w:val="004B0C7D"/>
    <w:rsid w:val="004B1394"/>
    <w:rsid w:val="004B1565"/>
    <w:rsid w:val="004B30D7"/>
    <w:rsid w:val="004B3231"/>
    <w:rsid w:val="004B392E"/>
    <w:rsid w:val="004B3AF9"/>
    <w:rsid w:val="004B3CE7"/>
    <w:rsid w:val="004B5053"/>
    <w:rsid w:val="004B526A"/>
    <w:rsid w:val="004B542D"/>
    <w:rsid w:val="004B5488"/>
    <w:rsid w:val="004B6053"/>
    <w:rsid w:val="004B6473"/>
    <w:rsid w:val="004B79A6"/>
    <w:rsid w:val="004B7E6B"/>
    <w:rsid w:val="004C03F8"/>
    <w:rsid w:val="004C08EB"/>
    <w:rsid w:val="004C25EA"/>
    <w:rsid w:val="004C3211"/>
    <w:rsid w:val="004C3520"/>
    <w:rsid w:val="004C4015"/>
    <w:rsid w:val="004C43A6"/>
    <w:rsid w:val="004C4F41"/>
    <w:rsid w:val="004C680B"/>
    <w:rsid w:val="004D0304"/>
    <w:rsid w:val="004D0F17"/>
    <w:rsid w:val="004D0FFE"/>
    <w:rsid w:val="004D11B2"/>
    <w:rsid w:val="004D1238"/>
    <w:rsid w:val="004D175B"/>
    <w:rsid w:val="004D2323"/>
    <w:rsid w:val="004D2799"/>
    <w:rsid w:val="004D295E"/>
    <w:rsid w:val="004D330C"/>
    <w:rsid w:val="004D3B80"/>
    <w:rsid w:val="004D446E"/>
    <w:rsid w:val="004D6025"/>
    <w:rsid w:val="004D72E0"/>
    <w:rsid w:val="004D79EA"/>
    <w:rsid w:val="004E2136"/>
    <w:rsid w:val="004E25A1"/>
    <w:rsid w:val="004E2896"/>
    <w:rsid w:val="004E28F5"/>
    <w:rsid w:val="004E339A"/>
    <w:rsid w:val="004E3DB2"/>
    <w:rsid w:val="004E4A5D"/>
    <w:rsid w:val="004E688B"/>
    <w:rsid w:val="004E688F"/>
    <w:rsid w:val="004E6E3E"/>
    <w:rsid w:val="004E724A"/>
    <w:rsid w:val="004E730B"/>
    <w:rsid w:val="004E7B3F"/>
    <w:rsid w:val="004E7E62"/>
    <w:rsid w:val="004F3525"/>
    <w:rsid w:val="004F427C"/>
    <w:rsid w:val="004F44F5"/>
    <w:rsid w:val="004F5090"/>
    <w:rsid w:val="004F57A4"/>
    <w:rsid w:val="004F5B6A"/>
    <w:rsid w:val="004F5DBF"/>
    <w:rsid w:val="004F669A"/>
    <w:rsid w:val="004F7B03"/>
    <w:rsid w:val="004F7B81"/>
    <w:rsid w:val="005003A1"/>
    <w:rsid w:val="005006C5"/>
    <w:rsid w:val="00501A81"/>
    <w:rsid w:val="00502318"/>
    <w:rsid w:val="00504B90"/>
    <w:rsid w:val="00505017"/>
    <w:rsid w:val="0050526C"/>
    <w:rsid w:val="00506142"/>
    <w:rsid w:val="00507599"/>
    <w:rsid w:val="00507F3A"/>
    <w:rsid w:val="005101B8"/>
    <w:rsid w:val="0051232F"/>
    <w:rsid w:val="00512BD4"/>
    <w:rsid w:val="00513BC8"/>
    <w:rsid w:val="00514390"/>
    <w:rsid w:val="0051555A"/>
    <w:rsid w:val="00515715"/>
    <w:rsid w:val="00515C85"/>
    <w:rsid w:val="00515D1C"/>
    <w:rsid w:val="005162A4"/>
    <w:rsid w:val="005163D1"/>
    <w:rsid w:val="005166B8"/>
    <w:rsid w:val="00517453"/>
    <w:rsid w:val="005175A2"/>
    <w:rsid w:val="0051792D"/>
    <w:rsid w:val="00520240"/>
    <w:rsid w:val="00520A6B"/>
    <w:rsid w:val="00520F26"/>
    <w:rsid w:val="005210B1"/>
    <w:rsid w:val="005214C7"/>
    <w:rsid w:val="005215B0"/>
    <w:rsid w:val="00523513"/>
    <w:rsid w:val="00524944"/>
    <w:rsid w:val="00525CB1"/>
    <w:rsid w:val="00526758"/>
    <w:rsid w:val="00526B5E"/>
    <w:rsid w:val="0052797C"/>
    <w:rsid w:val="005318CF"/>
    <w:rsid w:val="0053198E"/>
    <w:rsid w:val="00531DDE"/>
    <w:rsid w:val="00534CF6"/>
    <w:rsid w:val="00535590"/>
    <w:rsid w:val="00537D61"/>
    <w:rsid w:val="005405E1"/>
    <w:rsid w:val="00541282"/>
    <w:rsid w:val="005417C1"/>
    <w:rsid w:val="00542169"/>
    <w:rsid w:val="005421C1"/>
    <w:rsid w:val="005428B0"/>
    <w:rsid w:val="0054316E"/>
    <w:rsid w:val="0054362B"/>
    <w:rsid w:val="00543932"/>
    <w:rsid w:val="00543D57"/>
    <w:rsid w:val="00544A35"/>
    <w:rsid w:val="00544FCD"/>
    <w:rsid w:val="00545A7B"/>
    <w:rsid w:val="0054666F"/>
    <w:rsid w:val="00546EF8"/>
    <w:rsid w:val="00550857"/>
    <w:rsid w:val="00550A2D"/>
    <w:rsid w:val="00550B4C"/>
    <w:rsid w:val="00551950"/>
    <w:rsid w:val="00552544"/>
    <w:rsid w:val="0055348F"/>
    <w:rsid w:val="00553710"/>
    <w:rsid w:val="0055418E"/>
    <w:rsid w:val="005560B8"/>
    <w:rsid w:val="005567A0"/>
    <w:rsid w:val="00560DC9"/>
    <w:rsid w:val="00560EDF"/>
    <w:rsid w:val="00560EF3"/>
    <w:rsid w:val="0056125D"/>
    <w:rsid w:val="005624A2"/>
    <w:rsid w:val="00562A4C"/>
    <w:rsid w:val="005640E8"/>
    <w:rsid w:val="005641B2"/>
    <w:rsid w:val="0056521D"/>
    <w:rsid w:val="005652AC"/>
    <w:rsid w:val="0056596A"/>
    <w:rsid w:val="00565E7A"/>
    <w:rsid w:val="0056625D"/>
    <w:rsid w:val="00566E2A"/>
    <w:rsid w:val="00566E77"/>
    <w:rsid w:val="00566EBB"/>
    <w:rsid w:val="00566FA0"/>
    <w:rsid w:val="00567F20"/>
    <w:rsid w:val="005707C2"/>
    <w:rsid w:val="005726A4"/>
    <w:rsid w:val="0057480A"/>
    <w:rsid w:val="005749BC"/>
    <w:rsid w:val="00575FBA"/>
    <w:rsid w:val="00576E23"/>
    <w:rsid w:val="00577A58"/>
    <w:rsid w:val="00577D53"/>
    <w:rsid w:val="00577F1C"/>
    <w:rsid w:val="00580FB5"/>
    <w:rsid w:val="00580FDB"/>
    <w:rsid w:val="0058105D"/>
    <w:rsid w:val="00583197"/>
    <w:rsid w:val="00583564"/>
    <w:rsid w:val="00583572"/>
    <w:rsid w:val="00584225"/>
    <w:rsid w:val="005844B4"/>
    <w:rsid w:val="00585FE7"/>
    <w:rsid w:val="005866B1"/>
    <w:rsid w:val="00586BCA"/>
    <w:rsid w:val="00586E6C"/>
    <w:rsid w:val="00590EA3"/>
    <w:rsid w:val="00591685"/>
    <w:rsid w:val="005921FD"/>
    <w:rsid w:val="00593637"/>
    <w:rsid w:val="00593BF1"/>
    <w:rsid w:val="00593DF2"/>
    <w:rsid w:val="00596207"/>
    <w:rsid w:val="00597A3D"/>
    <w:rsid w:val="00597F0B"/>
    <w:rsid w:val="005A0790"/>
    <w:rsid w:val="005A0ED0"/>
    <w:rsid w:val="005A1016"/>
    <w:rsid w:val="005A141E"/>
    <w:rsid w:val="005A163B"/>
    <w:rsid w:val="005A1834"/>
    <w:rsid w:val="005A256E"/>
    <w:rsid w:val="005A2C8E"/>
    <w:rsid w:val="005A39D3"/>
    <w:rsid w:val="005A5301"/>
    <w:rsid w:val="005A69F3"/>
    <w:rsid w:val="005A71EA"/>
    <w:rsid w:val="005A734B"/>
    <w:rsid w:val="005A74BA"/>
    <w:rsid w:val="005B1343"/>
    <w:rsid w:val="005B138B"/>
    <w:rsid w:val="005B1DE9"/>
    <w:rsid w:val="005B273E"/>
    <w:rsid w:val="005B330B"/>
    <w:rsid w:val="005B384C"/>
    <w:rsid w:val="005B521F"/>
    <w:rsid w:val="005B6D6E"/>
    <w:rsid w:val="005B7046"/>
    <w:rsid w:val="005C14CC"/>
    <w:rsid w:val="005C1C43"/>
    <w:rsid w:val="005C20AD"/>
    <w:rsid w:val="005C2742"/>
    <w:rsid w:val="005C40A5"/>
    <w:rsid w:val="005C4FC3"/>
    <w:rsid w:val="005C6E18"/>
    <w:rsid w:val="005D07BB"/>
    <w:rsid w:val="005D0DDD"/>
    <w:rsid w:val="005D0FF5"/>
    <w:rsid w:val="005D16E5"/>
    <w:rsid w:val="005D1794"/>
    <w:rsid w:val="005D2B1E"/>
    <w:rsid w:val="005D38A2"/>
    <w:rsid w:val="005D3D45"/>
    <w:rsid w:val="005D3D73"/>
    <w:rsid w:val="005D458B"/>
    <w:rsid w:val="005D467F"/>
    <w:rsid w:val="005D5C11"/>
    <w:rsid w:val="005D6118"/>
    <w:rsid w:val="005D61B6"/>
    <w:rsid w:val="005D7C6F"/>
    <w:rsid w:val="005E0209"/>
    <w:rsid w:val="005E0BA2"/>
    <w:rsid w:val="005E105F"/>
    <w:rsid w:val="005E117F"/>
    <w:rsid w:val="005E19DD"/>
    <w:rsid w:val="005E223A"/>
    <w:rsid w:val="005E25A4"/>
    <w:rsid w:val="005E2F5E"/>
    <w:rsid w:val="005E31E4"/>
    <w:rsid w:val="005E3469"/>
    <w:rsid w:val="005E37EC"/>
    <w:rsid w:val="005E3964"/>
    <w:rsid w:val="005E3EE7"/>
    <w:rsid w:val="005E5040"/>
    <w:rsid w:val="005E66DC"/>
    <w:rsid w:val="005E6A38"/>
    <w:rsid w:val="005E760E"/>
    <w:rsid w:val="005E7A30"/>
    <w:rsid w:val="005F1275"/>
    <w:rsid w:val="005F13BE"/>
    <w:rsid w:val="005F17ED"/>
    <w:rsid w:val="005F1A7C"/>
    <w:rsid w:val="005F1B2A"/>
    <w:rsid w:val="005F2B25"/>
    <w:rsid w:val="005F2FF5"/>
    <w:rsid w:val="005F36BA"/>
    <w:rsid w:val="005F40DF"/>
    <w:rsid w:val="005F49A5"/>
    <w:rsid w:val="005F62E9"/>
    <w:rsid w:val="005F63B4"/>
    <w:rsid w:val="005F7833"/>
    <w:rsid w:val="005F7B63"/>
    <w:rsid w:val="00601571"/>
    <w:rsid w:val="00603211"/>
    <w:rsid w:val="006032F1"/>
    <w:rsid w:val="006037F4"/>
    <w:rsid w:val="00604E5A"/>
    <w:rsid w:val="006052CF"/>
    <w:rsid w:val="006057E2"/>
    <w:rsid w:val="006077B4"/>
    <w:rsid w:val="00607C00"/>
    <w:rsid w:val="0061060C"/>
    <w:rsid w:val="0061064B"/>
    <w:rsid w:val="006131E8"/>
    <w:rsid w:val="006134FE"/>
    <w:rsid w:val="006139C4"/>
    <w:rsid w:val="006141D2"/>
    <w:rsid w:val="00614891"/>
    <w:rsid w:val="00614B26"/>
    <w:rsid w:val="00615390"/>
    <w:rsid w:val="00615423"/>
    <w:rsid w:val="00615BFF"/>
    <w:rsid w:val="0061726F"/>
    <w:rsid w:val="00617FBA"/>
    <w:rsid w:val="0062051A"/>
    <w:rsid w:val="0062106B"/>
    <w:rsid w:val="00621304"/>
    <w:rsid w:val="00621CCD"/>
    <w:rsid w:val="006227C4"/>
    <w:rsid w:val="00622C5B"/>
    <w:rsid w:val="00622FFC"/>
    <w:rsid w:val="006230B1"/>
    <w:rsid w:val="0062490E"/>
    <w:rsid w:val="00624C00"/>
    <w:rsid w:val="0062508C"/>
    <w:rsid w:val="00625D57"/>
    <w:rsid w:val="00626255"/>
    <w:rsid w:val="00626A3E"/>
    <w:rsid w:val="00626DA0"/>
    <w:rsid w:val="00626F84"/>
    <w:rsid w:val="006312E9"/>
    <w:rsid w:val="00631845"/>
    <w:rsid w:val="00631EED"/>
    <w:rsid w:val="00631F8E"/>
    <w:rsid w:val="0063236E"/>
    <w:rsid w:val="00632622"/>
    <w:rsid w:val="00633B17"/>
    <w:rsid w:val="0063410A"/>
    <w:rsid w:val="0063411C"/>
    <w:rsid w:val="006342CB"/>
    <w:rsid w:val="00634F99"/>
    <w:rsid w:val="006364D7"/>
    <w:rsid w:val="006375D4"/>
    <w:rsid w:val="00640257"/>
    <w:rsid w:val="00640AEE"/>
    <w:rsid w:val="0064156B"/>
    <w:rsid w:val="0064205D"/>
    <w:rsid w:val="00642669"/>
    <w:rsid w:val="006428AA"/>
    <w:rsid w:val="0064297F"/>
    <w:rsid w:val="00642CA2"/>
    <w:rsid w:val="00643808"/>
    <w:rsid w:val="00643B96"/>
    <w:rsid w:val="00644C6F"/>
    <w:rsid w:val="006452C0"/>
    <w:rsid w:val="0064560D"/>
    <w:rsid w:val="006459D1"/>
    <w:rsid w:val="00645CFF"/>
    <w:rsid w:val="00645D8D"/>
    <w:rsid w:val="00652386"/>
    <w:rsid w:val="0065325B"/>
    <w:rsid w:val="00653EE4"/>
    <w:rsid w:val="006556B7"/>
    <w:rsid w:val="006557FB"/>
    <w:rsid w:val="00656C05"/>
    <w:rsid w:val="00656CBB"/>
    <w:rsid w:val="00657E01"/>
    <w:rsid w:val="00660AAD"/>
    <w:rsid w:val="00662043"/>
    <w:rsid w:val="0066337D"/>
    <w:rsid w:val="006641B2"/>
    <w:rsid w:val="00664343"/>
    <w:rsid w:val="006643D4"/>
    <w:rsid w:val="00664865"/>
    <w:rsid w:val="0066511B"/>
    <w:rsid w:val="006707FB"/>
    <w:rsid w:val="00670BB6"/>
    <w:rsid w:val="00670FF8"/>
    <w:rsid w:val="006723FB"/>
    <w:rsid w:val="006728E8"/>
    <w:rsid w:val="00672B21"/>
    <w:rsid w:val="00672C1F"/>
    <w:rsid w:val="00673362"/>
    <w:rsid w:val="00674708"/>
    <w:rsid w:val="00675D6B"/>
    <w:rsid w:val="00675E55"/>
    <w:rsid w:val="0067624B"/>
    <w:rsid w:val="00676873"/>
    <w:rsid w:val="00677B10"/>
    <w:rsid w:val="00680E01"/>
    <w:rsid w:val="006814A8"/>
    <w:rsid w:val="00681A91"/>
    <w:rsid w:val="00682234"/>
    <w:rsid w:val="0068225C"/>
    <w:rsid w:val="00682D38"/>
    <w:rsid w:val="00682F43"/>
    <w:rsid w:val="006845D4"/>
    <w:rsid w:val="006845E3"/>
    <w:rsid w:val="00687032"/>
    <w:rsid w:val="00690207"/>
    <w:rsid w:val="00690701"/>
    <w:rsid w:val="00691193"/>
    <w:rsid w:val="00691315"/>
    <w:rsid w:val="00691725"/>
    <w:rsid w:val="00691946"/>
    <w:rsid w:val="00692D7A"/>
    <w:rsid w:val="00693128"/>
    <w:rsid w:val="00693879"/>
    <w:rsid w:val="00693EA6"/>
    <w:rsid w:val="00697263"/>
    <w:rsid w:val="00697A8C"/>
    <w:rsid w:val="006A017F"/>
    <w:rsid w:val="006A04FA"/>
    <w:rsid w:val="006A0C93"/>
    <w:rsid w:val="006A0E67"/>
    <w:rsid w:val="006A2889"/>
    <w:rsid w:val="006A2931"/>
    <w:rsid w:val="006A3379"/>
    <w:rsid w:val="006A34A9"/>
    <w:rsid w:val="006A3BD3"/>
    <w:rsid w:val="006A4B56"/>
    <w:rsid w:val="006A5199"/>
    <w:rsid w:val="006A524C"/>
    <w:rsid w:val="006A5805"/>
    <w:rsid w:val="006A69CF"/>
    <w:rsid w:val="006A6D5D"/>
    <w:rsid w:val="006A77EF"/>
    <w:rsid w:val="006A7D80"/>
    <w:rsid w:val="006A7DB2"/>
    <w:rsid w:val="006B07AF"/>
    <w:rsid w:val="006B0B23"/>
    <w:rsid w:val="006B1121"/>
    <w:rsid w:val="006B15B7"/>
    <w:rsid w:val="006B3198"/>
    <w:rsid w:val="006B43C0"/>
    <w:rsid w:val="006B4EB5"/>
    <w:rsid w:val="006B57FE"/>
    <w:rsid w:val="006B5B93"/>
    <w:rsid w:val="006B6A88"/>
    <w:rsid w:val="006B6C72"/>
    <w:rsid w:val="006B6E77"/>
    <w:rsid w:val="006B6F69"/>
    <w:rsid w:val="006B7E3F"/>
    <w:rsid w:val="006C203C"/>
    <w:rsid w:val="006C2077"/>
    <w:rsid w:val="006C219B"/>
    <w:rsid w:val="006C3775"/>
    <w:rsid w:val="006C3CA3"/>
    <w:rsid w:val="006C3D7E"/>
    <w:rsid w:val="006C48DB"/>
    <w:rsid w:val="006C4D1C"/>
    <w:rsid w:val="006C516B"/>
    <w:rsid w:val="006C52C8"/>
    <w:rsid w:val="006C5DF6"/>
    <w:rsid w:val="006C60EA"/>
    <w:rsid w:val="006C76E9"/>
    <w:rsid w:val="006D0AD4"/>
    <w:rsid w:val="006D0CD0"/>
    <w:rsid w:val="006D0F34"/>
    <w:rsid w:val="006D19E2"/>
    <w:rsid w:val="006D34D3"/>
    <w:rsid w:val="006D3C06"/>
    <w:rsid w:val="006D41D6"/>
    <w:rsid w:val="006D4CFA"/>
    <w:rsid w:val="006D4E41"/>
    <w:rsid w:val="006D57B7"/>
    <w:rsid w:val="006D5DF9"/>
    <w:rsid w:val="006D6E04"/>
    <w:rsid w:val="006D73EF"/>
    <w:rsid w:val="006D7907"/>
    <w:rsid w:val="006E01C0"/>
    <w:rsid w:val="006E0862"/>
    <w:rsid w:val="006E0E68"/>
    <w:rsid w:val="006E24B3"/>
    <w:rsid w:val="006E336B"/>
    <w:rsid w:val="006E3C62"/>
    <w:rsid w:val="006E4200"/>
    <w:rsid w:val="006E44D1"/>
    <w:rsid w:val="006E7023"/>
    <w:rsid w:val="006E7D38"/>
    <w:rsid w:val="006F0321"/>
    <w:rsid w:val="006F076E"/>
    <w:rsid w:val="006F1AB8"/>
    <w:rsid w:val="006F274F"/>
    <w:rsid w:val="006F302F"/>
    <w:rsid w:val="006F3A1F"/>
    <w:rsid w:val="006F51BC"/>
    <w:rsid w:val="006F7171"/>
    <w:rsid w:val="006F75A9"/>
    <w:rsid w:val="006F7821"/>
    <w:rsid w:val="006F799A"/>
    <w:rsid w:val="007007E0"/>
    <w:rsid w:val="00700912"/>
    <w:rsid w:val="007014A7"/>
    <w:rsid w:val="007016D6"/>
    <w:rsid w:val="00702537"/>
    <w:rsid w:val="00702EAC"/>
    <w:rsid w:val="00703651"/>
    <w:rsid w:val="00703675"/>
    <w:rsid w:val="00704E44"/>
    <w:rsid w:val="00705BAE"/>
    <w:rsid w:val="00705BF4"/>
    <w:rsid w:val="00705F49"/>
    <w:rsid w:val="00706610"/>
    <w:rsid w:val="00706CF8"/>
    <w:rsid w:val="00706F6C"/>
    <w:rsid w:val="00707571"/>
    <w:rsid w:val="00707862"/>
    <w:rsid w:val="00707C40"/>
    <w:rsid w:val="00707D55"/>
    <w:rsid w:val="00707E42"/>
    <w:rsid w:val="00710541"/>
    <w:rsid w:val="00710637"/>
    <w:rsid w:val="007113CA"/>
    <w:rsid w:val="0071155F"/>
    <w:rsid w:val="00711CEC"/>
    <w:rsid w:val="007149F3"/>
    <w:rsid w:val="0071609C"/>
    <w:rsid w:val="00716101"/>
    <w:rsid w:val="00717C7E"/>
    <w:rsid w:val="00721848"/>
    <w:rsid w:val="0072222B"/>
    <w:rsid w:val="00722E9E"/>
    <w:rsid w:val="007237D0"/>
    <w:rsid w:val="00723ACA"/>
    <w:rsid w:val="0072574B"/>
    <w:rsid w:val="00725D2C"/>
    <w:rsid w:val="007265B7"/>
    <w:rsid w:val="00726A76"/>
    <w:rsid w:val="007324F0"/>
    <w:rsid w:val="007326DA"/>
    <w:rsid w:val="00732824"/>
    <w:rsid w:val="00732991"/>
    <w:rsid w:val="007330F4"/>
    <w:rsid w:val="007337B9"/>
    <w:rsid w:val="00733E0C"/>
    <w:rsid w:val="007342F3"/>
    <w:rsid w:val="00734BA9"/>
    <w:rsid w:val="00735BA6"/>
    <w:rsid w:val="007400B5"/>
    <w:rsid w:val="00740CB6"/>
    <w:rsid w:val="00743C80"/>
    <w:rsid w:val="00745804"/>
    <w:rsid w:val="00745856"/>
    <w:rsid w:val="007467F1"/>
    <w:rsid w:val="00752742"/>
    <w:rsid w:val="00752762"/>
    <w:rsid w:val="0075449A"/>
    <w:rsid w:val="0075610E"/>
    <w:rsid w:val="00756B7C"/>
    <w:rsid w:val="007575A5"/>
    <w:rsid w:val="00757D4D"/>
    <w:rsid w:val="00760205"/>
    <w:rsid w:val="00760EA6"/>
    <w:rsid w:val="007615A7"/>
    <w:rsid w:val="00761A74"/>
    <w:rsid w:val="00761A98"/>
    <w:rsid w:val="007635F9"/>
    <w:rsid w:val="00764A72"/>
    <w:rsid w:val="00765361"/>
    <w:rsid w:val="00766259"/>
    <w:rsid w:val="007662A8"/>
    <w:rsid w:val="00766544"/>
    <w:rsid w:val="007668BC"/>
    <w:rsid w:val="00766F64"/>
    <w:rsid w:val="00767762"/>
    <w:rsid w:val="00767A91"/>
    <w:rsid w:val="007710F1"/>
    <w:rsid w:val="0077189A"/>
    <w:rsid w:val="00771AC0"/>
    <w:rsid w:val="00772438"/>
    <w:rsid w:val="00772E02"/>
    <w:rsid w:val="00773217"/>
    <w:rsid w:val="007733C7"/>
    <w:rsid w:val="00774A61"/>
    <w:rsid w:val="00774EB6"/>
    <w:rsid w:val="00774EF1"/>
    <w:rsid w:val="00774F93"/>
    <w:rsid w:val="00775717"/>
    <w:rsid w:val="00775988"/>
    <w:rsid w:val="00775FA5"/>
    <w:rsid w:val="007772C9"/>
    <w:rsid w:val="00777A54"/>
    <w:rsid w:val="00777C06"/>
    <w:rsid w:val="00780070"/>
    <w:rsid w:val="00780103"/>
    <w:rsid w:val="00780B1E"/>
    <w:rsid w:val="00781997"/>
    <w:rsid w:val="007821E4"/>
    <w:rsid w:val="007829A4"/>
    <w:rsid w:val="00782A47"/>
    <w:rsid w:val="00782F94"/>
    <w:rsid w:val="00783066"/>
    <w:rsid w:val="00783CB1"/>
    <w:rsid w:val="00784FFA"/>
    <w:rsid w:val="00785F6E"/>
    <w:rsid w:val="00786762"/>
    <w:rsid w:val="00787439"/>
    <w:rsid w:val="00790252"/>
    <w:rsid w:val="00791A80"/>
    <w:rsid w:val="00792815"/>
    <w:rsid w:val="00793ACF"/>
    <w:rsid w:val="00793B8B"/>
    <w:rsid w:val="00793D0A"/>
    <w:rsid w:val="00794A4E"/>
    <w:rsid w:val="00794D27"/>
    <w:rsid w:val="00795AC2"/>
    <w:rsid w:val="00795E9D"/>
    <w:rsid w:val="007963C3"/>
    <w:rsid w:val="00796A95"/>
    <w:rsid w:val="00796D49"/>
    <w:rsid w:val="0079702E"/>
    <w:rsid w:val="00797EFA"/>
    <w:rsid w:val="007A1125"/>
    <w:rsid w:val="007A24D1"/>
    <w:rsid w:val="007A2C5E"/>
    <w:rsid w:val="007A3B66"/>
    <w:rsid w:val="007A4D94"/>
    <w:rsid w:val="007A5650"/>
    <w:rsid w:val="007A5886"/>
    <w:rsid w:val="007A58EE"/>
    <w:rsid w:val="007A5B4E"/>
    <w:rsid w:val="007A5FB4"/>
    <w:rsid w:val="007A6C71"/>
    <w:rsid w:val="007A7847"/>
    <w:rsid w:val="007A796D"/>
    <w:rsid w:val="007A7C27"/>
    <w:rsid w:val="007B0338"/>
    <w:rsid w:val="007B0BF2"/>
    <w:rsid w:val="007B154C"/>
    <w:rsid w:val="007B1C71"/>
    <w:rsid w:val="007B2D71"/>
    <w:rsid w:val="007B3290"/>
    <w:rsid w:val="007B57E0"/>
    <w:rsid w:val="007B6080"/>
    <w:rsid w:val="007B62AD"/>
    <w:rsid w:val="007B6526"/>
    <w:rsid w:val="007B71D9"/>
    <w:rsid w:val="007B773D"/>
    <w:rsid w:val="007C014C"/>
    <w:rsid w:val="007C028F"/>
    <w:rsid w:val="007C0DC1"/>
    <w:rsid w:val="007C360C"/>
    <w:rsid w:val="007C4B3E"/>
    <w:rsid w:val="007C4FDC"/>
    <w:rsid w:val="007C556C"/>
    <w:rsid w:val="007C558C"/>
    <w:rsid w:val="007C57C9"/>
    <w:rsid w:val="007C5C9B"/>
    <w:rsid w:val="007C62DB"/>
    <w:rsid w:val="007C668B"/>
    <w:rsid w:val="007C7447"/>
    <w:rsid w:val="007C7850"/>
    <w:rsid w:val="007C7B10"/>
    <w:rsid w:val="007D0BD7"/>
    <w:rsid w:val="007D0E72"/>
    <w:rsid w:val="007D268B"/>
    <w:rsid w:val="007D2B6D"/>
    <w:rsid w:val="007D4147"/>
    <w:rsid w:val="007D4E3D"/>
    <w:rsid w:val="007D5CE9"/>
    <w:rsid w:val="007D61EC"/>
    <w:rsid w:val="007D64AE"/>
    <w:rsid w:val="007D6A8D"/>
    <w:rsid w:val="007D6EB2"/>
    <w:rsid w:val="007D76E6"/>
    <w:rsid w:val="007E0201"/>
    <w:rsid w:val="007E0332"/>
    <w:rsid w:val="007E0459"/>
    <w:rsid w:val="007E0567"/>
    <w:rsid w:val="007E0E5E"/>
    <w:rsid w:val="007E2D44"/>
    <w:rsid w:val="007E3230"/>
    <w:rsid w:val="007E42AD"/>
    <w:rsid w:val="007E56E6"/>
    <w:rsid w:val="007E5926"/>
    <w:rsid w:val="007E5F28"/>
    <w:rsid w:val="007E6322"/>
    <w:rsid w:val="007E78E6"/>
    <w:rsid w:val="007F06FB"/>
    <w:rsid w:val="007F158A"/>
    <w:rsid w:val="007F1B89"/>
    <w:rsid w:val="007F1D49"/>
    <w:rsid w:val="007F1EE3"/>
    <w:rsid w:val="007F2150"/>
    <w:rsid w:val="007F2822"/>
    <w:rsid w:val="007F29CC"/>
    <w:rsid w:val="007F2A0B"/>
    <w:rsid w:val="007F37F0"/>
    <w:rsid w:val="007F49AE"/>
    <w:rsid w:val="007F54BC"/>
    <w:rsid w:val="007F581D"/>
    <w:rsid w:val="007F5AEF"/>
    <w:rsid w:val="00800188"/>
    <w:rsid w:val="00800204"/>
    <w:rsid w:val="00800AA0"/>
    <w:rsid w:val="008015D5"/>
    <w:rsid w:val="00801B55"/>
    <w:rsid w:val="00803414"/>
    <w:rsid w:val="008035B4"/>
    <w:rsid w:val="00803B4D"/>
    <w:rsid w:val="00803C03"/>
    <w:rsid w:val="0080426C"/>
    <w:rsid w:val="00804740"/>
    <w:rsid w:val="00805116"/>
    <w:rsid w:val="0080586B"/>
    <w:rsid w:val="00805CCC"/>
    <w:rsid w:val="00806779"/>
    <w:rsid w:val="00806B12"/>
    <w:rsid w:val="00806E01"/>
    <w:rsid w:val="00807BF7"/>
    <w:rsid w:val="00811076"/>
    <w:rsid w:val="0081205D"/>
    <w:rsid w:val="00812151"/>
    <w:rsid w:val="00812653"/>
    <w:rsid w:val="00812741"/>
    <w:rsid w:val="00812CD7"/>
    <w:rsid w:val="0081386D"/>
    <w:rsid w:val="008141C1"/>
    <w:rsid w:val="00814595"/>
    <w:rsid w:val="00814AB0"/>
    <w:rsid w:val="0081502C"/>
    <w:rsid w:val="008151B6"/>
    <w:rsid w:val="00815A4A"/>
    <w:rsid w:val="008166E2"/>
    <w:rsid w:val="00817257"/>
    <w:rsid w:val="00817390"/>
    <w:rsid w:val="00817A6D"/>
    <w:rsid w:val="0082006F"/>
    <w:rsid w:val="00820634"/>
    <w:rsid w:val="008206C4"/>
    <w:rsid w:val="0082088E"/>
    <w:rsid w:val="00820979"/>
    <w:rsid w:val="008209BE"/>
    <w:rsid w:val="00821F58"/>
    <w:rsid w:val="00822203"/>
    <w:rsid w:val="008233C6"/>
    <w:rsid w:val="0082410D"/>
    <w:rsid w:val="00824507"/>
    <w:rsid w:val="00824734"/>
    <w:rsid w:val="00824F22"/>
    <w:rsid w:val="0082530F"/>
    <w:rsid w:val="00825B16"/>
    <w:rsid w:val="00825C31"/>
    <w:rsid w:val="00825E2A"/>
    <w:rsid w:val="00825F2A"/>
    <w:rsid w:val="00826857"/>
    <w:rsid w:val="00826F94"/>
    <w:rsid w:val="00827A4C"/>
    <w:rsid w:val="00830330"/>
    <w:rsid w:val="008312A6"/>
    <w:rsid w:val="0083224E"/>
    <w:rsid w:val="00832B2B"/>
    <w:rsid w:val="00833B5B"/>
    <w:rsid w:val="00833C29"/>
    <w:rsid w:val="00833E79"/>
    <w:rsid w:val="0083474F"/>
    <w:rsid w:val="00834E5C"/>
    <w:rsid w:val="0083510F"/>
    <w:rsid w:val="0083513A"/>
    <w:rsid w:val="008359F7"/>
    <w:rsid w:val="00840A3A"/>
    <w:rsid w:val="00841F2F"/>
    <w:rsid w:val="008425EE"/>
    <w:rsid w:val="008439BF"/>
    <w:rsid w:val="0084448C"/>
    <w:rsid w:val="00844E1B"/>
    <w:rsid w:val="00845391"/>
    <w:rsid w:val="00845EE3"/>
    <w:rsid w:val="00846A27"/>
    <w:rsid w:val="00850069"/>
    <w:rsid w:val="00850836"/>
    <w:rsid w:val="00850D34"/>
    <w:rsid w:val="00851EE6"/>
    <w:rsid w:val="00851FEA"/>
    <w:rsid w:val="00853329"/>
    <w:rsid w:val="00853438"/>
    <w:rsid w:val="0085350C"/>
    <w:rsid w:val="00854082"/>
    <w:rsid w:val="00854C60"/>
    <w:rsid w:val="008550F7"/>
    <w:rsid w:val="00855D78"/>
    <w:rsid w:val="00856418"/>
    <w:rsid w:val="00857E32"/>
    <w:rsid w:val="008600B5"/>
    <w:rsid w:val="00860846"/>
    <w:rsid w:val="008616F9"/>
    <w:rsid w:val="008617FC"/>
    <w:rsid w:val="008621D2"/>
    <w:rsid w:val="008623CB"/>
    <w:rsid w:val="00862913"/>
    <w:rsid w:val="00862D9D"/>
    <w:rsid w:val="00862F72"/>
    <w:rsid w:val="00864D81"/>
    <w:rsid w:val="00865036"/>
    <w:rsid w:val="00865127"/>
    <w:rsid w:val="008659DC"/>
    <w:rsid w:val="008661FB"/>
    <w:rsid w:val="00866B5D"/>
    <w:rsid w:val="00866E6A"/>
    <w:rsid w:val="00866F2D"/>
    <w:rsid w:val="00867B39"/>
    <w:rsid w:val="00870237"/>
    <w:rsid w:val="00870B7B"/>
    <w:rsid w:val="00870EF6"/>
    <w:rsid w:val="008719F7"/>
    <w:rsid w:val="00872EAA"/>
    <w:rsid w:val="0087338E"/>
    <w:rsid w:val="00873530"/>
    <w:rsid w:val="0087353E"/>
    <w:rsid w:val="00873777"/>
    <w:rsid w:val="00874518"/>
    <w:rsid w:val="0087537A"/>
    <w:rsid w:val="00875A32"/>
    <w:rsid w:val="00875D56"/>
    <w:rsid w:val="00876658"/>
    <w:rsid w:val="008779BE"/>
    <w:rsid w:val="00877A49"/>
    <w:rsid w:val="00877D5F"/>
    <w:rsid w:val="0088015B"/>
    <w:rsid w:val="00880276"/>
    <w:rsid w:val="00880CA9"/>
    <w:rsid w:val="00880E0F"/>
    <w:rsid w:val="008822BF"/>
    <w:rsid w:val="00882C23"/>
    <w:rsid w:val="00883F6C"/>
    <w:rsid w:val="008841C6"/>
    <w:rsid w:val="00884340"/>
    <w:rsid w:val="00884E5B"/>
    <w:rsid w:val="00886452"/>
    <w:rsid w:val="008866EA"/>
    <w:rsid w:val="008872B0"/>
    <w:rsid w:val="008872F7"/>
    <w:rsid w:val="008879ED"/>
    <w:rsid w:val="00887B83"/>
    <w:rsid w:val="00890F2C"/>
    <w:rsid w:val="00891E09"/>
    <w:rsid w:val="00893751"/>
    <w:rsid w:val="0089546B"/>
    <w:rsid w:val="00895A11"/>
    <w:rsid w:val="00897779"/>
    <w:rsid w:val="00897B3A"/>
    <w:rsid w:val="00897C35"/>
    <w:rsid w:val="00897CF6"/>
    <w:rsid w:val="008A1C40"/>
    <w:rsid w:val="008A2DD2"/>
    <w:rsid w:val="008A32A6"/>
    <w:rsid w:val="008A3352"/>
    <w:rsid w:val="008A382F"/>
    <w:rsid w:val="008A39BF"/>
    <w:rsid w:val="008A3EED"/>
    <w:rsid w:val="008A528B"/>
    <w:rsid w:val="008A6037"/>
    <w:rsid w:val="008A6559"/>
    <w:rsid w:val="008A65BA"/>
    <w:rsid w:val="008A7A68"/>
    <w:rsid w:val="008B0E03"/>
    <w:rsid w:val="008B19C3"/>
    <w:rsid w:val="008B1C76"/>
    <w:rsid w:val="008B1F6F"/>
    <w:rsid w:val="008B222C"/>
    <w:rsid w:val="008B356A"/>
    <w:rsid w:val="008B3B94"/>
    <w:rsid w:val="008B4145"/>
    <w:rsid w:val="008B5467"/>
    <w:rsid w:val="008B5AE0"/>
    <w:rsid w:val="008B6AFD"/>
    <w:rsid w:val="008B6D19"/>
    <w:rsid w:val="008C03E9"/>
    <w:rsid w:val="008C07F9"/>
    <w:rsid w:val="008C2108"/>
    <w:rsid w:val="008C2CBE"/>
    <w:rsid w:val="008C2F60"/>
    <w:rsid w:val="008C383B"/>
    <w:rsid w:val="008C3DA8"/>
    <w:rsid w:val="008C445C"/>
    <w:rsid w:val="008C4AE4"/>
    <w:rsid w:val="008C525C"/>
    <w:rsid w:val="008C5A99"/>
    <w:rsid w:val="008C5D5B"/>
    <w:rsid w:val="008C6DF9"/>
    <w:rsid w:val="008C73B1"/>
    <w:rsid w:val="008C7EDD"/>
    <w:rsid w:val="008D084E"/>
    <w:rsid w:val="008D0DCF"/>
    <w:rsid w:val="008D0DE3"/>
    <w:rsid w:val="008D1F7B"/>
    <w:rsid w:val="008D2087"/>
    <w:rsid w:val="008D245F"/>
    <w:rsid w:val="008D2A5C"/>
    <w:rsid w:val="008D2ABC"/>
    <w:rsid w:val="008D3411"/>
    <w:rsid w:val="008D4413"/>
    <w:rsid w:val="008D46A1"/>
    <w:rsid w:val="008D49D9"/>
    <w:rsid w:val="008D4AB1"/>
    <w:rsid w:val="008D4CA5"/>
    <w:rsid w:val="008D5F54"/>
    <w:rsid w:val="008D7051"/>
    <w:rsid w:val="008D7391"/>
    <w:rsid w:val="008D7420"/>
    <w:rsid w:val="008D7C0A"/>
    <w:rsid w:val="008D7CBE"/>
    <w:rsid w:val="008E0BCC"/>
    <w:rsid w:val="008E0E52"/>
    <w:rsid w:val="008E232A"/>
    <w:rsid w:val="008E264E"/>
    <w:rsid w:val="008E4967"/>
    <w:rsid w:val="008E5C2D"/>
    <w:rsid w:val="008E66A2"/>
    <w:rsid w:val="008E67AE"/>
    <w:rsid w:val="008E67C8"/>
    <w:rsid w:val="008E7E8C"/>
    <w:rsid w:val="008F00AD"/>
    <w:rsid w:val="008F22D7"/>
    <w:rsid w:val="008F2C31"/>
    <w:rsid w:val="008F35DC"/>
    <w:rsid w:val="008F367F"/>
    <w:rsid w:val="008F4208"/>
    <w:rsid w:val="008F424C"/>
    <w:rsid w:val="008F4B7F"/>
    <w:rsid w:val="008F597A"/>
    <w:rsid w:val="008F5E18"/>
    <w:rsid w:val="008F5FA1"/>
    <w:rsid w:val="008F6AF3"/>
    <w:rsid w:val="008F6F27"/>
    <w:rsid w:val="008F6F66"/>
    <w:rsid w:val="008F7848"/>
    <w:rsid w:val="009003AA"/>
    <w:rsid w:val="00900AAD"/>
    <w:rsid w:val="00900D38"/>
    <w:rsid w:val="0090281E"/>
    <w:rsid w:val="00902FD2"/>
    <w:rsid w:val="009032A8"/>
    <w:rsid w:val="009035A4"/>
    <w:rsid w:val="009049B9"/>
    <w:rsid w:val="00904B28"/>
    <w:rsid w:val="00905498"/>
    <w:rsid w:val="00905A41"/>
    <w:rsid w:val="00905EF5"/>
    <w:rsid w:val="00906232"/>
    <w:rsid w:val="00906B9B"/>
    <w:rsid w:val="00907312"/>
    <w:rsid w:val="00907FF4"/>
    <w:rsid w:val="00912022"/>
    <w:rsid w:val="009126AE"/>
    <w:rsid w:val="009128DE"/>
    <w:rsid w:val="00914C0A"/>
    <w:rsid w:val="00914C7F"/>
    <w:rsid w:val="009150A4"/>
    <w:rsid w:val="009150AC"/>
    <w:rsid w:val="009163C9"/>
    <w:rsid w:val="00916639"/>
    <w:rsid w:val="00916D37"/>
    <w:rsid w:val="009176FA"/>
    <w:rsid w:val="00920892"/>
    <w:rsid w:val="0092118D"/>
    <w:rsid w:val="0092278B"/>
    <w:rsid w:val="009229BC"/>
    <w:rsid w:val="00922F8E"/>
    <w:rsid w:val="00925A87"/>
    <w:rsid w:val="009305D2"/>
    <w:rsid w:val="00930C24"/>
    <w:rsid w:val="00932D31"/>
    <w:rsid w:val="00933F21"/>
    <w:rsid w:val="0093415F"/>
    <w:rsid w:val="00935A03"/>
    <w:rsid w:val="00936BB3"/>
    <w:rsid w:val="00936E84"/>
    <w:rsid w:val="00937053"/>
    <w:rsid w:val="00937179"/>
    <w:rsid w:val="00937695"/>
    <w:rsid w:val="00937AEC"/>
    <w:rsid w:val="00941479"/>
    <w:rsid w:val="009418EA"/>
    <w:rsid w:val="0094228B"/>
    <w:rsid w:val="00943F73"/>
    <w:rsid w:val="00944C4B"/>
    <w:rsid w:val="00945676"/>
    <w:rsid w:val="00945D34"/>
    <w:rsid w:val="00946C35"/>
    <w:rsid w:val="009474B0"/>
    <w:rsid w:val="0095040F"/>
    <w:rsid w:val="00950938"/>
    <w:rsid w:val="00950D3E"/>
    <w:rsid w:val="00951B30"/>
    <w:rsid w:val="009526CF"/>
    <w:rsid w:val="0095364F"/>
    <w:rsid w:val="00954545"/>
    <w:rsid w:val="0095461E"/>
    <w:rsid w:val="00954FED"/>
    <w:rsid w:val="009550E7"/>
    <w:rsid w:val="009555E1"/>
    <w:rsid w:val="00955635"/>
    <w:rsid w:val="00956405"/>
    <w:rsid w:val="00956A22"/>
    <w:rsid w:val="009570B6"/>
    <w:rsid w:val="009603F9"/>
    <w:rsid w:val="009606B7"/>
    <w:rsid w:val="00960E10"/>
    <w:rsid w:val="00962FFD"/>
    <w:rsid w:val="00963920"/>
    <w:rsid w:val="00963F50"/>
    <w:rsid w:val="0096441C"/>
    <w:rsid w:val="0096465B"/>
    <w:rsid w:val="00964841"/>
    <w:rsid w:val="00964C0F"/>
    <w:rsid w:val="00966033"/>
    <w:rsid w:val="009660FF"/>
    <w:rsid w:val="009662D8"/>
    <w:rsid w:val="00966CF1"/>
    <w:rsid w:val="00966CF7"/>
    <w:rsid w:val="00967DEC"/>
    <w:rsid w:val="0097054E"/>
    <w:rsid w:val="00971198"/>
    <w:rsid w:val="0097165C"/>
    <w:rsid w:val="00971DA0"/>
    <w:rsid w:val="00974467"/>
    <w:rsid w:val="00974622"/>
    <w:rsid w:val="00974891"/>
    <w:rsid w:val="00974B12"/>
    <w:rsid w:val="00975006"/>
    <w:rsid w:val="00975B9D"/>
    <w:rsid w:val="009761CA"/>
    <w:rsid w:val="00976F18"/>
    <w:rsid w:val="00980739"/>
    <w:rsid w:val="009811B7"/>
    <w:rsid w:val="009814B6"/>
    <w:rsid w:val="00981DA1"/>
    <w:rsid w:val="00982D42"/>
    <w:rsid w:val="00984514"/>
    <w:rsid w:val="009847AF"/>
    <w:rsid w:val="00984ECF"/>
    <w:rsid w:val="009854C6"/>
    <w:rsid w:val="009855A2"/>
    <w:rsid w:val="00985EFC"/>
    <w:rsid w:val="009903E8"/>
    <w:rsid w:val="009907A5"/>
    <w:rsid w:val="00990D47"/>
    <w:rsid w:val="00990F46"/>
    <w:rsid w:val="009919F3"/>
    <w:rsid w:val="00991EE5"/>
    <w:rsid w:val="00992E4C"/>
    <w:rsid w:val="0099388A"/>
    <w:rsid w:val="00993DE6"/>
    <w:rsid w:val="00994D2F"/>
    <w:rsid w:val="00995548"/>
    <w:rsid w:val="00995855"/>
    <w:rsid w:val="009A083B"/>
    <w:rsid w:val="009A1E4D"/>
    <w:rsid w:val="009A1ED0"/>
    <w:rsid w:val="009A2B42"/>
    <w:rsid w:val="009A2FE6"/>
    <w:rsid w:val="009A303F"/>
    <w:rsid w:val="009A3D58"/>
    <w:rsid w:val="009A3E3B"/>
    <w:rsid w:val="009A3EA2"/>
    <w:rsid w:val="009A4ACD"/>
    <w:rsid w:val="009A52E8"/>
    <w:rsid w:val="009A6ADA"/>
    <w:rsid w:val="009A6EE4"/>
    <w:rsid w:val="009A751A"/>
    <w:rsid w:val="009B0CA1"/>
    <w:rsid w:val="009B0D73"/>
    <w:rsid w:val="009B2D80"/>
    <w:rsid w:val="009B41B1"/>
    <w:rsid w:val="009B6017"/>
    <w:rsid w:val="009B785B"/>
    <w:rsid w:val="009B7A57"/>
    <w:rsid w:val="009B7AAE"/>
    <w:rsid w:val="009B7D1A"/>
    <w:rsid w:val="009C08C1"/>
    <w:rsid w:val="009C15CF"/>
    <w:rsid w:val="009C1E28"/>
    <w:rsid w:val="009C1E70"/>
    <w:rsid w:val="009C2058"/>
    <w:rsid w:val="009C276E"/>
    <w:rsid w:val="009C27C4"/>
    <w:rsid w:val="009C286C"/>
    <w:rsid w:val="009C2DE9"/>
    <w:rsid w:val="009C3A84"/>
    <w:rsid w:val="009C3E48"/>
    <w:rsid w:val="009C57C3"/>
    <w:rsid w:val="009C674B"/>
    <w:rsid w:val="009C697B"/>
    <w:rsid w:val="009C707E"/>
    <w:rsid w:val="009D06C8"/>
    <w:rsid w:val="009D081B"/>
    <w:rsid w:val="009D1D1D"/>
    <w:rsid w:val="009D231B"/>
    <w:rsid w:val="009D299D"/>
    <w:rsid w:val="009D348F"/>
    <w:rsid w:val="009D38ED"/>
    <w:rsid w:val="009D3B26"/>
    <w:rsid w:val="009D4976"/>
    <w:rsid w:val="009D4C0F"/>
    <w:rsid w:val="009D63C8"/>
    <w:rsid w:val="009D6B57"/>
    <w:rsid w:val="009D75B8"/>
    <w:rsid w:val="009D7E47"/>
    <w:rsid w:val="009D7E4A"/>
    <w:rsid w:val="009E0222"/>
    <w:rsid w:val="009E10EB"/>
    <w:rsid w:val="009E1107"/>
    <w:rsid w:val="009E1A33"/>
    <w:rsid w:val="009E1B4F"/>
    <w:rsid w:val="009E1BE1"/>
    <w:rsid w:val="009E222E"/>
    <w:rsid w:val="009E2787"/>
    <w:rsid w:val="009E36A6"/>
    <w:rsid w:val="009E4770"/>
    <w:rsid w:val="009E5337"/>
    <w:rsid w:val="009E5F18"/>
    <w:rsid w:val="009E62B2"/>
    <w:rsid w:val="009E6594"/>
    <w:rsid w:val="009E69B8"/>
    <w:rsid w:val="009E7243"/>
    <w:rsid w:val="009E798F"/>
    <w:rsid w:val="009F091E"/>
    <w:rsid w:val="009F0CC6"/>
    <w:rsid w:val="009F1711"/>
    <w:rsid w:val="009F264F"/>
    <w:rsid w:val="009F2D05"/>
    <w:rsid w:val="009F2E91"/>
    <w:rsid w:val="009F34F3"/>
    <w:rsid w:val="009F3D1D"/>
    <w:rsid w:val="009F44AE"/>
    <w:rsid w:val="009F47F4"/>
    <w:rsid w:val="009F541F"/>
    <w:rsid w:val="009F5CF1"/>
    <w:rsid w:val="009F612B"/>
    <w:rsid w:val="009F6F70"/>
    <w:rsid w:val="009F718D"/>
    <w:rsid w:val="00A034A6"/>
    <w:rsid w:val="00A0372C"/>
    <w:rsid w:val="00A041E8"/>
    <w:rsid w:val="00A04371"/>
    <w:rsid w:val="00A049F7"/>
    <w:rsid w:val="00A04DB2"/>
    <w:rsid w:val="00A04F79"/>
    <w:rsid w:val="00A05181"/>
    <w:rsid w:val="00A06478"/>
    <w:rsid w:val="00A06A1B"/>
    <w:rsid w:val="00A074F5"/>
    <w:rsid w:val="00A07AE5"/>
    <w:rsid w:val="00A117D0"/>
    <w:rsid w:val="00A12283"/>
    <w:rsid w:val="00A12C47"/>
    <w:rsid w:val="00A1338D"/>
    <w:rsid w:val="00A13548"/>
    <w:rsid w:val="00A1669A"/>
    <w:rsid w:val="00A1721E"/>
    <w:rsid w:val="00A206CE"/>
    <w:rsid w:val="00A207CD"/>
    <w:rsid w:val="00A2116B"/>
    <w:rsid w:val="00A215C3"/>
    <w:rsid w:val="00A22A9C"/>
    <w:rsid w:val="00A2380B"/>
    <w:rsid w:val="00A2435F"/>
    <w:rsid w:val="00A25CFD"/>
    <w:rsid w:val="00A2627E"/>
    <w:rsid w:val="00A2667D"/>
    <w:rsid w:val="00A2708C"/>
    <w:rsid w:val="00A27584"/>
    <w:rsid w:val="00A301D2"/>
    <w:rsid w:val="00A30363"/>
    <w:rsid w:val="00A30ABC"/>
    <w:rsid w:val="00A32184"/>
    <w:rsid w:val="00A32260"/>
    <w:rsid w:val="00A3241D"/>
    <w:rsid w:val="00A32599"/>
    <w:rsid w:val="00A32A7B"/>
    <w:rsid w:val="00A3344E"/>
    <w:rsid w:val="00A33983"/>
    <w:rsid w:val="00A33CB2"/>
    <w:rsid w:val="00A33D87"/>
    <w:rsid w:val="00A35255"/>
    <w:rsid w:val="00A35395"/>
    <w:rsid w:val="00A362B4"/>
    <w:rsid w:val="00A370ED"/>
    <w:rsid w:val="00A37F83"/>
    <w:rsid w:val="00A402C8"/>
    <w:rsid w:val="00A4258C"/>
    <w:rsid w:val="00A42B2A"/>
    <w:rsid w:val="00A42B47"/>
    <w:rsid w:val="00A433E3"/>
    <w:rsid w:val="00A44496"/>
    <w:rsid w:val="00A4480B"/>
    <w:rsid w:val="00A4622D"/>
    <w:rsid w:val="00A4678A"/>
    <w:rsid w:val="00A46B36"/>
    <w:rsid w:val="00A47313"/>
    <w:rsid w:val="00A509D9"/>
    <w:rsid w:val="00A52CBD"/>
    <w:rsid w:val="00A530BF"/>
    <w:rsid w:val="00A53E6B"/>
    <w:rsid w:val="00A53F7B"/>
    <w:rsid w:val="00A56D62"/>
    <w:rsid w:val="00A56DB7"/>
    <w:rsid w:val="00A572E8"/>
    <w:rsid w:val="00A60BF7"/>
    <w:rsid w:val="00A61594"/>
    <w:rsid w:val="00A61C13"/>
    <w:rsid w:val="00A61D9A"/>
    <w:rsid w:val="00A62036"/>
    <w:rsid w:val="00A62D30"/>
    <w:rsid w:val="00A63570"/>
    <w:rsid w:val="00A643A6"/>
    <w:rsid w:val="00A6551D"/>
    <w:rsid w:val="00A65D78"/>
    <w:rsid w:val="00A67500"/>
    <w:rsid w:val="00A67C48"/>
    <w:rsid w:val="00A70A3E"/>
    <w:rsid w:val="00A7169F"/>
    <w:rsid w:val="00A716A6"/>
    <w:rsid w:val="00A717E6"/>
    <w:rsid w:val="00A723A9"/>
    <w:rsid w:val="00A7258D"/>
    <w:rsid w:val="00A7293F"/>
    <w:rsid w:val="00A747B4"/>
    <w:rsid w:val="00A75C9C"/>
    <w:rsid w:val="00A763E0"/>
    <w:rsid w:val="00A77243"/>
    <w:rsid w:val="00A77ABE"/>
    <w:rsid w:val="00A77CCE"/>
    <w:rsid w:val="00A80E00"/>
    <w:rsid w:val="00A81B24"/>
    <w:rsid w:val="00A81C76"/>
    <w:rsid w:val="00A83B0B"/>
    <w:rsid w:val="00A83B37"/>
    <w:rsid w:val="00A844AE"/>
    <w:rsid w:val="00A84767"/>
    <w:rsid w:val="00A84863"/>
    <w:rsid w:val="00A8599B"/>
    <w:rsid w:val="00A860ED"/>
    <w:rsid w:val="00A86517"/>
    <w:rsid w:val="00A86EC4"/>
    <w:rsid w:val="00A87143"/>
    <w:rsid w:val="00A875B3"/>
    <w:rsid w:val="00A875E5"/>
    <w:rsid w:val="00A90376"/>
    <w:rsid w:val="00A904F3"/>
    <w:rsid w:val="00A90654"/>
    <w:rsid w:val="00A907B2"/>
    <w:rsid w:val="00A90957"/>
    <w:rsid w:val="00A91307"/>
    <w:rsid w:val="00A92831"/>
    <w:rsid w:val="00A943AB"/>
    <w:rsid w:val="00A9481B"/>
    <w:rsid w:val="00A954EA"/>
    <w:rsid w:val="00A96A27"/>
    <w:rsid w:val="00A97190"/>
    <w:rsid w:val="00A97310"/>
    <w:rsid w:val="00A973A3"/>
    <w:rsid w:val="00A973D9"/>
    <w:rsid w:val="00A97920"/>
    <w:rsid w:val="00AA00C5"/>
    <w:rsid w:val="00AA0566"/>
    <w:rsid w:val="00AA0D55"/>
    <w:rsid w:val="00AA1505"/>
    <w:rsid w:val="00AA1613"/>
    <w:rsid w:val="00AA1765"/>
    <w:rsid w:val="00AA20B0"/>
    <w:rsid w:val="00AA24F2"/>
    <w:rsid w:val="00AA2880"/>
    <w:rsid w:val="00AA31C7"/>
    <w:rsid w:val="00AA3252"/>
    <w:rsid w:val="00AA6630"/>
    <w:rsid w:val="00AA7258"/>
    <w:rsid w:val="00AA72EA"/>
    <w:rsid w:val="00AA7322"/>
    <w:rsid w:val="00AB000F"/>
    <w:rsid w:val="00AB1449"/>
    <w:rsid w:val="00AB2A39"/>
    <w:rsid w:val="00AB4980"/>
    <w:rsid w:val="00AB4BF0"/>
    <w:rsid w:val="00AB52A3"/>
    <w:rsid w:val="00AB5967"/>
    <w:rsid w:val="00AB6988"/>
    <w:rsid w:val="00AC015E"/>
    <w:rsid w:val="00AC144D"/>
    <w:rsid w:val="00AC17E4"/>
    <w:rsid w:val="00AC26BB"/>
    <w:rsid w:val="00AC2744"/>
    <w:rsid w:val="00AC2838"/>
    <w:rsid w:val="00AC35AF"/>
    <w:rsid w:val="00AC47F4"/>
    <w:rsid w:val="00AC48BE"/>
    <w:rsid w:val="00AC4A72"/>
    <w:rsid w:val="00AC5128"/>
    <w:rsid w:val="00AC611C"/>
    <w:rsid w:val="00AC6227"/>
    <w:rsid w:val="00AC65E3"/>
    <w:rsid w:val="00AC7707"/>
    <w:rsid w:val="00AC7B38"/>
    <w:rsid w:val="00AD0D0D"/>
    <w:rsid w:val="00AD1A14"/>
    <w:rsid w:val="00AD1BAC"/>
    <w:rsid w:val="00AD4398"/>
    <w:rsid w:val="00AD4E21"/>
    <w:rsid w:val="00AD529F"/>
    <w:rsid w:val="00AD61F4"/>
    <w:rsid w:val="00AD6874"/>
    <w:rsid w:val="00AD7941"/>
    <w:rsid w:val="00AD79F8"/>
    <w:rsid w:val="00AE01EF"/>
    <w:rsid w:val="00AE0796"/>
    <w:rsid w:val="00AE0B81"/>
    <w:rsid w:val="00AE2070"/>
    <w:rsid w:val="00AE2106"/>
    <w:rsid w:val="00AE2FD2"/>
    <w:rsid w:val="00AE36B4"/>
    <w:rsid w:val="00AE3FAE"/>
    <w:rsid w:val="00AE55E6"/>
    <w:rsid w:val="00AE5F37"/>
    <w:rsid w:val="00AE6401"/>
    <w:rsid w:val="00AF0AFD"/>
    <w:rsid w:val="00AF1D76"/>
    <w:rsid w:val="00AF28D1"/>
    <w:rsid w:val="00AF319F"/>
    <w:rsid w:val="00AF3233"/>
    <w:rsid w:val="00AF3BB1"/>
    <w:rsid w:val="00AF3F0C"/>
    <w:rsid w:val="00AF41F6"/>
    <w:rsid w:val="00AF466C"/>
    <w:rsid w:val="00AF60E0"/>
    <w:rsid w:val="00AF714E"/>
    <w:rsid w:val="00B00521"/>
    <w:rsid w:val="00B0072A"/>
    <w:rsid w:val="00B00819"/>
    <w:rsid w:val="00B00889"/>
    <w:rsid w:val="00B00DD8"/>
    <w:rsid w:val="00B01E72"/>
    <w:rsid w:val="00B02895"/>
    <w:rsid w:val="00B04F67"/>
    <w:rsid w:val="00B0608D"/>
    <w:rsid w:val="00B072F5"/>
    <w:rsid w:val="00B1199B"/>
    <w:rsid w:val="00B1349B"/>
    <w:rsid w:val="00B13508"/>
    <w:rsid w:val="00B13658"/>
    <w:rsid w:val="00B13807"/>
    <w:rsid w:val="00B148A4"/>
    <w:rsid w:val="00B14B45"/>
    <w:rsid w:val="00B170EC"/>
    <w:rsid w:val="00B1762B"/>
    <w:rsid w:val="00B17B82"/>
    <w:rsid w:val="00B17E94"/>
    <w:rsid w:val="00B203CC"/>
    <w:rsid w:val="00B213A1"/>
    <w:rsid w:val="00B21728"/>
    <w:rsid w:val="00B21E48"/>
    <w:rsid w:val="00B226C3"/>
    <w:rsid w:val="00B2356A"/>
    <w:rsid w:val="00B23719"/>
    <w:rsid w:val="00B2555E"/>
    <w:rsid w:val="00B25D4F"/>
    <w:rsid w:val="00B26B7D"/>
    <w:rsid w:val="00B26D2F"/>
    <w:rsid w:val="00B26DE0"/>
    <w:rsid w:val="00B27ACD"/>
    <w:rsid w:val="00B30626"/>
    <w:rsid w:val="00B30682"/>
    <w:rsid w:val="00B30A92"/>
    <w:rsid w:val="00B31F1B"/>
    <w:rsid w:val="00B32AEE"/>
    <w:rsid w:val="00B32B16"/>
    <w:rsid w:val="00B32B20"/>
    <w:rsid w:val="00B32B8F"/>
    <w:rsid w:val="00B32B96"/>
    <w:rsid w:val="00B32FE7"/>
    <w:rsid w:val="00B332E2"/>
    <w:rsid w:val="00B35475"/>
    <w:rsid w:val="00B361A3"/>
    <w:rsid w:val="00B36BAC"/>
    <w:rsid w:val="00B3752F"/>
    <w:rsid w:val="00B37CD8"/>
    <w:rsid w:val="00B41727"/>
    <w:rsid w:val="00B42711"/>
    <w:rsid w:val="00B44630"/>
    <w:rsid w:val="00B44769"/>
    <w:rsid w:val="00B4480D"/>
    <w:rsid w:val="00B44E52"/>
    <w:rsid w:val="00B45FDC"/>
    <w:rsid w:val="00B47682"/>
    <w:rsid w:val="00B5064D"/>
    <w:rsid w:val="00B50DC3"/>
    <w:rsid w:val="00B5111C"/>
    <w:rsid w:val="00B5130E"/>
    <w:rsid w:val="00B51798"/>
    <w:rsid w:val="00B51859"/>
    <w:rsid w:val="00B51BB3"/>
    <w:rsid w:val="00B52025"/>
    <w:rsid w:val="00B522A2"/>
    <w:rsid w:val="00B52764"/>
    <w:rsid w:val="00B53C73"/>
    <w:rsid w:val="00B543CF"/>
    <w:rsid w:val="00B54712"/>
    <w:rsid w:val="00B54FA6"/>
    <w:rsid w:val="00B608C7"/>
    <w:rsid w:val="00B60E62"/>
    <w:rsid w:val="00B6386A"/>
    <w:rsid w:val="00B642E4"/>
    <w:rsid w:val="00B648A4"/>
    <w:rsid w:val="00B657F4"/>
    <w:rsid w:val="00B665EC"/>
    <w:rsid w:val="00B66C74"/>
    <w:rsid w:val="00B672FD"/>
    <w:rsid w:val="00B67C8D"/>
    <w:rsid w:val="00B70227"/>
    <w:rsid w:val="00B705CC"/>
    <w:rsid w:val="00B71D11"/>
    <w:rsid w:val="00B71F63"/>
    <w:rsid w:val="00B72180"/>
    <w:rsid w:val="00B725A1"/>
    <w:rsid w:val="00B72E6B"/>
    <w:rsid w:val="00B732DE"/>
    <w:rsid w:val="00B740E4"/>
    <w:rsid w:val="00B7460F"/>
    <w:rsid w:val="00B74C66"/>
    <w:rsid w:val="00B759AA"/>
    <w:rsid w:val="00B75EA4"/>
    <w:rsid w:val="00B76150"/>
    <w:rsid w:val="00B762D6"/>
    <w:rsid w:val="00B802F6"/>
    <w:rsid w:val="00B825C1"/>
    <w:rsid w:val="00B82874"/>
    <w:rsid w:val="00B82B48"/>
    <w:rsid w:val="00B83DD9"/>
    <w:rsid w:val="00B843D8"/>
    <w:rsid w:val="00B84B2B"/>
    <w:rsid w:val="00B84C12"/>
    <w:rsid w:val="00B84F81"/>
    <w:rsid w:val="00B855B3"/>
    <w:rsid w:val="00B85CB3"/>
    <w:rsid w:val="00B85D71"/>
    <w:rsid w:val="00B862BC"/>
    <w:rsid w:val="00B87464"/>
    <w:rsid w:val="00B90BBB"/>
    <w:rsid w:val="00B90E0A"/>
    <w:rsid w:val="00B91372"/>
    <w:rsid w:val="00B921BB"/>
    <w:rsid w:val="00B92AC8"/>
    <w:rsid w:val="00B92DB1"/>
    <w:rsid w:val="00B92F7F"/>
    <w:rsid w:val="00B9301E"/>
    <w:rsid w:val="00B931E5"/>
    <w:rsid w:val="00B95F44"/>
    <w:rsid w:val="00B96226"/>
    <w:rsid w:val="00BA04ED"/>
    <w:rsid w:val="00BA058D"/>
    <w:rsid w:val="00BA0722"/>
    <w:rsid w:val="00BA0E98"/>
    <w:rsid w:val="00BA1880"/>
    <w:rsid w:val="00BA1B1F"/>
    <w:rsid w:val="00BA390B"/>
    <w:rsid w:val="00BA39BF"/>
    <w:rsid w:val="00BA40C5"/>
    <w:rsid w:val="00BA49FB"/>
    <w:rsid w:val="00BA4FBF"/>
    <w:rsid w:val="00BA60D4"/>
    <w:rsid w:val="00BA6727"/>
    <w:rsid w:val="00BA6DE3"/>
    <w:rsid w:val="00BA7D4E"/>
    <w:rsid w:val="00BB1153"/>
    <w:rsid w:val="00BB1C5B"/>
    <w:rsid w:val="00BB3F9B"/>
    <w:rsid w:val="00BB43D5"/>
    <w:rsid w:val="00BB52EC"/>
    <w:rsid w:val="00BB7400"/>
    <w:rsid w:val="00BB753F"/>
    <w:rsid w:val="00BC013F"/>
    <w:rsid w:val="00BC0195"/>
    <w:rsid w:val="00BC21DA"/>
    <w:rsid w:val="00BC2A52"/>
    <w:rsid w:val="00BC2FFB"/>
    <w:rsid w:val="00BC3AEF"/>
    <w:rsid w:val="00BC3C80"/>
    <w:rsid w:val="00BC47CE"/>
    <w:rsid w:val="00BC5087"/>
    <w:rsid w:val="00BC51F4"/>
    <w:rsid w:val="00BC5211"/>
    <w:rsid w:val="00BC5BEF"/>
    <w:rsid w:val="00BC651D"/>
    <w:rsid w:val="00BC669E"/>
    <w:rsid w:val="00BC6E62"/>
    <w:rsid w:val="00BC7147"/>
    <w:rsid w:val="00BD0224"/>
    <w:rsid w:val="00BD0235"/>
    <w:rsid w:val="00BD0728"/>
    <w:rsid w:val="00BD0A2F"/>
    <w:rsid w:val="00BD0A39"/>
    <w:rsid w:val="00BD29F0"/>
    <w:rsid w:val="00BD3F6F"/>
    <w:rsid w:val="00BD447C"/>
    <w:rsid w:val="00BD4E03"/>
    <w:rsid w:val="00BD5249"/>
    <w:rsid w:val="00BD5D98"/>
    <w:rsid w:val="00BD636D"/>
    <w:rsid w:val="00BD6A13"/>
    <w:rsid w:val="00BD6CCC"/>
    <w:rsid w:val="00BD7BD2"/>
    <w:rsid w:val="00BE07EE"/>
    <w:rsid w:val="00BE0C69"/>
    <w:rsid w:val="00BE19F2"/>
    <w:rsid w:val="00BE1A2E"/>
    <w:rsid w:val="00BE1FAD"/>
    <w:rsid w:val="00BE25E7"/>
    <w:rsid w:val="00BE37F3"/>
    <w:rsid w:val="00BE4738"/>
    <w:rsid w:val="00BE4EE8"/>
    <w:rsid w:val="00BE531D"/>
    <w:rsid w:val="00BE55C7"/>
    <w:rsid w:val="00BE586A"/>
    <w:rsid w:val="00BE586F"/>
    <w:rsid w:val="00BE7679"/>
    <w:rsid w:val="00BE777B"/>
    <w:rsid w:val="00BE7890"/>
    <w:rsid w:val="00BF2527"/>
    <w:rsid w:val="00BF2561"/>
    <w:rsid w:val="00BF260E"/>
    <w:rsid w:val="00BF2914"/>
    <w:rsid w:val="00BF29A9"/>
    <w:rsid w:val="00BF302E"/>
    <w:rsid w:val="00BF3873"/>
    <w:rsid w:val="00BF4497"/>
    <w:rsid w:val="00BF4C18"/>
    <w:rsid w:val="00BF5B8D"/>
    <w:rsid w:val="00BF6064"/>
    <w:rsid w:val="00BF69DF"/>
    <w:rsid w:val="00BF6C0A"/>
    <w:rsid w:val="00BF72DC"/>
    <w:rsid w:val="00BF739D"/>
    <w:rsid w:val="00BF76A5"/>
    <w:rsid w:val="00BF7C93"/>
    <w:rsid w:val="00BF7D96"/>
    <w:rsid w:val="00C0028A"/>
    <w:rsid w:val="00C01AA7"/>
    <w:rsid w:val="00C0316C"/>
    <w:rsid w:val="00C031C9"/>
    <w:rsid w:val="00C041A1"/>
    <w:rsid w:val="00C05204"/>
    <w:rsid w:val="00C052F7"/>
    <w:rsid w:val="00C0588D"/>
    <w:rsid w:val="00C06B97"/>
    <w:rsid w:val="00C06D8F"/>
    <w:rsid w:val="00C107C3"/>
    <w:rsid w:val="00C10F8D"/>
    <w:rsid w:val="00C1162F"/>
    <w:rsid w:val="00C11CA9"/>
    <w:rsid w:val="00C12DBA"/>
    <w:rsid w:val="00C13BF7"/>
    <w:rsid w:val="00C13D8D"/>
    <w:rsid w:val="00C15FBD"/>
    <w:rsid w:val="00C166BD"/>
    <w:rsid w:val="00C16EE4"/>
    <w:rsid w:val="00C17439"/>
    <w:rsid w:val="00C225BF"/>
    <w:rsid w:val="00C23382"/>
    <w:rsid w:val="00C23391"/>
    <w:rsid w:val="00C234AF"/>
    <w:rsid w:val="00C236A4"/>
    <w:rsid w:val="00C23C59"/>
    <w:rsid w:val="00C23D0C"/>
    <w:rsid w:val="00C23DFE"/>
    <w:rsid w:val="00C254E3"/>
    <w:rsid w:val="00C2664F"/>
    <w:rsid w:val="00C26D1C"/>
    <w:rsid w:val="00C26E60"/>
    <w:rsid w:val="00C27584"/>
    <w:rsid w:val="00C27C1B"/>
    <w:rsid w:val="00C3156F"/>
    <w:rsid w:val="00C323DC"/>
    <w:rsid w:val="00C32D73"/>
    <w:rsid w:val="00C344A0"/>
    <w:rsid w:val="00C350B6"/>
    <w:rsid w:val="00C35188"/>
    <w:rsid w:val="00C35627"/>
    <w:rsid w:val="00C37B07"/>
    <w:rsid w:val="00C37CA4"/>
    <w:rsid w:val="00C40822"/>
    <w:rsid w:val="00C41447"/>
    <w:rsid w:val="00C4173E"/>
    <w:rsid w:val="00C42542"/>
    <w:rsid w:val="00C42B45"/>
    <w:rsid w:val="00C42E58"/>
    <w:rsid w:val="00C43D9A"/>
    <w:rsid w:val="00C43DAC"/>
    <w:rsid w:val="00C44085"/>
    <w:rsid w:val="00C44773"/>
    <w:rsid w:val="00C447D1"/>
    <w:rsid w:val="00C44A0C"/>
    <w:rsid w:val="00C45905"/>
    <w:rsid w:val="00C459ED"/>
    <w:rsid w:val="00C45C60"/>
    <w:rsid w:val="00C46914"/>
    <w:rsid w:val="00C51157"/>
    <w:rsid w:val="00C5285A"/>
    <w:rsid w:val="00C53E7A"/>
    <w:rsid w:val="00C53EA1"/>
    <w:rsid w:val="00C54767"/>
    <w:rsid w:val="00C55422"/>
    <w:rsid w:val="00C55F47"/>
    <w:rsid w:val="00C5608E"/>
    <w:rsid w:val="00C56799"/>
    <w:rsid w:val="00C572F3"/>
    <w:rsid w:val="00C578FB"/>
    <w:rsid w:val="00C57BCD"/>
    <w:rsid w:val="00C6018E"/>
    <w:rsid w:val="00C60A8A"/>
    <w:rsid w:val="00C61587"/>
    <w:rsid w:val="00C62B52"/>
    <w:rsid w:val="00C62FC3"/>
    <w:rsid w:val="00C63249"/>
    <w:rsid w:val="00C6349C"/>
    <w:rsid w:val="00C63946"/>
    <w:rsid w:val="00C63AB0"/>
    <w:rsid w:val="00C642B0"/>
    <w:rsid w:val="00C64C6D"/>
    <w:rsid w:val="00C64C80"/>
    <w:rsid w:val="00C64E8A"/>
    <w:rsid w:val="00C6537E"/>
    <w:rsid w:val="00C654CA"/>
    <w:rsid w:val="00C65DE9"/>
    <w:rsid w:val="00C660E4"/>
    <w:rsid w:val="00C66E2C"/>
    <w:rsid w:val="00C66F44"/>
    <w:rsid w:val="00C70207"/>
    <w:rsid w:val="00C70C40"/>
    <w:rsid w:val="00C71F24"/>
    <w:rsid w:val="00C73099"/>
    <w:rsid w:val="00C74165"/>
    <w:rsid w:val="00C7454E"/>
    <w:rsid w:val="00C7471B"/>
    <w:rsid w:val="00C80F10"/>
    <w:rsid w:val="00C83B3D"/>
    <w:rsid w:val="00C83DEE"/>
    <w:rsid w:val="00C848D3"/>
    <w:rsid w:val="00C8575E"/>
    <w:rsid w:val="00C866C2"/>
    <w:rsid w:val="00C86924"/>
    <w:rsid w:val="00C87143"/>
    <w:rsid w:val="00C872F3"/>
    <w:rsid w:val="00C8730E"/>
    <w:rsid w:val="00C87F72"/>
    <w:rsid w:val="00C90209"/>
    <w:rsid w:val="00C907C3"/>
    <w:rsid w:val="00C91031"/>
    <w:rsid w:val="00C9125C"/>
    <w:rsid w:val="00C91C44"/>
    <w:rsid w:val="00C92D64"/>
    <w:rsid w:val="00C93606"/>
    <w:rsid w:val="00C9389D"/>
    <w:rsid w:val="00C93B12"/>
    <w:rsid w:val="00C93BFD"/>
    <w:rsid w:val="00C93EEF"/>
    <w:rsid w:val="00C94025"/>
    <w:rsid w:val="00C94237"/>
    <w:rsid w:val="00C9424A"/>
    <w:rsid w:val="00C94A65"/>
    <w:rsid w:val="00C95124"/>
    <w:rsid w:val="00C9518D"/>
    <w:rsid w:val="00C95DFA"/>
    <w:rsid w:val="00C966E5"/>
    <w:rsid w:val="00C969BA"/>
    <w:rsid w:val="00CA18E5"/>
    <w:rsid w:val="00CA26B7"/>
    <w:rsid w:val="00CA281B"/>
    <w:rsid w:val="00CA2888"/>
    <w:rsid w:val="00CA35D6"/>
    <w:rsid w:val="00CA4F37"/>
    <w:rsid w:val="00CA59B7"/>
    <w:rsid w:val="00CA6701"/>
    <w:rsid w:val="00CA7F34"/>
    <w:rsid w:val="00CB0479"/>
    <w:rsid w:val="00CB0B46"/>
    <w:rsid w:val="00CB0E2E"/>
    <w:rsid w:val="00CB0F81"/>
    <w:rsid w:val="00CB10C5"/>
    <w:rsid w:val="00CB1162"/>
    <w:rsid w:val="00CB1A1F"/>
    <w:rsid w:val="00CB1D53"/>
    <w:rsid w:val="00CB26D9"/>
    <w:rsid w:val="00CB27A2"/>
    <w:rsid w:val="00CB2E1C"/>
    <w:rsid w:val="00CB300D"/>
    <w:rsid w:val="00CB3200"/>
    <w:rsid w:val="00CB42E4"/>
    <w:rsid w:val="00CB4341"/>
    <w:rsid w:val="00CB474A"/>
    <w:rsid w:val="00CB4774"/>
    <w:rsid w:val="00CB4E8A"/>
    <w:rsid w:val="00CB66FD"/>
    <w:rsid w:val="00CB6BA8"/>
    <w:rsid w:val="00CB6C04"/>
    <w:rsid w:val="00CB7D44"/>
    <w:rsid w:val="00CC0326"/>
    <w:rsid w:val="00CC1C9E"/>
    <w:rsid w:val="00CC28C3"/>
    <w:rsid w:val="00CC33DA"/>
    <w:rsid w:val="00CC3638"/>
    <w:rsid w:val="00CC3BAB"/>
    <w:rsid w:val="00CC42E4"/>
    <w:rsid w:val="00CC45A9"/>
    <w:rsid w:val="00CC470A"/>
    <w:rsid w:val="00CC5270"/>
    <w:rsid w:val="00CC6387"/>
    <w:rsid w:val="00CC6ABB"/>
    <w:rsid w:val="00CC6BE3"/>
    <w:rsid w:val="00CC71B3"/>
    <w:rsid w:val="00CC7D84"/>
    <w:rsid w:val="00CD12A8"/>
    <w:rsid w:val="00CD1D31"/>
    <w:rsid w:val="00CD2F88"/>
    <w:rsid w:val="00CD441C"/>
    <w:rsid w:val="00CD483C"/>
    <w:rsid w:val="00CD4BF9"/>
    <w:rsid w:val="00CD6B94"/>
    <w:rsid w:val="00CE09C8"/>
    <w:rsid w:val="00CE121F"/>
    <w:rsid w:val="00CE2A25"/>
    <w:rsid w:val="00CE308D"/>
    <w:rsid w:val="00CE3569"/>
    <w:rsid w:val="00CE3C50"/>
    <w:rsid w:val="00CE41FE"/>
    <w:rsid w:val="00CE436D"/>
    <w:rsid w:val="00CE4B73"/>
    <w:rsid w:val="00CE4EF6"/>
    <w:rsid w:val="00CE5A4C"/>
    <w:rsid w:val="00CE5C03"/>
    <w:rsid w:val="00CE67E6"/>
    <w:rsid w:val="00CE6B98"/>
    <w:rsid w:val="00CE7096"/>
    <w:rsid w:val="00CE7E57"/>
    <w:rsid w:val="00CF01DD"/>
    <w:rsid w:val="00CF0ECF"/>
    <w:rsid w:val="00CF19E9"/>
    <w:rsid w:val="00CF356E"/>
    <w:rsid w:val="00CF394C"/>
    <w:rsid w:val="00CF6258"/>
    <w:rsid w:val="00CF6BAE"/>
    <w:rsid w:val="00D00228"/>
    <w:rsid w:val="00D00345"/>
    <w:rsid w:val="00D00358"/>
    <w:rsid w:val="00D00ABF"/>
    <w:rsid w:val="00D01075"/>
    <w:rsid w:val="00D01444"/>
    <w:rsid w:val="00D01899"/>
    <w:rsid w:val="00D01C32"/>
    <w:rsid w:val="00D021C5"/>
    <w:rsid w:val="00D02B2C"/>
    <w:rsid w:val="00D034AF"/>
    <w:rsid w:val="00D03D0C"/>
    <w:rsid w:val="00D0439E"/>
    <w:rsid w:val="00D0592D"/>
    <w:rsid w:val="00D05C10"/>
    <w:rsid w:val="00D06A38"/>
    <w:rsid w:val="00D0716F"/>
    <w:rsid w:val="00D07387"/>
    <w:rsid w:val="00D07DA3"/>
    <w:rsid w:val="00D10202"/>
    <w:rsid w:val="00D108F4"/>
    <w:rsid w:val="00D10A57"/>
    <w:rsid w:val="00D10CCC"/>
    <w:rsid w:val="00D123C5"/>
    <w:rsid w:val="00D126F4"/>
    <w:rsid w:val="00D14876"/>
    <w:rsid w:val="00D148E0"/>
    <w:rsid w:val="00D14BF8"/>
    <w:rsid w:val="00D1694A"/>
    <w:rsid w:val="00D170E8"/>
    <w:rsid w:val="00D172CF"/>
    <w:rsid w:val="00D1735D"/>
    <w:rsid w:val="00D17CA3"/>
    <w:rsid w:val="00D17CE5"/>
    <w:rsid w:val="00D20038"/>
    <w:rsid w:val="00D20777"/>
    <w:rsid w:val="00D20A13"/>
    <w:rsid w:val="00D2286F"/>
    <w:rsid w:val="00D23B5E"/>
    <w:rsid w:val="00D23E5C"/>
    <w:rsid w:val="00D25B80"/>
    <w:rsid w:val="00D26E58"/>
    <w:rsid w:val="00D27D54"/>
    <w:rsid w:val="00D30302"/>
    <w:rsid w:val="00D30D43"/>
    <w:rsid w:val="00D31532"/>
    <w:rsid w:val="00D31670"/>
    <w:rsid w:val="00D3238F"/>
    <w:rsid w:val="00D32B2C"/>
    <w:rsid w:val="00D3309E"/>
    <w:rsid w:val="00D3505E"/>
    <w:rsid w:val="00D35FE8"/>
    <w:rsid w:val="00D360D7"/>
    <w:rsid w:val="00D36423"/>
    <w:rsid w:val="00D36499"/>
    <w:rsid w:val="00D4145C"/>
    <w:rsid w:val="00D416C5"/>
    <w:rsid w:val="00D42E49"/>
    <w:rsid w:val="00D437F1"/>
    <w:rsid w:val="00D4399A"/>
    <w:rsid w:val="00D442B8"/>
    <w:rsid w:val="00D448C9"/>
    <w:rsid w:val="00D44B23"/>
    <w:rsid w:val="00D45621"/>
    <w:rsid w:val="00D4591D"/>
    <w:rsid w:val="00D4620C"/>
    <w:rsid w:val="00D46A16"/>
    <w:rsid w:val="00D471E7"/>
    <w:rsid w:val="00D47435"/>
    <w:rsid w:val="00D50B86"/>
    <w:rsid w:val="00D50FE6"/>
    <w:rsid w:val="00D5102A"/>
    <w:rsid w:val="00D512B1"/>
    <w:rsid w:val="00D519CA"/>
    <w:rsid w:val="00D51B47"/>
    <w:rsid w:val="00D52000"/>
    <w:rsid w:val="00D5237D"/>
    <w:rsid w:val="00D52444"/>
    <w:rsid w:val="00D52699"/>
    <w:rsid w:val="00D52804"/>
    <w:rsid w:val="00D52ED9"/>
    <w:rsid w:val="00D5485F"/>
    <w:rsid w:val="00D551B4"/>
    <w:rsid w:val="00D602E7"/>
    <w:rsid w:val="00D60855"/>
    <w:rsid w:val="00D61775"/>
    <w:rsid w:val="00D61A03"/>
    <w:rsid w:val="00D61AC5"/>
    <w:rsid w:val="00D61CC5"/>
    <w:rsid w:val="00D62FDE"/>
    <w:rsid w:val="00D63E22"/>
    <w:rsid w:val="00D64596"/>
    <w:rsid w:val="00D650EF"/>
    <w:rsid w:val="00D65DDC"/>
    <w:rsid w:val="00D6627E"/>
    <w:rsid w:val="00D662F7"/>
    <w:rsid w:val="00D67A4D"/>
    <w:rsid w:val="00D67D55"/>
    <w:rsid w:val="00D67E7E"/>
    <w:rsid w:val="00D70272"/>
    <w:rsid w:val="00D710CD"/>
    <w:rsid w:val="00D713B1"/>
    <w:rsid w:val="00D72257"/>
    <w:rsid w:val="00D72A73"/>
    <w:rsid w:val="00D73758"/>
    <w:rsid w:val="00D7393F"/>
    <w:rsid w:val="00D74AF9"/>
    <w:rsid w:val="00D74D38"/>
    <w:rsid w:val="00D82F2C"/>
    <w:rsid w:val="00D832AA"/>
    <w:rsid w:val="00D83C8D"/>
    <w:rsid w:val="00D850FE"/>
    <w:rsid w:val="00D85FD5"/>
    <w:rsid w:val="00D9191D"/>
    <w:rsid w:val="00D92416"/>
    <w:rsid w:val="00D92A20"/>
    <w:rsid w:val="00D92BBB"/>
    <w:rsid w:val="00D93B82"/>
    <w:rsid w:val="00D94152"/>
    <w:rsid w:val="00D94CC5"/>
    <w:rsid w:val="00D94D42"/>
    <w:rsid w:val="00D94F2F"/>
    <w:rsid w:val="00D9569A"/>
    <w:rsid w:val="00D96044"/>
    <w:rsid w:val="00D964B8"/>
    <w:rsid w:val="00D965E2"/>
    <w:rsid w:val="00D968A2"/>
    <w:rsid w:val="00D96EC3"/>
    <w:rsid w:val="00DA2363"/>
    <w:rsid w:val="00DA4B6F"/>
    <w:rsid w:val="00DA5CA5"/>
    <w:rsid w:val="00DA638F"/>
    <w:rsid w:val="00DA6B8A"/>
    <w:rsid w:val="00DA6BE9"/>
    <w:rsid w:val="00DB1D58"/>
    <w:rsid w:val="00DB2241"/>
    <w:rsid w:val="00DB2837"/>
    <w:rsid w:val="00DB4F10"/>
    <w:rsid w:val="00DB4F88"/>
    <w:rsid w:val="00DB62A2"/>
    <w:rsid w:val="00DB6BA3"/>
    <w:rsid w:val="00DB79C9"/>
    <w:rsid w:val="00DB7A1D"/>
    <w:rsid w:val="00DC0860"/>
    <w:rsid w:val="00DC114A"/>
    <w:rsid w:val="00DC17D3"/>
    <w:rsid w:val="00DC1D7C"/>
    <w:rsid w:val="00DC2703"/>
    <w:rsid w:val="00DC27CD"/>
    <w:rsid w:val="00DC3A08"/>
    <w:rsid w:val="00DC3D4A"/>
    <w:rsid w:val="00DC4286"/>
    <w:rsid w:val="00DC4A95"/>
    <w:rsid w:val="00DC4DA4"/>
    <w:rsid w:val="00DC5799"/>
    <w:rsid w:val="00DD02C3"/>
    <w:rsid w:val="00DD0BCC"/>
    <w:rsid w:val="00DD1584"/>
    <w:rsid w:val="00DD2163"/>
    <w:rsid w:val="00DD25C0"/>
    <w:rsid w:val="00DD2CF8"/>
    <w:rsid w:val="00DD3643"/>
    <w:rsid w:val="00DD3E85"/>
    <w:rsid w:val="00DD4C78"/>
    <w:rsid w:val="00DD51E7"/>
    <w:rsid w:val="00DD7E3D"/>
    <w:rsid w:val="00DE0E7E"/>
    <w:rsid w:val="00DE1609"/>
    <w:rsid w:val="00DE1B23"/>
    <w:rsid w:val="00DE45BB"/>
    <w:rsid w:val="00DE51D6"/>
    <w:rsid w:val="00DE56A9"/>
    <w:rsid w:val="00DE6BA4"/>
    <w:rsid w:val="00DE6FA6"/>
    <w:rsid w:val="00DF1B09"/>
    <w:rsid w:val="00DF2D5F"/>
    <w:rsid w:val="00DF3860"/>
    <w:rsid w:val="00DF438C"/>
    <w:rsid w:val="00DF468F"/>
    <w:rsid w:val="00DF4E40"/>
    <w:rsid w:val="00DF5FD7"/>
    <w:rsid w:val="00DF635F"/>
    <w:rsid w:val="00DF727D"/>
    <w:rsid w:val="00DF7E1D"/>
    <w:rsid w:val="00E00466"/>
    <w:rsid w:val="00E00AFB"/>
    <w:rsid w:val="00E00D5B"/>
    <w:rsid w:val="00E010E4"/>
    <w:rsid w:val="00E01B25"/>
    <w:rsid w:val="00E01F05"/>
    <w:rsid w:val="00E03870"/>
    <w:rsid w:val="00E0394E"/>
    <w:rsid w:val="00E041A8"/>
    <w:rsid w:val="00E050ED"/>
    <w:rsid w:val="00E05686"/>
    <w:rsid w:val="00E062C0"/>
    <w:rsid w:val="00E074C9"/>
    <w:rsid w:val="00E1065F"/>
    <w:rsid w:val="00E10BE5"/>
    <w:rsid w:val="00E114E8"/>
    <w:rsid w:val="00E11544"/>
    <w:rsid w:val="00E1189C"/>
    <w:rsid w:val="00E11DBF"/>
    <w:rsid w:val="00E12F78"/>
    <w:rsid w:val="00E136F3"/>
    <w:rsid w:val="00E138FE"/>
    <w:rsid w:val="00E14399"/>
    <w:rsid w:val="00E1491D"/>
    <w:rsid w:val="00E152B3"/>
    <w:rsid w:val="00E15777"/>
    <w:rsid w:val="00E158AE"/>
    <w:rsid w:val="00E15D60"/>
    <w:rsid w:val="00E16985"/>
    <w:rsid w:val="00E16A38"/>
    <w:rsid w:val="00E17887"/>
    <w:rsid w:val="00E179E0"/>
    <w:rsid w:val="00E17C0F"/>
    <w:rsid w:val="00E17C2E"/>
    <w:rsid w:val="00E21A80"/>
    <w:rsid w:val="00E21B15"/>
    <w:rsid w:val="00E24145"/>
    <w:rsid w:val="00E266BA"/>
    <w:rsid w:val="00E26B52"/>
    <w:rsid w:val="00E30734"/>
    <w:rsid w:val="00E30D8A"/>
    <w:rsid w:val="00E30EDB"/>
    <w:rsid w:val="00E30F5C"/>
    <w:rsid w:val="00E31E69"/>
    <w:rsid w:val="00E32023"/>
    <w:rsid w:val="00E326D5"/>
    <w:rsid w:val="00E33211"/>
    <w:rsid w:val="00E3350D"/>
    <w:rsid w:val="00E335BB"/>
    <w:rsid w:val="00E33700"/>
    <w:rsid w:val="00E34F61"/>
    <w:rsid w:val="00E351BE"/>
    <w:rsid w:val="00E35523"/>
    <w:rsid w:val="00E355F6"/>
    <w:rsid w:val="00E3597A"/>
    <w:rsid w:val="00E36092"/>
    <w:rsid w:val="00E362CD"/>
    <w:rsid w:val="00E36A88"/>
    <w:rsid w:val="00E37043"/>
    <w:rsid w:val="00E4055C"/>
    <w:rsid w:val="00E4293D"/>
    <w:rsid w:val="00E4307F"/>
    <w:rsid w:val="00E435FD"/>
    <w:rsid w:val="00E43A9A"/>
    <w:rsid w:val="00E4426D"/>
    <w:rsid w:val="00E44358"/>
    <w:rsid w:val="00E44465"/>
    <w:rsid w:val="00E45131"/>
    <w:rsid w:val="00E4535F"/>
    <w:rsid w:val="00E45B5C"/>
    <w:rsid w:val="00E47062"/>
    <w:rsid w:val="00E4728C"/>
    <w:rsid w:val="00E4745F"/>
    <w:rsid w:val="00E50570"/>
    <w:rsid w:val="00E506BC"/>
    <w:rsid w:val="00E5097D"/>
    <w:rsid w:val="00E50C77"/>
    <w:rsid w:val="00E51190"/>
    <w:rsid w:val="00E51682"/>
    <w:rsid w:val="00E52D84"/>
    <w:rsid w:val="00E560FF"/>
    <w:rsid w:val="00E575E7"/>
    <w:rsid w:val="00E57C0C"/>
    <w:rsid w:val="00E602E4"/>
    <w:rsid w:val="00E60B29"/>
    <w:rsid w:val="00E61C2A"/>
    <w:rsid w:val="00E63490"/>
    <w:rsid w:val="00E6350A"/>
    <w:rsid w:val="00E645C5"/>
    <w:rsid w:val="00E6471F"/>
    <w:rsid w:val="00E66151"/>
    <w:rsid w:val="00E66201"/>
    <w:rsid w:val="00E66214"/>
    <w:rsid w:val="00E666AA"/>
    <w:rsid w:val="00E6684C"/>
    <w:rsid w:val="00E67D20"/>
    <w:rsid w:val="00E70F10"/>
    <w:rsid w:val="00E716AC"/>
    <w:rsid w:val="00E71EC0"/>
    <w:rsid w:val="00E71EFF"/>
    <w:rsid w:val="00E721AB"/>
    <w:rsid w:val="00E73A89"/>
    <w:rsid w:val="00E746F6"/>
    <w:rsid w:val="00E7492D"/>
    <w:rsid w:val="00E7509B"/>
    <w:rsid w:val="00E75D8C"/>
    <w:rsid w:val="00E76FBB"/>
    <w:rsid w:val="00E770DA"/>
    <w:rsid w:val="00E772DA"/>
    <w:rsid w:val="00E77580"/>
    <w:rsid w:val="00E7768B"/>
    <w:rsid w:val="00E8009C"/>
    <w:rsid w:val="00E8044D"/>
    <w:rsid w:val="00E805A3"/>
    <w:rsid w:val="00E8118E"/>
    <w:rsid w:val="00E81319"/>
    <w:rsid w:val="00E81583"/>
    <w:rsid w:val="00E81AA1"/>
    <w:rsid w:val="00E81DF5"/>
    <w:rsid w:val="00E837DA"/>
    <w:rsid w:val="00E8424E"/>
    <w:rsid w:val="00E85CEC"/>
    <w:rsid w:val="00E86071"/>
    <w:rsid w:val="00E86078"/>
    <w:rsid w:val="00E8659F"/>
    <w:rsid w:val="00E86651"/>
    <w:rsid w:val="00E8749F"/>
    <w:rsid w:val="00E87653"/>
    <w:rsid w:val="00E87CD5"/>
    <w:rsid w:val="00E9083D"/>
    <w:rsid w:val="00E90ACA"/>
    <w:rsid w:val="00E932EC"/>
    <w:rsid w:val="00E93841"/>
    <w:rsid w:val="00E9409C"/>
    <w:rsid w:val="00E94224"/>
    <w:rsid w:val="00E956F9"/>
    <w:rsid w:val="00E97258"/>
    <w:rsid w:val="00EA00C5"/>
    <w:rsid w:val="00EA071B"/>
    <w:rsid w:val="00EA0991"/>
    <w:rsid w:val="00EA0A4A"/>
    <w:rsid w:val="00EA0EC8"/>
    <w:rsid w:val="00EA13EE"/>
    <w:rsid w:val="00EA16B1"/>
    <w:rsid w:val="00EA219A"/>
    <w:rsid w:val="00EA2C93"/>
    <w:rsid w:val="00EA31D1"/>
    <w:rsid w:val="00EA38B0"/>
    <w:rsid w:val="00EA44B9"/>
    <w:rsid w:val="00EA49EA"/>
    <w:rsid w:val="00EA54AA"/>
    <w:rsid w:val="00EA5DE2"/>
    <w:rsid w:val="00EA61CE"/>
    <w:rsid w:val="00EA623A"/>
    <w:rsid w:val="00EB036A"/>
    <w:rsid w:val="00EB03A9"/>
    <w:rsid w:val="00EB0B23"/>
    <w:rsid w:val="00EB10DF"/>
    <w:rsid w:val="00EB1ABF"/>
    <w:rsid w:val="00EB1F0C"/>
    <w:rsid w:val="00EB2DE6"/>
    <w:rsid w:val="00EB5280"/>
    <w:rsid w:val="00EB54F1"/>
    <w:rsid w:val="00EB5754"/>
    <w:rsid w:val="00EB6202"/>
    <w:rsid w:val="00EB6AF8"/>
    <w:rsid w:val="00EB6B8C"/>
    <w:rsid w:val="00EB71B1"/>
    <w:rsid w:val="00EB739E"/>
    <w:rsid w:val="00EB7958"/>
    <w:rsid w:val="00EC03D4"/>
    <w:rsid w:val="00EC130D"/>
    <w:rsid w:val="00EC1521"/>
    <w:rsid w:val="00EC2768"/>
    <w:rsid w:val="00EC4246"/>
    <w:rsid w:val="00EC5702"/>
    <w:rsid w:val="00EC58B5"/>
    <w:rsid w:val="00EC5B2B"/>
    <w:rsid w:val="00EC6D68"/>
    <w:rsid w:val="00EC727F"/>
    <w:rsid w:val="00EC73C0"/>
    <w:rsid w:val="00ED0C5C"/>
    <w:rsid w:val="00ED1117"/>
    <w:rsid w:val="00ED18B2"/>
    <w:rsid w:val="00ED1AF8"/>
    <w:rsid w:val="00ED1B9E"/>
    <w:rsid w:val="00ED247D"/>
    <w:rsid w:val="00ED2ECC"/>
    <w:rsid w:val="00ED3424"/>
    <w:rsid w:val="00ED3C41"/>
    <w:rsid w:val="00ED3E93"/>
    <w:rsid w:val="00ED4182"/>
    <w:rsid w:val="00ED4289"/>
    <w:rsid w:val="00ED4DCA"/>
    <w:rsid w:val="00ED507F"/>
    <w:rsid w:val="00ED58DE"/>
    <w:rsid w:val="00ED5DAB"/>
    <w:rsid w:val="00ED6DCB"/>
    <w:rsid w:val="00ED73F4"/>
    <w:rsid w:val="00EE01E6"/>
    <w:rsid w:val="00EE1C72"/>
    <w:rsid w:val="00EE3176"/>
    <w:rsid w:val="00EE354C"/>
    <w:rsid w:val="00EE3F73"/>
    <w:rsid w:val="00EE4B5D"/>
    <w:rsid w:val="00EE559F"/>
    <w:rsid w:val="00EE594C"/>
    <w:rsid w:val="00EE5B03"/>
    <w:rsid w:val="00EE7933"/>
    <w:rsid w:val="00EE7FAD"/>
    <w:rsid w:val="00EF064A"/>
    <w:rsid w:val="00EF0B80"/>
    <w:rsid w:val="00EF17AF"/>
    <w:rsid w:val="00EF21FC"/>
    <w:rsid w:val="00EF330A"/>
    <w:rsid w:val="00EF337C"/>
    <w:rsid w:val="00EF34BE"/>
    <w:rsid w:val="00EF456F"/>
    <w:rsid w:val="00EF4824"/>
    <w:rsid w:val="00EF4915"/>
    <w:rsid w:val="00EF5194"/>
    <w:rsid w:val="00EF5EC4"/>
    <w:rsid w:val="00EF67F1"/>
    <w:rsid w:val="00EF7D53"/>
    <w:rsid w:val="00EF7F40"/>
    <w:rsid w:val="00F008B3"/>
    <w:rsid w:val="00F00F19"/>
    <w:rsid w:val="00F01D5D"/>
    <w:rsid w:val="00F01F81"/>
    <w:rsid w:val="00F02117"/>
    <w:rsid w:val="00F02632"/>
    <w:rsid w:val="00F043B6"/>
    <w:rsid w:val="00F0441C"/>
    <w:rsid w:val="00F06D49"/>
    <w:rsid w:val="00F0713C"/>
    <w:rsid w:val="00F076EB"/>
    <w:rsid w:val="00F07B92"/>
    <w:rsid w:val="00F07BBC"/>
    <w:rsid w:val="00F10732"/>
    <w:rsid w:val="00F10FC0"/>
    <w:rsid w:val="00F1178D"/>
    <w:rsid w:val="00F11A01"/>
    <w:rsid w:val="00F12580"/>
    <w:rsid w:val="00F128D1"/>
    <w:rsid w:val="00F13C81"/>
    <w:rsid w:val="00F14009"/>
    <w:rsid w:val="00F14586"/>
    <w:rsid w:val="00F1483D"/>
    <w:rsid w:val="00F14C98"/>
    <w:rsid w:val="00F14D9D"/>
    <w:rsid w:val="00F173C5"/>
    <w:rsid w:val="00F178CA"/>
    <w:rsid w:val="00F201E2"/>
    <w:rsid w:val="00F20773"/>
    <w:rsid w:val="00F2185C"/>
    <w:rsid w:val="00F2195D"/>
    <w:rsid w:val="00F219EB"/>
    <w:rsid w:val="00F227BA"/>
    <w:rsid w:val="00F24BFE"/>
    <w:rsid w:val="00F272D6"/>
    <w:rsid w:val="00F3025A"/>
    <w:rsid w:val="00F313D6"/>
    <w:rsid w:val="00F328A2"/>
    <w:rsid w:val="00F329A9"/>
    <w:rsid w:val="00F332EC"/>
    <w:rsid w:val="00F33B87"/>
    <w:rsid w:val="00F347FD"/>
    <w:rsid w:val="00F34B1F"/>
    <w:rsid w:val="00F34F71"/>
    <w:rsid w:val="00F37650"/>
    <w:rsid w:val="00F40402"/>
    <w:rsid w:val="00F40BDC"/>
    <w:rsid w:val="00F42B78"/>
    <w:rsid w:val="00F43703"/>
    <w:rsid w:val="00F43727"/>
    <w:rsid w:val="00F43B03"/>
    <w:rsid w:val="00F43FEC"/>
    <w:rsid w:val="00F4429C"/>
    <w:rsid w:val="00F44374"/>
    <w:rsid w:val="00F456F4"/>
    <w:rsid w:val="00F47A1C"/>
    <w:rsid w:val="00F500BD"/>
    <w:rsid w:val="00F503A2"/>
    <w:rsid w:val="00F514A6"/>
    <w:rsid w:val="00F5188D"/>
    <w:rsid w:val="00F51CEE"/>
    <w:rsid w:val="00F521F6"/>
    <w:rsid w:val="00F55252"/>
    <w:rsid w:val="00F55B24"/>
    <w:rsid w:val="00F57BB7"/>
    <w:rsid w:val="00F57EAE"/>
    <w:rsid w:val="00F60C27"/>
    <w:rsid w:val="00F60FCB"/>
    <w:rsid w:val="00F6106F"/>
    <w:rsid w:val="00F614FF"/>
    <w:rsid w:val="00F6209E"/>
    <w:rsid w:val="00F627C2"/>
    <w:rsid w:val="00F63604"/>
    <w:rsid w:val="00F63E3E"/>
    <w:rsid w:val="00F64669"/>
    <w:rsid w:val="00F64CEE"/>
    <w:rsid w:val="00F65AA4"/>
    <w:rsid w:val="00F66963"/>
    <w:rsid w:val="00F66B2A"/>
    <w:rsid w:val="00F67601"/>
    <w:rsid w:val="00F71BF1"/>
    <w:rsid w:val="00F72816"/>
    <w:rsid w:val="00F72B5F"/>
    <w:rsid w:val="00F74415"/>
    <w:rsid w:val="00F746EC"/>
    <w:rsid w:val="00F75D68"/>
    <w:rsid w:val="00F7739B"/>
    <w:rsid w:val="00F80038"/>
    <w:rsid w:val="00F81492"/>
    <w:rsid w:val="00F81A07"/>
    <w:rsid w:val="00F82B9E"/>
    <w:rsid w:val="00F835A1"/>
    <w:rsid w:val="00F83ADF"/>
    <w:rsid w:val="00F83FAE"/>
    <w:rsid w:val="00F8414F"/>
    <w:rsid w:val="00F842AB"/>
    <w:rsid w:val="00F8459E"/>
    <w:rsid w:val="00F853FC"/>
    <w:rsid w:val="00F86395"/>
    <w:rsid w:val="00F86B83"/>
    <w:rsid w:val="00F87F17"/>
    <w:rsid w:val="00F90901"/>
    <w:rsid w:val="00F90D34"/>
    <w:rsid w:val="00F91D94"/>
    <w:rsid w:val="00F9228F"/>
    <w:rsid w:val="00F92BA4"/>
    <w:rsid w:val="00F92D02"/>
    <w:rsid w:val="00F947EF"/>
    <w:rsid w:val="00F94A87"/>
    <w:rsid w:val="00F94FA7"/>
    <w:rsid w:val="00F961B9"/>
    <w:rsid w:val="00FA1477"/>
    <w:rsid w:val="00FA2341"/>
    <w:rsid w:val="00FA24A2"/>
    <w:rsid w:val="00FA3897"/>
    <w:rsid w:val="00FA3BC7"/>
    <w:rsid w:val="00FA4278"/>
    <w:rsid w:val="00FA4B30"/>
    <w:rsid w:val="00FA50AA"/>
    <w:rsid w:val="00FA5981"/>
    <w:rsid w:val="00FA6571"/>
    <w:rsid w:val="00FA76EF"/>
    <w:rsid w:val="00FA7BBA"/>
    <w:rsid w:val="00FB020B"/>
    <w:rsid w:val="00FB032F"/>
    <w:rsid w:val="00FB0F34"/>
    <w:rsid w:val="00FB1CB0"/>
    <w:rsid w:val="00FB3FF5"/>
    <w:rsid w:val="00FB5642"/>
    <w:rsid w:val="00FB5881"/>
    <w:rsid w:val="00FB5A1D"/>
    <w:rsid w:val="00FB5C83"/>
    <w:rsid w:val="00FB6680"/>
    <w:rsid w:val="00FB6C12"/>
    <w:rsid w:val="00FB7839"/>
    <w:rsid w:val="00FC0403"/>
    <w:rsid w:val="00FC1D6E"/>
    <w:rsid w:val="00FC1E5B"/>
    <w:rsid w:val="00FC1FCA"/>
    <w:rsid w:val="00FC284C"/>
    <w:rsid w:val="00FC2DC7"/>
    <w:rsid w:val="00FC41EA"/>
    <w:rsid w:val="00FC4689"/>
    <w:rsid w:val="00FC4CDD"/>
    <w:rsid w:val="00FC57A0"/>
    <w:rsid w:val="00FC58E5"/>
    <w:rsid w:val="00FC6996"/>
    <w:rsid w:val="00FC72FD"/>
    <w:rsid w:val="00FC73B3"/>
    <w:rsid w:val="00FD0483"/>
    <w:rsid w:val="00FD056E"/>
    <w:rsid w:val="00FD0A87"/>
    <w:rsid w:val="00FD11D3"/>
    <w:rsid w:val="00FD2229"/>
    <w:rsid w:val="00FD36C2"/>
    <w:rsid w:val="00FD37F8"/>
    <w:rsid w:val="00FD51E4"/>
    <w:rsid w:val="00FD6041"/>
    <w:rsid w:val="00FE2180"/>
    <w:rsid w:val="00FE391A"/>
    <w:rsid w:val="00FE3B48"/>
    <w:rsid w:val="00FE52BB"/>
    <w:rsid w:val="00FE5558"/>
    <w:rsid w:val="00FE5A81"/>
    <w:rsid w:val="00FE63F9"/>
    <w:rsid w:val="00FF0441"/>
    <w:rsid w:val="00FF09E5"/>
    <w:rsid w:val="00FF2126"/>
    <w:rsid w:val="00FF3197"/>
    <w:rsid w:val="00FF399A"/>
    <w:rsid w:val="00FF3CA1"/>
    <w:rsid w:val="00FF4A39"/>
    <w:rsid w:val="00FF6316"/>
    <w:rsid w:val="00FF64D4"/>
    <w:rsid w:val="00FF67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914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0AEE"/>
    <w:pPr>
      <w:spacing w:after="200" w:line="300" w:lineRule="auto"/>
      <w:ind w:firstLine="425"/>
    </w:pPr>
    <w:rPr>
      <w:rFonts w:ascii="Times New Roman" w:eastAsia="宋体" w:hAnsi="宋体" w:cs="Times New Roman"/>
      <w:bCs/>
      <w:kern w:val="0"/>
    </w:rPr>
  </w:style>
  <w:style w:type="paragraph" w:styleId="1">
    <w:name w:val="heading 1"/>
    <w:basedOn w:val="a"/>
    <w:next w:val="a"/>
    <w:link w:val="10"/>
    <w:uiPriority w:val="9"/>
    <w:qFormat/>
    <w:rsid w:val="00640AEE"/>
    <w:pPr>
      <w:keepNext/>
      <w:keepLines/>
      <w:spacing w:before="340" w:after="330" w:line="578" w:lineRule="auto"/>
      <w:outlineLvl w:val="0"/>
    </w:pPr>
    <w:rPr>
      <w:b/>
      <w:kern w:val="44"/>
      <w:sz w:val="44"/>
      <w:szCs w:val="44"/>
    </w:rPr>
  </w:style>
  <w:style w:type="paragraph" w:styleId="2">
    <w:name w:val="heading 2"/>
    <w:basedOn w:val="a"/>
    <w:next w:val="a"/>
    <w:link w:val="20"/>
    <w:uiPriority w:val="9"/>
    <w:unhideWhenUsed/>
    <w:qFormat/>
    <w:rsid w:val="00640AEE"/>
    <w:pPr>
      <w:keepNext/>
      <w:keepLines/>
      <w:spacing w:before="260" w:after="260" w:line="416" w:lineRule="auto"/>
      <w:outlineLvl w:val="1"/>
    </w:pPr>
    <w:rPr>
      <w:rFonts w:ascii="Cambria" w:hAnsi="Cambria"/>
      <w:b/>
      <w:sz w:val="32"/>
      <w:szCs w:val="32"/>
    </w:rPr>
  </w:style>
  <w:style w:type="paragraph" w:styleId="3">
    <w:name w:val="heading 3"/>
    <w:basedOn w:val="a"/>
    <w:next w:val="a"/>
    <w:link w:val="30"/>
    <w:uiPriority w:val="9"/>
    <w:unhideWhenUsed/>
    <w:qFormat/>
    <w:rsid w:val="00640AEE"/>
    <w:pPr>
      <w:keepNext/>
      <w:keepLines/>
      <w:spacing w:before="260" w:after="260" w:line="416" w:lineRule="auto"/>
      <w:outlineLvl w:val="2"/>
    </w:pPr>
    <w:rPr>
      <w:b/>
      <w:sz w:val="32"/>
      <w:szCs w:val="32"/>
    </w:rPr>
  </w:style>
  <w:style w:type="paragraph" w:styleId="4">
    <w:name w:val="heading 4"/>
    <w:basedOn w:val="a"/>
    <w:next w:val="a"/>
    <w:link w:val="40"/>
    <w:uiPriority w:val="9"/>
    <w:unhideWhenUsed/>
    <w:qFormat/>
    <w:rsid w:val="00640AEE"/>
    <w:pPr>
      <w:keepNext/>
      <w:keepLines/>
      <w:spacing w:before="280" w:after="290" w:line="376" w:lineRule="auto"/>
      <w:outlineLvl w:val="3"/>
    </w:pPr>
    <w:rPr>
      <w:rFonts w:ascii="Cambria" w:hAnsi="Cambria"/>
      <w:b/>
      <w:sz w:val="28"/>
      <w:szCs w:val="28"/>
    </w:rPr>
  </w:style>
  <w:style w:type="paragraph" w:styleId="5">
    <w:name w:val="heading 5"/>
    <w:basedOn w:val="a"/>
    <w:next w:val="a"/>
    <w:link w:val="50"/>
    <w:uiPriority w:val="9"/>
    <w:unhideWhenUsed/>
    <w:qFormat/>
    <w:rsid w:val="00640AEE"/>
    <w:pPr>
      <w:keepNext/>
      <w:keepLines/>
      <w:spacing w:before="280" w:after="290" w:line="376" w:lineRule="auto"/>
      <w:outlineLvl w:val="4"/>
    </w:pPr>
    <w:rPr>
      <w:b/>
      <w:sz w:val="28"/>
      <w:szCs w:val="28"/>
    </w:rPr>
  </w:style>
  <w:style w:type="paragraph" w:styleId="6">
    <w:name w:val="heading 6"/>
    <w:basedOn w:val="a"/>
    <w:next w:val="a"/>
    <w:link w:val="60"/>
    <w:uiPriority w:val="9"/>
    <w:unhideWhenUsed/>
    <w:qFormat/>
    <w:rsid w:val="00640AEE"/>
    <w:pPr>
      <w:keepNext/>
      <w:keepLines/>
      <w:spacing w:before="240" w:after="64" w:line="320" w:lineRule="auto"/>
      <w:outlineLvl w:val="5"/>
    </w:pPr>
    <w:rPr>
      <w:rFonts w:ascii="Cambria" w:hAnsi="Cambr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640AEE"/>
    <w:rPr>
      <w:rFonts w:ascii="Times New Roman" w:eastAsia="宋体" w:hAnsi="宋体" w:cs="Times New Roman"/>
      <w:b/>
      <w:bCs/>
      <w:kern w:val="44"/>
      <w:sz w:val="44"/>
      <w:szCs w:val="44"/>
    </w:rPr>
  </w:style>
  <w:style w:type="character" w:customStyle="1" w:styleId="20">
    <w:name w:val="标题 2字符"/>
    <w:basedOn w:val="a0"/>
    <w:link w:val="2"/>
    <w:uiPriority w:val="9"/>
    <w:rsid w:val="00640AEE"/>
    <w:rPr>
      <w:rFonts w:ascii="Cambria" w:eastAsia="宋体" w:hAnsi="Cambria" w:cs="Times New Roman"/>
      <w:b/>
      <w:bCs/>
      <w:kern w:val="0"/>
      <w:sz w:val="32"/>
      <w:szCs w:val="32"/>
    </w:rPr>
  </w:style>
  <w:style w:type="character" w:customStyle="1" w:styleId="30">
    <w:name w:val="标题 3字符"/>
    <w:basedOn w:val="a0"/>
    <w:link w:val="3"/>
    <w:uiPriority w:val="9"/>
    <w:rsid w:val="00640AEE"/>
    <w:rPr>
      <w:rFonts w:ascii="Times New Roman" w:eastAsia="宋体" w:hAnsi="宋体" w:cs="Times New Roman"/>
      <w:b/>
      <w:bCs/>
      <w:kern w:val="0"/>
      <w:sz w:val="32"/>
      <w:szCs w:val="32"/>
    </w:rPr>
  </w:style>
  <w:style w:type="character" w:customStyle="1" w:styleId="40">
    <w:name w:val="标题 4字符"/>
    <w:basedOn w:val="a0"/>
    <w:link w:val="4"/>
    <w:uiPriority w:val="9"/>
    <w:rsid w:val="00640AEE"/>
    <w:rPr>
      <w:rFonts w:ascii="Cambria" w:eastAsia="宋体" w:hAnsi="Cambria" w:cs="Times New Roman"/>
      <w:b/>
      <w:bCs/>
      <w:kern w:val="0"/>
      <w:sz w:val="28"/>
      <w:szCs w:val="28"/>
    </w:rPr>
  </w:style>
  <w:style w:type="character" w:customStyle="1" w:styleId="50">
    <w:name w:val="标题 5字符"/>
    <w:basedOn w:val="a0"/>
    <w:link w:val="5"/>
    <w:uiPriority w:val="9"/>
    <w:rsid w:val="00640AEE"/>
    <w:rPr>
      <w:rFonts w:ascii="Times New Roman" w:eastAsia="宋体" w:hAnsi="宋体" w:cs="Times New Roman"/>
      <w:b/>
      <w:bCs/>
      <w:kern w:val="0"/>
      <w:sz w:val="28"/>
      <w:szCs w:val="28"/>
    </w:rPr>
  </w:style>
  <w:style w:type="character" w:customStyle="1" w:styleId="60">
    <w:name w:val="标题 6字符"/>
    <w:basedOn w:val="a0"/>
    <w:link w:val="6"/>
    <w:uiPriority w:val="9"/>
    <w:rsid w:val="00640AEE"/>
    <w:rPr>
      <w:rFonts w:ascii="Cambria" w:eastAsia="宋体" w:hAnsi="Cambria" w:cs="Times New Roman"/>
      <w:b/>
      <w:bCs/>
      <w:kern w:val="0"/>
    </w:rPr>
  </w:style>
  <w:style w:type="paragraph" w:styleId="a3">
    <w:name w:val="Title"/>
    <w:basedOn w:val="a"/>
    <w:next w:val="a"/>
    <w:link w:val="a4"/>
    <w:uiPriority w:val="10"/>
    <w:qFormat/>
    <w:rsid w:val="00640AEE"/>
    <w:pPr>
      <w:spacing w:before="240" w:after="60"/>
      <w:jc w:val="center"/>
      <w:outlineLvl w:val="0"/>
    </w:pPr>
    <w:rPr>
      <w:rFonts w:ascii="Cambria" w:hAnsi="Cambria"/>
      <w:b/>
      <w:sz w:val="32"/>
      <w:szCs w:val="32"/>
    </w:rPr>
  </w:style>
  <w:style w:type="character" w:customStyle="1" w:styleId="a4">
    <w:name w:val="标题字符"/>
    <w:basedOn w:val="a0"/>
    <w:link w:val="a3"/>
    <w:uiPriority w:val="10"/>
    <w:rsid w:val="00640AEE"/>
    <w:rPr>
      <w:rFonts w:ascii="Cambria" w:eastAsia="宋体" w:hAnsi="Cambria" w:cs="Times New Roman"/>
      <w:b/>
      <w:bCs/>
      <w:kern w:val="0"/>
      <w:sz w:val="32"/>
      <w:szCs w:val="32"/>
    </w:rPr>
  </w:style>
  <w:style w:type="paragraph" w:customStyle="1" w:styleId="a5">
    <w:name w:val="一级标题"/>
    <w:basedOn w:val="a3"/>
    <w:link w:val="Char"/>
    <w:qFormat/>
    <w:rsid w:val="00640AEE"/>
    <w:rPr>
      <w:rFonts w:ascii="黑体" w:eastAsia="黑体" w:hAnsi="黑体"/>
    </w:rPr>
  </w:style>
  <w:style w:type="paragraph" w:customStyle="1" w:styleId="a6">
    <w:name w:val="中文题目"/>
    <w:basedOn w:val="a5"/>
    <w:link w:val="Char0"/>
    <w:qFormat/>
    <w:rsid w:val="00640AEE"/>
  </w:style>
  <w:style w:type="character" w:customStyle="1" w:styleId="Char">
    <w:name w:val="一级标题 Char"/>
    <w:link w:val="a5"/>
    <w:rsid w:val="00640AEE"/>
    <w:rPr>
      <w:rFonts w:ascii="黑体" w:eastAsia="黑体" w:hAnsi="黑体" w:cs="Times New Roman"/>
      <w:b/>
      <w:bCs/>
      <w:kern w:val="0"/>
      <w:sz w:val="32"/>
      <w:szCs w:val="32"/>
    </w:rPr>
  </w:style>
  <w:style w:type="paragraph" w:customStyle="1" w:styleId="a7">
    <w:name w:val="摘要正文"/>
    <w:basedOn w:val="a6"/>
    <w:link w:val="Char1"/>
    <w:qFormat/>
    <w:rsid w:val="00640AEE"/>
    <w:pPr>
      <w:ind w:firstLineChars="236" w:firstLine="566"/>
      <w:jc w:val="left"/>
    </w:pPr>
    <w:rPr>
      <w:rFonts w:ascii="宋体" w:eastAsia="宋体" w:hAnsi="宋体"/>
      <w:b w:val="0"/>
      <w:sz w:val="24"/>
      <w:szCs w:val="24"/>
    </w:rPr>
  </w:style>
  <w:style w:type="character" w:customStyle="1" w:styleId="Char0">
    <w:name w:val="中文题目 Char"/>
    <w:link w:val="a6"/>
    <w:rsid w:val="00640AEE"/>
    <w:rPr>
      <w:rFonts w:ascii="黑体" w:eastAsia="黑体" w:hAnsi="黑体" w:cs="Times New Roman"/>
      <w:b/>
      <w:bCs/>
      <w:kern w:val="0"/>
      <w:sz w:val="32"/>
      <w:szCs w:val="32"/>
    </w:rPr>
  </w:style>
  <w:style w:type="paragraph" w:customStyle="1" w:styleId="a8">
    <w:name w:val="摘要标题"/>
    <w:basedOn w:val="a6"/>
    <w:link w:val="Char2"/>
    <w:qFormat/>
    <w:rsid w:val="00640AEE"/>
    <w:rPr>
      <w:b w:val="0"/>
    </w:rPr>
  </w:style>
  <w:style w:type="character" w:customStyle="1" w:styleId="Char1">
    <w:name w:val="摘要正文 Char"/>
    <w:link w:val="a7"/>
    <w:rsid w:val="00640AEE"/>
    <w:rPr>
      <w:rFonts w:ascii="宋体" w:eastAsia="宋体" w:hAnsi="宋体" w:cs="Times New Roman"/>
      <w:bCs/>
      <w:kern w:val="0"/>
    </w:rPr>
  </w:style>
  <w:style w:type="paragraph" w:customStyle="1" w:styleId="a9">
    <w:name w:val="关键词"/>
    <w:basedOn w:val="a7"/>
    <w:link w:val="Char3"/>
    <w:qFormat/>
    <w:rsid w:val="00640AEE"/>
    <w:pPr>
      <w:ind w:firstLineChars="0" w:firstLine="0"/>
    </w:pPr>
    <w:rPr>
      <w:rFonts w:ascii="黑体" w:eastAsia="黑体" w:hAnsi="黑体"/>
      <w:sz w:val="28"/>
      <w:szCs w:val="28"/>
    </w:rPr>
  </w:style>
  <w:style w:type="character" w:customStyle="1" w:styleId="Char2">
    <w:name w:val="摘要标题 Char"/>
    <w:link w:val="a8"/>
    <w:rsid w:val="00640AEE"/>
    <w:rPr>
      <w:rFonts w:ascii="黑体" w:eastAsia="黑体" w:hAnsi="黑体" w:cs="Times New Roman"/>
      <w:bCs/>
      <w:kern w:val="0"/>
      <w:sz w:val="32"/>
      <w:szCs w:val="32"/>
    </w:rPr>
  </w:style>
  <w:style w:type="paragraph" w:customStyle="1" w:styleId="123">
    <w:name w:val="关键词123"/>
    <w:basedOn w:val="a9"/>
    <w:link w:val="123Char"/>
    <w:qFormat/>
    <w:rsid w:val="00640AEE"/>
    <w:rPr>
      <w:rFonts w:ascii="宋体" w:eastAsia="宋体" w:hAnsi="宋体"/>
    </w:rPr>
  </w:style>
  <w:style w:type="character" w:customStyle="1" w:styleId="Char3">
    <w:name w:val="关键词 Char"/>
    <w:link w:val="a9"/>
    <w:rsid w:val="00640AEE"/>
    <w:rPr>
      <w:rFonts w:ascii="黑体" w:eastAsia="黑体" w:hAnsi="黑体" w:cs="Times New Roman"/>
      <w:bCs/>
      <w:kern w:val="0"/>
      <w:sz w:val="28"/>
      <w:szCs w:val="28"/>
    </w:rPr>
  </w:style>
  <w:style w:type="paragraph" w:customStyle="1" w:styleId="aa">
    <w:name w:val="英文题目"/>
    <w:basedOn w:val="a"/>
    <w:link w:val="Char4"/>
    <w:qFormat/>
    <w:rsid w:val="00640AEE"/>
    <w:pPr>
      <w:jc w:val="center"/>
    </w:pPr>
    <w:rPr>
      <w:rFonts w:hAnsi="Times New Roman"/>
      <w:b/>
      <w:sz w:val="32"/>
      <w:szCs w:val="32"/>
    </w:rPr>
  </w:style>
  <w:style w:type="character" w:customStyle="1" w:styleId="123Char">
    <w:name w:val="关键词123 Char"/>
    <w:link w:val="123"/>
    <w:rsid w:val="00640AEE"/>
    <w:rPr>
      <w:rFonts w:ascii="宋体" w:eastAsia="宋体" w:hAnsi="宋体" w:cs="Times New Roman"/>
      <w:bCs/>
      <w:kern w:val="0"/>
      <w:sz w:val="28"/>
      <w:szCs w:val="28"/>
    </w:rPr>
  </w:style>
  <w:style w:type="paragraph" w:customStyle="1" w:styleId="ab">
    <w:name w:val="英文摘要"/>
    <w:basedOn w:val="a"/>
    <w:link w:val="Char5"/>
    <w:qFormat/>
    <w:rsid w:val="00640AEE"/>
    <w:pPr>
      <w:ind w:rightChars="12" w:right="26" w:firstLine="549"/>
      <w:jc w:val="center"/>
      <w:outlineLvl w:val="0"/>
    </w:pPr>
    <w:rPr>
      <w:rFonts w:hAnsi="Times New Roman"/>
      <w:b/>
      <w:sz w:val="32"/>
      <w:szCs w:val="32"/>
    </w:rPr>
  </w:style>
  <w:style w:type="character" w:customStyle="1" w:styleId="Char4">
    <w:name w:val="英文题目 Char"/>
    <w:link w:val="aa"/>
    <w:rsid w:val="00640AEE"/>
    <w:rPr>
      <w:rFonts w:ascii="Times New Roman" w:eastAsia="宋体" w:hAnsi="Times New Roman" w:cs="Times New Roman"/>
      <w:b/>
      <w:bCs/>
      <w:kern w:val="0"/>
      <w:sz w:val="32"/>
      <w:szCs w:val="32"/>
    </w:rPr>
  </w:style>
  <w:style w:type="paragraph" w:customStyle="1" w:styleId="ac">
    <w:name w:val="英文摘要正文"/>
    <w:basedOn w:val="ab"/>
    <w:link w:val="Char6"/>
    <w:qFormat/>
    <w:rsid w:val="00640AEE"/>
    <w:pPr>
      <w:ind w:firstLine="426"/>
      <w:jc w:val="left"/>
    </w:pPr>
    <w:rPr>
      <w:b w:val="0"/>
      <w:sz w:val="24"/>
    </w:rPr>
  </w:style>
  <w:style w:type="character" w:customStyle="1" w:styleId="Char5">
    <w:name w:val="英文摘要 Char"/>
    <w:link w:val="ab"/>
    <w:rsid w:val="00640AEE"/>
    <w:rPr>
      <w:rFonts w:ascii="Times New Roman" w:eastAsia="宋体" w:hAnsi="Times New Roman" w:cs="Times New Roman"/>
      <w:b/>
      <w:bCs/>
      <w:kern w:val="0"/>
      <w:sz w:val="32"/>
      <w:szCs w:val="32"/>
    </w:rPr>
  </w:style>
  <w:style w:type="character" w:customStyle="1" w:styleId="Char6">
    <w:name w:val="英文摘要正文 Char"/>
    <w:link w:val="ac"/>
    <w:rsid w:val="00640AEE"/>
    <w:rPr>
      <w:rFonts w:ascii="Times New Roman" w:eastAsia="宋体" w:hAnsi="Times New Roman" w:cs="Times New Roman"/>
      <w:bCs/>
      <w:kern w:val="0"/>
      <w:szCs w:val="32"/>
    </w:rPr>
  </w:style>
  <w:style w:type="paragraph" w:styleId="ad">
    <w:name w:val="Document Map"/>
    <w:basedOn w:val="a"/>
    <w:link w:val="ae"/>
    <w:uiPriority w:val="99"/>
    <w:semiHidden/>
    <w:unhideWhenUsed/>
    <w:rsid w:val="00640AEE"/>
    <w:rPr>
      <w:rFonts w:ascii="宋体"/>
      <w:sz w:val="18"/>
      <w:szCs w:val="18"/>
    </w:rPr>
  </w:style>
  <w:style w:type="character" w:customStyle="1" w:styleId="ae">
    <w:name w:val="文档结构图 字符"/>
    <w:basedOn w:val="a0"/>
    <w:link w:val="ad"/>
    <w:uiPriority w:val="99"/>
    <w:semiHidden/>
    <w:rsid w:val="00640AEE"/>
    <w:rPr>
      <w:rFonts w:ascii="宋体" w:eastAsia="宋体" w:hAnsi="宋体" w:cs="Times New Roman"/>
      <w:bCs/>
      <w:kern w:val="0"/>
      <w:sz w:val="18"/>
      <w:szCs w:val="18"/>
    </w:rPr>
  </w:style>
  <w:style w:type="paragraph" w:customStyle="1" w:styleId="keywords">
    <w:name w:val="keywords"/>
    <w:basedOn w:val="a"/>
    <w:link w:val="keywordsChar"/>
    <w:qFormat/>
    <w:rsid w:val="00640AEE"/>
    <w:pPr>
      <w:ind w:left="1521" w:rightChars="12" w:right="26" w:hangingChars="541" w:hanging="1521"/>
    </w:pPr>
    <w:rPr>
      <w:rFonts w:eastAsia="黑体" w:hAnsi="Times New Roman"/>
      <w:b/>
      <w:snapToGrid w:val="0"/>
      <w:sz w:val="28"/>
      <w:szCs w:val="28"/>
    </w:rPr>
  </w:style>
  <w:style w:type="paragraph" w:customStyle="1" w:styleId="keywords123">
    <w:name w:val="keywords123"/>
    <w:basedOn w:val="a"/>
    <w:link w:val="keywords123Char"/>
    <w:qFormat/>
    <w:rsid w:val="00640AEE"/>
    <w:pPr>
      <w:ind w:left="1521" w:rightChars="12" w:right="26" w:hangingChars="541" w:hanging="1521"/>
    </w:pPr>
    <w:rPr>
      <w:rFonts w:eastAsia="黑体" w:hAnsi="Times New Roman"/>
      <w:bCs w:val="0"/>
      <w:snapToGrid w:val="0"/>
      <w:sz w:val="28"/>
      <w:szCs w:val="28"/>
    </w:rPr>
  </w:style>
  <w:style w:type="character" w:customStyle="1" w:styleId="keywordsChar">
    <w:name w:val="keywords Char"/>
    <w:link w:val="keywords"/>
    <w:rsid w:val="00640AEE"/>
    <w:rPr>
      <w:rFonts w:ascii="Times New Roman" w:eastAsia="黑体" w:hAnsi="Times New Roman" w:cs="Times New Roman"/>
      <w:b/>
      <w:bCs/>
      <w:snapToGrid w:val="0"/>
      <w:kern w:val="0"/>
      <w:sz w:val="28"/>
      <w:szCs w:val="28"/>
    </w:rPr>
  </w:style>
  <w:style w:type="paragraph" w:customStyle="1" w:styleId="My">
    <w:name w:val="正文My"/>
    <w:basedOn w:val="a"/>
    <w:link w:val="MyChar"/>
    <w:qFormat/>
    <w:rsid w:val="00640AEE"/>
  </w:style>
  <w:style w:type="character" w:customStyle="1" w:styleId="keywords123Char">
    <w:name w:val="keywords123 Char"/>
    <w:link w:val="keywords123"/>
    <w:rsid w:val="00640AEE"/>
    <w:rPr>
      <w:rFonts w:ascii="Times New Roman" w:eastAsia="黑体" w:hAnsi="Times New Roman" w:cs="Times New Roman"/>
      <w:snapToGrid w:val="0"/>
      <w:kern w:val="0"/>
      <w:sz w:val="28"/>
      <w:szCs w:val="28"/>
    </w:rPr>
  </w:style>
  <w:style w:type="paragraph" w:customStyle="1" w:styleId="My0">
    <w:name w:val="二级标题My"/>
    <w:basedOn w:val="a"/>
    <w:link w:val="MyChar0"/>
    <w:qFormat/>
    <w:rsid w:val="00640AEE"/>
    <w:pPr>
      <w:ind w:firstLine="0"/>
    </w:pPr>
    <w:rPr>
      <w:rFonts w:ascii="黑体" w:eastAsia="黑体" w:hAnsi="黑体"/>
      <w:b/>
    </w:rPr>
  </w:style>
  <w:style w:type="character" w:customStyle="1" w:styleId="MyChar">
    <w:name w:val="正文My Char"/>
    <w:link w:val="My"/>
    <w:rsid w:val="00640AEE"/>
    <w:rPr>
      <w:rFonts w:ascii="Times New Roman" w:eastAsia="宋体" w:hAnsi="宋体" w:cs="Times New Roman"/>
      <w:bCs/>
      <w:kern w:val="0"/>
    </w:rPr>
  </w:style>
  <w:style w:type="paragraph" w:styleId="af">
    <w:name w:val="Date"/>
    <w:basedOn w:val="a"/>
    <w:next w:val="a"/>
    <w:link w:val="af0"/>
    <w:uiPriority w:val="99"/>
    <w:semiHidden/>
    <w:unhideWhenUsed/>
    <w:rsid w:val="00640AEE"/>
    <w:pPr>
      <w:ind w:leftChars="2500" w:left="100"/>
    </w:pPr>
  </w:style>
  <w:style w:type="character" w:customStyle="1" w:styleId="af0">
    <w:name w:val="日期字符"/>
    <w:basedOn w:val="a0"/>
    <w:link w:val="af"/>
    <w:uiPriority w:val="99"/>
    <w:semiHidden/>
    <w:rsid w:val="00640AEE"/>
    <w:rPr>
      <w:rFonts w:ascii="Times New Roman" w:eastAsia="宋体" w:hAnsi="宋体" w:cs="Times New Roman"/>
      <w:bCs/>
      <w:kern w:val="0"/>
    </w:rPr>
  </w:style>
  <w:style w:type="character" w:customStyle="1" w:styleId="MyChar0">
    <w:name w:val="二级标题My Char"/>
    <w:link w:val="My0"/>
    <w:rsid w:val="00640AEE"/>
    <w:rPr>
      <w:rFonts w:ascii="黑体" w:eastAsia="黑体" w:hAnsi="黑体" w:cs="Times New Roman"/>
      <w:b/>
      <w:bCs/>
      <w:kern w:val="0"/>
    </w:rPr>
  </w:style>
  <w:style w:type="paragraph" w:customStyle="1" w:styleId="My1">
    <w:name w:val="三级标题My"/>
    <w:basedOn w:val="My0"/>
    <w:link w:val="MyChar1"/>
    <w:qFormat/>
    <w:rsid w:val="00640AEE"/>
  </w:style>
  <w:style w:type="paragraph" w:customStyle="1" w:styleId="11">
    <w:name w:val="正文1"/>
    <w:basedOn w:val="a"/>
    <w:rsid w:val="00640AEE"/>
    <w:pPr>
      <w:widowControl w:val="0"/>
      <w:spacing w:after="0" w:line="240" w:lineRule="auto"/>
      <w:ind w:firstLineChars="200" w:firstLine="420"/>
      <w:jc w:val="both"/>
    </w:pPr>
    <w:rPr>
      <w:rFonts w:hAnsi="Times New Roman"/>
      <w:bCs w:val="0"/>
      <w:kern w:val="2"/>
      <w:sz w:val="21"/>
      <w:szCs w:val="20"/>
    </w:rPr>
  </w:style>
  <w:style w:type="character" w:customStyle="1" w:styleId="MyChar1">
    <w:name w:val="三级标题My Char"/>
    <w:link w:val="My1"/>
    <w:rsid w:val="00640AEE"/>
    <w:rPr>
      <w:rFonts w:ascii="黑体" w:eastAsia="黑体" w:hAnsi="黑体" w:cs="Times New Roman"/>
      <w:b/>
      <w:bCs/>
      <w:kern w:val="0"/>
    </w:rPr>
  </w:style>
  <w:style w:type="character" w:styleId="af1">
    <w:name w:val="Hyperlink"/>
    <w:uiPriority w:val="99"/>
    <w:unhideWhenUsed/>
    <w:rsid w:val="00640AEE"/>
    <w:rPr>
      <w:color w:val="0000FF"/>
      <w:u w:val="single"/>
    </w:rPr>
  </w:style>
  <w:style w:type="paragraph" w:styleId="af2">
    <w:name w:val="List Paragraph"/>
    <w:basedOn w:val="a"/>
    <w:uiPriority w:val="34"/>
    <w:qFormat/>
    <w:rsid w:val="00640AEE"/>
    <w:pPr>
      <w:ind w:firstLineChars="200" w:firstLine="420"/>
    </w:pPr>
  </w:style>
  <w:style w:type="table" w:styleId="af3">
    <w:name w:val="Table Grid"/>
    <w:basedOn w:val="a1"/>
    <w:uiPriority w:val="59"/>
    <w:rsid w:val="00640AEE"/>
    <w:rPr>
      <w:rFonts w:ascii="Calibri" w:eastAsia="微软雅黑"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
    <w:name w:val="HTML Code"/>
    <w:uiPriority w:val="99"/>
    <w:semiHidden/>
    <w:unhideWhenUsed/>
    <w:rsid w:val="00640AEE"/>
    <w:rPr>
      <w:rFonts w:ascii="宋体" w:eastAsia="宋体" w:hAnsi="宋体" w:cs="宋体"/>
      <w:sz w:val="24"/>
      <w:szCs w:val="24"/>
    </w:rPr>
  </w:style>
  <w:style w:type="character" w:customStyle="1" w:styleId="apple-converted-space">
    <w:name w:val="apple-converted-space"/>
    <w:basedOn w:val="a0"/>
    <w:rsid w:val="00640AEE"/>
  </w:style>
  <w:style w:type="paragraph" w:styleId="af4">
    <w:name w:val="Balloon Text"/>
    <w:basedOn w:val="a"/>
    <w:link w:val="af5"/>
    <w:uiPriority w:val="99"/>
    <w:semiHidden/>
    <w:unhideWhenUsed/>
    <w:rsid w:val="00640AEE"/>
    <w:pPr>
      <w:spacing w:after="0" w:line="240" w:lineRule="auto"/>
    </w:pPr>
    <w:rPr>
      <w:sz w:val="18"/>
      <w:szCs w:val="18"/>
    </w:rPr>
  </w:style>
  <w:style w:type="character" w:customStyle="1" w:styleId="af5">
    <w:name w:val="批注框文本字符"/>
    <w:basedOn w:val="a0"/>
    <w:link w:val="af4"/>
    <w:uiPriority w:val="99"/>
    <w:semiHidden/>
    <w:rsid w:val="00640AEE"/>
    <w:rPr>
      <w:rFonts w:ascii="Times New Roman" w:eastAsia="宋体" w:hAnsi="宋体" w:cs="Times New Roman"/>
      <w:bCs/>
      <w:kern w:val="0"/>
      <w:sz w:val="18"/>
      <w:szCs w:val="18"/>
    </w:rPr>
  </w:style>
  <w:style w:type="paragraph" w:styleId="af6">
    <w:name w:val="header"/>
    <w:basedOn w:val="a"/>
    <w:link w:val="af7"/>
    <w:unhideWhenUsed/>
    <w:rsid w:val="00640AEE"/>
    <w:pPr>
      <w:pBdr>
        <w:bottom w:val="single" w:sz="6" w:space="1" w:color="auto"/>
      </w:pBdr>
      <w:tabs>
        <w:tab w:val="center" w:pos="4153"/>
        <w:tab w:val="right" w:pos="8306"/>
      </w:tabs>
      <w:snapToGrid w:val="0"/>
      <w:spacing w:line="240" w:lineRule="auto"/>
      <w:jc w:val="center"/>
    </w:pPr>
    <w:rPr>
      <w:sz w:val="18"/>
      <w:szCs w:val="18"/>
    </w:rPr>
  </w:style>
  <w:style w:type="character" w:customStyle="1" w:styleId="af7">
    <w:name w:val="页眉字符"/>
    <w:basedOn w:val="a0"/>
    <w:link w:val="af6"/>
    <w:uiPriority w:val="99"/>
    <w:rsid w:val="00640AEE"/>
    <w:rPr>
      <w:rFonts w:ascii="Times New Roman" w:eastAsia="宋体" w:hAnsi="宋体" w:cs="Times New Roman"/>
      <w:bCs/>
      <w:kern w:val="0"/>
      <w:sz w:val="18"/>
      <w:szCs w:val="18"/>
    </w:rPr>
  </w:style>
  <w:style w:type="paragraph" w:styleId="af8">
    <w:name w:val="footer"/>
    <w:basedOn w:val="a"/>
    <w:link w:val="af9"/>
    <w:unhideWhenUsed/>
    <w:rsid w:val="00640AEE"/>
    <w:pPr>
      <w:tabs>
        <w:tab w:val="center" w:pos="4153"/>
        <w:tab w:val="right" w:pos="8306"/>
      </w:tabs>
      <w:snapToGrid w:val="0"/>
      <w:spacing w:line="240" w:lineRule="auto"/>
    </w:pPr>
    <w:rPr>
      <w:sz w:val="18"/>
      <w:szCs w:val="18"/>
    </w:rPr>
  </w:style>
  <w:style w:type="character" w:customStyle="1" w:styleId="af9">
    <w:name w:val="页脚字符"/>
    <w:basedOn w:val="a0"/>
    <w:link w:val="af8"/>
    <w:rsid w:val="00640AEE"/>
    <w:rPr>
      <w:rFonts w:ascii="Times New Roman" w:eastAsia="宋体" w:hAnsi="宋体" w:cs="Times New Roman"/>
      <w:bCs/>
      <w:kern w:val="0"/>
      <w:sz w:val="18"/>
      <w:szCs w:val="18"/>
    </w:rPr>
  </w:style>
  <w:style w:type="character" w:styleId="FollowedHyperlink">
    <w:name w:val="FollowedHyperlink"/>
    <w:basedOn w:val="a0"/>
    <w:uiPriority w:val="99"/>
    <w:semiHidden/>
    <w:unhideWhenUsed/>
    <w:rsid w:val="00F12580"/>
    <w:rPr>
      <w:color w:val="954F72" w:themeColor="followedHyperlink"/>
      <w:u w:val="single"/>
    </w:rPr>
  </w:style>
  <w:style w:type="paragraph" w:styleId="12">
    <w:name w:val="toc 1"/>
    <w:basedOn w:val="a"/>
    <w:next w:val="a"/>
    <w:autoRedefine/>
    <w:uiPriority w:val="39"/>
    <w:unhideWhenUsed/>
    <w:rsid w:val="0040288E"/>
    <w:pPr>
      <w:spacing w:before="240" w:after="120"/>
    </w:pPr>
    <w:rPr>
      <w:rFonts w:eastAsia="黑体" w:hAnsi="Times New Roman"/>
      <w:szCs w:val="20"/>
    </w:rPr>
  </w:style>
  <w:style w:type="paragraph" w:styleId="TOC">
    <w:name w:val="TOC Heading"/>
    <w:basedOn w:val="1"/>
    <w:next w:val="a"/>
    <w:uiPriority w:val="39"/>
    <w:unhideWhenUsed/>
    <w:qFormat/>
    <w:rsid w:val="00F14586"/>
    <w:pPr>
      <w:spacing w:before="240" w:after="0" w:line="259" w:lineRule="auto"/>
      <w:ind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40288E"/>
    <w:pPr>
      <w:spacing w:before="120" w:after="0"/>
      <w:ind w:left="240"/>
    </w:pPr>
    <w:rPr>
      <w:rFonts w:eastAsiaTheme="majorEastAsia" w:hAnsi="Times New Roman"/>
      <w:bCs w:val="0"/>
      <w:iCs/>
      <w:szCs w:val="20"/>
    </w:rPr>
  </w:style>
  <w:style w:type="paragraph" w:styleId="31">
    <w:name w:val="toc 3"/>
    <w:basedOn w:val="a"/>
    <w:next w:val="a"/>
    <w:autoRedefine/>
    <w:uiPriority w:val="39"/>
    <w:unhideWhenUsed/>
    <w:rsid w:val="0040288E"/>
    <w:pPr>
      <w:spacing w:after="0"/>
      <w:ind w:left="480"/>
    </w:pPr>
    <w:rPr>
      <w:rFonts w:hAnsi="Times New Roman"/>
      <w:bCs w:val="0"/>
      <w:szCs w:val="20"/>
    </w:rPr>
  </w:style>
  <w:style w:type="paragraph" w:styleId="41">
    <w:name w:val="toc 4"/>
    <w:basedOn w:val="a"/>
    <w:next w:val="a"/>
    <w:autoRedefine/>
    <w:uiPriority w:val="39"/>
    <w:unhideWhenUsed/>
    <w:rsid w:val="00D61AC5"/>
    <w:pPr>
      <w:spacing w:after="0"/>
      <w:ind w:left="720"/>
    </w:pPr>
    <w:rPr>
      <w:rFonts w:asciiTheme="minorHAnsi" w:hAnsiTheme="minorHAnsi"/>
      <w:bCs w:val="0"/>
      <w:sz w:val="20"/>
      <w:szCs w:val="20"/>
    </w:rPr>
  </w:style>
  <w:style w:type="paragraph" w:styleId="51">
    <w:name w:val="toc 5"/>
    <w:basedOn w:val="a"/>
    <w:next w:val="a"/>
    <w:autoRedefine/>
    <w:uiPriority w:val="39"/>
    <w:unhideWhenUsed/>
    <w:rsid w:val="00D61AC5"/>
    <w:pPr>
      <w:spacing w:after="0"/>
      <w:ind w:left="960"/>
    </w:pPr>
    <w:rPr>
      <w:rFonts w:asciiTheme="minorHAnsi" w:hAnsiTheme="minorHAnsi"/>
      <w:bCs w:val="0"/>
      <w:sz w:val="20"/>
      <w:szCs w:val="20"/>
    </w:rPr>
  </w:style>
  <w:style w:type="paragraph" w:styleId="61">
    <w:name w:val="toc 6"/>
    <w:basedOn w:val="a"/>
    <w:next w:val="a"/>
    <w:autoRedefine/>
    <w:uiPriority w:val="39"/>
    <w:unhideWhenUsed/>
    <w:rsid w:val="00D61AC5"/>
    <w:pPr>
      <w:spacing w:after="0"/>
      <w:ind w:left="1200"/>
    </w:pPr>
    <w:rPr>
      <w:rFonts w:asciiTheme="minorHAnsi" w:hAnsiTheme="minorHAnsi"/>
      <w:bCs w:val="0"/>
      <w:sz w:val="20"/>
      <w:szCs w:val="20"/>
    </w:rPr>
  </w:style>
  <w:style w:type="paragraph" w:styleId="7">
    <w:name w:val="toc 7"/>
    <w:basedOn w:val="a"/>
    <w:next w:val="a"/>
    <w:autoRedefine/>
    <w:uiPriority w:val="39"/>
    <w:unhideWhenUsed/>
    <w:rsid w:val="00D61AC5"/>
    <w:pPr>
      <w:spacing w:after="0"/>
      <w:ind w:left="1440"/>
    </w:pPr>
    <w:rPr>
      <w:rFonts w:asciiTheme="minorHAnsi" w:hAnsiTheme="minorHAnsi"/>
      <w:bCs w:val="0"/>
      <w:sz w:val="20"/>
      <w:szCs w:val="20"/>
    </w:rPr>
  </w:style>
  <w:style w:type="paragraph" w:styleId="8">
    <w:name w:val="toc 8"/>
    <w:basedOn w:val="a"/>
    <w:next w:val="a"/>
    <w:autoRedefine/>
    <w:uiPriority w:val="39"/>
    <w:unhideWhenUsed/>
    <w:rsid w:val="00D61AC5"/>
    <w:pPr>
      <w:spacing w:after="0"/>
      <w:ind w:left="1680"/>
    </w:pPr>
    <w:rPr>
      <w:rFonts w:asciiTheme="minorHAnsi" w:hAnsiTheme="minorHAnsi"/>
      <w:bCs w:val="0"/>
      <w:sz w:val="20"/>
      <w:szCs w:val="20"/>
    </w:rPr>
  </w:style>
  <w:style w:type="paragraph" w:styleId="9">
    <w:name w:val="toc 9"/>
    <w:basedOn w:val="a"/>
    <w:next w:val="a"/>
    <w:autoRedefine/>
    <w:uiPriority w:val="39"/>
    <w:unhideWhenUsed/>
    <w:rsid w:val="00D61AC5"/>
    <w:pPr>
      <w:spacing w:after="0"/>
      <w:ind w:left="1920"/>
    </w:pPr>
    <w:rPr>
      <w:rFonts w:asciiTheme="minorHAnsi" w:hAnsiTheme="minorHAnsi"/>
      <w:bCs w:val="0"/>
      <w:sz w:val="20"/>
      <w:szCs w:val="20"/>
    </w:rPr>
  </w:style>
  <w:style w:type="paragraph" w:styleId="afa">
    <w:name w:val="Body Text"/>
    <w:aliases w:val="正文文本居中"/>
    <w:basedOn w:val="a"/>
    <w:link w:val="afb"/>
    <w:rsid w:val="000C23A4"/>
    <w:pPr>
      <w:widowControl w:val="0"/>
      <w:adjustRightInd w:val="0"/>
      <w:snapToGrid w:val="0"/>
      <w:spacing w:after="0"/>
      <w:ind w:firstLineChars="200" w:firstLine="0"/>
      <w:jc w:val="center"/>
    </w:pPr>
    <w:rPr>
      <w:rFonts w:hAnsi="Times New Roman"/>
      <w:bCs w:val="0"/>
      <w:snapToGrid w:val="0"/>
      <w:sz w:val="28"/>
      <w:szCs w:val="21"/>
    </w:rPr>
  </w:style>
  <w:style w:type="character" w:customStyle="1" w:styleId="afb">
    <w:name w:val="正文文本字符"/>
    <w:aliases w:val="正文文本居中字符"/>
    <w:basedOn w:val="a0"/>
    <w:link w:val="afa"/>
    <w:rsid w:val="000C23A4"/>
    <w:rPr>
      <w:rFonts w:ascii="Times New Roman" w:eastAsia="宋体" w:hAnsi="Times New Roman" w:cs="Times New Roman"/>
      <w:snapToGrid w:val="0"/>
      <w:kern w:val="0"/>
      <w:sz w:val="28"/>
      <w:szCs w:val="21"/>
    </w:rPr>
  </w:style>
  <w:style w:type="paragraph" w:styleId="afc">
    <w:name w:val="Normal Indent"/>
    <w:basedOn w:val="a"/>
    <w:rsid w:val="000C23A4"/>
    <w:pPr>
      <w:widowControl w:val="0"/>
      <w:numPr>
        <w:ilvl w:val="12"/>
      </w:numPr>
      <w:adjustRightInd w:val="0"/>
      <w:snapToGrid w:val="0"/>
      <w:spacing w:before="60" w:after="60" w:line="240" w:lineRule="auto"/>
      <w:ind w:firstLineChars="200" w:firstLine="420"/>
      <w:jc w:val="both"/>
    </w:pPr>
    <w:rPr>
      <w:rFonts w:hAnsi="Times New Roman"/>
      <w:bCs w:val="0"/>
      <w:snapToGrid w:val="0"/>
      <w:sz w:val="28"/>
      <w:szCs w:val="21"/>
    </w:rPr>
  </w:style>
  <w:style w:type="paragraph" w:styleId="22">
    <w:name w:val="Body Text Indent 2"/>
    <w:basedOn w:val="a"/>
    <w:link w:val="23"/>
    <w:rsid w:val="000C23A4"/>
    <w:pPr>
      <w:widowControl w:val="0"/>
      <w:adjustRightInd w:val="0"/>
      <w:snapToGrid w:val="0"/>
      <w:spacing w:after="120" w:line="480" w:lineRule="auto"/>
      <w:ind w:leftChars="200" w:left="420" w:firstLineChars="200" w:firstLine="200"/>
      <w:jc w:val="both"/>
    </w:pPr>
    <w:rPr>
      <w:rFonts w:hAnsi="Times New Roman"/>
      <w:bCs w:val="0"/>
      <w:snapToGrid w:val="0"/>
      <w:szCs w:val="21"/>
    </w:rPr>
  </w:style>
  <w:style w:type="character" w:customStyle="1" w:styleId="23">
    <w:name w:val="正文文本缩进 2字符"/>
    <w:basedOn w:val="a0"/>
    <w:link w:val="22"/>
    <w:rsid w:val="000C23A4"/>
    <w:rPr>
      <w:rFonts w:ascii="Times New Roman" w:eastAsia="宋体" w:hAnsi="Times New Roman" w:cs="Times New Roman"/>
      <w:snapToGrid w:val="0"/>
      <w:kern w:val="0"/>
      <w:szCs w:val="21"/>
    </w:rPr>
  </w:style>
  <w:style w:type="character" w:styleId="afd">
    <w:name w:val="page number"/>
    <w:basedOn w:val="a0"/>
    <w:rsid w:val="000C23A4"/>
  </w:style>
  <w:style w:type="character" w:styleId="afe">
    <w:name w:val="annotation reference"/>
    <w:basedOn w:val="a0"/>
    <w:uiPriority w:val="99"/>
    <w:semiHidden/>
    <w:unhideWhenUsed/>
    <w:rsid w:val="00082629"/>
    <w:rPr>
      <w:sz w:val="21"/>
      <w:szCs w:val="21"/>
    </w:rPr>
  </w:style>
  <w:style w:type="paragraph" w:styleId="aff">
    <w:name w:val="annotation text"/>
    <w:basedOn w:val="a"/>
    <w:link w:val="aff0"/>
    <w:uiPriority w:val="99"/>
    <w:semiHidden/>
    <w:unhideWhenUsed/>
    <w:rsid w:val="00082629"/>
  </w:style>
  <w:style w:type="character" w:customStyle="1" w:styleId="aff0">
    <w:name w:val="注释文本字符"/>
    <w:basedOn w:val="a0"/>
    <w:link w:val="aff"/>
    <w:uiPriority w:val="99"/>
    <w:semiHidden/>
    <w:rsid w:val="00082629"/>
    <w:rPr>
      <w:rFonts w:ascii="Times New Roman" w:eastAsia="宋体" w:hAnsi="宋体" w:cs="Times New Roman"/>
      <w:bCs/>
      <w:kern w:val="0"/>
    </w:rPr>
  </w:style>
  <w:style w:type="paragraph" w:styleId="aff1">
    <w:name w:val="annotation subject"/>
    <w:basedOn w:val="aff"/>
    <w:next w:val="aff"/>
    <w:link w:val="aff2"/>
    <w:uiPriority w:val="99"/>
    <w:semiHidden/>
    <w:unhideWhenUsed/>
    <w:rsid w:val="00082629"/>
    <w:rPr>
      <w:b/>
    </w:rPr>
  </w:style>
  <w:style w:type="character" w:customStyle="1" w:styleId="aff2">
    <w:name w:val="批注主题字符"/>
    <w:basedOn w:val="aff0"/>
    <w:link w:val="aff1"/>
    <w:uiPriority w:val="99"/>
    <w:semiHidden/>
    <w:rsid w:val="00082629"/>
    <w:rPr>
      <w:rFonts w:ascii="Times New Roman" w:eastAsia="宋体" w:hAnsi="宋体" w:cs="Times New Roman"/>
      <w:b/>
      <w:bCs/>
      <w:kern w:val="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0AEE"/>
    <w:pPr>
      <w:spacing w:after="200" w:line="300" w:lineRule="auto"/>
      <w:ind w:firstLine="425"/>
    </w:pPr>
    <w:rPr>
      <w:rFonts w:ascii="Times New Roman" w:eastAsia="宋体" w:hAnsi="宋体" w:cs="Times New Roman"/>
      <w:bCs/>
      <w:kern w:val="0"/>
    </w:rPr>
  </w:style>
  <w:style w:type="paragraph" w:styleId="1">
    <w:name w:val="heading 1"/>
    <w:basedOn w:val="a"/>
    <w:next w:val="a"/>
    <w:link w:val="10"/>
    <w:uiPriority w:val="9"/>
    <w:qFormat/>
    <w:rsid w:val="00640AEE"/>
    <w:pPr>
      <w:keepNext/>
      <w:keepLines/>
      <w:spacing w:before="340" w:after="330" w:line="578" w:lineRule="auto"/>
      <w:outlineLvl w:val="0"/>
    </w:pPr>
    <w:rPr>
      <w:b/>
      <w:kern w:val="44"/>
      <w:sz w:val="44"/>
      <w:szCs w:val="44"/>
    </w:rPr>
  </w:style>
  <w:style w:type="paragraph" w:styleId="2">
    <w:name w:val="heading 2"/>
    <w:basedOn w:val="a"/>
    <w:next w:val="a"/>
    <w:link w:val="20"/>
    <w:uiPriority w:val="9"/>
    <w:unhideWhenUsed/>
    <w:qFormat/>
    <w:rsid w:val="00640AEE"/>
    <w:pPr>
      <w:keepNext/>
      <w:keepLines/>
      <w:spacing w:before="260" w:after="260" w:line="416" w:lineRule="auto"/>
      <w:outlineLvl w:val="1"/>
    </w:pPr>
    <w:rPr>
      <w:rFonts w:ascii="Cambria" w:hAnsi="Cambria"/>
      <w:b/>
      <w:sz w:val="32"/>
      <w:szCs w:val="32"/>
    </w:rPr>
  </w:style>
  <w:style w:type="paragraph" w:styleId="3">
    <w:name w:val="heading 3"/>
    <w:basedOn w:val="a"/>
    <w:next w:val="a"/>
    <w:link w:val="30"/>
    <w:uiPriority w:val="9"/>
    <w:unhideWhenUsed/>
    <w:qFormat/>
    <w:rsid w:val="00640AEE"/>
    <w:pPr>
      <w:keepNext/>
      <w:keepLines/>
      <w:spacing w:before="260" w:after="260" w:line="416" w:lineRule="auto"/>
      <w:outlineLvl w:val="2"/>
    </w:pPr>
    <w:rPr>
      <w:b/>
      <w:sz w:val="32"/>
      <w:szCs w:val="32"/>
    </w:rPr>
  </w:style>
  <w:style w:type="paragraph" w:styleId="4">
    <w:name w:val="heading 4"/>
    <w:basedOn w:val="a"/>
    <w:next w:val="a"/>
    <w:link w:val="40"/>
    <w:uiPriority w:val="9"/>
    <w:unhideWhenUsed/>
    <w:qFormat/>
    <w:rsid w:val="00640AEE"/>
    <w:pPr>
      <w:keepNext/>
      <w:keepLines/>
      <w:spacing w:before="280" w:after="290" w:line="376" w:lineRule="auto"/>
      <w:outlineLvl w:val="3"/>
    </w:pPr>
    <w:rPr>
      <w:rFonts w:ascii="Cambria" w:hAnsi="Cambria"/>
      <w:b/>
      <w:sz w:val="28"/>
      <w:szCs w:val="28"/>
    </w:rPr>
  </w:style>
  <w:style w:type="paragraph" w:styleId="5">
    <w:name w:val="heading 5"/>
    <w:basedOn w:val="a"/>
    <w:next w:val="a"/>
    <w:link w:val="50"/>
    <w:uiPriority w:val="9"/>
    <w:unhideWhenUsed/>
    <w:qFormat/>
    <w:rsid w:val="00640AEE"/>
    <w:pPr>
      <w:keepNext/>
      <w:keepLines/>
      <w:spacing w:before="280" w:after="290" w:line="376" w:lineRule="auto"/>
      <w:outlineLvl w:val="4"/>
    </w:pPr>
    <w:rPr>
      <w:b/>
      <w:sz w:val="28"/>
      <w:szCs w:val="28"/>
    </w:rPr>
  </w:style>
  <w:style w:type="paragraph" w:styleId="6">
    <w:name w:val="heading 6"/>
    <w:basedOn w:val="a"/>
    <w:next w:val="a"/>
    <w:link w:val="60"/>
    <w:uiPriority w:val="9"/>
    <w:unhideWhenUsed/>
    <w:qFormat/>
    <w:rsid w:val="00640AEE"/>
    <w:pPr>
      <w:keepNext/>
      <w:keepLines/>
      <w:spacing w:before="240" w:after="64" w:line="320" w:lineRule="auto"/>
      <w:outlineLvl w:val="5"/>
    </w:pPr>
    <w:rPr>
      <w:rFonts w:ascii="Cambria" w:hAnsi="Cambr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640AEE"/>
    <w:rPr>
      <w:rFonts w:ascii="Times New Roman" w:eastAsia="宋体" w:hAnsi="宋体" w:cs="Times New Roman"/>
      <w:b/>
      <w:bCs/>
      <w:kern w:val="44"/>
      <w:sz w:val="44"/>
      <w:szCs w:val="44"/>
    </w:rPr>
  </w:style>
  <w:style w:type="character" w:customStyle="1" w:styleId="20">
    <w:name w:val="标题 2字符"/>
    <w:basedOn w:val="a0"/>
    <w:link w:val="2"/>
    <w:uiPriority w:val="9"/>
    <w:rsid w:val="00640AEE"/>
    <w:rPr>
      <w:rFonts w:ascii="Cambria" w:eastAsia="宋体" w:hAnsi="Cambria" w:cs="Times New Roman"/>
      <w:b/>
      <w:bCs/>
      <w:kern w:val="0"/>
      <w:sz w:val="32"/>
      <w:szCs w:val="32"/>
    </w:rPr>
  </w:style>
  <w:style w:type="character" w:customStyle="1" w:styleId="30">
    <w:name w:val="标题 3字符"/>
    <w:basedOn w:val="a0"/>
    <w:link w:val="3"/>
    <w:uiPriority w:val="9"/>
    <w:rsid w:val="00640AEE"/>
    <w:rPr>
      <w:rFonts w:ascii="Times New Roman" w:eastAsia="宋体" w:hAnsi="宋体" w:cs="Times New Roman"/>
      <w:b/>
      <w:bCs/>
      <w:kern w:val="0"/>
      <w:sz w:val="32"/>
      <w:szCs w:val="32"/>
    </w:rPr>
  </w:style>
  <w:style w:type="character" w:customStyle="1" w:styleId="40">
    <w:name w:val="标题 4字符"/>
    <w:basedOn w:val="a0"/>
    <w:link w:val="4"/>
    <w:uiPriority w:val="9"/>
    <w:rsid w:val="00640AEE"/>
    <w:rPr>
      <w:rFonts w:ascii="Cambria" w:eastAsia="宋体" w:hAnsi="Cambria" w:cs="Times New Roman"/>
      <w:b/>
      <w:bCs/>
      <w:kern w:val="0"/>
      <w:sz w:val="28"/>
      <w:szCs w:val="28"/>
    </w:rPr>
  </w:style>
  <w:style w:type="character" w:customStyle="1" w:styleId="50">
    <w:name w:val="标题 5字符"/>
    <w:basedOn w:val="a0"/>
    <w:link w:val="5"/>
    <w:uiPriority w:val="9"/>
    <w:rsid w:val="00640AEE"/>
    <w:rPr>
      <w:rFonts w:ascii="Times New Roman" w:eastAsia="宋体" w:hAnsi="宋体" w:cs="Times New Roman"/>
      <w:b/>
      <w:bCs/>
      <w:kern w:val="0"/>
      <w:sz w:val="28"/>
      <w:szCs w:val="28"/>
    </w:rPr>
  </w:style>
  <w:style w:type="character" w:customStyle="1" w:styleId="60">
    <w:name w:val="标题 6字符"/>
    <w:basedOn w:val="a0"/>
    <w:link w:val="6"/>
    <w:uiPriority w:val="9"/>
    <w:rsid w:val="00640AEE"/>
    <w:rPr>
      <w:rFonts w:ascii="Cambria" w:eastAsia="宋体" w:hAnsi="Cambria" w:cs="Times New Roman"/>
      <w:b/>
      <w:bCs/>
      <w:kern w:val="0"/>
    </w:rPr>
  </w:style>
  <w:style w:type="paragraph" w:styleId="a3">
    <w:name w:val="Title"/>
    <w:basedOn w:val="a"/>
    <w:next w:val="a"/>
    <w:link w:val="a4"/>
    <w:uiPriority w:val="10"/>
    <w:qFormat/>
    <w:rsid w:val="00640AEE"/>
    <w:pPr>
      <w:spacing w:before="240" w:after="60"/>
      <w:jc w:val="center"/>
      <w:outlineLvl w:val="0"/>
    </w:pPr>
    <w:rPr>
      <w:rFonts w:ascii="Cambria" w:hAnsi="Cambria"/>
      <w:b/>
      <w:sz w:val="32"/>
      <w:szCs w:val="32"/>
    </w:rPr>
  </w:style>
  <w:style w:type="character" w:customStyle="1" w:styleId="a4">
    <w:name w:val="标题字符"/>
    <w:basedOn w:val="a0"/>
    <w:link w:val="a3"/>
    <w:uiPriority w:val="10"/>
    <w:rsid w:val="00640AEE"/>
    <w:rPr>
      <w:rFonts w:ascii="Cambria" w:eastAsia="宋体" w:hAnsi="Cambria" w:cs="Times New Roman"/>
      <w:b/>
      <w:bCs/>
      <w:kern w:val="0"/>
      <w:sz w:val="32"/>
      <w:szCs w:val="32"/>
    </w:rPr>
  </w:style>
  <w:style w:type="paragraph" w:customStyle="1" w:styleId="a5">
    <w:name w:val="一级标题"/>
    <w:basedOn w:val="a3"/>
    <w:link w:val="Char"/>
    <w:qFormat/>
    <w:rsid w:val="00640AEE"/>
    <w:rPr>
      <w:rFonts w:ascii="黑体" w:eastAsia="黑体" w:hAnsi="黑体"/>
    </w:rPr>
  </w:style>
  <w:style w:type="paragraph" w:customStyle="1" w:styleId="a6">
    <w:name w:val="中文题目"/>
    <w:basedOn w:val="a5"/>
    <w:link w:val="Char0"/>
    <w:qFormat/>
    <w:rsid w:val="00640AEE"/>
  </w:style>
  <w:style w:type="character" w:customStyle="1" w:styleId="Char">
    <w:name w:val="一级标题 Char"/>
    <w:link w:val="a5"/>
    <w:rsid w:val="00640AEE"/>
    <w:rPr>
      <w:rFonts w:ascii="黑体" w:eastAsia="黑体" w:hAnsi="黑体" w:cs="Times New Roman"/>
      <w:b/>
      <w:bCs/>
      <w:kern w:val="0"/>
      <w:sz w:val="32"/>
      <w:szCs w:val="32"/>
    </w:rPr>
  </w:style>
  <w:style w:type="paragraph" w:customStyle="1" w:styleId="a7">
    <w:name w:val="摘要正文"/>
    <w:basedOn w:val="a6"/>
    <w:link w:val="Char1"/>
    <w:qFormat/>
    <w:rsid w:val="00640AEE"/>
    <w:pPr>
      <w:ind w:firstLineChars="236" w:firstLine="566"/>
      <w:jc w:val="left"/>
    </w:pPr>
    <w:rPr>
      <w:rFonts w:ascii="宋体" w:eastAsia="宋体" w:hAnsi="宋体"/>
      <w:b w:val="0"/>
      <w:sz w:val="24"/>
      <w:szCs w:val="24"/>
    </w:rPr>
  </w:style>
  <w:style w:type="character" w:customStyle="1" w:styleId="Char0">
    <w:name w:val="中文题目 Char"/>
    <w:link w:val="a6"/>
    <w:rsid w:val="00640AEE"/>
    <w:rPr>
      <w:rFonts w:ascii="黑体" w:eastAsia="黑体" w:hAnsi="黑体" w:cs="Times New Roman"/>
      <w:b/>
      <w:bCs/>
      <w:kern w:val="0"/>
      <w:sz w:val="32"/>
      <w:szCs w:val="32"/>
    </w:rPr>
  </w:style>
  <w:style w:type="paragraph" w:customStyle="1" w:styleId="a8">
    <w:name w:val="摘要标题"/>
    <w:basedOn w:val="a6"/>
    <w:link w:val="Char2"/>
    <w:qFormat/>
    <w:rsid w:val="00640AEE"/>
    <w:rPr>
      <w:b w:val="0"/>
    </w:rPr>
  </w:style>
  <w:style w:type="character" w:customStyle="1" w:styleId="Char1">
    <w:name w:val="摘要正文 Char"/>
    <w:link w:val="a7"/>
    <w:rsid w:val="00640AEE"/>
    <w:rPr>
      <w:rFonts w:ascii="宋体" w:eastAsia="宋体" w:hAnsi="宋体" w:cs="Times New Roman"/>
      <w:bCs/>
      <w:kern w:val="0"/>
    </w:rPr>
  </w:style>
  <w:style w:type="paragraph" w:customStyle="1" w:styleId="a9">
    <w:name w:val="关键词"/>
    <w:basedOn w:val="a7"/>
    <w:link w:val="Char3"/>
    <w:qFormat/>
    <w:rsid w:val="00640AEE"/>
    <w:pPr>
      <w:ind w:firstLineChars="0" w:firstLine="0"/>
    </w:pPr>
    <w:rPr>
      <w:rFonts w:ascii="黑体" w:eastAsia="黑体" w:hAnsi="黑体"/>
      <w:sz w:val="28"/>
      <w:szCs w:val="28"/>
    </w:rPr>
  </w:style>
  <w:style w:type="character" w:customStyle="1" w:styleId="Char2">
    <w:name w:val="摘要标题 Char"/>
    <w:link w:val="a8"/>
    <w:rsid w:val="00640AEE"/>
    <w:rPr>
      <w:rFonts w:ascii="黑体" w:eastAsia="黑体" w:hAnsi="黑体" w:cs="Times New Roman"/>
      <w:bCs/>
      <w:kern w:val="0"/>
      <w:sz w:val="32"/>
      <w:szCs w:val="32"/>
    </w:rPr>
  </w:style>
  <w:style w:type="paragraph" w:customStyle="1" w:styleId="123">
    <w:name w:val="关键词123"/>
    <w:basedOn w:val="a9"/>
    <w:link w:val="123Char"/>
    <w:qFormat/>
    <w:rsid w:val="00640AEE"/>
    <w:rPr>
      <w:rFonts w:ascii="宋体" w:eastAsia="宋体" w:hAnsi="宋体"/>
    </w:rPr>
  </w:style>
  <w:style w:type="character" w:customStyle="1" w:styleId="Char3">
    <w:name w:val="关键词 Char"/>
    <w:link w:val="a9"/>
    <w:rsid w:val="00640AEE"/>
    <w:rPr>
      <w:rFonts w:ascii="黑体" w:eastAsia="黑体" w:hAnsi="黑体" w:cs="Times New Roman"/>
      <w:bCs/>
      <w:kern w:val="0"/>
      <w:sz w:val="28"/>
      <w:szCs w:val="28"/>
    </w:rPr>
  </w:style>
  <w:style w:type="paragraph" w:customStyle="1" w:styleId="aa">
    <w:name w:val="英文题目"/>
    <w:basedOn w:val="a"/>
    <w:link w:val="Char4"/>
    <w:qFormat/>
    <w:rsid w:val="00640AEE"/>
    <w:pPr>
      <w:jc w:val="center"/>
    </w:pPr>
    <w:rPr>
      <w:rFonts w:hAnsi="Times New Roman"/>
      <w:b/>
      <w:sz w:val="32"/>
      <w:szCs w:val="32"/>
    </w:rPr>
  </w:style>
  <w:style w:type="character" w:customStyle="1" w:styleId="123Char">
    <w:name w:val="关键词123 Char"/>
    <w:link w:val="123"/>
    <w:rsid w:val="00640AEE"/>
    <w:rPr>
      <w:rFonts w:ascii="宋体" w:eastAsia="宋体" w:hAnsi="宋体" w:cs="Times New Roman"/>
      <w:bCs/>
      <w:kern w:val="0"/>
      <w:sz w:val="28"/>
      <w:szCs w:val="28"/>
    </w:rPr>
  </w:style>
  <w:style w:type="paragraph" w:customStyle="1" w:styleId="ab">
    <w:name w:val="英文摘要"/>
    <w:basedOn w:val="a"/>
    <w:link w:val="Char5"/>
    <w:qFormat/>
    <w:rsid w:val="00640AEE"/>
    <w:pPr>
      <w:ind w:rightChars="12" w:right="26" w:firstLine="549"/>
      <w:jc w:val="center"/>
      <w:outlineLvl w:val="0"/>
    </w:pPr>
    <w:rPr>
      <w:rFonts w:hAnsi="Times New Roman"/>
      <w:b/>
      <w:sz w:val="32"/>
      <w:szCs w:val="32"/>
    </w:rPr>
  </w:style>
  <w:style w:type="character" w:customStyle="1" w:styleId="Char4">
    <w:name w:val="英文题目 Char"/>
    <w:link w:val="aa"/>
    <w:rsid w:val="00640AEE"/>
    <w:rPr>
      <w:rFonts w:ascii="Times New Roman" w:eastAsia="宋体" w:hAnsi="Times New Roman" w:cs="Times New Roman"/>
      <w:b/>
      <w:bCs/>
      <w:kern w:val="0"/>
      <w:sz w:val="32"/>
      <w:szCs w:val="32"/>
    </w:rPr>
  </w:style>
  <w:style w:type="paragraph" w:customStyle="1" w:styleId="ac">
    <w:name w:val="英文摘要正文"/>
    <w:basedOn w:val="ab"/>
    <w:link w:val="Char6"/>
    <w:qFormat/>
    <w:rsid w:val="00640AEE"/>
    <w:pPr>
      <w:ind w:firstLine="426"/>
      <w:jc w:val="left"/>
    </w:pPr>
    <w:rPr>
      <w:b w:val="0"/>
      <w:sz w:val="24"/>
    </w:rPr>
  </w:style>
  <w:style w:type="character" w:customStyle="1" w:styleId="Char5">
    <w:name w:val="英文摘要 Char"/>
    <w:link w:val="ab"/>
    <w:rsid w:val="00640AEE"/>
    <w:rPr>
      <w:rFonts w:ascii="Times New Roman" w:eastAsia="宋体" w:hAnsi="Times New Roman" w:cs="Times New Roman"/>
      <w:b/>
      <w:bCs/>
      <w:kern w:val="0"/>
      <w:sz w:val="32"/>
      <w:szCs w:val="32"/>
    </w:rPr>
  </w:style>
  <w:style w:type="character" w:customStyle="1" w:styleId="Char6">
    <w:name w:val="英文摘要正文 Char"/>
    <w:link w:val="ac"/>
    <w:rsid w:val="00640AEE"/>
    <w:rPr>
      <w:rFonts w:ascii="Times New Roman" w:eastAsia="宋体" w:hAnsi="Times New Roman" w:cs="Times New Roman"/>
      <w:bCs/>
      <w:kern w:val="0"/>
      <w:szCs w:val="32"/>
    </w:rPr>
  </w:style>
  <w:style w:type="paragraph" w:styleId="ad">
    <w:name w:val="Document Map"/>
    <w:basedOn w:val="a"/>
    <w:link w:val="ae"/>
    <w:uiPriority w:val="99"/>
    <w:semiHidden/>
    <w:unhideWhenUsed/>
    <w:rsid w:val="00640AEE"/>
    <w:rPr>
      <w:rFonts w:ascii="宋体"/>
      <w:sz w:val="18"/>
      <w:szCs w:val="18"/>
    </w:rPr>
  </w:style>
  <w:style w:type="character" w:customStyle="1" w:styleId="ae">
    <w:name w:val="文档结构图 字符"/>
    <w:basedOn w:val="a0"/>
    <w:link w:val="ad"/>
    <w:uiPriority w:val="99"/>
    <w:semiHidden/>
    <w:rsid w:val="00640AEE"/>
    <w:rPr>
      <w:rFonts w:ascii="宋体" w:eastAsia="宋体" w:hAnsi="宋体" w:cs="Times New Roman"/>
      <w:bCs/>
      <w:kern w:val="0"/>
      <w:sz w:val="18"/>
      <w:szCs w:val="18"/>
    </w:rPr>
  </w:style>
  <w:style w:type="paragraph" w:customStyle="1" w:styleId="keywords">
    <w:name w:val="keywords"/>
    <w:basedOn w:val="a"/>
    <w:link w:val="keywordsChar"/>
    <w:qFormat/>
    <w:rsid w:val="00640AEE"/>
    <w:pPr>
      <w:ind w:left="1521" w:rightChars="12" w:right="26" w:hangingChars="541" w:hanging="1521"/>
    </w:pPr>
    <w:rPr>
      <w:rFonts w:eastAsia="黑体" w:hAnsi="Times New Roman"/>
      <w:b/>
      <w:snapToGrid w:val="0"/>
      <w:sz w:val="28"/>
      <w:szCs w:val="28"/>
    </w:rPr>
  </w:style>
  <w:style w:type="paragraph" w:customStyle="1" w:styleId="keywords123">
    <w:name w:val="keywords123"/>
    <w:basedOn w:val="a"/>
    <w:link w:val="keywords123Char"/>
    <w:qFormat/>
    <w:rsid w:val="00640AEE"/>
    <w:pPr>
      <w:ind w:left="1521" w:rightChars="12" w:right="26" w:hangingChars="541" w:hanging="1521"/>
    </w:pPr>
    <w:rPr>
      <w:rFonts w:eastAsia="黑体" w:hAnsi="Times New Roman"/>
      <w:bCs w:val="0"/>
      <w:snapToGrid w:val="0"/>
      <w:sz w:val="28"/>
      <w:szCs w:val="28"/>
    </w:rPr>
  </w:style>
  <w:style w:type="character" w:customStyle="1" w:styleId="keywordsChar">
    <w:name w:val="keywords Char"/>
    <w:link w:val="keywords"/>
    <w:rsid w:val="00640AEE"/>
    <w:rPr>
      <w:rFonts w:ascii="Times New Roman" w:eastAsia="黑体" w:hAnsi="Times New Roman" w:cs="Times New Roman"/>
      <w:b/>
      <w:bCs/>
      <w:snapToGrid w:val="0"/>
      <w:kern w:val="0"/>
      <w:sz w:val="28"/>
      <w:szCs w:val="28"/>
    </w:rPr>
  </w:style>
  <w:style w:type="paragraph" w:customStyle="1" w:styleId="My">
    <w:name w:val="正文My"/>
    <w:basedOn w:val="a"/>
    <w:link w:val="MyChar"/>
    <w:qFormat/>
    <w:rsid w:val="00640AEE"/>
  </w:style>
  <w:style w:type="character" w:customStyle="1" w:styleId="keywords123Char">
    <w:name w:val="keywords123 Char"/>
    <w:link w:val="keywords123"/>
    <w:rsid w:val="00640AEE"/>
    <w:rPr>
      <w:rFonts w:ascii="Times New Roman" w:eastAsia="黑体" w:hAnsi="Times New Roman" w:cs="Times New Roman"/>
      <w:snapToGrid w:val="0"/>
      <w:kern w:val="0"/>
      <w:sz w:val="28"/>
      <w:szCs w:val="28"/>
    </w:rPr>
  </w:style>
  <w:style w:type="paragraph" w:customStyle="1" w:styleId="My0">
    <w:name w:val="二级标题My"/>
    <w:basedOn w:val="a"/>
    <w:link w:val="MyChar0"/>
    <w:qFormat/>
    <w:rsid w:val="00640AEE"/>
    <w:pPr>
      <w:ind w:firstLine="0"/>
    </w:pPr>
    <w:rPr>
      <w:rFonts w:ascii="黑体" w:eastAsia="黑体" w:hAnsi="黑体"/>
      <w:b/>
    </w:rPr>
  </w:style>
  <w:style w:type="character" w:customStyle="1" w:styleId="MyChar">
    <w:name w:val="正文My Char"/>
    <w:link w:val="My"/>
    <w:rsid w:val="00640AEE"/>
    <w:rPr>
      <w:rFonts w:ascii="Times New Roman" w:eastAsia="宋体" w:hAnsi="宋体" w:cs="Times New Roman"/>
      <w:bCs/>
      <w:kern w:val="0"/>
    </w:rPr>
  </w:style>
  <w:style w:type="paragraph" w:styleId="af">
    <w:name w:val="Date"/>
    <w:basedOn w:val="a"/>
    <w:next w:val="a"/>
    <w:link w:val="af0"/>
    <w:uiPriority w:val="99"/>
    <w:semiHidden/>
    <w:unhideWhenUsed/>
    <w:rsid w:val="00640AEE"/>
    <w:pPr>
      <w:ind w:leftChars="2500" w:left="100"/>
    </w:pPr>
  </w:style>
  <w:style w:type="character" w:customStyle="1" w:styleId="af0">
    <w:name w:val="日期字符"/>
    <w:basedOn w:val="a0"/>
    <w:link w:val="af"/>
    <w:uiPriority w:val="99"/>
    <w:semiHidden/>
    <w:rsid w:val="00640AEE"/>
    <w:rPr>
      <w:rFonts w:ascii="Times New Roman" w:eastAsia="宋体" w:hAnsi="宋体" w:cs="Times New Roman"/>
      <w:bCs/>
      <w:kern w:val="0"/>
    </w:rPr>
  </w:style>
  <w:style w:type="character" w:customStyle="1" w:styleId="MyChar0">
    <w:name w:val="二级标题My Char"/>
    <w:link w:val="My0"/>
    <w:rsid w:val="00640AEE"/>
    <w:rPr>
      <w:rFonts w:ascii="黑体" w:eastAsia="黑体" w:hAnsi="黑体" w:cs="Times New Roman"/>
      <w:b/>
      <w:bCs/>
      <w:kern w:val="0"/>
    </w:rPr>
  </w:style>
  <w:style w:type="paragraph" w:customStyle="1" w:styleId="My1">
    <w:name w:val="三级标题My"/>
    <w:basedOn w:val="My0"/>
    <w:link w:val="MyChar1"/>
    <w:qFormat/>
    <w:rsid w:val="00640AEE"/>
  </w:style>
  <w:style w:type="paragraph" w:customStyle="1" w:styleId="11">
    <w:name w:val="正文1"/>
    <w:basedOn w:val="a"/>
    <w:rsid w:val="00640AEE"/>
    <w:pPr>
      <w:widowControl w:val="0"/>
      <w:spacing w:after="0" w:line="240" w:lineRule="auto"/>
      <w:ind w:firstLineChars="200" w:firstLine="420"/>
      <w:jc w:val="both"/>
    </w:pPr>
    <w:rPr>
      <w:rFonts w:hAnsi="Times New Roman"/>
      <w:bCs w:val="0"/>
      <w:kern w:val="2"/>
      <w:sz w:val="21"/>
      <w:szCs w:val="20"/>
    </w:rPr>
  </w:style>
  <w:style w:type="character" w:customStyle="1" w:styleId="MyChar1">
    <w:name w:val="三级标题My Char"/>
    <w:link w:val="My1"/>
    <w:rsid w:val="00640AEE"/>
    <w:rPr>
      <w:rFonts w:ascii="黑体" w:eastAsia="黑体" w:hAnsi="黑体" w:cs="Times New Roman"/>
      <w:b/>
      <w:bCs/>
      <w:kern w:val="0"/>
    </w:rPr>
  </w:style>
  <w:style w:type="character" w:styleId="af1">
    <w:name w:val="Hyperlink"/>
    <w:uiPriority w:val="99"/>
    <w:unhideWhenUsed/>
    <w:rsid w:val="00640AEE"/>
    <w:rPr>
      <w:color w:val="0000FF"/>
      <w:u w:val="single"/>
    </w:rPr>
  </w:style>
  <w:style w:type="paragraph" w:styleId="af2">
    <w:name w:val="List Paragraph"/>
    <w:basedOn w:val="a"/>
    <w:uiPriority w:val="34"/>
    <w:qFormat/>
    <w:rsid w:val="00640AEE"/>
    <w:pPr>
      <w:ind w:firstLineChars="200" w:firstLine="420"/>
    </w:pPr>
  </w:style>
  <w:style w:type="table" w:styleId="af3">
    <w:name w:val="Table Grid"/>
    <w:basedOn w:val="a1"/>
    <w:uiPriority w:val="59"/>
    <w:rsid w:val="00640AEE"/>
    <w:rPr>
      <w:rFonts w:ascii="Calibri" w:eastAsia="微软雅黑"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
    <w:name w:val="HTML Code"/>
    <w:uiPriority w:val="99"/>
    <w:semiHidden/>
    <w:unhideWhenUsed/>
    <w:rsid w:val="00640AEE"/>
    <w:rPr>
      <w:rFonts w:ascii="宋体" w:eastAsia="宋体" w:hAnsi="宋体" w:cs="宋体"/>
      <w:sz w:val="24"/>
      <w:szCs w:val="24"/>
    </w:rPr>
  </w:style>
  <w:style w:type="character" w:customStyle="1" w:styleId="apple-converted-space">
    <w:name w:val="apple-converted-space"/>
    <w:basedOn w:val="a0"/>
    <w:rsid w:val="00640AEE"/>
  </w:style>
  <w:style w:type="paragraph" w:styleId="af4">
    <w:name w:val="Balloon Text"/>
    <w:basedOn w:val="a"/>
    <w:link w:val="af5"/>
    <w:uiPriority w:val="99"/>
    <w:semiHidden/>
    <w:unhideWhenUsed/>
    <w:rsid w:val="00640AEE"/>
    <w:pPr>
      <w:spacing w:after="0" w:line="240" w:lineRule="auto"/>
    </w:pPr>
    <w:rPr>
      <w:sz w:val="18"/>
      <w:szCs w:val="18"/>
    </w:rPr>
  </w:style>
  <w:style w:type="character" w:customStyle="1" w:styleId="af5">
    <w:name w:val="批注框文本字符"/>
    <w:basedOn w:val="a0"/>
    <w:link w:val="af4"/>
    <w:uiPriority w:val="99"/>
    <w:semiHidden/>
    <w:rsid w:val="00640AEE"/>
    <w:rPr>
      <w:rFonts w:ascii="Times New Roman" w:eastAsia="宋体" w:hAnsi="宋体" w:cs="Times New Roman"/>
      <w:bCs/>
      <w:kern w:val="0"/>
      <w:sz w:val="18"/>
      <w:szCs w:val="18"/>
    </w:rPr>
  </w:style>
  <w:style w:type="paragraph" w:styleId="af6">
    <w:name w:val="header"/>
    <w:basedOn w:val="a"/>
    <w:link w:val="af7"/>
    <w:unhideWhenUsed/>
    <w:rsid w:val="00640AEE"/>
    <w:pPr>
      <w:pBdr>
        <w:bottom w:val="single" w:sz="6" w:space="1" w:color="auto"/>
      </w:pBdr>
      <w:tabs>
        <w:tab w:val="center" w:pos="4153"/>
        <w:tab w:val="right" w:pos="8306"/>
      </w:tabs>
      <w:snapToGrid w:val="0"/>
      <w:spacing w:line="240" w:lineRule="auto"/>
      <w:jc w:val="center"/>
    </w:pPr>
    <w:rPr>
      <w:sz w:val="18"/>
      <w:szCs w:val="18"/>
    </w:rPr>
  </w:style>
  <w:style w:type="character" w:customStyle="1" w:styleId="af7">
    <w:name w:val="页眉字符"/>
    <w:basedOn w:val="a0"/>
    <w:link w:val="af6"/>
    <w:uiPriority w:val="99"/>
    <w:rsid w:val="00640AEE"/>
    <w:rPr>
      <w:rFonts w:ascii="Times New Roman" w:eastAsia="宋体" w:hAnsi="宋体" w:cs="Times New Roman"/>
      <w:bCs/>
      <w:kern w:val="0"/>
      <w:sz w:val="18"/>
      <w:szCs w:val="18"/>
    </w:rPr>
  </w:style>
  <w:style w:type="paragraph" w:styleId="af8">
    <w:name w:val="footer"/>
    <w:basedOn w:val="a"/>
    <w:link w:val="af9"/>
    <w:unhideWhenUsed/>
    <w:rsid w:val="00640AEE"/>
    <w:pPr>
      <w:tabs>
        <w:tab w:val="center" w:pos="4153"/>
        <w:tab w:val="right" w:pos="8306"/>
      </w:tabs>
      <w:snapToGrid w:val="0"/>
      <w:spacing w:line="240" w:lineRule="auto"/>
    </w:pPr>
    <w:rPr>
      <w:sz w:val="18"/>
      <w:szCs w:val="18"/>
    </w:rPr>
  </w:style>
  <w:style w:type="character" w:customStyle="1" w:styleId="af9">
    <w:name w:val="页脚字符"/>
    <w:basedOn w:val="a0"/>
    <w:link w:val="af8"/>
    <w:rsid w:val="00640AEE"/>
    <w:rPr>
      <w:rFonts w:ascii="Times New Roman" w:eastAsia="宋体" w:hAnsi="宋体" w:cs="Times New Roman"/>
      <w:bCs/>
      <w:kern w:val="0"/>
      <w:sz w:val="18"/>
      <w:szCs w:val="18"/>
    </w:rPr>
  </w:style>
  <w:style w:type="character" w:styleId="FollowedHyperlink">
    <w:name w:val="FollowedHyperlink"/>
    <w:basedOn w:val="a0"/>
    <w:uiPriority w:val="99"/>
    <w:semiHidden/>
    <w:unhideWhenUsed/>
    <w:rsid w:val="00F12580"/>
    <w:rPr>
      <w:color w:val="954F72" w:themeColor="followedHyperlink"/>
      <w:u w:val="single"/>
    </w:rPr>
  </w:style>
  <w:style w:type="paragraph" w:styleId="12">
    <w:name w:val="toc 1"/>
    <w:basedOn w:val="a"/>
    <w:next w:val="a"/>
    <w:autoRedefine/>
    <w:uiPriority w:val="39"/>
    <w:unhideWhenUsed/>
    <w:rsid w:val="0040288E"/>
    <w:pPr>
      <w:spacing w:before="240" w:after="120"/>
    </w:pPr>
    <w:rPr>
      <w:rFonts w:eastAsia="黑体" w:hAnsi="Times New Roman"/>
      <w:szCs w:val="20"/>
    </w:rPr>
  </w:style>
  <w:style w:type="paragraph" w:styleId="TOC">
    <w:name w:val="TOC Heading"/>
    <w:basedOn w:val="1"/>
    <w:next w:val="a"/>
    <w:uiPriority w:val="39"/>
    <w:unhideWhenUsed/>
    <w:qFormat/>
    <w:rsid w:val="00F14586"/>
    <w:pPr>
      <w:spacing w:before="240" w:after="0" w:line="259" w:lineRule="auto"/>
      <w:ind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40288E"/>
    <w:pPr>
      <w:spacing w:before="120" w:after="0"/>
      <w:ind w:left="240"/>
    </w:pPr>
    <w:rPr>
      <w:rFonts w:eastAsiaTheme="majorEastAsia" w:hAnsi="Times New Roman"/>
      <w:bCs w:val="0"/>
      <w:iCs/>
      <w:szCs w:val="20"/>
    </w:rPr>
  </w:style>
  <w:style w:type="paragraph" w:styleId="31">
    <w:name w:val="toc 3"/>
    <w:basedOn w:val="a"/>
    <w:next w:val="a"/>
    <w:autoRedefine/>
    <w:uiPriority w:val="39"/>
    <w:unhideWhenUsed/>
    <w:rsid w:val="0040288E"/>
    <w:pPr>
      <w:spacing w:after="0"/>
      <w:ind w:left="480"/>
    </w:pPr>
    <w:rPr>
      <w:rFonts w:hAnsi="Times New Roman"/>
      <w:bCs w:val="0"/>
      <w:szCs w:val="20"/>
    </w:rPr>
  </w:style>
  <w:style w:type="paragraph" w:styleId="41">
    <w:name w:val="toc 4"/>
    <w:basedOn w:val="a"/>
    <w:next w:val="a"/>
    <w:autoRedefine/>
    <w:uiPriority w:val="39"/>
    <w:unhideWhenUsed/>
    <w:rsid w:val="00D61AC5"/>
    <w:pPr>
      <w:spacing w:after="0"/>
      <w:ind w:left="720"/>
    </w:pPr>
    <w:rPr>
      <w:rFonts w:asciiTheme="minorHAnsi" w:hAnsiTheme="minorHAnsi"/>
      <w:bCs w:val="0"/>
      <w:sz w:val="20"/>
      <w:szCs w:val="20"/>
    </w:rPr>
  </w:style>
  <w:style w:type="paragraph" w:styleId="51">
    <w:name w:val="toc 5"/>
    <w:basedOn w:val="a"/>
    <w:next w:val="a"/>
    <w:autoRedefine/>
    <w:uiPriority w:val="39"/>
    <w:unhideWhenUsed/>
    <w:rsid w:val="00D61AC5"/>
    <w:pPr>
      <w:spacing w:after="0"/>
      <w:ind w:left="960"/>
    </w:pPr>
    <w:rPr>
      <w:rFonts w:asciiTheme="minorHAnsi" w:hAnsiTheme="minorHAnsi"/>
      <w:bCs w:val="0"/>
      <w:sz w:val="20"/>
      <w:szCs w:val="20"/>
    </w:rPr>
  </w:style>
  <w:style w:type="paragraph" w:styleId="61">
    <w:name w:val="toc 6"/>
    <w:basedOn w:val="a"/>
    <w:next w:val="a"/>
    <w:autoRedefine/>
    <w:uiPriority w:val="39"/>
    <w:unhideWhenUsed/>
    <w:rsid w:val="00D61AC5"/>
    <w:pPr>
      <w:spacing w:after="0"/>
      <w:ind w:left="1200"/>
    </w:pPr>
    <w:rPr>
      <w:rFonts w:asciiTheme="minorHAnsi" w:hAnsiTheme="minorHAnsi"/>
      <w:bCs w:val="0"/>
      <w:sz w:val="20"/>
      <w:szCs w:val="20"/>
    </w:rPr>
  </w:style>
  <w:style w:type="paragraph" w:styleId="7">
    <w:name w:val="toc 7"/>
    <w:basedOn w:val="a"/>
    <w:next w:val="a"/>
    <w:autoRedefine/>
    <w:uiPriority w:val="39"/>
    <w:unhideWhenUsed/>
    <w:rsid w:val="00D61AC5"/>
    <w:pPr>
      <w:spacing w:after="0"/>
      <w:ind w:left="1440"/>
    </w:pPr>
    <w:rPr>
      <w:rFonts w:asciiTheme="minorHAnsi" w:hAnsiTheme="minorHAnsi"/>
      <w:bCs w:val="0"/>
      <w:sz w:val="20"/>
      <w:szCs w:val="20"/>
    </w:rPr>
  </w:style>
  <w:style w:type="paragraph" w:styleId="8">
    <w:name w:val="toc 8"/>
    <w:basedOn w:val="a"/>
    <w:next w:val="a"/>
    <w:autoRedefine/>
    <w:uiPriority w:val="39"/>
    <w:unhideWhenUsed/>
    <w:rsid w:val="00D61AC5"/>
    <w:pPr>
      <w:spacing w:after="0"/>
      <w:ind w:left="1680"/>
    </w:pPr>
    <w:rPr>
      <w:rFonts w:asciiTheme="minorHAnsi" w:hAnsiTheme="minorHAnsi"/>
      <w:bCs w:val="0"/>
      <w:sz w:val="20"/>
      <w:szCs w:val="20"/>
    </w:rPr>
  </w:style>
  <w:style w:type="paragraph" w:styleId="9">
    <w:name w:val="toc 9"/>
    <w:basedOn w:val="a"/>
    <w:next w:val="a"/>
    <w:autoRedefine/>
    <w:uiPriority w:val="39"/>
    <w:unhideWhenUsed/>
    <w:rsid w:val="00D61AC5"/>
    <w:pPr>
      <w:spacing w:after="0"/>
      <w:ind w:left="1920"/>
    </w:pPr>
    <w:rPr>
      <w:rFonts w:asciiTheme="minorHAnsi" w:hAnsiTheme="minorHAnsi"/>
      <w:bCs w:val="0"/>
      <w:sz w:val="20"/>
      <w:szCs w:val="20"/>
    </w:rPr>
  </w:style>
  <w:style w:type="paragraph" w:styleId="afa">
    <w:name w:val="Body Text"/>
    <w:aliases w:val="正文文本居中"/>
    <w:basedOn w:val="a"/>
    <w:link w:val="afb"/>
    <w:rsid w:val="000C23A4"/>
    <w:pPr>
      <w:widowControl w:val="0"/>
      <w:adjustRightInd w:val="0"/>
      <w:snapToGrid w:val="0"/>
      <w:spacing w:after="0"/>
      <w:ind w:firstLineChars="200" w:firstLine="0"/>
      <w:jc w:val="center"/>
    </w:pPr>
    <w:rPr>
      <w:rFonts w:hAnsi="Times New Roman"/>
      <w:bCs w:val="0"/>
      <w:snapToGrid w:val="0"/>
      <w:sz w:val="28"/>
      <w:szCs w:val="21"/>
    </w:rPr>
  </w:style>
  <w:style w:type="character" w:customStyle="1" w:styleId="afb">
    <w:name w:val="正文文本字符"/>
    <w:aliases w:val="正文文本居中字符"/>
    <w:basedOn w:val="a0"/>
    <w:link w:val="afa"/>
    <w:rsid w:val="000C23A4"/>
    <w:rPr>
      <w:rFonts w:ascii="Times New Roman" w:eastAsia="宋体" w:hAnsi="Times New Roman" w:cs="Times New Roman"/>
      <w:snapToGrid w:val="0"/>
      <w:kern w:val="0"/>
      <w:sz w:val="28"/>
      <w:szCs w:val="21"/>
    </w:rPr>
  </w:style>
  <w:style w:type="paragraph" w:styleId="afc">
    <w:name w:val="Normal Indent"/>
    <w:basedOn w:val="a"/>
    <w:rsid w:val="000C23A4"/>
    <w:pPr>
      <w:widowControl w:val="0"/>
      <w:numPr>
        <w:ilvl w:val="12"/>
      </w:numPr>
      <w:adjustRightInd w:val="0"/>
      <w:snapToGrid w:val="0"/>
      <w:spacing w:before="60" w:after="60" w:line="240" w:lineRule="auto"/>
      <w:ind w:firstLineChars="200" w:firstLine="420"/>
      <w:jc w:val="both"/>
    </w:pPr>
    <w:rPr>
      <w:rFonts w:hAnsi="Times New Roman"/>
      <w:bCs w:val="0"/>
      <w:snapToGrid w:val="0"/>
      <w:sz w:val="28"/>
      <w:szCs w:val="21"/>
    </w:rPr>
  </w:style>
  <w:style w:type="paragraph" w:styleId="22">
    <w:name w:val="Body Text Indent 2"/>
    <w:basedOn w:val="a"/>
    <w:link w:val="23"/>
    <w:rsid w:val="000C23A4"/>
    <w:pPr>
      <w:widowControl w:val="0"/>
      <w:adjustRightInd w:val="0"/>
      <w:snapToGrid w:val="0"/>
      <w:spacing w:after="120" w:line="480" w:lineRule="auto"/>
      <w:ind w:leftChars="200" w:left="420" w:firstLineChars="200" w:firstLine="200"/>
      <w:jc w:val="both"/>
    </w:pPr>
    <w:rPr>
      <w:rFonts w:hAnsi="Times New Roman"/>
      <w:bCs w:val="0"/>
      <w:snapToGrid w:val="0"/>
      <w:szCs w:val="21"/>
    </w:rPr>
  </w:style>
  <w:style w:type="character" w:customStyle="1" w:styleId="23">
    <w:name w:val="正文文本缩进 2字符"/>
    <w:basedOn w:val="a0"/>
    <w:link w:val="22"/>
    <w:rsid w:val="000C23A4"/>
    <w:rPr>
      <w:rFonts w:ascii="Times New Roman" w:eastAsia="宋体" w:hAnsi="Times New Roman" w:cs="Times New Roman"/>
      <w:snapToGrid w:val="0"/>
      <w:kern w:val="0"/>
      <w:szCs w:val="21"/>
    </w:rPr>
  </w:style>
  <w:style w:type="character" w:styleId="afd">
    <w:name w:val="page number"/>
    <w:basedOn w:val="a0"/>
    <w:rsid w:val="000C23A4"/>
  </w:style>
  <w:style w:type="character" w:styleId="afe">
    <w:name w:val="annotation reference"/>
    <w:basedOn w:val="a0"/>
    <w:uiPriority w:val="99"/>
    <w:semiHidden/>
    <w:unhideWhenUsed/>
    <w:rsid w:val="00082629"/>
    <w:rPr>
      <w:sz w:val="21"/>
      <w:szCs w:val="21"/>
    </w:rPr>
  </w:style>
  <w:style w:type="paragraph" w:styleId="aff">
    <w:name w:val="annotation text"/>
    <w:basedOn w:val="a"/>
    <w:link w:val="aff0"/>
    <w:uiPriority w:val="99"/>
    <w:semiHidden/>
    <w:unhideWhenUsed/>
    <w:rsid w:val="00082629"/>
  </w:style>
  <w:style w:type="character" w:customStyle="1" w:styleId="aff0">
    <w:name w:val="注释文本字符"/>
    <w:basedOn w:val="a0"/>
    <w:link w:val="aff"/>
    <w:uiPriority w:val="99"/>
    <w:semiHidden/>
    <w:rsid w:val="00082629"/>
    <w:rPr>
      <w:rFonts w:ascii="Times New Roman" w:eastAsia="宋体" w:hAnsi="宋体" w:cs="Times New Roman"/>
      <w:bCs/>
      <w:kern w:val="0"/>
    </w:rPr>
  </w:style>
  <w:style w:type="paragraph" w:styleId="aff1">
    <w:name w:val="annotation subject"/>
    <w:basedOn w:val="aff"/>
    <w:next w:val="aff"/>
    <w:link w:val="aff2"/>
    <w:uiPriority w:val="99"/>
    <w:semiHidden/>
    <w:unhideWhenUsed/>
    <w:rsid w:val="00082629"/>
    <w:rPr>
      <w:b/>
    </w:rPr>
  </w:style>
  <w:style w:type="character" w:customStyle="1" w:styleId="aff2">
    <w:name w:val="批注主题字符"/>
    <w:basedOn w:val="aff0"/>
    <w:link w:val="aff1"/>
    <w:uiPriority w:val="99"/>
    <w:semiHidden/>
    <w:rsid w:val="00082629"/>
    <w:rPr>
      <w:rFonts w:ascii="Times New Roman" w:eastAsia="宋体" w:hAnsi="宋体" w:cs="Times New Roman"/>
      <w:b/>
      <w:bCs/>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150599">
      <w:bodyDiv w:val="1"/>
      <w:marLeft w:val="0"/>
      <w:marRight w:val="0"/>
      <w:marTop w:val="0"/>
      <w:marBottom w:val="0"/>
      <w:divBdr>
        <w:top w:val="none" w:sz="0" w:space="0" w:color="auto"/>
        <w:left w:val="none" w:sz="0" w:space="0" w:color="auto"/>
        <w:bottom w:val="none" w:sz="0" w:space="0" w:color="auto"/>
        <w:right w:val="none" w:sz="0" w:space="0" w:color="auto"/>
      </w:divBdr>
    </w:div>
    <w:div w:id="519664136">
      <w:bodyDiv w:val="1"/>
      <w:marLeft w:val="0"/>
      <w:marRight w:val="0"/>
      <w:marTop w:val="0"/>
      <w:marBottom w:val="0"/>
      <w:divBdr>
        <w:top w:val="none" w:sz="0" w:space="0" w:color="auto"/>
        <w:left w:val="none" w:sz="0" w:space="0" w:color="auto"/>
        <w:bottom w:val="none" w:sz="0" w:space="0" w:color="auto"/>
        <w:right w:val="none" w:sz="0" w:space="0" w:color="auto"/>
      </w:divBdr>
    </w:div>
    <w:div w:id="587153690">
      <w:bodyDiv w:val="1"/>
      <w:marLeft w:val="0"/>
      <w:marRight w:val="0"/>
      <w:marTop w:val="0"/>
      <w:marBottom w:val="0"/>
      <w:divBdr>
        <w:top w:val="none" w:sz="0" w:space="0" w:color="auto"/>
        <w:left w:val="none" w:sz="0" w:space="0" w:color="auto"/>
        <w:bottom w:val="none" w:sz="0" w:space="0" w:color="auto"/>
        <w:right w:val="none" w:sz="0" w:space="0" w:color="auto"/>
      </w:divBdr>
    </w:div>
    <w:div w:id="600456112">
      <w:bodyDiv w:val="1"/>
      <w:marLeft w:val="0"/>
      <w:marRight w:val="0"/>
      <w:marTop w:val="0"/>
      <w:marBottom w:val="0"/>
      <w:divBdr>
        <w:top w:val="none" w:sz="0" w:space="0" w:color="auto"/>
        <w:left w:val="none" w:sz="0" w:space="0" w:color="auto"/>
        <w:bottom w:val="none" w:sz="0" w:space="0" w:color="auto"/>
        <w:right w:val="none" w:sz="0" w:space="0" w:color="auto"/>
      </w:divBdr>
    </w:div>
    <w:div w:id="697582819">
      <w:bodyDiv w:val="1"/>
      <w:marLeft w:val="0"/>
      <w:marRight w:val="0"/>
      <w:marTop w:val="0"/>
      <w:marBottom w:val="0"/>
      <w:divBdr>
        <w:top w:val="none" w:sz="0" w:space="0" w:color="auto"/>
        <w:left w:val="none" w:sz="0" w:space="0" w:color="auto"/>
        <w:bottom w:val="none" w:sz="0" w:space="0" w:color="auto"/>
        <w:right w:val="none" w:sz="0" w:space="0" w:color="auto"/>
      </w:divBdr>
    </w:div>
    <w:div w:id="819538727">
      <w:bodyDiv w:val="1"/>
      <w:marLeft w:val="0"/>
      <w:marRight w:val="0"/>
      <w:marTop w:val="0"/>
      <w:marBottom w:val="0"/>
      <w:divBdr>
        <w:top w:val="none" w:sz="0" w:space="0" w:color="auto"/>
        <w:left w:val="none" w:sz="0" w:space="0" w:color="auto"/>
        <w:bottom w:val="none" w:sz="0" w:space="0" w:color="auto"/>
        <w:right w:val="none" w:sz="0" w:space="0" w:color="auto"/>
      </w:divBdr>
    </w:div>
    <w:div w:id="1012418264">
      <w:bodyDiv w:val="1"/>
      <w:marLeft w:val="0"/>
      <w:marRight w:val="0"/>
      <w:marTop w:val="0"/>
      <w:marBottom w:val="0"/>
      <w:divBdr>
        <w:top w:val="none" w:sz="0" w:space="0" w:color="auto"/>
        <w:left w:val="none" w:sz="0" w:space="0" w:color="auto"/>
        <w:bottom w:val="none" w:sz="0" w:space="0" w:color="auto"/>
        <w:right w:val="none" w:sz="0" w:space="0" w:color="auto"/>
      </w:divBdr>
    </w:div>
    <w:div w:id="1225945960">
      <w:bodyDiv w:val="1"/>
      <w:marLeft w:val="0"/>
      <w:marRight w:val="0"/>
      <w:marTop w:val="0"/>
      <w:marBottom w:val="0"/>
      <w:divBdr>
        <w:top w:val="none" w:sz="0" w:space="0" w:color="auto"/>
        <w:left w:val="none" w:sz="0" w:space="0" w:color="auto"/>
        <w:bottom w:val="none" w:sz="0" w:space="0" w:color="auto"/>
        <w:right w:val="none" w:sz="0" w:space="0" w:color="auto"/>
      </w:divBdr>
    </w:div>
    <w:div w:id="1337994427">
      <w:bodyDiv w:val="1"/>
      <w:marLeft w:val="0"/>
      <w:marRight w:val="0"/>
      <w:marTop w:val="0"/>
      <w:marBottom w:val="0"/>
      <w:divBdr>
        <w:top w:val="none" w:sz="0" w:space="0" w:color="auto"/>
        <w:left w:val="none" w:sz="0" w:space="0" w:color="auto"/>
        <w:bottom w:val="none" w:sz="0" w:space="0" w:color="auto"/>
        <w:right w:val="none" w:sz="0" w:space="0" w:color="auto"/>
      </w:divBdr>
    </w:div>
    <w:div w:id="1351447996">
      <w:bodyDiv w:val="1"/>
      <w:marLeft w:val="0"/>
      <w:marRight w:val="0"/>
      <w:marTop w:val="0"/>
      <w:marBottom w:val="0"/>
      <w:divBdr>
        <w:top w:val="none" w:sz="0" w:space="0" w:color="auto"/>
        <w:left w:val="none" w:sz="0" w:space="0" w:color="auto"/>
        <w:bottom w:val="none" w:sz="0" w:space="0" w:color="auto"/>
        <w:right w:val="none" w:sz="0" w:space="0" w:color="auto"/>
      </w:divBdr>
    </w:div>
    <w:div w:id="1378315445">
      <w:bodyDiv w:val="1"/>
      <w:marLeft w:val="0"/>
      <w:marRight w:val="0"/>
      <w:marTop w:val="0"/>
      <w:marBottom w:val="0"/>
      <w:divBdr>
        <w:top w:val="none" w:sz="0" w:space="0" w:color="auto"/>
        <w:left w:val="none" w:sz="0" w:space="0" w:color="auto"/>
        <w:bottom w:val="none" w:sz="0" w:space="0" w:color="auto"/>
        <w:right w:val="none" w:sz="0" w:space="0" w:color="auto"/>
      </w:divBdr>
    </w:div>
    <w:div w:id="1406610620">
      <w:bodyDiv w:val="1"/>
      <w:marLeft w:val="0"/>
      <w:marRight w:val="0"/>
      <w:marTop w:val="0"/>
      <w:marBottom w:val="0"/>
      <w:divBdr>
        <w:top w:val="none" w:sz="0" w:space="0" w:color="auto"/>
        <w:left w:val="none" w:sz="0" w:space="0" w:color="auto"/>
        <w:bottom w:val="none" w:sz="0" w:space="0" w:color="auto"/>
        <w:right w:val="none" w:sz="0" w:space="0" w:color="auto"/>
      </w:divBdr>
    </w:div>
    <w:div w:id="1529175822">
      <w:bodyDiv w:val="1"/>
      <w:marLeft w:val="0"/>
      <w:marRight w:val="0"/>
      <w:marTop w:val="0"/>
      <w:marBottom w:val="0"/>
      <w:divBdr>
        <w:top w:val="none" w:sz="0" w:space="0" w:color="auto"/>
        <w:left w:val="none" w:sz="0" w:space="0" w:color="auto"/>
        <w:bottom w:val="none" w:sz="0" w:space="0" w:color="auto"/>
        <w:right w:val="none" w:sz="0" w:space="0" w:color="auto"/>
      </w:divBdr>
    </w:div>
    <w:div w:id="1578784268">
      <w:bodyDiv w:val="1"/>
      <w:marLeft w:val="0"/>
      <w:marRight w:val="0"/>
      <w:marTop w:val="0"/>
      <w:marBottom w:val="0"/>
      <w:divBdr>
        <w:top w:val="none" w:sz="0" w:space="0" w:color="auto"/>
        <w:left w:val="none" w:sz="0" w:space="0" w:color="auto"/>
        <w:bottom w:val="none" w:sz="0" w:space="0" w:color="auto"/>
        <w:right w:val="none" w:sz="0" w:space="0" w:color="auto"/>
      </w:divBdr>
    </w:div>
    <w:div w:id="1665165019">
      <w:bodyDiv w:val="1"/>
      <w:marLeft w:val="0"/>
      <w:marRight w:val="0"/>
      <w:marTop w:val="0"/>
      <w:marBottom w:val="0"/>
      <w:divBdr>
        <w:top w:val="none" w:sz="0" w:space="0" w:color="auto"/>
        <w:left w:val="none" w:sz="0" w:space="0" w:color="auto"/>
        <w:bottom w:val="none" w:sz="0" w:space="0" w:color="auto"/>
        <w:right w:val="none" w:sz="0" w:space="0" w:color="auto"/>
      </w:divBdr>
    </w:div>
    <w:div w:id="1790125833">
      <w:bodyDiv w:val="1"/>
      <w:marLeft w:val="0"/>
      <w:marRight w:val="0"/>
      <w:marTop w:val="0"/>
      <w:marBottom w:val="0"/>
      <w:divBdr>
        <w:top w:val="none" w:sz="0" w:space="0" w:color="auto"/>
        <w:left w:val="none" w:sz="0" w:space="0" w:color="auto"/>
        <w:bottom w:val="none" w:sz="0" w:space="0" w:color="auto"/>
        <w:right w:val="none" w:sz="0" w:space="0" w:color="auto"/>
      </w:divBdr>
    </w:div>
    <w:div w:id="1872765024">
      <w:bodyDiv w:val="1"/>
      <w:marLeft w:val="0"/>
      <w:marRight w:val="0"/>
      <w:marTop w:val="0"/>
      <w:marBottom w:val="0"/>
      <w:divBdr>
        <w:top w:val="none" w:sz="0" w:space="0" w:color="auto"/>
        <w:left w:val="none" w:sz="0" w:space="0" w:color="auto"/>
        <w:bottom w:val="none" w:sz="0" w:space="0" w:color="auto"/>
        <w:right w:val="none" w:sz="0" w:space="0" w:color="auto"/>
      </w:divBdr>
    </w:div>
    <w:div w:id="1879051880">
      <w:bodyDiv w:val="1"/>
      <w:marLeft w:val="0"/>
      <w:marRight w:val="0"/>
      <w:marTop w:val="0"/>
      <w:marBottom w:val="0"/>
      <w:divBdr>
        <w:top w:val="none" w:sz="0" w:space="0" w:color="auto"/>
        <w:left w:val="none" w:sz="0" w:space="0" w:color="auto"/>
        <w:bottom w:val="none" w:sz="0" w:space="0" w:color="auto"/>
        <w:right w:val="none" w:sz="0" w:space="0" w:color="auto"/>
      </w:divBdr>
    </w:div>
    <w:div w:id="2106806011">
      <w:bodyDiv w:val="1"/>
      <w:marLeft w:val="0"/>
      <w:marRight w:val="0"/>
      <w:marTop w:val="0"/>
      <w:marBottom w:val="0"/>
      <w:divBdr>
        <w:top w:val="none" w:sz="0" w:space="0" w:color="auto"/>
        <w:left w:val="none" w:sz="0" w:space="0" w:color="auto"/>
        <w:bottom w:val="none" w:sz="0" w:space="0" w:color="auto"/>
        <w:right w:val="none" w:sz="0" w:space="0" w:color="auto"/>
      </w:divBdr>
    </w:div>
    <w:div w:id="21343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comments" Target="comments.xml"/><Relationship Id="rId16" Type="http://schemas.openxmlformats.org/officeDocument/2006/relationships/footer" Target="footer4.xml"/><Relationship Id="rId17" Type="http://schemas.openxmlformats.org/officeDocument/2006/relationships/hyperlink" Target="https://zh.wikipedia.org/wiki/%E7%BD%91%E9%A1%B5" TargetMode="External"/><Relationship Id="rId18" Type="http://schemas.openxmlformats.org/officeDocument/2006/relationships/hyperlink" Target="https://zh.wikipedia.org/wiki/%E6%A0%87%E8%AE%B0%E8%AF%AD%E8%A8%80" TargetMode="External"/><Relationship Id="rId19" Type="http://schemas.openxmlformats.org/officeDocument/2006/relationships/hyperlink" Target="https://zh.wikipedia.org/wiki/JavaScript" TargetMode="External"/><Relationship Id="rId50" Type="http://schemas.openxmlformats.org/officeDocument/2006/relationships/image" Target="media/image18.png"/><Relationship Id="rId51" Type="http://schemas.openxmlformats.org/officeDocument/2006/relationships/hyperlink" Target="https://en.wikipedia.org/wiki/Web_browser,%20last%20modified%20on%207%20June%202016" TargetMode="External"/><Relationship Id="rId52" Type="http://schemas.openxmlformats.org/officeDocument/2006/relationships/hyperlink" Target="https://gstreamer.freedesktop.org" TargetMode="External"/><Relationship Id="rId53" Type="http://schemas.openxmlformats.org/officeDocument/2006/relationships/footer" Target="footer5.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11.emf"/><Relationship Id="rId41" Type="http://schemas.openxmlformats.org/officeDocument/2006/relationships/package" Target="embeddings/Microsoft_Visio___66.vsdx"/><Relationship Id="rId42" Type="http://schemas.openxmlformats.org/officeDocument/2006/relationships/image" Target="media/image12.emf"/><Relationship Id="rId43" Type="http://schemas.openxmlformats.org/officeDocument/2006/relationships/package" Target="embeddings/Microsoft_Visio___77.vsdx"/><Relationship Id="rId44" Type="http://schemas.openxmlformats.org/officeDocument/2006/relationships/hyperlink" Target="https://www.chromium.org" TargetMode="External"/><Relationship Id="rId45" Type="http://schemas.openxmlformats.org/officeDocument/2006/relationships/image" Target="media/image13.png"/><Relationship Id="rId46" Type="http://schemas.openxmlformats.org/officeDocument/2006/relationships/image" Target="media/image14.png"/><Relationship Id="rId47" Type="http://schemas.openxmlformats.org/officeDocument/2006/relationships/image" Target="media/image15.png"/><Relationship Id="rId48" Type="http://schemas.openxmlformats.org/officeDocument/2006/relationships/image" Target="media/image16.png"/><Relationship Id="rId4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6.emf"/><Relationship Id="rId31" Type="http://schemas.openxmlformats.org/officeDocument/2006/relationships/package" Target="embeddings/Microsoft_Visio___44.vsdx"/><Relationship Id="rId32" Type="http://schemas.openxmlformats.org/officeDocument/2006/relationships/image" Target="media/image7.emf"/><Relationship Id="rId33" Type="http://schemas.openxmlformats.org/officeDocument/2006/relationships/oleObject" Target="embeddings/Microsoft_Visio_2003-2010___11.vsd"/><Relationship Id="rId34" Type="http://schemas.openxmlformats.org/officeDocument/2006/relationships/image" Target="media/image8.emf"/><Relationship Id="rId35" Type="http://schemas.openxmlformats.org/officeDocument/2006/relationships/package" Target="embeddings/Microsoft_Visio___55.vsdx"/><Relationship Id="rId36" Type="http://schemas.openxmlformats.org/officeDocument/2006/relationships/image" Target="media/image9.emf"/><Relationship Id="rId37" Type="http://schemas.openxmlformats.org/officeDocument/2006/relationships/oleObject" Target="embeddings/Microsoft_Visio_2003-2010___22.vsd"/><Relationship Id="rId38" Type="http://schemas.openxmlformats.org/officeDocument/2006/relationships/image" Target="media/image10.emf"/><Relationship Id="rId39" Type="http://schemas.openxmlformats.org/officeDocument/2006/relationships/oleObject" Target="embeddings/Microsoft_Visio_2003-2010___33.vsd"/><Relationship Id="rId20" Type="http://schemas.openxmlformats.org/officeDocument/2006/relationships/hyperlink" Target="https://zh.wikipedia.org/wiki/CSS" TargetMode="External"/><Relationship Id="rId21" Type="http://schemas.openxmlformats.org/officeDocument/2006/relationships/hyperlink" Target="https://zh.wikipedia.org/wiki/%E7%BD%91%E9%A1%B5%E6%B5%8F%E8%A7%88%E5%99%A8" TargetMode="External"/><Relationship Id="rId22" Type="http://schemas.openxmlformats.org/officeDocument/2006/relationships/image" Target="media/image2.png"/><Relationship Id="rId23" Type="http://schemas.openxmlformats.org/officeDocument/2006/relationships/hyperlink" Target="https://en.wikipedia.org/wiki/Hello_world_program" TargetMode="External"/><Relationship Id="rId24" Type="http://schemas.openxmlformats.org/officeDocument/2006/relationships/image" Target="media/image3.emf"/><Relationship Id="rId25" Type="http://schemas.openxmlformats.org/officeDocument/2006/relationships/package" Target="embeddings/Microsoft_Visio___11.vsdx"/><Relationship Id="rId26" Type="http://schemas.openxmlformats.org/officeDocument/2006/relationships/image" Target="media/image4.emf"/><Relationship Id="rId27" Type="http://schemas.openxmlformats.org/officeDocument/2006/relationships/package" Target="embeddings/Microsoft_Visio___22.vsdx"/><Relationship Id="rId28" Type="http://schemas.openxmlformats.org/officeDocument/2006/relationships/image" Target="media/image5.emf"/><Relationship Id="rId29" Type="http://schemas.openxmlformats.org/officeDocument/2006/relationships/package" Target="embeddings/Microsoft_Visio___33.vsdx"/><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50EDCE-1D69-AC49-BB99-132F6B495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91</Pages>
  <Words>10440</Words>
  <Characters>59510</Characters>
  <Application>Microsoft Macintosh Word</Application>
  <DocSecurity>0</DocSecurity>
  <Lines>495</Lines>
  <Paragraphs>139</Paragraphs>
  <ScaleCrop>false</ScaleCrop>
  <Company/>
  <LinksUpToDate>false</LinksUpToDate>
  <CharactersWithSpaces>69811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Jianguo Yao</cp:lastModifiedBy>
  <cp:revision>1089</cp:revision>
  <dcterms:created xsi:type="dcterms:W3CDTF">2016-11-06T07:41:00Z</dcterms:created>
  <dcterms:modified xsi:type="dcterms:W3CDTF">2016-11-08T06:36:00Z</dcterms:modified>
</cp:coreProperties>
</file>