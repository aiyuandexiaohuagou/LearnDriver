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4EB1FB" w14:textId="77777777"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14:paraId="1B0EAAA0" w14:textId="77777777" w:rsidR="000C23A4" w:rsidRPr="000C23A4" w:rsidRDefault="000C23A4" w:rsidP="000C23A4">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14:paraId="1CB477B2" w14:textId="77777777" w:rsidR="000C23A4" w:rsidRPr="00370C08" w:rsidRDefault="000C23A4" w:rsidP="004D11B2">
      <w:pPr>
        <w:widowControl w:val="0"/>
        <w:adjustRightInd w:val="0"/>
        <w:snapToGrid w:val="0"/>
        <w:spacing w:after="0"/>
        <w:ind w:firstLineChars="200" w:firstLine="480"/>
        <w:jc w:val="both"/>
        <w:rPr>
          <w:rFonts w:hAnsi="Times New Roman"/>
          <w:bCs w:val="0"/>
          <w:snapToGrid w:val="0"/>
          <w:szCs w:val="21"/>
        </w:rPr>
      </w:pPr>
    </w:p>
    <w:p w14:paraId="5260AAA6" w14:textId="77777777"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14:paraId="617F8AFA" w14:textId="77777777"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14:paraId="75038F81" w14:textId="77777777"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14:paraId="24A53D47" w14:textId="77777777"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14:paraId="722C988B" w14:textId="77777777"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14:paraId="33E4FED6"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731138C6"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76BBE662"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21823185"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1AB26ECB" w14:textId="77777777"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14:paraId="4A51336B" w14:textId="77777777"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14:paraId="7D746F6D" w14:textId="77777777" w:rsidTr="007C5E0C">
        <w:trPr>
          <w:jc w:val="center"/>
        </w:trPr>
        <w:tc>
          <w:tcPr>
            <w:tcW w:w="2067" w:type="dxa"/>
          </w:tcPr>
          <w:p w14:paraId="282E6943" w14:textId="77777777"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14:paraId="1788FD91" w14:textId="77777777" w:rsidR="000C23A4" w:rsidRPr="00BD016B" w:rsidRDefault="000C23A4" w:rsidP="00914C7F">
            <w:pPr>
              <w:pStyle w:val="af6"/>
              <w:numPr>
                <w:ilvl w:val="0"/>
                <w:numId w:val="0"/>
              </w:numPr>
              <w:ind w:right="25" w:firstLineChars="200" w:firstLine="560"/>
            </w:pPr>
            <w:r w:rsidRPr="008E0FBD">
              <w:t>10248</w:t>
            </w:r>
          </w:p>
        </w:tc>
      </w:tr>
      <w:tr w:rsidR="000C23A4" w:rsidRPr="00AD7354" w14:paraId="0349A8E1" w14:textId="77777777" w:rsidTr="007C5E0C">
        <w:trPr>
          <w:jc w:val="center"/>
        </w:trPr>
        <w:tc>
          <w:tcPr>
            <w:tcW w:w="2067" w:type="dxa"/>
          </w:tcPr>
          <w:p w14:paraId="76E39AEF" w14:textId="77777777"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14:paraId="14BBCA39" w14:textId="77777777" w:rsidR="000C23A4" w:rsidRPr="00BD016B" w:rsidRDefault="009A3D58" w:rsidP="00914C7F">
            <w:pPr>
              <w:pStyle w:val="af6"/>
              <w:numPr>
                <w:ilvl w:val="0"/>
                <w:numId w:val="0"/>
              </w:numPr>
              <w:ind w:right="25" w:firstLineChars="200" w:firstLine="560"/>
            </w:pPr>
            <w:r>
              <w:rPr>
                <w:rFonts w:hint="eastAsia"/>
              </w:rPr>
              <w:t>胡济豪</w:t>
            </w:r>
          </w:p>
        </w:tc>
      </w:tr>
      <w:tr w:rsidR="000C23A4" w:rsidRPr="00AD7354" w14:paraId="2513830B" w14:textId="77777777" w:rsidTr="007C5E0C">
        <w:trPr>
          <w:jc w:val="center"/>
        </w:trPr>
        <w:tc>
          <w:tcPr>
            <w:tcW w:w="2067" w:type="dxa"/>
          </w:tcPr>
          <w:p w14:paraId="3BE06DBF" w14:textId="77777777"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14:paraId="2BDF0019" w14:textId="77777777" w:rsidR="000C23A4" w:rsidRPr="00BD016B" w:rsidRDefault="0025552B" w:rsidP="00914C7F">
            <w:pPr>
              <w:pStyle w:val="af6"/>
              <w:numPr>
                <w:ilvl w:val="0"/>
                <w:numId w:val="0"/>
              </w:numPr>
              <w:ind w:right="25" w:firstLineChars="200" w:firstLine="560"/>
            </w:pPr>
            <w:r w:rsidRPr="0025552B">
              <w:t>1130379118</w:t>
            </w:r>
          </w:p>
        </w:tc>
      </w:tr>
      <w:tr w:rsidR="000C23A4" w:rsidRPr="00AD7354" w14:paraId="36801D14" w14:textId="77777777" w:rsidTr="007C5E0C">
        <w:trPr>
          <w:jc w:val="center"/>
        </w:trPr>
        <w:tc>
          <w:tcPr>
            <w:tcW w:w="2067" w:type="dxa"/>
          </w:tcPr>
          <w:p w14:paraId="78970D2B" w14:textId="77777777"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14:paraId="55E11219" w14:textId="77777777" w:rsidR="000C23A4" w:rsidRPr="00BD016B" w:rsidRDefault="0025552B" w:rsidP="00914C7F">
            <w:pPr>
              <w:pStyle w:val="af6"/>
              <w:numPr>
                <w:ilvl w:val="0"/>
                <w:numId w:val="0"/>
              </w:numPr>
              <w:ind w:right="25" w:firstLineChars="200" w:firstLine="560"/>
            </w:pPr>
            <w:r>
              <w:rPr>
                <w:rFonts w:hint="eastAsia"/>
              </w:rPr>
              <w:t>姚建国</w:t>
            </w:r>
          </w:p>
        </w:tc>
      </w:tr>
      <w:tr w:rsidR="000C23A4" w:rsidRPr="00AD7354" w14:paraId="5939DA78" w14:textId="77777777" w:rsidTr="007C5E0C">
        <w:trPr>
          <w:jc w:val="center"/>
        </w:trPr>
        <w:tc>
          <w:tcPr>
            <w:tcW w:w="2067" w:type="dxa"/>
          </w:tcPr>
          <w:p w14:paraId="6BE8537E" w14:textId="77777777"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14:paraId="4AD7F0B3" w14:textId="77777777" w:rsidR="000C23A4" w:rsidRPr="00BD016B" w:rsidRDefault="000C23A4" w:rsidP="00914C7F">
            <w:pPr>
              <w:pStyle w:val="af6"/>
              <w:numPr>
                <w:ilvl w:val="0"/>
                <w:numId w:val="0"/>
              </w:numPr>
              <w:ind w:right="25" w:firstLineChars="200" w:firstLine="560"/>
            </w:pPr>
          </w:p>
        </w:tc>
      </w:tr>
      <w:tr w:rsidR="000C23A4" w:rsidRPr="00AD7354" w14:paraId="524BF572" w14:textId="77777777" w:rsidTr="007C5E0C">
        <w:trPr>
          <w:jc w:val="center"/>
        </w:trPr>
        <w:tc>
          <w:tcPr>
            <w:tcW w:w="2067" w:type="dxa"/>
          </w:tcPr>
          <w:p w14:paraId="1B7F0676" w14:textId="77777777"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14:paraId="7327A0AD" w14:textId="77777777"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14:paraId="2AABF4FC" w14:textId="77777777" w:rsidTr="007C5E0C">
        <w:trPr>
          <w:jc w:val="center"/>
        </w:trPr>
        <w:tc>
          <w:tcPr>
            <w:tcW w:w="2067" w:type="dxa"/>
          </w:tcPr>
          <w:p w14:paraId="47140622" w14:textId="77777777"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14:paraId="663C1985" w14:textId="77777777"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14:paraId="21E23014" w14:textId="77777777"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14:paraId="7D5B4282" w14:textId="77777777"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14:paraId="31136DDD" w14:textId="77777777"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14:paraId="516A7BD8" w14:textId="77777777" w:rsidR="000C23A4" w:rsidRPr="008F2588" w:rsidRDefault="000C23A4" w:rsidP="000C23A4">
      <w:pPr>
        <w:pStyle w:val="af5"/>
        <w:ind w:right="25" w:firstLineChars="0"/>
      </w:pPr>
      <w:r w:rsidRPr="00AD7354">
        <w:t>上海交通大学软件学院</w:t>
      </w:r>
    </w:p>
    <w:p w14:paraId="7D1DEF06" w14:textId="77777777"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14:paraId="0067A60E" w14:textId="77777777"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14:paraId="235A17B7" w14:textId="77777777"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14:paraId="524C9CE6" w14:textId="77777777" w:rsidR="000C23A4" w:rsidRDefault="000C23A4" w:rsidP="000C23A4">
      <w:pPr>
        <w:ind w:left="560" w:right="25" w:firstLine="560"/>
        <w:rPr>
          <w:color w:val="000000"/>
          <w:sz w:val="28"/>
          <w:szCs w:val="28"/>
        </w:rPr>
      </w:pPr>
    </w:p>
    <w:p w14:paraId="602C0E7A" w14:textId="77777777" w:rsidR="000C23A4" w:rsidRDefault="000C23A4" w:rsidP="000C23A4">
      <w:pPr>
        <w:ind w:left="560" w:right="25" w:firstLine="560"/>
        <w:rPr>
          <w:color w:val="000000"/>
          <w:sz w:val="28"/>
          <w:szCs w:val="28"/>
        </w:rPr>
      </w:pPr>
    </w:p>
    <w:p w14:paraId="15343FE1" w14:textId="77777777"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14:paraId="10836140" w14:textId="77777777"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Shanghai Jiao Tong University  </w:t>
      </w:r>
    </w:p>
    <w:p w14:paraId="1B3684CE" w14:textId="77777777"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14:paraId="1591A14A" w14:textId="77777777"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14:paraId="0EE54E2E" w14:textId="77777777"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14:paraId="0DF4FA54" w14:textId="77777777"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14:paraId="0A34242A" w14:textId="77777777"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14:paraId="0D5C02DA" w14:textId="77777777"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14:paraId="1DE62363"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20E85DAA"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0D5E0E4A"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6C56E3F4"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14:paraId="5C73F4E2" w14:textId="77777777"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14:paraId="7BBBB34C" w14:textId="77777777" w:rsidTr="007C5E0C">
        <w:trPr>
          <w:jc w:val="center"/>
        </w:trPr>
        <w:tc>
          <w:tcPr>
            <w:tcW w:w="3507" w:type="dxa"/>
          </w:tcPr>
          <w:p w14:paraId="67867C02" w14:textId="77777777" w:rsidR="000C23A4" w:rsidRPr="00BD016B" w:rsidRDefault="000C23A4" w:rsidP="007C5E0C">
            <w:pPr>
              <w:pStyle w:val="af6"/>
              <w:ind w:right="25" w:firstLine="560"/>
            </w:pPr>
            <w:r w:rsidRPr="00BD016B">
              <w:rPr>
                <w:rFonts w:hint="eastAsia"/>
              </w:rPr>
              <w:t>University Code</w:t>
            </w:r>
            <w:r w:rsidRPr="008F2588">
              <w:rPr>
                <w:rFonts w:hint="eastAsia"/>
              </w:rPr>
              <w:t>：</w:t>
            </w:r>
          </w:p>
        </w:tc>
        <w:tc>
          <w:tcPr>
            <w:tcW w:w="3436" w:type="dxa"/>
          </w:tcPr>
          <w:p w14:paraId="2D5046DF" w14:textId="77777777" w:rsidR="000C23A4" w:rsidRPr="00BD016B" w:rsidRDefault="000C23A4" w:rsidP="007C5E0C">
            <w:pPr>
              <w:pStyle w:val="af6"/>
              <w:ind w:right="25" w:firstLine="560"/>
            </w:pPr>
            <w:r w:rsidRPr="008E0FBD">
              <w:t>10248</w:t>
            </w:r>
          </w:p>
        </w:tc>
      </w:tr>
      <w:tr w:rsidR="000C23A4" w:rsidRPr="00AD7354" w14:paraId="1A09EB27" w14:textId="77777777" w:rsidTr="007C5E0C">
        <w:trPr>
          <w:trHeight w:val="80"/>
          <w:jc w:val="center"/>
        </w:trPr>
        <w:tc>
          <w:tcPr>
            <w:tcW w:w="3507" w:type="dxa"/>
          </w:tcPr>
          <w:p w14:paraId="6ADA6617" w14:textId="77777777" w:rsidR="000C23A4" w:rsidRPr="00BD016B" w:rsidRDefault="000C23A4" w:rsidP="007C5E0C">
            <w:pPr>
              <w:pStyle w:val="af6"/>
              <w:ind w:right="25" w:firstLine="560"/>
            </w:pPr>
            <w:r w:rsidRPr="00BD016B">
              <w:rPr>
                <w:rFonts w:hint="eastAsia"/>
              </w:rPr>
              <w:t>Author</w:t>
            </w:r>
            <w:r w:rsidRPr="008F2588">
              <w:rPr>
                <w:rFonts w:hint="eastAsia"/>
              </w:rPr>
              <w:t>：</w:t>
            </w:r>
          </w:p>
        </w:tc>
        <w:tc>
          <w:tcPr>
            <w:tcW w:w="3436" w:type="dxa"/>
          </w:tcPr>
          <w:p w14:paraId="578B6761" w14:textId="77777777" w:rsidR="000C23A4" w:rsidRPr="00BD016B" w:rsidRDefault="009F2E91" w:rsidP="007C5E0C">
            <w:pPr>
              <w:pStyle w:val="af6"/>
              <w:ind w:right="25" w:firstLine="560"/>
            </w:pPr>
            <w:r>
              <w:rPr>
                <w:rFonts w:hint="eastAsia"/>
              </w:rPr>
              <w:t>Hu</w:t>
            </w:r>
            <w:r>
              <w:t>Jihao</w:t>
            </w:r>
          </w:p>
        </w:tc>
      </w:tr>
      <w:tr w:rsidR="000C23A4" w:rsidRPr="00AD7354" w14:paraId="4B8370AA" w14:textId="77777777" w:rsidTr="007C5E0C">
        <w:trPr>
          <w:jc w:val="center"/>
        </w:trPr>
        <w:tc>
          <w:tcPr>
            <w:tcW w:w="3507" w:type="dxa"/>
          </w:tcPr>
          <w:p w14:paraId="098EF4C3" w14:textId="77777777" w:rsidR="000C23A4" w:rsidRPr="00BD016B" w:rsidRDefault="000C23A4" w:rsidP="007C5E0C">
            <w:pPr>
              <w:pStyle w:val="af6"/>
              <w:ind w:right="25" w:firstLine="560"/>
            </w:pPr>
            <w:r>
              <w:rPr>
                <w:rFonts w:hint="eastAsia"/>
              </w:rPr>
              <w:t>Student ID:</w:t>
            </w:r>
          </w:p>
        </w:tc>
        <w:tc>
          <w:tcPr>
            <w:tcW w:w="3436" w:type="dxa"/>
          </w:tcPr>
          <w:p w14:paraId="4C509C27" w14:textId="77777777" w:rsidR="000C23A4" w:rsidRPr="00BD016B" w:rsidRDefault="00D94F2F" w:rsidP="007C5E0C">
            <w:pPr>
              <w:pStyle w:val="af6"/>
              <w:ind w:right="25" w:firstLine="560"/>
            </w:pPr>
            <w:r w:rsidRPr="0025552B">
              <w:t>1130379118</w:t>
            </w:r>
          </w:p>
        </w:tc>
      </w:tr>
      <w:tr w:rsidR="000C23A4" w:rsidRPr="00AD7354" w14:paraId="3A0FA421" w14:textId="77777777" w:rsidTr="007C5E0C">
        <w:trPr>
          <w:jc w:val="center"/>
        </w:trPr>
        <w:tc>
          <w:tcPr>
            <w:tcW w:w="3507" w:type="dxa"/>
          </w:tcPr>
          <w:p w14:paraId="0C860433" w14:textId="77777777" w:rsidR="000C23A4" w:rsidRDefault="000C23A4" w:rsidP="007C5E0C">
            <w:pPr>
              <w:pStyle w:val="af6"/>
              <w:ind w:right="25" w:firstLine="560"/>
            </w:pPr>
            <w:r w:rsidRPr="00BD016B">
              <w:rPr>
                <w:rFonts w:hint="eastAsia"/>
              </w:rPr>
              <w:t>Mentor 1</w:t>
            </w:r>
            <w:r w:rsidRPr="008F2588">
              <w:rPr>
                <w:rFonts w:hint="eastAsia"/>
              </w:rPr>
              <w:t>：</w:t>
            </w:r>
          </w:p>
        </w:tc>
        <w:tc>
          <w:tcPr>
            <w:tcW w:w="3436" w:type="dxa"/>
          </w:tcPr>
          <w:p w14:paraId="0C5BD539" w14:textId="77777777" w:rsidR="000C23A4" w:rsidRPr="00BD016B" w:rsidRDefault="00BA058D" w:rsidP="007C5E0C">
            <w:pPr>
              <w:pStyle w:val="af6"/>
              <w:ind w:right="25" w:firstLine="560"/>
            </w:pPr>
            <w:r>
              <w:rPr>
                <w:rFonts w:hint="eastAsia"/>
              </w:rPr>
              <w:t>YaoJian</w:t>
            </w:r>
            <w:r>
              <w:t>guo</w:t>
            </w:r>
          </w:p>
        </w:tc>
      </w:tr>
      <w:tr w:rsidR="000C23A4" w:rsidRPr="00AD7354" w14:paraId="6E41BCE6" w14:textId="77777777" w:rsidTr="007C5E0C">
        <w:trPr>
          <w:jc w:val="center"/>
        </w:trPr>
        <w:tc>
          <w:tcPr>
            <w:tcW w:w="3507" w:type="dxa"/>
          </w:tcPr>
          <w:p w14:paraId="05185737" w14:textId="77777777" w:rsidR="000C23A4" w:rsidRPr="00BD016B" w:rsidRDefault="000C23A4" w:rsidP="007C5E0C">
            <w:pPr>
              <w:pStyle w:val="af6"/>
              <w:ind w:right="25" w:firstLine="560"/>
            </w:pPr>
            <w:r w:rsidRPr="00BD016B">
              <w:rPr>
                <w:rFonts w:hint="eastAsia"/>
              </w:rPr>
              <w:t>Mentor 2:</w:t>
            </w:r>
          </w:p>
        </w:tc>
        <w:tc>
          <w:tcPr>
            <w:tcW w:w="3436" w:type="dxa"/>
          </w:tcPr>
          <w:p w14:paraId="11D68890" w14:textId="77777777" w:rsidR="000C23A4" w:rsidRPr="00BD016B" w:rsidRDefault="000C23A4" w:rsidP="007C5E0C">
            <w:pPr>
              <w:pStyle w:val="af6"/>
              <w:ind w:right="25" w:firstLine="560"/>
            </w:pPr>
          </w:p>
        </w:tc>
      </w:tr>
      <w:tr w:rsidR="000C23A4" w:rsidRPr="00AD7354" w14:paraId="6B772DF9" w14:textId="77777777" w:rsidTr="007C5E0C">
        <w:trPr>
          <w:jc w:val="center"/>
        </w:trPr>
        <w:tc>
          <w:tcPr>
            <w:tcW w:w="3507" w:type="dxa"/>
          </w:tcPr>
          <w:p w14:paraId="6AF8B36C" w14:textId="77777777" w:rsidR="000C23A4" w:rsidRPr="00BD016B" w:rsidRDefault="000C23A4" w:rsidP="007C5E0C">
            <w:pPr>
              <w:pStyle w:val="af6"/>
              <w:ind w:right="25" w:firstLine="560"/>
            </w:pPr>
            <w:r w:rsidRPr="00BD016B">
              <w:rPr>
                <w:rFonts w:hint="eastAsia"/>
              </w:rPr>
              <w:t>Field</w:t>
            </w:r>
            <w:r w:rsidRPr="008F2588">
              <w:rPr>
                <w:rFonts w:hint="eastAsia"/>
              </w:rPr>
              <w:t>：</w:t>
            </w:r>
          </w:p>
        </w:tc>
        <w:tc>
          <w:tcPr>
            <w:tcW w:w="3436" w:type="dxa"/>
          </w:tcPr>
          <w:p w14:paraId="6208176A" w14:textId="77777777" w:rsidR="000C23A4" w:rsidRPr="00BD016B" w:rsidRDefault="000C23A4" w:rsidP="007C5E0C">
            <w:pPr>
              <w:pStyle w:val="af6"/>
              <w:ind w:right="25" w:firstLine="560"/>
            </w:pPr>
            <w:r w:rsidRPr="00BD016B">
              <w:rPr>
                <w:rFonts w:hint="eastAsia"/>
              </w:rPr>
              <w:t>Software Engineering</w:t>
            </w:r>
          </w:p>
        </w:tc>
      </w:tr>
      <w:tr w:rsidR="000C23A4" w:rsidRPr="00AD7354" w14:paraId="481FD593" w14:textId="77777777" w:rsidTr="007C5E0C">
        <w:trPr>
          <w:jc w:val="center"/>
        </w:trPr>
        <w:tc>
          <w:tcPr>
            <w:tcW w:w="3507" w:type="dxa"/>
          </w:tcPr>
          <w:p w14:paraId="562B9BF2" w14:textId="77777777" w:rsidR="000C23A4" w:rsidRPr="00BD016B" w:rsidRDefault="000C23A4" w:rsidP="007C5E0C">
            <w:pPr>
              <w:pStyle w:val="af6"/>
              <w:ind w:right="25" w:firstLine="560"/>
            </w:pPr>
            <w:r w:rsidRPr="00BD016B">
              <w:rPr>
                <w:rFonts w:hint="eastAsia"/>
              </w:rPr>
              <w:t>Date of Oral Defense</w:t>
            </w:r>
            <w:r w:rsidRPr="008F2588">
              <w:rPr>
                <w:rFonts w:hint="eastAsia"/>
              </w:rPr>
              <w:t>：</w:t>
            </w:r>
          </w:p>
        </w:tc>
        <w:tc>
          <w:tcPr>
            <w:tcW w:w="3436" w:type="dxa"/>
          </w:tcPr>
          <w:p w14:paraId="620A81BB" w14:textId="77777777" w:rsidR="000C23A4" w:rsidRPr="00BD016B" w:rsidRDefault="000C23A4" w:rsidP="007C5E0C">
            <w:pPr>
              <w:pStyle w:val="af6"/>
              <w:ind w:right="25" w:firstLine="560"/>
            </w:pPr>
          </w:p>
        </w:tc>
      </w:tr>
    </w:tbl>
    <w:p w14:paraId="08513ECC" w14:textId="77777777"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14:paraId="2FE2DC25" w14:textId="77777777"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14:paraId="2D244E96" w14:textId="77777777" w:rsidR="000C23A4" w:rsidRPr="00372311" w:rsidRDefault="000C23A4" w:rsidP="00372311">
      <w:pPr>
        <w:pStyle w:val="af5"/>
        <w:ind w:right="25" w:firstLineChars="0"/>
      </w:pPr>
      <w:r w:rsidRPr="00372311">
        <w:rPr>
          <w:rFonts w:hint="eastAsia"/>
        </w:rPr>
        <w:t>School of Software</w:t>
      </w:r>
    </w:p>
    <w:p w14:paraId="64E78D7B" w14:textId="77777777" w:rsidR="000C23A4" w:rsidRPr="00AD7354" w:rsidRDefault="000C23A4" w:rsidP="000C23A4">
      <w:pPr>
        <w:pStyle w:val="af5"/>
        <w:ind w:right="25" w:firstLineChars="0"/>
      </w:pPr>
      <w:r>
        <w:rPr>
          <w:rFonts w:hint="eastAsia"/>
        </w:rPr>
        <w:t>Shanghai Jiaotong University</w:t>
      </w:r>
    </w:p>
    <w:p w14:paraId="222BA258" w14:textId="77777777" w:rsidR="000C23A4" w:rsidRDefault="008719F7" w:rsidP="000C23A4">
      <w:pPr>
        <w:pStyle w:val="af5"/>
        <w:ind w:right="25" w:firstLineChars="0"/>
      </w:pPr>
      <w:r>
        <w:t>Nov</w:t>
      </w:r>
      <w:r w:rsidR="000C23A4">
        <w:rPr>
          <w:rFonts w:hint="eastAsia"/>
        </w:rPr>
        <w:t>. 20</w:t>
      </w:r>
      <w:r>
        <w:rPr>
          <w:rFonts w:hint="eastAsia"/>
        </w:rPr>
        <w:t>16</w:t>
      </w:r>
    </w:p>
    <w:p w14:paraId="7EFFCAB4" w14:textId="77777777" w:rsidR="000C23A4" w:rsidRDefault="000C23A4" w:rsidP="000C23A4">
      <w:pPr>
        <w:ind w:right="25" w:firstLine="480"/>
      </w:pPr>
    </w:p>
    <w:p w14:paraId="36105932" w14:textId="77777777" w:rsidR="000C23A4" w:rsidRDefault="000C23A4" w:rsidP="000C23A4">
      <w:pPr>
        <w:spacing w:line="400" w:lineRule="atLeast"/>
        <w:ind w:right="25" w:firstLine="562"/>
        <w:rPr>
          <w:rFonts w:eastAsia="黑体"/>
          <w:b/>
          <w:sz w:val="28"/>
        </w:rPr>
      </w:pPr>
      <w:r>
        <w:rPr>
          <w:rFonts w:eastAsia="黑体" w:hint="eastAsia"/>
          <w:b/>
          <w:sz w:val="28"/>
        </w:rPr>
        <w:t xml:space="preserve">     </w:t>
      </w:r>
    </w:p>
    <w:p w14:paraId="2C3AAC1B" w14:textId="77777777" w:rsidR="000C23A4" w:rsidRDefault="000C23A4" w:rsidP="000C23A4">
      <w:pPr>
        <w:spacing w:line="400" w:lineRule="atLeast"/>
        <w:ind w:right="25" w:firstLine="562"/>
        <w:rPr>
          <w:rFonts w:eastAsia="黑体"/>
          <w:b/>
          <w:sz w:val="28"/>
        </w:rPr>
      </w:pPr>
    </w:p>
    <w:p w14:paraId="61E95296" w14:textId="77777777" w:rsidR="000C23A4" w:rsidRDefault="000C23A4" w:rsidP="000C23A4">
      <w:pPr>
        <w:spacing w:line="400" w:lineRule="atLeast"/>
        <w:ind w:left="562" w:right="25" w:firstLine="562"/>
        <w:rPr>
          <w:rFonts w:eastAsia="黑体"/>
          <w:b/>
          <w:sz w:val="28"/>
        </w:rPr>
      </w:pPr>
    </w:p>
    <w:p w14:paraId="4F1228F8" w14:textId="77777777" w:rsidR="000C23A4" w:rsidRPr="009F5CF1" w:rsidRDefault="000C23A4"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lastRenderedPageBreak/>
        <w:t>上海交通大学</w:t>
      </w:r>
    </w:p>
    <w:p w14:paraId="06BAA231" w14:textId="77777777"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14:paraId="40ECDB16" w14:textId="77777777" w:rsidR="000C23A4" w:rsidRDefault="000C23A4" w:rsidP="000C23A4">
      <w:pPr>
        <w:spacing w:line="480" w:lineRule="auto"/>
        <w:ind w:left="480" w:right="25" w:firstLine="480"/>
      </w:pPr>
    </w:p>
    <w:p w14:paraId="599DB80D" w14:textId="77777777"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12AABB7E" w14:textId="77777777" w:rsidR="000C23A4" w:rsidRPr="00DC394A" w:rsidRDefault="000C23A4" w:rsidP="000C23A4">
      <w:pPr>
        <w:spacing w:line="480" w:lineRule="auto"/>
        <w:ind w:left="560" w:right="25" w:firstLine="560"/>
        <w:rPr>
          <w:sz w:val="28"/>
          <w:szCs w:val="28"/>
        </w:rPr>
      </w:pPr>
    </w:p>
    <w:p w14:paraId="3AE79269" w14:textId="77777777" w:rsidR="000C23A4" w:rsidRPr="00DC394A" w:rsidRDefault="000C23A4" w:rsidP="000C23A4">
      <w:pPr>
        <w:spacing w:line="480" w:lineRule="auto"/>
        <w:ind w:left="560" w:right="25" w:firstLine="560"/>
        <w:rPr>
          <w:sz w:val="28"/>
          <w:szCs w:val="28"/>
        </w:rPr>
      </w:pPr>
    </w:p>
    <w:p w14:paraId="60E8A47A" w14:textId="77777777" w:rsidR="000C23A4" w:rsidRPr="00DC394A" w:rsidRDefault="000C23A4" w:rsidP="000C23A4">
      <w:pPr>
        <w:spacing w:line="480" w:lineRule="auto"/>
        <w:ind w:left="560" w:right="25" w:firstLine="560"/>
        <w:rPr>
          <w:sz w:val="28"/>
          <w:szCs w:val="28"/>
        </w:rPr>
      </w:pPr>
    </w:p>
    <w:p w14:paraId="57FAD075" w14:textId="77777777"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14:paraId="4C1C072C" w14:textId="77777777" w:rsidR="000C23A4" w:rsidRPr="00DC394A" w:rsidRDefault="000C23A4" w:rsidP="000C23A4">
      <w:pPr>
        <w:spacing w:line="480" w:lineRule="auto"/>
        <w:ind w:left="560" w:right="25" w:firstLine="560"/>
        <w:rPr>
          <w:sz w:val="28"/>
          <w:szCs w:val="28"/>
        </w:rPr>
      </w:pPr>
    </w:p>
    <w:p w14:paraId="6A4C07B0" w14:textId="77777777"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14:paraId="01CFC993" w14:textId="77777777"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14:paraId="1B74CFB1" w14:textId="77777777" w:rsidR="000C23A4" w:rsidRPr="00FD0483" w:rsidRDefault="000C23A4" w:rsidP="00082629">
      <w:pPr>
        <w:widowControl w:val="0"/>
        <w:adjustRightInd w:val="0"/>
        <w:snapToGrid w:val="0"/>
        <w:spacing w:after="0" w:line="240" w:lineRule="auto"/>
        <w:ind w:left="480" w:right="25" w:firstLineChars="200" w:firstLine="562"/>
        <w:jc w:val="both"/>
        <w:rPr>
          <w:rFonts w:eastAsia="黑体" w:hAnsi="Times New Roman"/>
          <w:b/>
          <w:bCs w:val="0"/>
          <w:snapToGrid w:val="0"/>
          <w:sz w:val="28"/>
          <w:szCs w:val="21"/>
        </w:rPr>
      </w:pPr>
    </w:p>
    <w:p w14:paraId="6B50711F" w14:textId="77777777" w:rsidR="000C23A4" w:rsidRPr="00C254E3" w:rsidRDefault="000C23A4" w:rsidP="00082629">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上海交通大学</w:t>
      </w:r>
    </w:p>
    <w:p w14:paraId="0810AF78" w14:textId="77777777" w:rsidR="000C23A4" w:rsidRPr="00C254E3" w:rsidRDefault="000C23A4" w:rsidP="00082629">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14:paraId="03285628" w14:textId="77777777"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14:paraId="3D7DDB8D" w14:textId="77777777"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205C91B5" w14:textId="77777777"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14:paraId="1A4EA34C" w14:textId="77777777"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14:paraId="55DB6C94" w14:textId="77777777"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14:paraId="5DE15F07" w14:textId="77777777"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14:paraId="2A0773A6" w14:textId="77777777" w:rsidR="000C23A4" w:rsidRPr="00EA6752" w:rsidRDefault="000C23A4" w:rsidP="00C254E3">
      <w:pPr>
        <w:spacing w:after="0" w:line="240" w:lineRule="auto"/>
        <w:ind w:right="25" w:firstLine="560"/>
        <w:rPr>
          <w:rFonts w:ascii="宋体"/>
          <w:sz w:val="28"/>
          <w:szCs w:val="28"/>
        </w:rPr>
      </w:pPr>
    </w:p>
    <w:p w14:paraId="7AEC748D" w14:textId="77777777" w:rsidR="000C23A4" w:rsidRPr="00EA6752" w:rsidRDefault="000C23A4" w:rsidP="00C254E3">
      <w:pPr>
        <w:spacing w:after="0" w:line="240" w:lineRule="auto"/>
        <w:ind w:right="25" w:firstLine="560"/>
        <w:rPr>
          <w:rFonts w:ascii="宋体"/>
          <w:sz w:val="28"/>
          <w:szCs w:val="28"/>
        </w:rPr>
      </w:pPr>
    </w:p>
    <w:p w14:paraId="5C404FD7" w14:textId="77777777" w:rsidR="000C23A4" w:rsidRPr="00EA6752" w:rsidRDefault="000C23A4" w:rsidP="00C254E3">
      <w:pPr>
        <w:spacing w:after="0" w:line="240" w:lineRule="auto"/>
        <w:ind w:right="25" w:firstLine="560"/>
        <w:rPr>
          <w:rFonts w:ascii="宋体"/>
          <w:sz w:val="28"/>
          <w:szCs w:val="28"/>
        </w:rPr>
      </w:pPr>
    </w:p>
    <w:p w14:paraId="2A43C672" w14:textId="77777777" w:rsidR="000C23A4" w:rsidRPr="00EA6752" w:rsidRDefault="000C23A4" w:rsidP="00C254E3">
      <w:pPr>
        <w:spacing w:after="0" w:line="240" w:lineRule="auto"/>
        <w:ind w:right="25" w:firstLine="560"/>
        <w:rPr>
          <w:rFonts w:ascii="宋体"/>
          <w:sz w:val="28"/>
          <w:szCs w:val="28"/>
        </w:rPr>
      </w:pPr>
    </w:p>
    <w:p w14:paraId="0520C701" w14:textId="77777777"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14:paraId="557F1EB2" w14:textId="77777777" w:rsidR="000C23A4" w:rsidRPr="00EA6752" w:rsidRDefault="000C23A4" w:rsidP="00C254E3">
      <w:pPr>
        <w:spacing w:after="0" w:line="240" w:lineRule="auto"/>
        <w:ind w:right="25" w:firstLine="560"/>
        <w:rPr>
          <w:rFonts w:ascii="宋体"/>
          <w:sz w:val="28"/>
          <w:szCs w:val="28"/>
        </w:rPr>
      </w:pPr>
    </w:p>
    <w:p w14:paraId="08C96863" w14:textId="77777777"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14:paraId="31B649A6" w14:textId="77777777" w:rsidR="000C23A4" w:rsidRDefault="000C23A4" w:rsidP="00C254E3">
      <w:pPr>
        <w:tabs>
          <w:tab w:val="left" w:pos="2550"/>
        </w:tabs>
        <w:spacing w:after="0" w:line="240" w:lineRule="auto"/>
        <w:ind w:right="25" w:firstLine="643"/>
        <w:jc w:val="center"/>
        <w:rPr>
          <w:rFonts w:eastAsia="黑体"/>
          <w:b/>
          <w:bCs w:val="0"/>
          <w:sz w:val="32"/>
        </w:rPr>
        <w:sectPr w:rsidR="000C23A4" w:rsidSect="007C5E0C">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14:paraId="39343B2C" w14:textId="77777777" w:rsidR="00B2555E" w:rsidRDefault="00B2555E" w:rsidP="0012254C">
      <w:pPr>
        <w:pStyle w:val="a5"/>
        <w:ind w:firstLine="0"/>
        <w:outlineLvl w:val="9"/>
      </w:pPr>
    </w:p>
    <w:p w14:paraId="23CEE6F8" w14:textId="77777777"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14:paraId="537F85B8" w14:textId="77777777" w:rsidR="00640AEE" w:rsidRPr="004C25EA" w:rsidRDefault="00640AEE" w:rsidP="008D0DE3">
      <w:pPr>
        <w:pStyle w:val="a5"/>
        <w:outlineLvl w:val="9"/>
      </w:pPr>
    </w:p>
    <w:p w14:paraId="5E39C493" w14:textId="77777777"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14:paraId="69372859" w14:textId="77777777" w:rsidR="00640AEE" w:rsidRDefault="00640AEE" w:rsidP="008D0DE3">
      <w:pPr>
        <w:pStyle w:val="a5"/>
        <w:outlineLvl w:val="9"/>
      </w:pPr>
    </w:p>
    <w:p w14:paraId="0413BC39" w14:textId="77777777" w:rsidR="00640AEE" w:rsidRDefault="00D30D43" w:rsidP="00073B65">
      <w:pPr>
        <w:pStyle w:val="a6"/>
        <w:outlineLvl w:val="9"/>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B32B96">
        <w:t>通过对嵌入式多媒体</w:t>
      </w:r>
      <w:r w:rsidR="00AC144D">
        <w:rPr>
          <w:rFonts w:hint="eastAsia"/>
        </w:rPr>
        <w:t>应用</w:t>
      </w:r>
      <w:r w:rsidR="00AC144D">
        <w:t>的现状和趋势做</w:t>
      </w:r>
      <w:r w:rsidR="00785F6E">
        <w:rPr>
          <w:rFonts w:hint="eastAsia"/>
        </w:rPr>
        <w:t>分析</w:t>
      </w:r>
      <w:r w:rsidR="00AC144D">
        <w:t>，结合</w:t>
      </w:r>
      <w:r w:rsidR="004A7F50">
        <w:rPr>
          <w:rFonts w:hint="eastAsia"/>
        </w:rPr>
        <w:t>车载</w:t>
      </w:r>
      <w:r w:rsidR="00AC144D">
        <w:t>多媒体终端软硬件开发平台技术，对常见构建多媒体应用的开源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体系结构的相关技术进行学习研究，</w:t>
      </w:r>
      <w:r w:rsidR="00AC144D">
        <w:rPr>
          <w:rFonts w:hint="eastAsia"/>
        </w:rPr>
        <w:t>完成</w:t>
      </w:r>
      <w:r w:rsidR="00AC144D">
        <w:t>基于Gstreamer</w:t>
      </w:r>
      <w:r w:rsidR="00AC144D">
        <w:rPr>
          <w:rFonts w:hint="eastAsia"/>
        </w:rPr>
        <w:t>的</w:t>
      </w:r>
      <w:r w:rsidR="00AC144D">
        <w:t>Chromium</w:t>
      </w:r>
      <w:r w:rsidR="00C87143">
        <w:rPr>
          <w:rFonts w:hint="eastAsia"/>
        </w:rPr>
        <w:t>浏览器</w:t>
      </w:r>
      <w:r w:rsidR="00AC144D">
        <w:t>音视频播放系统</w:t>
      </w:r>
      <w:r w:rsidR="00AC144D">
        <w:rPr>
          <w:rFonts w:hint="eastAsia"/>
        </w:rPr>
        <w:t>的</w:t>
      </w:r>
      <w:r w:rsidR="00AC144D">
        <w:t>设计与实现。</w:t>
      </w:r>
    </w:p>
    <w:p w14:paraId="04287AAD" w14:textId="77777777" w:rsidR="00E24145" w:rsidRDefault="00E114E8" w:rsidP="007467F1">
      <w:pPr>
        <w:pStyle w:val="a8"/>
        <w:ind w:firstLine="420"/>
        <w:outlineLvl w:val="9"/>
        <w:rPr>
          <w:rFonts w:ascii="宋体" w:eastAsia="宋体" w:hAnsi="宋体"/>
          <w:sz w:val="24"/>
          <w:szCs w:val="24"/>
        </w:rPr>
      </w:pPr>
      <w:r w:rsidRPr="00716101">
        <w:rPr>
          <w:rFonts w:ascii="宋体" w:eastAsia="宋体" w:hAnsi="宋体" w:hint="eastAsia"/>
          <w:sz w:val="24"/>
          <w:szCs w:val="24"/>
        </w:rPr>
        <w:t>本文</w:t>
      </w:r>
      <w:r w:rsidRPr="00716101">
        <w:rPr>
          <w:rFonts w:ascii="宋体" w:eastAsia="宋体" w:hAnsi="宋体"/>
          <w:sz w:val="24"/>
          <w:szCs w:val="24"/>
        </w:rPr>
        <w:t>的主要工作包括</w:t>
      </w:r>
      <w:r w:rsidR="0000590D" w:rsidRPr="00716101">
        <w:rPr>
          <w:rFonts w:ascii="宋体" w:eastAsia="宋体" w:hAnsi="宋体" w:hint="eastAsia"/>
          <w:sz w:val="24"/>
          <w:szCs w:val="24"/>
        </w:rPr>
        <w:t>：</w:t>
      </w:r>
    </w:p>
    <w:p w14:paraId="1FF6F985" w14:textId="77777777" w:rsidR="00E24145" w:rsidRDefault="007E56E6" w:rsidP="00E24145">
      <w:pPr>
        <w:pStyle w:val="a8"/>
        <w:numPr>
          <w:ilvl w:val="0"/>
          <w:numId w:val="35"/>
        </w:numPr>
        <w:outlineLvl w:val="9"/>
        <w:rPr>
          <w:rFonts w:ascii="宋体" w:eastAsia="宋体" w:hAnsi="宋体"/>
          <w:sz w:val="24"/>
          <w:szCs w:val="24"/>
        </w:rPr>
      </w:pPr>
      <w:commentRangeStart w:id="4"/>
      <w:r w:rsidRPr="00716101">
        <w:rPr>
          <w:rFonts w:ascii="宋体" w:eastAsia="宋体" w:hAnsi="宋体" w:hint="eastAsia"/>
          <w:sz w:val="24"/>
          <w:szCs w:val="24"/>
        </w:rPr>
        <w:t>全面</w:t>
      </w:r>
      <w:r w:rsidRPr="00716101">
        <w:rPr>
          <w:rFonts w:ascii="宋体" w:eastAsia="宋体" w:hAnsi="宋体"/>
          <w:sz w:val="24"/>
          <w:szCs w:val="24"/>
        </w:rPr>
        <w:t>了解当前主流</w:t>
      </w:r>
      <w:r w:rsidR="009F718D">
        <w:rPr>
          <w:rFonts w:ascii="宋体" w:eastAsia="宋体" w:hAnsi="宋体" w:hint="eastAsia"/>
          <w:sz w:val="24"/>
          <w:szCs w:val="24"/>
        </w:rPr>
        <w:t>浏览器</w:t>
      </w:r>
      <w:r w:rsidRPr="00716101">
        <w:rPr>
          <w:rFonts w:ascii="宋体" w:eastAsia="宋体" w:hAnsi="宋体"/>
          <w:sz w:val="24"/>
          <w:szCs w:val="24"/>
        </w:rPr>
        <w:t>的</w:t>
      </w:r>
      <w:r w:rsidRPr="00716101">
        <w:rPr>
          <w:rFonts w:ascii="宋体" w:eastAsia="宋体" w:hAnsi="宋体" w:hint="eastAsia"/>
          <w:sz w:val="24"/>
          <w:szCs w:val="24"/>
        </w:rPr>
        <w:t>特性</w:t>
      </w:r>
      <w:r w:rsidRPr="00716101">
        <w:rPr>
          <w:rFonts w:ascii="宋体" w:eastAsia="宋体" w:hAnsi="宋体"/>
          <w:sz w:val="24"/>
          <w:szCs w:val="24"/>
        </w:rPr>
        <w:t>和</w:t>
      </w:r>
      <w:r w:rsidRPr="00716101">
        <w:rPr>
          <w:rFonts w:ascii="宋体" w:eastAsia="宋体" w:hAnsi="宋体" w:hint="eastAsia"/>
          <w:sz w:val="24"/>
          <w:szCs w:val="24"/>
        </w:rPr>
        <w:t>整体框架</w:t>
      </w:r>
      <w:r w:rsidR="00E24145">
        <w:rPr>
          <w:rFonts w:ascii="宋体" w:eastAsia="宋体" w:hAnsi="宋体" w:hint="eastAsia"/>
          <w:sz w:val="24"/>
          <w:szCs w:val="24"/>
        </w:rPr>
        <w:t>。</w:t>
      </w:r>
    </w:p>
    <w:p w14:paraId="60CF1F68" w14:textId="77777777" w:rsidR="00E24145" w:rsidRDefault="007E56E6" w:rsidP="00E24145">
      <w:pPr>
        <w:pStyle w:val="a8"/>
        <w:numPr>
          <w:ilvl w:val="0"/>
          <w:numId w:val="35"/>
        </w:numPr>
        <w:outlineLvl w:val="9"/>
        <w:rPr>
          <w:rFonts w:ascii="宋体" w:eastAsia="宋体" w:hAnsi="宋体"/>
          <w:sz w:val="24"/>
          <w:szCs w:val="24"/>
        </w:rPr>
      </w:pPr>
      <w:r w:rsidRPr="00716101">
        <w:rPr>
          <w:rFonts w:ascii="宋体" w:eastAsia="宋体" w:hAnsi="宋体"/>
          <w:sz w:val="24"/>
          <w:szCs w:val="24"/>
        </w:rPr>
        <w:t>Chromium</w:t>
      </w:r>
      <w:r w:rsidR="003F0AB5" w:rsidRPr="00716101">
        <w:rPr>
          <w:rFonts w:ascii="宋体" w:eastAsia="宋体" w:hAnsi="宋体" w:hint="eastAsia"/>
          <w:sz w:val="24"/>
          <w:szCs w:val="24"/>
        </w:rPr>
        <w:t>浏览器</w:t>
      </w:r>
      <w:r w:rsidRPr="00716101">
        <w:rPr>
          <w:rFonts w:ascii="宋体" w:eastAsia="宋体" w:hAnsi="宋体"/>
          <w:sz w:val="24"/>
          <w:szCs w:val="24"/>
        </w:rPr>
        <w:t>多媒体播放相关的架构</w:t>
      </w:r>
      <w:r w:rsidR="00603211" w:rsidRPr="00716101">
        <w:rPr>
          <w:rFonts w:ascii="宋体" w:eastAsia="宋体" w:hAnsi="宋体" w:hint="eastAsia"/>
          <w:sz w:val="24"/>
          <w:szCs w:val="24"/>
        </w:rPr>
        <w:t>分析</w:t>
      </w:r>
      <w:r w:rsidR="0087537A" w:rsidRPr="00716101">
        <w:rPr>
          <w:rFonts w:ascii="宋体" w:eastAsia="宋体" w:hAnsi="宋体" w:hint="eastAsia"/>
          <w:sz w:val="24"/>
          <w:szCs w:val="24"/>
        </w:rPr>
        <w:t>与</w:t>
      </w:r>
      <w:r w:rsidR="0087537A" w:rsidRPr="00716101">
        <w:rPr>
          <w:rFonts w:ascii="宋体" w:eastAsia="宋体" w:hAnsi="宋体"/>
          <w:sz w:val="24"/>
          <w:szCs w:val="24"/>
        </w:rPr>
        <w:t>重构设计</w:t>
      </w:r>
      <w:r w:rsidR="00E24145">
        <w:rPr>
          <w:rFonts w:ascii="宋体" w:eastAsia="宋体" w:hAnsi="宋体" w:hint="eastAsia"/>
          <w:sz w:val="24"/>
          <w:szCs w:val="24"/>
        </w:rPr>
        <w:t>。</w:t>
      </w:r>
    </w:p>
    <w:p w14:paraId="04F4CC8D" w14:textId="77777777" w:rsidR="00E24145" w:rsidRDefault="00190548" w:rsidP="00E24145">
      <w:pPr>
        <w:pStyle w:val="a8"/>
        <w:numPr>
          <w:ilvl w:val="0"/>
          <w:numId w:val="35"/>
        </w:numPr>
        <w:outlineLvl w:val="9"/>
        <w:rPr>
          <w:rFonts w:ascii="宋体" w:eastAsia="宋体" w:hAnsi="宋体"/>
          <w:sz w:val="24"/>
          <w:szCs w:val="24"/>
        </w:rPr>
      </w:pPr>
      <w:r w:rsidRPr="00716101">
        <w:rPr>
          <w:rFonts w:ascii="宋体" w:eastAsia="宋体" w:hAnsi="宋体" w:hint="eastAsia"/>
          <w:sz w:val="24"/>
          <w:szCs w:val="24"/>
        </w:rPr>
        <w:t>深入</w:t>
      </w:r>
      <w:r w:rsidRPr="00716101">
        <w:rPr>
          <w:rFonts w:ascii="宋体" w:eastAsia="宋体" w:hAnsi="宋体"/>
          <w:sz w:val="24"/>
          <w:szCs w:val="24"/>
        </w:rPr>
        <w:t>研究Gstreamer的</w:t>
      </w:r>
      <w:r w:rsidRPr="00716101">
        <w:rPr>
          <w:rFonts w:ascii="宋体" w:eastAsia="宋体" w:hAnsi="宋体" w:hint="eastAsia"/>
          <w:sz w:val="24"/>
          <w:szCs w:val="24"/>
        </w:rPr>
        <w:t>多媒体</w:t>
      </w:r>
      <w:r w:rsidRPr="00716101">
        <w:rPr>
          <w:rFonts w:ascii="宋体" w:eastAsia="宋体" w:hAnsi="宋体"/>
          <w:sz w:val="24"/>
          <w:szCs w:val="24"/>
        </w:rPr>
        <w:t>框架和重要</w:t>
      </w:r>
      <w:r w:rsidRPr="00716101">
        <w:rPr>
          <w:rFonts w:ascii="宋体" w:eastAsia="宋体" w:hAnsi="宋体" w:hint="eastAsia"/>
          <w:sz w:val="24"/>
          <w:szCs w:val="24"/>
        </w:rPr>
        <w:t>组成</w:t>
      </w:r>
      <w:r w:rsidRPr="00716101">
        <w:rPr>
          <w:rFonts w:ascii="宋体" w:eastAsia="宋体" w:hAnsi="宋体"/>
          <w:sz w:val="24"/>
          <w:szCs w:val="24"/>
        </w:rPr>
        <w:t>部分</w:t>
      </w:r>
      <w:r w:rsidR="00E24145">
        <w:rPr>
          <w:rFonts w:ascii="宋体" w:eastAsia="宋体" w:hAnsi="宋体" w:hint="eastAsia"/>
          <w:sz w:val="24"/>
          <w:szCs w:val="24"/>
        </w:rPr>
        <w:t>。</w:t>
      </w:r>
    </w:p>
    <w:p w14:paraId="3E57E2B0" w14:textId="77777777" w:rsidR="00E24145" w:rsidRDefault="007A796D" w:rsidP="00E24145">
      <w:pPr>
        <w:pStyle w:val="a8"/>
        <w:numPr>
          <w:ilvl w:val="0"/>
          <w:numId w:val="35"/>
        </w:numPr>
        <w:outlineLvl w:val="9"/>
        <w:rPr>
          <w:rFonts w:ascii="宋体" w:eastAsia="宋体" w:hAnsi="宋体"/>
          <w:sz w:val="24"/>
          <w:szCs w:val="24"/>
        </w:rPr>
      </w:pPr>
      <w:r w:rsidRPr="00716101">
        <w:rPr>
          <w:rFonts w:ascii="宋体" w:eastAsia="宋体" w:hAnsi="宋体" w:hint="eastAsia"/>
          <w:sz w:val="24"/>
          <w:szCs w:val="24"/>
        </w:rPr>
        <w:t>Gstreamer音视频</w:t>
      </w:r>
      <w:r w:rsidRPr="00716101">
        <w:rPr>
          <w:rFonts w:ascii="宋体" w:eastAsia="宋体" w:hAnsi="宋体"/>
          <w:sz w:val="24"/>
          <w:szCs w:val="24"/>
        </w:rPr>
        <w:t>播放的实现与接口</w:t>
      </w:r>
      <w:r w:rsidRPr="00716101">
        <w:rPr>
          <w:rFonts w:ascii="宋体" w:eastAsia="宋体" w:hAnsi="宋体" w:hint="eastAsia"/>
          <w:sz w:val="24"/>
          <w:szCs w:val="24"/>
        </w:rPr>
        <w:t>封装</w:t>
      </w:r>
    </w:p>
    <w:p w14:paraId="4CA04CE2" w14:textId="77777777" w:rsidR="008D7391" w:rsidRDefault="00463AF9" w:rsidP="00E24145">
      <w:pPr>
        <w:pStyle w:val="a8"/>
        <w:numPr>
          <w:ilvl w:val="0"/>
          <w:numId w:val="35"/>
        </w:numPr>
        <w:outlineLvl w:val="9"/>
        <w:rPr>
          <w:rFonts w:ascii="宋体" w:eastAsia="宋体" w:hAnsi="宋体"/>
          <w:sz w:val="24"/>
          <w:szCs w:val="24"/>
        </w:rPr>
      </w:pPr>
      <w:r w:rsidRPr="00716101">
        <w:rPr>
          <w:rFonts w:ascii="宋体" w:eastAsia="宋体" w:hAnsi="宋体" w:hint="eastAsia"/>
          <w:sz w:val="24"/>
          <w:szCs w:val="24"/>
        </w:rPr>
        <w:t>Chromium多媒体移植</w:t>
      </w:r>
      <w:r w:rsidRPr="00716101">
        <w:rPr>
          <w:rFonts w:ascii="宋体" w:eastAsia="宋体" w:hAnsi="宋体"/>
          <w:sz w:val="24"/>
          <w:szCs w:val="24"/>
        </w:rPr>
        <w:t>实现与Gstreamer</w:t>
      </w:r>
      <w:r w:rsidRPr="00716101">
        <w:rPr>
          <w:rFonts w:ascii="宋体" w:eastAsia="宋体" w:hAnsi="宋体" w:hint="eastAsia"/>
          <w:sz w:val="24"/>
          <w:szCs w:val="24"/>
        </w:rPr>
        <w:t>封装</w:t>
      </w:r>
      <w:r w:rsidRPr="00716101">
        <w:rPr>
          <w:rFonts w:ascii="宋体" w:eastAsia="宋体" w:hAnsi="宋体"/>
          <w:sz w:val="24"/>
          <w:szCs w:val="24"/>
        </w:rPr>
        <w:t>的适配</w:t>
      </w:r>
      <w:commentRangeEnd w:id="4"/>
      <w:r w:rsidR="00082629">
        <w:rPr>
          <w:rStyle w:val="af8"/>
          <w:rFonts w:ascii="Times New Roman" w:eastAsia="宋体" w:hAnsi="宋体"/>
        </w:rPr>
        <w:commentReference w:id="4"/>
      </w:r>
      <w:r w:rsidR="00316553" w:rsidRPr="00716101">
        <w:rPr>
          <w:rFonts w:ascii="宋体" w:eastAsia="宋体" w:hAnsi="宋体" w:hint="eastAsia"/>
          <w:sz w:val="24"/>
          <w:szCs w:val="24"/>
        </w:rPr>
        <w:t>。</w:t>
      </w:r>
      <w:bookmarkStart w:id="5" w:name="_Toc466205701"/>
      <w:bookmarkStart w:id="6" w:name="_Toc466206264"/>
    </w:p>
    <w:p w14:paraId="3CB256DD" w14:textId="77777777" w:rsidR="00782A47" w:rsidRDefault="00AE3FAE" w:rsidP="00351018">
      <w:pPr>
        <w:pStyle w:val="a8"/>
        <w:ind w:firstLine="420"/>
        <w:outlineLvl w:val="9"/>
        <w:rPr>
          <w:rFonts w:ascii="宋体" w:eastAsia="宋体" w:hAnsi="宋体"/>
          <w:sz w:val="24"/>
          <w:szCs w:val="24"/>
        </w:rPr>
      </w:pPr>
      <w:r w:rsidRPr="00544FCD">
        <w:rPr>
          <w:rFonts w:ascii="宋体" w:eastAsia="宋体" w:hAnsi="宋体"/>
          <w:sz w:val="24"/>
          <w:szCs w:val="24"/>
        </w:rPr>
        <w:t>Gstreamer</w:t>
      </w:r>
      <w:r>
        <w:rPr>
          <w:rFonts w:ascii="宋体" w:eastAsia="宋体" w:hAnsi="宋体" w:hint="eastAsia"/>
          <w:sz w:val="24"/>
          <w:szCs w:val="24"/>
        </w:rPr>
        <w:t>框架</w:t>
      </w:r>
      <w:r>
        <w:rPr>
          <w:rFonts w:ascii="宋体" w:eastAsia="宋体" w:hAnsi="宋体"/>
          <w:sz w:val="24"/>
          <w:szCs w:val="24"/>
        </w:rPr>
        <w:t>是当前多媒体设计领域较成熟和</w:t>
      </w:r>
      <w:r>
        <w:rPr>
          <w:rFonts w:ascii="宋体" w:eastAsia="宋体" w:hAnsi="宋体" w:hint="eastAsia"/>
          <w:sz w:val="24"/>
          <w:szCs w:val="24"/>
        </w:rPr>
        <w:t>常</w:t>
      </w:r>
      <w:r>
        <w:rPr>
          <w:rFonts w:ascii="宋体" w:eastAsia="宋体" w:hAnsi="宋体"/>
          <w:sz w:val="24"/>
          <w:szCs w:val="24"/>
        </w:rPr>
        <w:t>用的框架，</w:t>
      </w:r>
      <w:r w:rsidR="006845D4">
        <w:rPr>
          <w:rFonts w:ascii="宋体" w:eastAsia="宋体" w:hAnsi="宋体" w:hint="eastAsia"/>
          <w:sz w:val="24"/>
          <w:szCs w:val="24"/>
        </w:rPr>
        <w:t>基于</w:t>
      </w:r>
      <w:r w:rsidR="00544FCD" w:rsidRPr="00544FCD">
        <w:rPr>
          <w:rFonts w:ascii="宋体" w:eastAsia="宋体" w:hAnsi="宋体"/>
          <w:sz w:val="24"/>
          <w:szCs w:val="24"/>
        </w:rPr>
        <w:t>该架构可以任意开发需要增添的媒体格式、传输协议的流媒体数据处理应用。</w:t>
      </w:r>
      <w:r w:rsidR="00000010">
        <w:rPr>
          <w:rFonts w:ascii="宋体" w:eastAsia="宋体" w:hAnsi="宋体" w:hint="eastAsia"/>
          <w:sz w:val="24"/>
          <w:szCs w:val="24"/>
        </w:rPr>
        <w:t>基于</w:t>
      </w:r>
      <w:r w:rsidR="00000010">
        <w:rPr>
          <w:rFonts w:ascii="宋体" w:eastAsia="宋体" w:hAnsi="宋体"/>
          <w:sz w:val="24"/>
          <w:szCs w:val="24"/>
        </w:rPr>
        <w:t>Gstreamer的Chro</w:t>
      </w:r>
      <w:r w:rsidR="00000010">
        <w:rPr>
          <w:rFonts w:ascii="宋体" w:eastAsia="宋体" w:hAnsi="宋体"/>
          <w:sz w:val="24"/>
          <w:szCs w:val="24"/>
        </w:rPr>
        <w:softHyphen/>
        <w:t>m</w:t>
      </w:r>
      <w:r w:rsidR="00000010">
        <w:rPr>
          <w:rFonts w:ascii="宋体" w:eastAsia="宋体" w:hAnsi="宋体"/>
          <w:sz w:val="24"/>
          <w:szCs w:val="24"/>
        </w:rPr>
        <w:softHyphen/>
        <w:t>ium音视频播放系统</w:t>
      </w:r>
      <w:r w:rsidR="00D27D54">
        <w:rPr>
          <w:rFonts w:ascii="宋体" w:eastAsia="宋体" w:hAnsi="宋体" w:hint="eastAsia"/>
          <w:sz w:val="24"/>
          <w:szCs w:val="24"/>
        </w:rPr>
        <w:t>不仅</w:t>
      </w:r>
      <w:r w:rsidR="00D27D54">
        <w:rPr>
          <w:rFonts w:ascii="宋体" w:eastAsia="宋体" w:hAnsi="宋体"/>
          <w:sz w:val="24"/>
          <w:szCs w:val="24"/>
        </w:rPr>
        <w:t>便于后期的扩展</w:t>
      </w:r>
      <w:r w:rsidR="00D27D54">
        <w:rPr>
          <w:rFonts w:ascii="宋体" w:eastAsia="宋体" w:hAnsi="宋体" w:hint="eastAsia"/>
          <w:sz w:val="24"/>
          <w:szCs w:val="24"/>
        </w:rPr>
        <w:t>，而且</w:t>
      </w:r>
      <w:r w:rsidR="009C57C3">
        <w:rPr>
          <w:rFonts w:ascii="宋体" w:eastAsia="宋体" w:hAnsi="宋体"/>
          <w:sz w:val="24"/>
          <w:szCs w:val="24"/>
        </w:rPr>
        <w:t>被封装成共享库的插件所提供的元件可以被多个</w:t>
      </w:r>
      <w:r w:rsidR="00544FCD" w:rsidRPr="00544FCD">
        <w:rPr>
          <w:rFonts w:ascii="宋体" w:eastAsia="宋体" w:hAnsi="宋体"/>
          <w:sz w:val="24"/>
          <w:szCs w:val="24"/>
        </w:rPr>
        <w:t>程序共享使用，</w:t>
      </w:r>
      <w:r w:rsidR="009F091E">
        <w:rPr>
          <w:rFonts w:ascii="宋体" w:eastAsia="宋体" w:hAnsi="宋体" w:hint="eastAsia"/>
          <w:sz w:val="24"/>
          <w:szCs w:val="24"/>
        </w:rPr>
        <w:t>降低开发</w:t>
      </w:r>
      <w:r w:rsidR="009F091E">
        <w:rPr>
          <w:rFonts w:ascii="宋体" w:eastAsia="宋体" w:hAnsi="宋体"/>
          <w:sz w:val="24"/>
          <w:szCs w:val="24"/>
        </w:rPr>
        <w:t>成本</w:t>
      </w:r>
      <w:r w:rsidR="00544FCD" w:rsidRPr="00544FCD">
        <w:rPr>
          <w:rFonts w:ascii="宋体" w:eastAsia="宋体" w:hAnsi="宋体"/>
          <w:sz w:val="24"/>
          <w:szCs w:val="24"/>
        </w:rPr>
        <w:t>。</w:t>
      </w:r>
      <w:r w:rsidR="00D27D54">
        <w:rPr>
          <w:rFonts w:ascii="宋体" w:eastAsia="宋体" w:hAnsi="宋体" w:hint="eastAsia"/>
          <w:sz w:val="24"/>
          <w:szCs w:val="24"/>
        </w:rPr>
        <w:t>另外</w:t>
      </w:r>
      <w:r w:rsidR="00D27D54">
        <w:rPr>
          <w:rFonts w:ascii="宋体" w:eastAsia="宋体" w:hAnsi="宋体"/>
          <w:sz w:val="24"/>
          <w:szCs w:val="24"/>
        </w:rPr>
        <w:t>，</w:t>
      </w:r>
      <w:r w:rsidR="00E00D5B">
        <w:rPr>
          <w:rFonts w:ascii="宋体" w:eastAsia="宋体" w:hAnsi="宋体" w:hint="eastAsia"/>
          <w:sz w:val="24"/>
          <w:szCs w:val="24"/>
        </w:rPr>
        <w:t>此系统</w:t>
      </w:r>
      <w:r w:rsidR="00D27D54">
        <w:rPr>
          <w:rFonts w:ascii="宋体" w:eastAsia="宋体" w:hAnsi="宋体" w:hint="eastAsia"/>
          <w:sz w:val="24"/>
          <w:szCs w:val="24"/>
        </w:rPr>
        <w:t>支持</w:t>
      </w:r>
      <w:r w:rsidR="007467F1">
        <w:rPr>
          <w:rFonts w:ascii="宋体" w:eastAsia="宋体" w:hAnsi="宋体"/>
          <w:sz w:val="24"/>
          <w:szCs w:val="24"/>
        </w:rPr>
        <w:t>WebAPP</w:t>
      </w:r>
      <w:r w:rsidR="007467F1">
        <w:rPr>
          <w:rFonts w:ascii="宋体" w:eastAsia="宋体" w:hAnsi="宋体" w:hint="eastAsia"/>
          <w:sz w:val="24"/>
          <w:szCs w:val="24"/>
        </w:rPr>
        <w:t>的</w:t>
      </w:r>
      <w:r w:rsidR="007467F1">
        <w:rPr>
          <w:rFonts w:ascii="宋体" w:eastAsia="宋体" w:hAnsi="宋体"/>
          <w:sz w:val="24"/>
          <w:szCs w:val="24"/>
        </w:rPr>
        <w:t>使用</w:t>
      </w:r>
      <w:r w:rsidR="007467F1">
        <w:rPr>
          <w:rFonts w:ascii="宋体" w:eastAsia="宋体" w:hAnsi="宋体" w:hint="eastAsia"/>
          <w:sz w:val="24"/>
          <w:szCs w:val="24"/>
        </w:rPr>
        <w:t>，</w:t>
      </w:r>
      <w:r w:rsidR="00807BF7">
        <w:rPr>
          <w:rFonts w:ascii="宋体" w:eastAsia="宋体" w:hAnsi="宋体" w:hint="eastAsia"/>
          <w:sz w:val="24"/>
          <w:szCs w:val="24"/>
        </w:rPr>
        <w:t>对</w:t>
      </w:r>
      <w:r w:rsidR="00F11A01">
        <w:rPr>
          <w:rFonts w:ascii="宋体" w:eastAsia="宋体" w:hAnsi="宋体" w:hint="eastAsia"/>
          <w:sz w:val="24"/>
          <w:szCs w:val="24"/>
        </w:rPr>
        <w:t>相关</w:t>
      </w:r>
      <w:r w:rsidR="00F11A01">
        <w:rPr>
          <w:rFonts w:ascii="宋体" w:eastAsia="宋体" w:hAnsi="宋体"/>
          <w:sz w:val="24"/>
          <w:szCs w:val="24"/>
        </w:rPr>
        <w:t>的</w:t>
      </w:r>
      <w:r w:rsidR="00807BF7">
        <w:rPr>
          <w:rFonts w:ascii="宋体" w:eastAsia="宋体" w:hAnsi="宋体"/>
          <w:sz w:val="24"/>
          <w:szCs w:val="24"/>
        </w:rPr>
        <w:t>第三方</w:t>
      </w:r>
      <w:r w:rsidR="00C42E58">
        <w:rPr>
          <w:rFonts w:ascii="宋体" w:eastAsia="宋体" w:hAnsi="宋体" w:hint="eastAsia"/>
          <w:sz w:val="24"/>
          <w:szCs w:val="24"/>
        </w:rPr>
        <w:t>软件</w:t>
      </w:r>
      <w:r w:rsidR="0065325B">
        <w:rPr>
          <w:rFonts w:ascii="宋体" w:eastAsia="宋体" w:hAnsi="宋体" w:hint="eastAsia"/>
          <w:sz w:val="24"/>
          <w:szCs w:val="24"/>
        </w:rPr>
        <w:t>可以无缝</w:t>
      </w:r>
      <w:r w:rsidR="0065325B">
        <w:rPr>
          <w:rFonts w:ascii="宋体" w:eastAsia="宋体" w:hAnsi="宋体"/>
          <w:sz w:val="24"/>
          <w:szCs w:val="24"/>
        </w:rPr>
        <w:t>对接</w:t>
      </w:r>
      <w:r w:rsidR="00807BF7">
        <w:rPr>
          <w:rFonts w:ascii="宋体" w:eastAsia="宋体" w:hAnsi="宋体"/>
          <w:sz w:val="24"/>
          <w:szCs w:val="24"/>
        </w:rPr>
        <w:t>。</w:t>
      </w:r>
      <w:r w:rsidR="00544FCD" w:rsidRPr="00544FCD">
        <w:rPr>
          <w:rFonts w:ascii="宋体" w:eastAsia="宋体" w:hAnsi="宋体"/>
          <w:sz w:val="24"/>
          <w:szCs w:val="24"/>
        </w:rPr>
        <w:t>基于GStreamer 架构的</w:t>
      </w:r>
      <w:r w:rsidR="0055348F" w:rsidRPr="009662D8">
        <w:rPr>
          <w:rFonts w:ascii="宋体" w:eastAsia="宋体" w:hAnsi="宋体"/>
          <w:sz w:val="24"/>
          <w:szCs w:val="24"/>
        </w:rPr>
        <w:t>Chromium</w:t>
      </w:r>
      <w:r w:rsidR="0055348F" w:rsidRPr="00351018">
        <w:rPr>
          <w:rFonts w:ascii="宋体" w:eastAsia="宋体" w:hAnsi="宋体" w:hint="eastAsia"/>
          <w:sz w:val="24"/>
          <w:szCs w:val="24"/>
        </w:rPr>
        <w:t>音视频</w:t>
      </w:r>
      <w:r w:rsidR="0055348F" w:rsidRPr="00351018">
        <w:rPr>
          <w:rFonts w:ascii="宋体" w:eastAsia="宋体" w:hAnsi="宋体"/>
          <w:sz w:val="24"/>
          <w:szCs w:val="24"/>
        </w:rPr>
        <w:t>播放</w:t>
      </w:r>
      <w:r w:rsidR="0055348F" w:rsidRPr="00351018">
        <w:rPr>
          <w:rFonts w:ascii="宋体" w:eastAsia="宋体" w:hAnsi="宋体" w:hint="eastAsia"/>
          <w:sz w:val="24"/>
          <w:szCs w:val="24"/>
        </w:rPr>
        <w:t>系统</w:t>
      </w:r>
      <w:r w:rsidR="00544FCD" w:rsidRPr="00544FCD">
        <w:rPr>
          <w:rFonts w:ascii="宋体" w:eastAsia="宋体" w:hAnsi="宋体"/>
          <w:sz w:val="24"/>
          <w:szCs w:val="24"/>
        </w:rPr>
        <w:t>不仅能给</w:t>
      </w:r>
      <w:r w:rsidR="00544FCD" w:rsidRPr="00544FCD">
        <w:rPr>
          <w:rFonts w:ascii="宋体" w:eastAsia="宋体" w:hAnsi="宋体"/>
          <w:sz w:val="24"/>
          <w:szCs w:val="24"/>
        </w:rPr>
        <w:lastRenderedPageBreak/>
        <w:t>用户提供更多、更好的</w:t>
      </w:r>
      <w:r w:rsidR="00544FCD" w:rsidRPr="00544FCD">
        <w:rPr>
          <w:rFonts w:ascii="宋体" w:eastAsia="宋体" w:hAnsi="宋体" w:hint="eastAsia"/>
          <w:sz w:val="24"/>
          <w:szCs w:val="24"/>
        </w:rPr>
        <w:t>音视频享受，</w:t>
      </w:r>
      <w:r w:rsidR="00DD3E85">
        <w:rPr>
          <w:rFonts w:ascii="宋体" w:eastAsia="宋体" w:hAnsi="宋体" w:hint="eastAsia"/>
          <w:sz w:val="24"/>
          <w:szCs w:val="24"/>
        </w:rPr>
        <w:t>还</w:t>
      </w:r>
      <w:r w:rsidR="00544FCD" w:rsidRPr="00544FCD">
        <w:rPr>
          <w:rFonts w:ascii="宋体" w:eastAsia="宋体" w:hAnsi="宋体" w:hint="eastAsia"/>
          <w:sz w:val="24"/>
          <w:szCs w:val="24"/>
        </w:rPr>
        <w:t>简化了集成和复用，快速响应市场需求，提高产品竞争力</w:t>
      </w:r>
      <w:r w:rsidR="00782A47">
        <w:rPr>
          <w:rFonts w:ascii="宋体" w:eastAsia="宋体" w:hAnsi="宋体" w:hint="eastAsia"/>
          <w:sz w:val="24"/>
          <w:szCs w:val="24"/>
        </w:rPr>
        <w:t>。</w:t>
      </w:r>
    </w:p>
    <w:p w14:paraId="20BB312E" w14:textId="77777777"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5"/>
      <w:bookmarkEnd w:id="6"/>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14:paraId="485A83D5" w14:textId="77777777" w:rsidR="00640AEE" w:rsidRDefault="00640AEE" w:rsidP="001B6A85">
      <w:pPr>
        <w:rPr>
          <w:rStyle w:val="123Char"/>
        </w:rPr>
      </w:pPr>
      <w:r>
        <w:rPr>
          <w:rStyle w:val="123Char"/>
        </w:rPr>
        <w:br w:type="page"/>
      </w:r>
    </w:p>
    <w:p w14:paraId="53805F37" w14:textId="77777777" w:rsidR="00640AEE" w:rsidRDefault="00640AEE" w:rsidP="001B6A85"/>
    <w:p w14:paraId="7ED19CD7" w14:textId="77777777" w:rsidR="00640AEE" w:rsidRPr="00362516" w:rsidRDefault="00640AEE" w:rsidP="00362516">
      <w:pPr>
        <w:jc w:val="center"/>
        <w:rPr>
          <w:b/>
          <w:sz w:val="32"/>
          <w:szCs w:val="32"/>
        </w:rPr>
      </w:pPr>
      <w:r w:rsidRPr="00362516">
        <w:rPr>
          <w:b/>
          <w:sz w:val="32"/>
          <w:szCs w:val="32"/>
        </w:rPr>
        <w:t>THE DESIGN AND IMPLEMENTATION</w:t>
      </w:r>
    </w:p>
    <w:p w14:paraId="4A7AD878" w14:textId="77777777" w:rsidR="00640AEE" w:rsidRPr="00362516" w:rsidRDefault="00640AEE" w:rsidP="00362516">
      <w:pPr>
        <w:jc w:val="center"/>
        <w:rPr>
          <w:b/>
          <w:sz w:val="32"/>
          <w:szCs w:val="32"/>
        </w:rPr>
      </w:pPr>
      <w:r w:rsidRPr="00362516">
        <w:rPr>
          <w:b/>
          <w:sz w:val="32"/>
          <w:szCs w:val="32"/>
        </w:rPr>
        <w:t>OF CHROMIUM AUDIO AND VIDEO PLAYER</w:t>
      </w:r>
    </w:p>
    <w:p w14:paraId="65CF50E1" w14:textId="77777777" w:rsidR="00640AEE" w:rsidRPr="00362516" w:rsidRDefault="00640AEE" w:rsidP="00362516">
      <w:pPr>
        <w:jc w:val="center"/>
        <w:rPr>
          <w:b/>
          <w:sz w:val="32"/>
          <w:szCs w:val="32"/>
        </w:rPr>
      </w:pPr>
      <w:r w:rsidRPr="00362516">
        <w:rPr>
          <w:b/>
          <w:sz w:val="32"/>
          <w:szCs w:val="32"/>
        </w:rPr>
        <w:t>BASED ON GSTREAMER</w:t>
      </w:r>
    </w:p>
    <w:p w14:paraId="5D5EA70C" w14:textId="77777777" w:rsidR="00640AEE" w:rsidRDefault="00640AEE" w:rsidP="001B6A85"/>
    <w:p w14:paraId="133B5300" w14:textId="77777777" w:rsidR="00640AEE" w:rsidRDefault="00640AEE" w:rsidP="001B6A85"/>
    <w:p w14:paraId="65EBE018" w14:textId="77777777" w:rsidR="00873530" w:rsidRDefault="00873530" w:rsidP="001B6A85"/>
    <w:p w14:paraId="2500E24B" w14:textId="77777777" w:rsidR="00873530" w:rsidRPr="00441A71" w:rsidRDefault="00640AEE" w:rsidP="00441A71">
      <w:pPr>
        <w:jc w:val="center"/>
        <w:rPr>
          <w:sz w:val="32"/>
          <w:szCs w:val="32"/>
        </w:rPr>
      </w:pPr>
      <w:bookmarkStart w:id="7" w:name="_Toc105491689"/>
      <w:r w:rsidRPr="00441A71">
        <w:rPr>
          <w:sz w:val="32"/>
          <w:szCs w:val="32"/>
        </w:rPr>
        <w:t>A</w:t>
      </w:r>
      <w:r w:rsidRPr="00441A71">
        <w:rPr>
          <w:rFonts w:hint="eastAsia"/>
          <w:sz w:val="32"/>
          <w:szCs w:val="32"/>
        </w:rPr>
        <w:t>BSTRACT</w:t>
      </w:r>
      <w:bookmarkEnd w:id="7"/>
    </w:p>
    <w:p w14:paraId="2DF62E77" w14:textId="77777777" w:rsidR="00873530" w:rsidRDefault="00873530" w:rsidP="001B6A85">
      <w:pPr>
        <w:rPr>
          <w:sz w:val="32"/>
          <w:szCs w:val="32"/>
        </w:rPr>
      </w:pPr>
      <w:r>
        <w:rPr>
          <w:rFonts w:hint="eastAsia"/>
          <w:sz w:val="32"/>
          <w:szCs w:val="32"/>
        </w:rPr>
        <w:t xml:space="preserve">                           </w:t>
      </w:r>
    </w:p>
    <w:p w14:paraId="58614F30" w14:textId="77777777" w:rsidR="00873530" w:rsidRDefault="00873530" w:rsidP="001B6A85">
      <w:pPr>
        <w:rPr>
          <w:sz w:val="32"/>
          <w:szCs w:val="32"/>
        </w:rPr>
      </w:pPr>
    </w:p>
    <w:p w14:paraId="2827DAFA" w14:textId="77777777"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embedded multimedia application,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14:paraId="1C0869EF" w14:textId="77777777" w:rsidR="007F29CC" w:rsidRPr="007F29CC" w:rsidRDefault="007F29CC" w:rsidP="001B6A85">
      <w:r w:rsidRPr="007F29CC">
        <w:t>The main work of this paper includes:</w:t>
      </w:r>
    </w:p>
    <w:p w14:paraId="09D4C9BF" w14:textId="77777777" w:rsidR="007F29CC" w:rsidRPr="007F29CC" w:rsidRDefault="007F29CC" w:rsidP="001B6A85">
      <w:r w:rsidRPr="007F29CC">
        <w:t>1. A comprehensive understanding of the current mainstream browser features and the overall framework.</w:t>
      </w:r>
    </w:p>
    <w:p w14:paraId="434C68A6" w14:textId="77777777" w:rsidR="007F29CC" w:rsidRPr="007F29CC" w:rsidRDefault="007F29CC" w:rsidP="001B6A85">
      <w:r w:rsidRPr="007F29CC">
        <w:t>2. Chrom</w:t>
      </w:r>
      <w:r w:rsidR="007F158A">
        <w:t xml:space="preserve">ium browser multimedia </w:t>
      </w:r>
      <w:r w:rsidRPr="007F29CC">
        <w:t>related architecture analysis and reconstruction design.</w:t>
      </w:r>
    </w:p>
    <w:p w14:paraId="65576DFC" w14:textId="77777777" w:rsidR="007F29CC" w:rsidRPr="007F29CC" w:rsidRDefault="00D23E5C" w:rsidP="001B6A85">
      <w:r>
        <w:t>3. In</w:t>
      </w:r>
      <w:r w:rsidR="007F29CC" w:rsidRPr="007F29CC">
        <w:t>depth study of Gstreamer's multimedia framework and important components.</w:t>
      </w:r>
    </w:p>
    <w:p w14:paraId="662359E6" w14:textId="77777777" w:rsidR="007F29CC" w:rsidRPr="007F29CC" w:rsidRDefault="007F29CC" w:rsidP="001B6A85">
      <w:r w:rsidRPr="007F29CC">
        <w:t>4. Gstreamer audio and video playback and interface encapsulation</w:t>
      </w:r>
    </w:p>
    <w:p w14:paraId="753CC855" w14:textId="77777777" w:rsidR="007F29CC" w:rsidRPr="007F29CC" w:rsidRDefault="007F29CC" w:rsidP="001B6A85">
      <w:r w:rsidRPr="007F29CC">
        <w:t>5. Chromium multimedia porting and Gstreamer package adaptation.</w:t>
      </w:r>
    </w:p>
    <w:p w14:paraId="37DE67C8" w14:textId="77777777" w:rsidR="00640AEE" w:rsidRPr="00873530" w:rsidRDefault="007F29CC" w:rsidP="001B6A85">
      <w:r w:rsidRPr="007F29CC">
        <w:lastRenderedPageBreak/>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14:paraId="6A4023B8" w14:textId="77777777" w:rsidR="00640AEE" w:rsidRPr="00E83A55" w:rsidRDefault="00640AEE" w:rsidP="001B6A85"/>
    <w:p w14:paraId="39A72F4C" w14:textId="77777777" w:rsidR="00640AEE" w:rsidRPr="006E0DA1" w:rsidRDefault="00640AEE" w:rsidP="001B6A85">
      <w:pPr>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14:paraId="5DCE4E33" w14:textId="77777777" w:rsidR="00640AEE" w:rsidRDefault="00640AEE" w:rsidP="001B6A85"/>
    <w:p w14:paraId="4E9AE154" w14:textId="77777777" w:rsidR="00640AEE" w:rsidRPr="00E52D1D" w:rsidRDefault="00640AEE" w:rsidP="001B6A85"/>
    <w:p w14:paraId="26C33573" w14:textId="77777777" w:rsidR="00640AEE" w:rsidRDefault="00640AEE" w:rsidP="001B6A85"/>
    <w:p w14:paraId="29E63FC4" w14:textId="77777777" w:rsidR="00CB0F81" w:rsidRDefault="00CB0F81" w:rsidP="008D0DE3"/>
    <w:p w14:paraId="01290485" w14:textId="77777777"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14:paraId="1D9F0C47" w14:textId="77777777" w:rsidR="001416BB" w:rsidRDefault="001416BB" w:rsidP="0040288E">
          <w:pPr>
            <w:pStyle w:val="TOC"/>
            <w:jc w:val="center"/>
            <w:rPr>
              <w:rFonts w:ascii="黑体" w:eastAsia="黑体" w:hAnsi="黑体"/>
              <w:b/>
              <w:color w:val="auto"/>
              <w:lang w:val="zh-CN"/>
            </w:rPr>
          </w:pPr>
        </w:p>
        <w:p w14:paraId="79A6CED7" w14:textId="77777777"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14:paraId="0F5A0BA7" w14:textId="77777777" w:rsidR="001416BB" w:rsidRPr="001416BB" w:rsidRDefault="001416BB" w:rsidP="001416BB">
          <w:pPr>
            <w:rPr>
              <w:lang w:val="zh-CN"/>
            </w:rPr>
          </w:pPr>
        </w:p>
        <w:p w14:paraId="365B7AA2" w14:textId="77777777" w:rsidR="007C5E0C" w:rsidRDefault="0040288E">
          <w:pPr>
            <w:pStyle w:val="11"/>
            <w:tabs>
              <w:tab w:val="right" w:leader="dot" w:pos="9061"/>
            </w:tabs>
            <w:rPr>
              <w:ins w:id="8" w:author="Administrator" w:date="2016-11-13T11:36:00Z"/>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ins w:id="9" w:author="Administrator" w:date="2016-11-13T11:36:00Z">
            <w:r w:rsidR="007C5E0C" w:rsidRPr="007532D6">
              <w:rPr>
                <w:rStyle w:val="ae"/>
                <w:noProof/>
              </w:rPr>
              <w:fldChar w:fldCharType="begin"/>
            </w:r>
            <w:r w:rsidR="007C5E0C" w:rsidRPr="007532D6">
              <w:rPr>
                <w:rStyle w:val="ae"/>
                <w:noProof/>
              </w:rPr>
              <w:instrText xml:space="preserve"> </w:instrText>
            </w:r>
            <w:r w:rsidR="007C5E0C">
              <w:rPr>
                <w:noProof/>
              </w:rPr>
              <w:instrText>HYPERLINK \l "_Toc466800366"</w:instrText>
            </w:r>
            <w:r w:rsidR="007C5E0C" w:rsidRPr="007532D6">
              <w:rPr>
                <w:rStyle w:val="ae"/>
                <w:noProof/>
              </w:rPr>
              <w:instrText xml:space="preserve"> </w:instrText>
            </w:r>
            <w:r w:rsidR="007C5E0C" w:rsidRPr="007532D6">
              <w:rPr>
                <w:rStyle w:val="ae"/>
                <w:noProof/>
              </w:rPr>
            </w:r>
            <w:r w:rsidR="007C5E0C" w:rsidRPr="007532D6">
              <w:rPr>
                <w:rStyle w:val="ae"/>
                <w:noProof/>
              </w:rPr>
              <w:fldChar w:fldCharType="separate"/>
            </w:r>
            <w:r w:rsidR="007C5E0C" w:rsidRPr="007532D6">
              <w:rPr>
                <w:rStyle w:val="ae"/>
                <w:noProof/>
              </w:rPr>
              <w:t xml:space="preserve">1 </w:t>
            </w:r>
            <w:r w:rsidR="007C5E0C" w:rsidRPr="007532D6">
              <w:rPr>
                <w:rStyle w:val="ae"/>
                <w:rFonts w:hint="eastAsia"/>
                <w:noProof/>
              </w:rPr>
              <w:t>绪论</w:t>
            </w:r>
            <w:r w:rsidR="007C5E0C">
              <w:rPr>
                <w:noProof/>
                <w:webHidden/>
              </w:rPr>
              <w:tab/>
            </w:r>
            <w:r w:rsidR="007C5E0C">
              <w:rPr>
                <w:noProof/>
                <w:webHidden/>
              </w:rPr>
              <w:fldChar w:fldCharType="begin"/>
            </w:r>
            <w:r w:rsidR="007C5E0C">
              <w:rPr>
                <w:noProof/>
                <w:webHidden/>
              </w:rPr>
              <w:instrText xml:space="preserve"> PAGEREF _Toc466800366 \h </w:instrText>
            </w:r>
            <w:r w:rsidR="007C5E0C">
              <w:rPr>
                <w:noProof/>
                <w:webHidden/>
              </w:rPr>
            </w:r>
          </w:ins>
          <w:r w:rsidR="007C5E0C">
            <w:rPr>
              <w:noProof/>
              <w:webHidden/>
            </w:rPr>
            <w:fldChar w:fldCharType="separate"/>
          </w:r>
          <w:ins w:id="10" w:author="Administrator" w:date="2016-11-13T11:36:00Z">
            <w:r w:rsidR="007C5E0C">
              <w:rPr>
                <w:noProof/>
                <w:webHidden/>
              </w:rPr>
              <w:t>1</w:t>
            </w:r>
            <w:r w:rsidR="007C5E0C">
              <w:rPr>
                <w:noProof/>
                <w:webHidden/>
              </w:rPr>
              <w:fldChar w:fldCharType="end"/>
            </w:r>
            <w:r w:rsidR="007C5E0C" w:rsidRPr="007532D6">
              <w:rPr>
                <w:rStyle w:val="ae"/>
                <w:noProof/>
              </w:rPr>
              <w:fldChar w:fldCharType="end"/>
            </w:r>
          </w:ins>
        </w:p>
        <w:p w14:paraId="6E7C5FF5" w14:textId="77777777" w:rsidR="007C5E0C" w:rsidRDefault="007C5E0C">
          <w:pPr>
            <w:pStyle w:val="20"/>
            <w:tabs>
              <w:tab w:val="right" w:leader="dot" w:pos="9061"/>
            </w:tabs>
            <w:rPr>
              <w:ins w:id="11" w:author="Administrator" w:date="2016-11-13T11:36:00Z"/>
              <w:rFonts w:asciiTheme="minorHAnsi" w:eastAsiaTheme="minorEastAsia" w:hAnsiTheme="minorHAnsi" w:cstheme="minorBidi"/>
              <w:iCs w:val="0"/>
              <w:noProof/>
              <w:kern w:val="2"/>
              <w:sz w:val="21"/>
              <w:szCs w:val="22"/>
            </w:rPr>
          </w:pPr>
          <w:ins w:id="12" w:author="Administrator" w:date="2016-11-13T11:36:00Z">
            <w:r w:rsidRPr="007532D6">
              <w:rPr>
                <w:rStyle w:val="ae"/>
                <w:noProof/>
              </w:rPr>
              <w:fldChar w:fldCharType="begin"/>
            </w:r>
            <w:r w:rsidRPr="007532D6">
              <w:rPr>
                <w:rStyle w:val="ae"/>
                <w:noProof/>
              </w:rPr>
              <w:instrText xml:space="preserve"> </w:instrText>
            </w:r>
            <w:r>
              <w:rPr>
                <w:noProof/>
              </w:rPr>
              <w:instrText>HYPERLINK \l "_Toc466800367"</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1.1 </w:t>
            </w:r>
            <w:r w:rsidRPr="007532D6">
              <w:rPr>
                <w:rStyle w:val="ae"/>
                <w:rFonts w:hint="eastAsia"/>
                <w:noProof/>
              </w:rPr>
              <w:t>研究背景及意义</w:t>
            </w:r>
            <w:r>
              <w:rPr>
                <w:noProof/>
                <w:webHidden/>
              </w:rPr>
              <w:tab/>
            </w:r>
            <w:r>
              <w:rPr>
                <w:noProof/>
                <w:webHidden/>
              </w:rPr>
              <w:fldChar w:fldCharType="begin"/>
            </w:r>
            <w:r>
              <w:rPr>
                <w:noProof/>
                <w:webHidden/>
              </w:rPr>
              <w:instrText xml:space="preserve"> PAGEREF _Toc466800367 \h </w:instrText>
            </w:r>
            <w:r>
              <w:rPr>
                <w:noProof/>
                <w:webHidden/>
              </w:rPr>
            </w:r>
          </w:ins>
          <w:r>
            <w:rPr>
              <w:noProof/>
              <w:webHidden/>
            </w:rPr>
            <w:fldChar w:fldCharType="separate"/>
          </w:r>
          <w:ins w:id="13" w:author="Administrator" w:date="2016-11-13T11:36:00Z">
            <w:r>
              <w:rPr>
                <w:noProof/>
                <w:webHidden/>
              </w:rPr>
              <w:t>1</w:t>
            </w:r>
            <w:r>
              <w:rPr>
                <w:noProof/>
                <w:webHidden/>
              </w:rPr>
              <w:fldChar w:fldCharType="end"/>
            </w:r>
            <w:r w:rsidRPr="007532D6">
              <w:rPr>
                <w:rStyle w:val="ae"/>
                <w:noProof/>
              </w:rPr>
              <w:fldChar w:fldCharType="end"/>
            </w:r>
          </w:ins>
        </w:p>
        <w:p w14:paraId="347A224E" w14:textId="77777777" w:rsidR="007C5E0C" w:rsidRDefault="007C5E0C">
          <w:pPr>
            <w:pStyle w:val="20"/>
            <w:tabs>
              <w:tab w:val="right" w:leader="dot" w:pos="9061"/>
            </w:tabs>
            <w:rPr>
              <w:ins w:id="14" w:author="Administrator" w:date="2016-11-13T11:36:00Z"/>
              <w:rFonts w:asciiTheme="minorHAnsi" w:eastAsiaTheme="minorEastAsia" w:hAnsiTheme="minorHAnsi" w:cstheme="minorBidi"/>
              <w:iCs w:val="0"/>
              <w:noProof/>
              <w:kern w:val="2"/>
              <w:sz w:val="21"/>
              <w:szCs w:val="22"/>
            </w:rPr>
          </w:pPr>
          <w:ins w:id="15" w:author="Administrator" w:date="2016-11-13T11:36:00Z">
            <w:r w:rsidRPr="007532D6">
              <w:rPr>
                <w:rStyle w:val="ae"/>
                <w:noProof/>
              </w:rPr>
              <w:fldChar w:fldCharType="begin"/>
            </w:r>
            <w:r w:rsidRPr="007532D6">
              <w:rPr>
                <w:rStyle w:val="ae"/>
                <w:noProof/>
              </w:rPr>
              <w:instrText xml:space="preserve"> </w:instrText>
            </w:r>
            <w:r>
              <w:rPr>
                <w:noProof/>
              </w:rPr>
              <w:instrText>HYPERLINK \l "_Toc466800368"</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1.2 </w:t>
            </w:r>
            <w:r w:rsidRPr="007532D6">
              <w:rPr>
                <w:rStyle w:val="ae"/>
                <w:rFonts w:hint="eastAsia"/>
                <w:noProof/>
              </w:rPr>
              <w:t>国内外研究现状</w:t>
            </w:r>
            <w:r>
              <w:rPr>
                <w:noProof/>
                <w:webHidden/>
              </w:rPr>
              <w:tab/>
            </w:r>
            <w:r>
              <w:rPr>
                <w:noProof/>
                <w:webHidden/>
              </w:rPr>
              <w:fldChar w:fldCharType="begin"/>
            </w:r>
            <w:r>
              <w:rPr>
                <w:noProof/>
                <w:webHidden/>
              </w:rPr>
              <w:instrText xml:space="preserve"> PAGEREF _Toc466800368 \h </w:instrText>
            </w:r>
            <w:r>
              <w:rPr>
                <w:noProof/>
                <w:webHidden/>
              </w:rPr>
            </w:r>
          </w:ins>
          <w:r>
            <w:rPr>
              <w:noProof/>
              <w:webHidden/>
            </w:rPr>
            <w:fldChar w:fldCharType="separate"/>
          </w:r>
          <w:ins w:id="16" w:author="Administrator" w:date="2016-11-13T11:36:00Z">
            <w:r>
              <w:rPr>
                <w:noProof/>
                <w:webHidden/>
              </w:rPr>
              <w:t>2</w:t>
            </w:r>
            <w:r>
              <w:rPr>
                <w:noProof/>
                <w:webHidden/>
              </w:rPr>
              <w:fldChar w:fldCharType="end"/>
            </w:r>
            <w:r w:rsidRPr="007532D6">
              <w:rPr>
                <w:rStyle w:val="ae"/>
                <w:noProof/>
              </w:rPr>
              <w:fldChar w:fldCharType="end"/>
            </w:r>
          </w:ins>
        </w:p>
        <w:p w14:paraId="4C82DE2E" w14:textId="77777777" w:rsidR="007C5E0C" w:rsidRDefault="007C5E0C">
          <w:pPr>
            <w:pStyle w:val="20"/>
            <w:tabs>
              <w:tab w:val="right" w:leader="dot" w:pos="9061"/>
            </w:tabs>
            <w:rPr>
              <w:ins w:id="17" w:author="Administrator" w:date="2016-11-13T11:36:00Z"/>
              <w:rFonts w:asciiTheme="minorHAnsi" w:eastAsiaTheme="minorEastAsia" w:hAnsiTheme="minorHAnsi" w:cstheme="minorBidi"/>
              <w:iCs w:val="0"/>
              <w:noProof/>
              <w:kern w:val="2"/>
              <w:sz w:val="21"/>
              <w:szCs w:val="22"/>
            </w:rPr>
          </w:pPr>
          <w:ins w:id="18" w:author="Administrator" w:date="2016-11-13T11:36:00Z">
            <w:r w:rsidRPr="007532D6">
              <w:rPr>
                <w:rStyle w:val="ae"/>
                <w:noProof/>
              </w:rPr>
              <w:fldChar w:fldCharType="begin"/>
            </w:r>
            <w:r w:rsidRPr="007532D6">
              <w:rPr>
                <w:rStyle w:val="ae"/>
                <w:noProof/>
              </w:rPr>
              <w:instrText xml:space="preserve"> </w:instrText>
            </w:r>
            <w:r>
              <w:rPr>
                <w:noProof/>
              </w:rPr>
              <w:instrText>HYPERLINK \l "_Toc466800369"</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1.3 </w:t>
            </w:r>
            <w:r w:rsidRPr="007532D6">
              <w:rPr>
                <w:rStyle w:val="ae"/>
                <w:rFonts w:hint="eastAsia"/>
                <w:noProof/>
              </w:rPr>
              <w:t>本文工作</w:t>
            </w:r>
            <w:r>
              <w:rPr>
                <w:noProof/>
                <w:webHidden/>
              </w:rPr>
              <w:tab/>
            </w:r>
            <w:r>
              <w:rPr>
                <w:noProof/>
                <w:webHidden/>
              </w:rPr>
              <w:fldChar w:fldCharType="begin"/>
            </w:r>
            <w:r>
              <w:rPr>
                <w:noProof/>
                <w:webHidden/>
              </w:rPr>
              <w:instrText xml:space="preserve"> PAGEREF _Toc466800369 \h </w:instrText>
            </w:r>
            <w:r>
              <w:rPr>
                <w:noProof/>
                <w:webHidden/>
              </w:rPr>
            </w:r>
          </w:ins>
          <w:r>
            <w:rPr>
              <w:noProof/>
              <w:webHidden/>
            </w:rPr>
            <w:fldChar w:fldCharType="separate"/>
          </w:r>
          <w:ins w:id="19" w:author="Administrator" w:date="2016-11-13T11:36:00Z">
            <w:r>
              <w:rPr>
                <w:noProof/>
                <w:webHidden/>
              </w:rPr>
              <w:t>4</w:t>
            </w:r>
            <w:r>
              <w:rPr>
                <w:noProof/>
                <w:webHidden/>
              </w:rPr>
              <w:fldChar w:fldCharType="end"/>
            </w:r>
            <w:r w:rsidRPr="007532D6">
              <w:rPr>
                <w:rStyle w:val="ae"/>
                <w:noProof/>
              </w:rPr>
              <w:fldChar w:fldCharType="end"/>
            </w:r>
          </w:ins>
        </w:p>
        <w:p w14:paraId="53926E5D" w14:textId="77777777" w:rsidR="007C5E0C" w:rsidRDefault="007C5E0C">
          <w:pPr>
            <w:pStyle w:val="20"/>
            <w:tabs>
              <w:tab w:val="right" w:leader="dot" w:pos="9061"/>
            </w:tabs>
            <w:rPr>
              <w:ins w:id="20" w:author="Administrator" w:date="2016-11-13T11:36:00Z"/>
              <w:rFonts w:asciiTheme="minorHAnsi" w:eastAsiaTheme="minorEastAsia" w:hAnsiTheme="minorHAnsi" w:cstheme="minorBidi"/>
              <w:iCs w:val="0"/>
              <w:noProof/>
              <w:kern w:val="2"/>
              <w:sz w:val="21"/>
              <w:szCs w:val="22"/>
            </w:rPr>
          </w:pPr>
          <w:ins w:id="21"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"_Toc466800370"</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1.4</w:t>
            </w:r>
            <w:r w:rsidRPr="007532D6">
              <w:rPr>
                <w:rStyle w:val="ae"/>
                <w:rFonts w:hint="eastAsia"/>
                <w:noProof/>
              </w:rPr>
              <w:t>论文组织结构</w:t>
            </w:r>
            <w:r>
              <w:rPr>
                <w:noProof/>
                <w:webHidden/>
              </w:rPr>
              <w:tab/>
            </w:r>
            <w:r>
              <w:rPr>
                <w:noProof/>
                <w:webHidden/>
              </w:rPr>
              <w:fldChar w:fldCharType="begin"/>
            </w:r>
            <w:r>
              <w:rPr>
                <w:noProof/>
                <w:webHidden/>
              </w:rPr>
              <w:instrText xml:space="preserve"> PAGEREF _Toc466800370 \h </w:instrText>
            </w:r>
            <w:r>
              <w:rPr>
                <w:noProof/>
                <w:webHidden/>
              </w:rPr>
            </w:r>
          </w:ins>
          <w:r>
            <w:rPr>
              <w:noProof/>
              <w:webHidden/>
            </w:rPr>
            <w:fldChar w:fldCharType="separate"/>
          </w:r>
          <w:ins w:id="22" w:author="Administrator" w:date="2016-11-13T11:36:00Z">
            <w:r>
              <w:rPr>
                <w:noProof/>
                <w:webHidden/>
              </w:rPr>
              <w:t>4</w:t>
            </w:r>
            <w:r>
              <w:rPr>
                <w:noProof/>
                <w:webHidden/>
              </w:rPr>
              <w:fldChar w:fldCharType="end"/>
            </w:r>
            <w:r w:rsidRPr="007532D6">
              <w:rPr>
                <w:rStyle w:val="ae"/>
                <w:noProof/>
              </w:rPr>
              <w:fldChar w:fldCharType="end"/>
            </w:r>
          </w:ins>
        </w:p>
        <w:p w14:paraId="33A0D5F4" w14:textId="77777777" w:rsidR="007C5E0C" w:rsidRDefault="007C5E0C">
          <w:pPr>
            <w:pStyle w:val="11"/>
            <w:tabs>
              <w:tab w:val="right" w:leader="dot" w:pos="9061"/>
            </w:tabs>
            <w:rPr>
              <w:ins w:id="23" w:author="Administrator" w:date="2016-11-13T11:36:00Z"/>
              <w:rFonts w:asciiTheme="minorHAnsi" w:eastAsiaTheme="minorEastAsia" w:hAnsiTheme="minorHAnsi" w:cstheme="minorBidi"/>
              <w:bCs w:val="0"/>
              <w:noProof/>
              <w:kern w:val="2"/>
              <w:sz w:val="21"/>
              <w:szCs w:val="22"/>
            </w:rPr>
          </w:pPr>
          <w:ins w:id="24"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"_Toc466800371"</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 </w:t>
            </w:r>
            <w:r w:rsidRPr="007532D6">
              <w:rPr>
                <w:rStyle w:val="ae"/>
                <w:rFonts w:hint="eastAsia"/>
                <w:noProof/>
              </w:rPr>
              <w:t>相关技术</w:t>
            </w:r>
            <w:r>
              <w:rPr>
                <w:noProof/>
                <w:webHidden/>
              </w:rPr>
              <w:tab/>
            </w:r>
            <w:r>
              <w:rPr>
                <w:noProof/>
                <w:webHidden/>
              </w:rPr>
              <w:fldChar w:fldCharType="begin"/>
            </w:r>
            <w:r>
              <w:rPr>
                <w:noProof/>
                <w:webHidden/>
              </w:rPr>
              <w:instrText xml:space="preserve"> PAGEREF _Toc466800371 \h </w:instrText>
            </w:r>
            <w:r>
              <w:rPr>
                <w:noProof/>
                <w:webHidden/>
              </w:rPr>
            </w:r>
          </w:ins>
          <w:r>
            <w:rPr>
              <w:noProof/>
              <w:webHidden/>
            </w:rPr>
            <w:fldChar w:fldCharType="separate"/>
          </w:r>
          <w:ins w:id="25" w:author="Administrator" w:date="2016-11-13T11:36:00Z">
            <w:r>
              <w:rPr>
                <w:noProof/>
                <w:webHidden/>
              </w:rPr>
              <w:t>6</w:t>
            </w:r>
            <w:r>
              <w:rPr>
                <w:noProof/>
                <w:webHidden/>
              </w:rPr>
              <w:fldChar w:fldCharType="end"/>
            </w:r>
            <w:r w:rsidRPr="007532D6">
              <w:rPr>
                <w:rStyle w:val="ae"/>
                <w:noProof/>
              </w:rPr>
              <w:fldChar w:fldCharType="end"/>
            </w:r>
          </w:ins>
        </w:p>
        <w:p w14:paraId="3C3CC842" w14:textId="77777777" w:rsidR="007C5E0C" w:rsidRDefault="007C5E0C">
          <w:pPr>
            <w:pStyle w:val="20"/>
            <w:tabs>
              <w:tab w:val="right" w:leader="dot" w:pos="9061"/>
            </w:tabs>
            <w:rPr>
              <w:ins w:id="26" w:author="Administrator" w:date="2016-11-13T11:36:00Z"/>
              <w:rFonts w:asciiTheme="minorHAnsi" w:eastAsiaTheme="minorEastAsia" w:hAnsiTheme="minorHAnsi" w:cstheme="minorBidi"/>
              <w:iCs w:val="0"/>
              <w:noProof/>
              <w:kern w:val="2"/>
              <w:sz w:val="21"/>
              <w:szCs w:val="22"/>
            </w:rPr>
          </w:pPr>
          <w:ins w:id="27"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"_Toc466800372"</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2.1 </w:t>
            </w:r>
            <w:r w:rsidRPr="007532D6">
              <w:rPr>
                <w:rStyle w:val="ae"/>
                <w:rFonts w:hint="eastAsia"/>
                <w:noProof/>
              </w:rPr>
              <w:t>浏览器</w:t>
            </w:r>
            <w:r>
              <w:rPr>
                <w:noProof/>
                <w:webHidden/>
              </w:rPr>
              <w:tab/>
            </w:r>
            <w:r>
              <w:rPr>
                <w:noProof/>
                <w:webHidden/>
              </w:rPr>
              <w:fldChar w:fldCharType="begin"/>
            </w:r>
            <w:r>
              <w:rPr>
                <w:noProof/>
                <w:webHidden/>
              </w:rPr>
              <w:instrText xml:space="preserve"> PAGEREF _Toc466800372 \h </w:instrText>
            </w:r>
            <w:r>
              <w:rPr>
                <w:noProof/>
                <w:webHidden/>
              </w:rPr>
            </w:r>
          </w:ins>
          <w:r>
            <w:rPr>
              <w:noProof/>
              <w:webHidden/>
            </w:rPr>
            <w:fldChar w:fldCharType="separate"/>
          </w:r>
          <w:ins w:id="28" w:author="Administrator" w:date="2016-11-13T11:36:00Z">
            <w:r>
              <w:rPr>
                <w:noProof/>
                <w:webHidden/>
              </w:rPr>
              <w:t>6</w:t>
            </w:r>
            <w:r>
              <w:rPr>
                <w:noProof/>
                <w:webHidden/>
              </w:rPr>
              <w:fldChar w:fldCharType="end"/>
            </w:r>
            <w:r w:rsidRPr="007532D6">
              <w:rPr>
                <w:rStyle w:val="ae"/>
                <w:noProof/>
              </w:rPr>
              <w:fldChar w:fldCharType="end"/>
            </w:r>
          </w:ins>
        </w:p>
        <w:p w14:paraId="02DB64EC" w14:textId="77777777" w:rsidR="007C5E0C" w:rsidRDefault="007C5E0C">
          <w:pPr>
            <w:pStyle w:val="30"/>
            <w:tabs>
              <w:tab w:val="right" w:leader="dot" w:pos="9061"/>
            </w:tabs>
            <w:rPr>
              <w:ins w:id="29" w:author="Administrator" w:date="2016-11-13T11:36:00Z"/>
              <w:rFonts w:asciiTheme="minorHAnsi" w:eastAsiaTheme="minorEastAsia" w:hAnsiTheme="minorHAnsi" w:cstheme="minorBidi"/>
              <w:noProof/>
              <w:kern w:val="2"/>
              <w:sz w:val="21"/>
              <w:szCs w:val="22"/>
            </w:rPr>
          </w:pPr>
          <w:ins w:id="30"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"_Toc466800373"</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2.1.1</w:t>
            </w:r>
            <w:r w:rsidRPr="007532D6">
              <w:rPr>
                <w:rStyle w:val="ae"/>
                <w:rFonts w:hint="eastAsia"/>
                <w:noProof/>
              </w:rPr>
              <w:t>浏览器简介</w:t>
            </w:r>
            <w:r>
              <w:rPr>
                <w:noProof/>
                <w:webHidden/>
              </w:rPr>
              <w:tab/>
            </w:r>
            <w:r>
              <w:rPr>
                <w:noProof/>
                <w:webHidden/>
              </w:rPr>
              <w:fldChar w:fldCharType="begin"/>
            </w:r>
            <w:r>
              <w:rPr>
                <w:noProof/>
                <w:webHidden/>
              </w:rPr>
              <w:instrText xml:space="preserve"> PAGEREF _Toc466800373 \h </w:instrText>
            </w:r>
            <w:r>
              <w:rPr>
                <w:noProof/>
                <w:webHidden/>
              </w:rPr>
            </w:r>
          </w:ins>
          <w:r>
            <w:rPr>
              <w:noProof/>
              <w:webHidden/>
            </w:rPr>
            <w:fldChar w:fldCharType="separate"/>
          </w:r>
          <w:ins w:id="31" w:author="Administrator" w:date="2016-11-13T11:36:00Z">
            <w:r>
              <w:rPr>
                <w:noProof/>
                <w:webHidden/>
              </w:rPr>
              <w:t>6</w:t>
            </w:r>
            <w:r>
              <w:rPr>
                <w:noProof/>
                <w:webHidden/>
              </w:rPr>
              <w:fldChar w:fldCharType="end"/>
            </w:r>
            <w:r w:rsidRPr="007532D6">
              <w:rPr>
                <w:rStyle w:val="ae"/>
                <w:noProof/>
              </w:rPr>
              <w:fldChar w:fldCharType="end"/>
            </w:r>
          </w:ins>
        </w:p>
        <w:p w14:paraId="35BB5627" w14:textId="77777777" w:rsidR="007C5E0C" w:rsidRDefault="007C5E0C">
          <w:pPr>
            <w:pStyle w:val="30"/>
            <w:tabs>
              <w:tab w:val="right" w:leader="dot" w:pos="9061"/>
            </w:tabs>
            <w:rPr>
              <w:ins w:id="32" w:author="Administrator" w:date="2016-11-13T11:36:00Z"/>
              <w:rFonts w:asciiTheme="minorHAnsi" w:eastAsiaTheme="minorEastAsia" w:hAnsiTheme="minorHAnsi" w:cstheme="minorBidi"/>
              <w:noProof/>
              <w:kern w:val="2"/>
              <w:sz w:val="21"/>
              <w:szCs w:val="22"/>
            </w:rPr>
          </w:pPr>
          <w:ins w:id="33"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"_Toc466800374"</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2.1.2 </w:t>
            </w:r>
            <w:r w:rsidRPr="007532D6">
              <w:rPr>
                <w:rStyle w:val="ae"/>
                <w:rFonts w:hint="eastAsia"/>
                <w:noProof/>
              </w:rPr>
              <w:t>浏览器特性</w:t>
            </w:r>
            <w:r>
              <w:rPr>
                <w:noProof/>
                <w:webHidden/>
              </w:rPr>
              <w:tab/>
            </w:r>
            <w:r>
              <w:rPr>
                <w:noProof/>
                <w:webHidden/>
              </w:rPr>
              <w:fldChar w:fldCharType="begin"/>
            </w:r>
            <w:r>
              <w:rPr>
                <w:noProof/>
                <w:webHidden/>
              </w:rPr>
              <w:instrText xml:space="preserve"> PAGEREF _Toc466800374 \h </w:instrText>
            </w:r>
            <w:r>
              <w:rPr>
                <w:noProof/>
                <w:webHidden/>
              </w:rPr>
            </w:r>
          </w:ins>
          <w:r>
            <w:rPr>
              <w:noProof/>
              <w:webHidden/>
            </w:rPr>
            <w:fldChar w:fldCharType="separate"/>
          </w:r>
          <w:ins w:id="34" w:author="Administrator" w:date="2016-11-13T11:36:00Z">
            <w:r>
              <w:rPr>
                <w:noProof/>
                <w:webHidden/>
              </w:rPr>
              <w:t>8</w:t>
            </w:r>
            <w:r>
              <w:rPr>
                <w:noProof/>
                <w:webHidden/>
              </w:rPr>
              <w:fldChar w:fldCharType="end"/>
            </w:r>
            <w:r w:rsidRPr="007532D6">
              <w:rPr>
                <w:rStyle w:val="ae"/>
                <w:noProof/>
              </w:rPr>
              <w:fldChar w:fldCharType="end"/>
            </w:r>
          </w:ins>
        </w:p>
        <w:p w14:paraId="6EE4D449" w14:textId="77777777" w:rsidR="007C5E0C" w:rsidRDefault="007C5E0C">
          <w:pPr>
            <w:pStyle w:val="30"/>
            <w:tabs>
              <w:tab w:val="right" w:leader="dot" w:pos="9061"/>
            </w:tabs>
            <w:rPr>
              <w:ins w:id="35" w:author="Administrator" w:date="2016-11-13T11:36:00Z"/>
              <w:rFonts w:asciiTheme="minorHAnsi" w:eastAsiaTheme="minorEastAsia" w:hAnsiTheme="minorHAnsi" w:cstheme="minorBidi"/>
              <w:noProof/>
              <w:kern w:val="2"/>
              <w:sz w:val="21"/>
              <w:szCs w:val="22"/>
            </w:rPr>
          </w:pPr>
          <w:ins w:id="36"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"_Toc466800375"</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2.1.3 </w:t>
            </w:r>
            <w:r w:rsidRPr="007532D6">
              <w:rPr>
                <w:rStyle w:val="ae"/>
                <w:rFonts w:hint="eastAsia"/>
                <w:noProof/>
              </w:rPr>
              <w:t>浏览器基本工作原理</w:t>
            </w:r>
            <w:r>
              <w:rPr>
                <w:noProof/>
                <w:webHidden/>
              </w:rPr>
              <w:tab/>
            </w:r>
            <w:r>
              <w:rPr>
                <w:noProof/>
                <w:webHidden/>
              </w:rPr>
              <w:fldChar w:fldCharType="begin"/>
            </w:r>
            <w:r>
              <w:rPr>
                <w:noProof/>
                <w:webHidden/>
              </w:rPr>
              <w:instrText xml:space="preserve"> PAGEREF _Toc466800375 \h </w:instrText>
            </w:r>
            <w:r>
              <w:rPr>
                <w:noProof/>
                <w:webHidden/>
              </w:rPr>
            </w:r>
          </w:ins>
          <w:r>
            <w:rPr>
              <w:noProof/>
              <w:webHidden/>
            </w:rPr>
            <w:fldChar w:fldCharType="separate"/>
          </w:r>
          <w:ins w:id="37" w:author="Administrator" w:date="2016-11-13T11:36:00Z">
            <w:r>
              <w:rPr>
                <w:noProof/>
                <w:webHidden/>
              </w:rPr>
              <w:t>9</w:t>
            </w:r>
            <w:r>
              <w:rPr>
                <w:noProof/>
                <w:webHidden/>
              </w:rPr>
              <w:fldChar w:fldCharType="end"/>
            </w:r>
            <w:r w:rsidRPr="007532D6">
              <w:rPr>
                <w:rStyle w:val="ae"/>
                <w:noProof/>
              </w:rPr>
              <w:fldChar w:fldCharType="end"/>
            </w:r>
          </w:ins>
        </w:p>
        <w:p w14:paraId="5BB0D540" w14:textId="77777777" w:rsidR="007C5E0C" w:rsidRDefault="007C5E0C">
          <w:pPr>
            <w:pStyle w:val="30"/>
            <w:tabs>
              <w:tab w:val="right" w:leader="dot" w:pos="9061"/>
            </w:tabs>
            <w:rPr>
              <w:ins w:id="38" w:author="Administrator" w:date="2016-11-13T11:36:00Z"/>
              <w:rFonts w:asciiTheme="minorHAnsi" w:eastAsiaTheme="minorEastAsia" w:hAnsiTheme="minorHAnsi" w:cstheme="minorBidi"/>
              <w:noProof/>
              <w:kern w:val="2"/>
              <w:sz w:val="21"/>
              <w:szCs w:val="22"/>
            </w:rPr>
          </w:pPr>
          <w:ins w:id="39"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"_Toc466800376"</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2.1.4 </w:t>
            </w:r>
            <w:r w:rsidRPr="007532D6">
              <w:rPr>
                <w:rStyle w:val="ae"/>
                <w:rFonts w:hint="eastAsia"/>
                <w:noProof/>
              </w:rPr>
              <w:t>浏览器内核架构及</w:t>
            </w:r>
            <w:r w:rsidRPr="007532D6">
              <w:rPr>
                <w:rStyle w:val="ae"/>
                <w:noProof/>
              </w:rPr>
              <w:t>Chromium</w:t>
            </w:r>
            <w:r w:rsidRPr="007532D6">
              <w:rPr>
                <w:rStyle w:val="ae"/>
                <w:rFonts w:hint="eastAsia"/>
                <w:noProof/>
              </w:rPr>
              <w:t>浏览器总体架构</w:t>
            </w:r>
            <w:r>
              <w:rPr>
                <w:noProof/>
                <w:webHidden/>
              </w:rPr>
              <w:tab/>
            </w:r>
            <w:r>
              <w:rPr>
                <w:noProof/>
                <w:webHidden/>
              </w:rPr>
              <w:fldChar w:fldCharType="begin"/>
            </w:r>
            <w:r>
              <w:rPr>
                <w:noProof/>
                <w:webHidden/>
              </w:rPr>
              <w:instrText xml:space="preserve"> PAGEREF _Toc466800376 \h </w:instrText>
            </w:r>
            <w:r>
              <w:rPr>
                <w:noProof/>
                <w:webHidden/>
              </w:rPr>
            </w:r>
          </w:ins>
          <w:r>
            <w:rPr>
              <w:noProof/>
              <w:webHidden/>
            </w:rPr>
            <w:fldChar w:fldCharType="separate"/>
          </w:r>
          <w:ins w:id="40" w:author="Administrator" w:date="2016-11-13T11:36:00Z">
            <w:r>
              <w:rPr>
                <w:noProof/>
                <w:webHidden/>
              </w:rPr>
              <w:t>17</w:t>
            </w:r>
            <w:r>
              <w:rPr>
                <w:noProof/>
                <w:webHidden/>
              </w:rPr>
              <w:fldChar w:fldCharType="end"/>
            </w:r>
            <w:r w:rsidRPr="007532D6">
              <w:rPr>
                <w:rStyle w:val="ae"/>
                <w:noProof/>
              </w:rPr>
              <w:fldChar w:fldCharType="end"/>
            </w:r>
          </w:ins>
        </w:p>
        <w:p w14:paraId="29F1E546" w14:textId="77777777" w:rsidR="007C5E0C" w:rsidRDefault="007C5E0C">
          <w:pPr>
            <w:pStyle w:val="20"/>
            <w:tabs>
              <w:tab w:val="right" w:leader="dot" w:pos="9061"/>
            </w:tabs>
            <w:rPr>
              <w:ins w:id="41" w:author="Administrator" w:date="2016-11-13T11:36:00Z"/>
              <w:rFonts w:asciiTheme="minorHAnsi" w:eastAsiaTheme="minorEastAsia" w:hAnsiTheme="minorHAnsi" w:cstheme="minorBidi"/>
              <w:iCs w:val="0"/>
              <w:noProof/>
              <w:kern w:val="2"/>
              <w:sz w:val="21"/>
              <w:szCs w:val="22"/>
            </w:rPr>
          </w:pPr>
          <w:ins w:id="42"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"_Toc466800377"</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2.3 Gstreamer</w:t>
            </w:r>
            <w:r w:rsidRPr="007532D6">
              <w:rPr>
                <w:rStyle w:val="ae"/>
                <w:rFonts w:hint="eastAsia"/>
                <w:noProof/>
              </w:rPr>
              <w:t>基础</w:t>
            </w:r>
            <w:r>
              <w:rPr>
                <w:noProof/>
                <w:webHidden/>
              </w:rPr>
              <w:tab/>
            </w:r>
            <w:r>
              <w:rPr>
                <w:noProof/>
                <w:webHidden/>
              </w:rPr>
              <w:fldChar w:fldCharType="begin"/>
            </w:r>
            <w:r>
              <w:rPr>
                <w:noProof/>
                <w:webHidden/>
              </w:rPr>
              <w:instrText xml:space="preserve"> PAGEREF _Toc466800377 \h </w:instrText>
            </w:r>
            <w:r>
              <w:rPr>
                <w:noProof/>
                <w:webHidden/>
              </w:rPr>
            </w:r>
          </w:ins>
          <w:r>
            <w:rPr>
              <w:noProof/>
              <w:webHidden/>
            </w:rPr>
            <w:fldChar w:fldCharType="separate"/>
          </w:r>
          <w:ins w:id="43" w:author="Administrator" w:date="2016-11-13T11:36:00Z">
            <w:r>
              <w:rPr>
                <w:noProof/>
                <w:webHidden/>
              </w:rPr>
              <w:t>28</w:t>
            </w:r>
            <w:r>
              <w:rPr>
                <w:noProof/>
                <w:webHidden/>
              </w:rPr>
              <w:fldChar w:fldCharType="end"/>
            </w:r>
            <w:r w:rsidRPr="007532D6">
              <w:rPr>
                <w:rStyle w:val="ae"/>
                <w:noProof/>
              </w:rPr>
              <w:fldChar w:fldCharType="end"/>
            </w:r>
          </w:ins>
        </w:p>
        <w:p w14:paraId="3FF56CEC" w14:textId="77777777" w:rsidR="007C5E0C" w:rsidRDefault="007C5E0C">
          <w:pPr>
            <w:pStyle w:val="30"/>
            <w:tabs>
              <w:tab w:val="right" w:leader="dot" w:pos="9061"/>
            </w:tabs>
            <w:rPr>
              <w:ins w:id="44" w:author="Administrator" w:date="2016-11-13T11:36:00Z"/>
              <w:rFonts w:asciiTheme="minorHAnsi" w:eastAsiaTheme="minorEastAsia" w:hAnsiTheme="minorHAnsi" w:cstheme="minorBidi"/>
              <w:noProof/>
              <w:kern w:val="2"/>
              <w:sz w:val="21"/>
              <w:szCs w:val="22"/>
            </w:rPr>
          </w:pPr>
          <w:ins w:id="45"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"_Toc466800378"</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2.3.1 Gstreamer</w:t>
            </w:r>
            <w:r w:rsidRPr="007532D6">
              <w:rPr>
                <w:rStyle w:val="ae"/>
                <w:rFonts w:hint="eastAsia"/>
                <w:noProof/>
              </w:rPr>
              <w:t>是什么</w:t>
            </w:r>
            <w:r>
              <w:rPr>
                <w:noProof/>
                <w:webHidden/>
              </w:rPr>
              <w:tab/>
            </w:r>
            <w:r>
              <w:rPr>
                <w:noProof/>
                <w:webHidden/>
              </w:rPr>
              <w:fldChar w:fldCharType="begin"/>
            </w:r>
            <w:r>
              <w:rPr>
                <w:noProof/>
                <w:webHidden/>
              </w:rPr>
              <w:instrText xml:space="preserve"> PAGEREF _Toc466800378 \h </w:instrText>
            </w:r>
            <w:r>
              <w:rPr>
                <w:noProof/>
                <w:webHidden/>
              </w:rPr>
            </w:r>
          </w:ins>
          <w:r>
            <w:rPr>
              <w:noProof/>
              <w:webHidden/>
            </w:rPr>
            <w:fldChar w:fldCharType="separate"/>
          </w:r>
          <w:ins w:id="46" w:author="Administrator" w:date="2016-11-13T11:36:00Z">
            <w:r>
              <w:rPr>
                <w:noProof/>
                <w:webHidden/>
              </w:rPr>
              <w:t>28</w:t>
            </w:r>
            <w:r>
              <w:rPr>
                <w:noProof/>
                <w:webHidden/>
              </w:rPr>
              <w:fldChar w:fldCharType="end"/>
            </w:r>
            <w:r w:rsidRPr="007532D6">
              <w:rPr>
                <w:rStyle w:val="ae"/>
                <w:noProof/>
              </w:rPr>
              <w:fldChar w:fldCharType="end"/>
            </w:r>
          </w:ins>
        </w:p>
        <w:p w14:paraId="45605FF1" w14:textId="77777777" w:rsidR="007C5E0C" w:rsidRDefault="007C5E0C">
          <w:pPr>
            <w:pStyle w:val="30"/>
            <w:tabs>
              <w:tab w:val="right" w:leader="dot" w:pos="9061"/>
            </w:tabs>
            <w:rPr>
              <w:ins w:id="47" w:author="Administrator" w:date="2016-11-13T11:36:00Z"/>
              <w:rFonts w:asciiTheme="minorHAnsi" w:eastAsiaTheme="minorEastAsia" w:hAnsiTheme="minorHAnsi" w:cstheme="minorBidi"/>
              <w:noProof/>
              <w:kern w:val="2"/>
              <w:sz w:val="21"/>
              <w:szCs w:val="22"/>
            </w:rPr>
          </w:pPr>
          <w:ins w:id="48" w:author="Administrator" w:date="2016-11-13T11:36:00Z">
            <w:r w:rsidRPr="007532D6">
              <w:rPr>
                <w:rStyle w:val="ae"/>
                <w:noProof/>
              </w:rPr>
              <w:fldChar w:fldCharType="begin"/>
            </w:r>
            <w:r w:rsidRPr="007532D6">
              <w:rPr>
                <w:rStyle w:val="ae"/>
                <w:noProof/>
              </w:rPr>
              <w:instrText xml:space="preserve"> </w:instrText>
            </w:r>
            <w:r>
              <w:rPr>
                <w:noProof/>
              </w:rPr>
              <w:instrText>HYPERLINK \l "_Toc466800379"</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2.3.2 Gstreamer</w:t>
            </w:r>
            <w:r w:rsidRPr="007532D6">
              <w:rPr>
                <w:rStyle w:val="ae"/>
                <w:rFonts w:hint="eastAsia"/>
                <w:noProof/>
              </w:rPr>
              <w:t>特点</w:t>
            </w:r>
            <w:r>
              <w:rPr>
                <w:noProof/>
                <w:webHidden/>
              </w:rPr>
              <w:tab/>
            </w:r>
            <w:r>
              <w:rPr>
                <w:noProof/>
                <w:webHidden/>
              </w:rPr>
              <w:fldChar w:fldCharType="begin"/>
            </w:r>
            <w:r>
              <w:rPr>
                <w:noProof/>
                <w:webHidden/>
              </w:rPr>
              <w:instrText xml:space="preserve"> PAGEREF _Toc466800379 \h </w:instrText>
            </w:r>
            <w:r>
              <w:rPr>
                <w:noProof/>
                <w:webHidden/>
              </w:rPr>
            </w:r>
          </w:ins>
          <w:r>
            <w:rPr>
              <w:noProof/>
              <w:webHidden/>
            </w:rPr>
            <w:fldChar w:fldCharType="separate"/>
          </w:r>
          <w:ins w:id="49" w:author="Administrator" w:date="2016-11-13T11:36:00Z">
            <w:r>
              <w:rPr>
                <w:noProof/>
                <w:webHidden/>
              </w:rPr>
              <w:t>28</w:t>
            </w:r>
            <w:r>
              <w:rPr>
                <w:noProof/>
                <w:webHidden/>
              </w:rPr>
              <w:fldChar w:fldCharType="end"/>
            </w:r>
            <w:r w:rsidRPr="007532D6">
              <w:rPr>
                <w:rStyle w:val="ae"/>
                <w:noProof/>
              </w:rPr>
              <w:fldChar w:fldCharType="end"/>
            </w:r>
          </w:ins>
        </w:p>
        <w:p w14:paraId="1D4D81F6" w14:textId="77777777" w:rsidR="007C5E0C" w:rsidRDefault="007C5E0C">
          <w:pPr>
            <w:pStyle w:val="30"/>
            <w:tabs>
              <w:tab w:val="right" w:leader="dot" w:pos="9061"/>
            </w:tabs>
            <w:rPr>
              <w:ins w:id="50" w:author="Administrator" w:date="2016-11-13T11:36:00Z"/>
              <w:rFonts w:asciiTheme="minorHAnsi" w:eastAsiaTheme="minorEastAsia" w:hAnsiTheme="minorHAnsi" w:cstheme="minorBidi"/>
              <w:noProof/>
              <w:kern w:val="2"/>
              <w:sz w:val="21"/>
              <w:szCs w:val="22"/>
            </w:rPr>
          </w:pPr>
          <w:ins w:id="51"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"_Toc466800380"</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2.3.3 </w:t>
            </w:r>
            <w:r w:rsidRPr="007532D6">
              <w:rPr>
                <w:rStyle w:val="ae"/>
                <w:rFonts w:hint="eastAsia"/>
                <w:noProof/>
              </w:rPr>
              <w:t>基本概念</w:t>
            </w:r>
            <w:r>
              <w:rPr>
                <w:noProof/>
                <w:webHidden/>
              </w:rPr>
              <w:tab/>
            </w:r>
            <w:r>
              <w:rPr>
                <w:noProof/>
                <w:webHidden/>
              </w:rPr>
              <w:fldChar w:fldCharType="begin"/>
            </w:r>
            <w:r>
              <w:rPr>
                <w:noProof/>
                <w:webHidden/>
              </w:rPr>
              <w:instrText xml:space="preserve"> PAGEREF _Toc466800380 \h </w:instrText>
            </w:r>
            <w:r>
              <w:rPr>
                <w:noProof/>
                <w:webHidden/>
              </w:rPr>
            </w:r>
          </w:ins>
          <w:r>
            <w:rPr>
              <w:noProof/>
              <w:webHidden/>
            </w:rPr>
            <w:fldChar w:fldCharType="separate"/>
          </w:r>
          <w:ins w:id="52" w:author="Administrator" w:date="2016-11-13T11:36:00Z">
            <w:r>
              <w:rPr>
                <w:noProof/>
                <w:webHidden/>
              </w:rPr>
              <w:t>29</w:t>
            </w:r>
            <w:r>
              <w:rPr>
                <w:noProof/>
                <w:webHidden/>
              </w:rPr>
              <w:fldChar w:fldCharType="end"/>
            </w:r>
            <w:r w:rsidRPr="007532D6">
              <w:rPr>
                <w:rStyle w:val="ae"/>
                <w:noProof/>
              </w:rPr>
              <w:fldChar w:fldCharType="end"/>
            </w:r>
          </w:ins>
        </w:p>
        <w:p w14:paraId="417F72F0" w14:textId="77777777" w:rsidR="007C5E0C" w:rsidRDefault="007C5E0C">
          <w:pPr>
            <w:pStyle w:val="30"/>
            <w:tabs>
              <w:tab w:val="right" w:leader="dot" w:pos="9061"/>
            </w:tabs>
            <w:rPr>
              <w:ins w:id="53" w:author="Administrator" w:date="2016-11-13T11:36:00Z"/>
              <w:rFonts w:asciiTheme="minorHAnsi" w:eastAsiaTheme="minorEastAsia" w:hAnsiTheme="minorHAnsi" w:cstheme="minorBidi"/>
              <w:noProof/>
              <w:kern w:val="2"/>
              <w:sz w:val="21"/>
              <w:szCs w:val="22"/>
            </w:rPr>
          </w:pPr>
          <w:ins w:id="54"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"_Toc466800381"</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2.3.4 </w:t>
            </w:r>
            <w:r w:rsidRPr="007532D6">
              <w:rPr>
                <w:rStyle w:val="ae"/>
                <w:rFonts w:hint="eastAsia"/>
                <w:noProof/>
              </w:rPr>
              <w:t>总线（</w:t>
            </w:r>
            <w:r w:rsidRPr="007532D6">
              <w:rPr>
                <w:rStyle w:val="ae"/>
                <w:noProof/>
              </w:rPr>
              <w:t>Bus</w:t>
            </w:r>
            <w:r w:rsidRPr="007532D6">
              <w:rPr>
                <w:rStyle w:val="ae"/>
                <w:rFonts w:hint="eastAsia"/>
                <w:noProof/>
              </w:rPr>
              <w:t>）</w:t>
            </w:r>
            <w:r>
              <w:rPr>
                <w:noProof/>
                <w:webHidden/>
              </w:rPr>
              <w:tab/>
            </w:r>
            <w:r>
              <w:rPr>
                <w:noProof/>
                <w:webHidden/>
              </w:rPr>
              <w:fldChar w:fldCharType="begin"/>
            </w:r>
            <w:r>
              <w:rPr>
                <w:noProof/>
                <w:webHidden/>
              </w:rPr>
              <w:instrText xml:space="preserve"> PAGEREF _Toc466800381 \h </w:instrText>
            </w:r>
            <w:r>
              <w:rPr>
                <w:noProof/>
                <w:webHidden/>
              </w:rPr>
            </w:r>
          </w:ins>
          <w:r>
            <w:rPr>
              <w:noProof/>
              <w:webHidden/>
            </w:rPr>
            <w:fldChar w:fldCharType="separate"/>
          </w:r>
          <w:ins w:id="55" w:author="Administrator" w:date="2016-11-13T11:36:00Z">
            <w:r>
              <w:rPr>
                <w:noProof/>
                <w:webHidden/>
              </w:rPr>
              <w:t>33</w:t>
            </w:r>
            <w:r>
              <w:rPr>
                <w:noProof/>
                <w:webHidden/>
              </w:rPr>
              <w:fldChar w:fldCharType="end"/>
            </w:r>
            <w:r w:rsidRPr="007532D6">
              <w:rPr>
                <w:rStyle w:val="ae"/>
                <w:noProof/>
              </w:rPr>
              <w:fldChar w:fldCharType="end"/>
            </w:r>
          </w:ins>
        </w:p>
        <w:p w14:paraId="51694058" w14:textId="77777777" w:rsidR="007C5E0C" w:rsidRDefault="007C5E0C">
          <w:pPr>
            <w:pStyle w:val="30"/>
            <w:tabs>
              <w:tab w:val="right" w:leader="dot" w:pos="9061"/>
            </w:tabs>
            <w:rPr>
              <w:ins w:id="56" w:author="Administrator" w:date="2016-11-13T11:36:00Z"/>
              <w:rFonts w:asciiTheme="minorHAnsi" w:eastAsiaTheme="minorEastAsia" w:hAnsiTheme="minorHAnsi" w:cstheme="minorBidi"/>
              <w:noProof/>
              <w:kern w:val="2"/>
              <w:sz w:val="21"/>
              <w:szCs w:val="22"/>
            </w:rPr>
          </w:pPr>
          <w:ins w:id="57"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"_Toc466800382"</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2.3.5 Gstreamer</w:t>
            </w:r>
            <w:r w:rsidRPr="007532D6">
              <w:rPr>
                <w:rStyle w:val="ae"/>
                <w:rFonts w:hint="eastAsia"/>
                <w:noProof/>
              </w:rPr>
              <w:t>使用方法</w:t>
            </w:r>
            <w:r>
              <w:rPr>
                <w:noProof/>
                <w:webHidden/>
              </w:rPr>
              <w:tab/>
            </w:r>
            <w:r>
              <w:rPr>
                <w:noProof/>
                <w:webHidden/>
              </w:rPr>
              <w:fldChar w:fldCharType="begin"/>
            </w:r>
            <w:r>
              <w:rPr>
                <w:noProof/>
                <w:webHidden/>
              </w:rPr>
              <w:instrText xml:space="preserve"> PAGEREF _Toc466800382 \h </w:instrText>
            </w:r>
            <w:r>
              <w:rPr>
                <w:noProof/>
                <w:webHidden/>
              </w:rPr>
            </w:r>
          </w:ins>
          <w:r>
            <w:rPr>
              <w:noProof/>
              <w:webHidden/>
            </w:rPr>
            <w:fldChar w:fldCharType="separate"/>
          </w:r>
          <w:ins w:id="58" w:author="Administrator" w:date="2016-11-13T11:36:00Z">
            <w:r>
              <w:rPr>
                <w:noProof/>
                <w:webHidden/>
              </w:rPr>
              <w:t>35</w:t>
            </w:r>
            <w:r>
              <w:rPr>
                <w:noProof/>
                <w:webHidden/>
              </w:rPr>
              <w:fldChar w:fldCharType="end"/>
            </w:r>
            <w:r w:rsidRPr="007532D6">
              <w:rPr>
                <w:rStyle w:val="ae"/>
                <w:noProof/>
              </w:rPr>
              <w:fldChar w:fldCharType="end"/>
            </w:r>
          </w:ins>
        </w:p>
        <w:p w14:paraId="4DD66408" w14:textId="77777777" w:rsidR="007C5E0C" w:rsidRDefault="007C5E0C">
          <w:pPr>
            <w:pStyle w:val="30"/>
            <w:tabs>
              <w:tab w:val="right" w:leader="dot" w:pos="9061"/>
            </w:tabs>
            <w:rPr>
              <w:ins w:id="59" w:author="Administrator" w:date="2016-11-13T11:36:00Z"/>
              <w:rFonts w:asciiTheme="minorHAnsi" w:eastAsiaTheme="minorEastAsia" w:hAnsiTheme="minorHAnsi" w:cstheme="minorBidi"/>
              <w:noProof/>
              <w:kern w:val="2"/>
              <w:sz w:val="21"/>
              <w:szCs w:val="22"/>
            </w:rPr>
          </w:pPr>
          <w:ins w:id="60"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"_Toc466800383"</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2.3.6 Gstreamer</w:t>
            </w:r>
            <w:r w:rsidRPr="007532D6">
              <w:rPr>
                <w:rStyle w:val="ae"/>
                <w:rFonts w:hint="eastAsia"/>
                <w:noProof/>
              </w:rPr>
              <w:t>音视频同步机制</w:t>
            </w:r>
            <w:r>
              <w:rPr>
                <w:noProof/>
                <w:webHidden/>
              </w:rPr>
              <w:tab/>
            </w:r>
            <w:r>
              <w:rPr>
                <w:noProof/>
                <w:webHidden/>
              </w:rPr>
              <w:fldChar w:fldCharType="begin"/>
            </w:r>
            <w:r>
              <w:rPr>
                <w:noProof/>
                <w:webHidden/>
              </w:rPr>
              <w:instrText xml:space="preserve"> PAGEREF _Toc466800383 \h </w:instrText>
            </w:r>
            <w:r>
              <w:rPr>
                <w:noProof/>
                <w:webHidden/>
              </w:rPr>
            </w:r>
          </w:ins>
          <w:r>
            <w:rPr>
              <w:noProof/>
              <w:webHidden/>
            </w:rPr>
            <w:fldChar w:fldCharType="separate"/>
          </w:r>
          <w:ins w:id="61" w:author="Administrator" w:date="2016-11-13T11:36:00Z">
            <w:r>
              <w:rPr>
                <w:noProof/>
                <w:webHidden/>
              </w:rPr>
              <w:t>37</w:t>
            </w:r>
            <w:r>
              <w:rPr>
                <w:noProof/>
                <w:webHidden/>
              </w:rPr>
              <w:fldChar w:fldCharType="end"/>
            </w:r>
            <w:r w:rsidRPr="007532D6">
              <w:rPr>
                <w:rStyle w:val="ae"/>
                <w:noProof/>
              </w:rPr>
              <w:fldChar w:fldCharType="end"/>
            </w:r>
          </w:ins>
        </w:p>
        <w:p w14:paraId="34C86E9C" w14:textId="77777777" w:rsidR="007C5E0C" w:rsidRDefault="007C5E0C">
          <w:pPr>
            <w:pStyle w:val="20"/>
            <w:tabs>
              <w:tab w:val="right" w:leader="dot" w:pos="9061"/>
            </w:tabs>
            <w:rPr>
              <w:ins w:id="62" w:author="Administrator" w:date="2016-11-13T11:36:00Z"/>
              <w:rFonts w:asciiTheme="minorHAnsi" w:eastAsiaTheme="minorEastAsia" w:hAnsiTheme="minorHAnsi" w:cstheme="minorBidi"/>
              <w:iCs w:val="0"/>
              <w:noProof/>
              <w:kern w:val="2"/>
              <w:sz w:val="21"/>
              <w:szCs w:val="22"/>
            </w:rPr>
          </w:pPr>
          <w:ins w:id="63"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"_Toc466800384"</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2.4 </w:t>
            </w:r>
            <w:r w:rsidRPr="007532D6">
              <w:rPr>
                <w:rStyle w:val="ae"/>
                <w:rFonts w:hint="eastAsia"/>
                <w:noProof/>
              </w:rPr>
              <w:t>音视频编解码压缩标准</w:t>
            </w:r>
            <w:r>
              <w:rPr>
                <w:noProof/>
                <w:webHidden/>
              </w:rPr>
              <w:tab/>
            </w:r>
            <w:r>
              <w:rPr>
                <w:noProof/>
                <w:webHidden/>
              </w:rPr>
              <w:fldChar w:fldCharType="begin"/>
            </w:r>
            <w:r>
              <w:rPr>
                <w:noProof/>
                <w:webHidden/>
              </w:rPr>
              <w:instrText xml:space="preserve"> PAGEREF _Toc466800384 \h </w:instrText>
            </w:r>
            <w:r>
              <w:rPr>
                <w:noProof/>
                <w:webHidden/>
              </w:rPr>
            </w:r>
          </w:ins>
          <w:r>
            <w:rPr>
              <w:noProof/>
              <w:webHidden/>
            </w:rPr>
            <w:fldChar w:fldCharType="separate"/>
          </w:r>
          <w:ins w:id="64" w:author="Administrator" w:date="2016-11-13T11:36:00Z">
            <w:r>
              <w:rPr>
                <w:noProof/>
                <w:webHidden/>
              </w:rPr>
              <w:t>39</w:t>
            </w:r>
            <w:r>
              <w:rPr>
                <w:noProof/>
                <w:webHidden/>
              </w:rPr>
              <w:fldChar w:fldCharType="end"/>
            </w:r>
            <w:r w:rsidRPr="007532D6">
              <w:rPr>
                <w:rStyle w:val="ae"/>
                <w:noProof/>
              </w:rPr>
              <w:fldChar w:fldCharType="end"/>
            </w:r>
          </w:ins>
        </w:p>
        <w:p w14:paraId="08481923" w14:textId="77777777" w:rsidR="007C5E0C" w:rsidRDefault="007C5E0C">
          <w:pPr>
            <w:pStyle w:val="30"/>
            <w:tabs>
              <w:tab w:val="right" w:leader="dot" w:pos="9061"/>
            </w:tabs>
            <w:rPr>
              <w:ins w:id="65" w:author="Administrator" w:date="2016-11-13T11:36:00Z"/>
              <w:rFonts w:asciiTheme="minorHAnsi" w:eastAsiaTheme="minorEastAsia" w:hAnsiTheme="minorHAnsi" w:cstheme="minorBidi"/>
              <w:noProof/>
              <w:kern w:val="2"/>
              <w:sz w:val="21"/>
              <w:szCs w:val="22"/>
            </w:rPr>
          </w:pPr>
          <w:ins w:id="66"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"_Toc466800385"</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2.4.1 </w:t>
            </w:r>
            <w:r w:rsidRPr="007532D6">
              <w:rPr>
                <w:rStyle w:val="ae"/>
                <w:rFonts w:hint="eastAsia"/>
                <w:noProof/>
              </w:rPr>
              <w:t>音频编解码压缩标准</w:t>
            </w:r>
            <w:r>
              <w:rPr>
                <w:noProof/>
                <w:webHidden/>
              </w:rPr>
              <w:tab/>
            </w:r>
            <w:r>
              <w:rPr>
                <w:noProof/>
                <w:webHidden/>
              </w:rPr>
              <w:fldChar w:fldCharType="begin"/>
            </w:r>
            <w:r>
              <w:rPr>
                <w:noProof/>
                <w:webHidden/>
              </w:rPr>
              <w:instrText xml:space="preserve"> PAGEREF _Toc466800385 \h </w:instrText>
            </w:r>
            <w:r>
              <w:rPr>
                <w:noProof/>
                <w:webHidden/>
              </w:rPr>
            </w:r>
          </w:ins>
          <w:r>
            <w:rPr>
              <w:noProof/>
              <w:webHidden/>
            </w:rPr>
            <w:fldChar w:fldCharType="separate"/>
          </w:r>
          <w:ins w:id="67" w:author="Administrator" w:date="2016-11-13T11:36:00Z">
            <w:r>
              <w:rPr>
                <w:noProof/>
                <w:webHidden/>
              </w:rPr>
              <w:t>39</w:t>
            </w:r>
            <w:r>
              <w:rPr>
                <w:noProof/>
                <w:webHidden/>
              </w:rPr>
              <w:fldChar w:fldCharType="end"/>
            </w:r>
            <w:r w:rsidRPr="007532D6">
              <w:rPr>
                <w:rStyle w:val="ae"/>
                <w:noProof/>
              </w:rPr>
              <w:fldChar w:fldCharType="end"/>
            </w:r>
          </w:ins>
        </w:p>
        <w:p w14:paraId="50F90B9C" w14:textId="77777777" w:rsidR="007C5E0C" w:rsidRDefault="007C5E0C">
          <w:pPr>
            <w:pStyle w:val="30"/>
            <w:tabs>
              <w:tab w:val="right" w:leader="dot" w:pos="9061"/>
            </w:tabs>
            <w:rPr>
              <w:ins w:id="68" w:author="Administrator" w:date="2016-11-13T11:36:00Z"/>
              <w:rFonts w:asciiTheme="minorHAnsi" w:eastAsiaTheme="minorEastAsia" w:hAnsiTheme="minorHAnsi" w:cstheme="minorBidi"/>
              <w:noProof/>
              <w:kern w:val="2"/>
              <w:sz w:val="21"/>
              <w:szCs w:val="22"/>
            </w:rPr>
          </w:pPr>
          <w:ins w:id="69"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"_Toc466800386"</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2.4.2 </w:t>
            </w:r>
            <w:r w:rsidRPr="007532D6">
              <w:rPr>
                <w:rStyle w:val="ae"/>
                <w:rFonts w:hint="eastAsia"/>
                <w:noProof/>
              </w:rPr>
              <w:t>视频编解码压缩标准</w:t>
            </w:r>
            <w:r>
              <w:rPr>
                <w:noProof/>
                <w:webHidden/>
              </w:rPr>
              <w:tab/>
            </w:r>
            <w:r>
              <w:rPr>
                <w:noProof/>
                <w:webHidden/>
              </w:rPr>
              <w:fldChar w:fldCharType="begin"/>
            </w:r>
            <w:r>
              <w:rPr>
                <w:noProof/>
                <w:webHidden/>
              </w:rPr>
              <w:instrText xml:space="preserve"> PAGEREF _Toc466800386 \h </w:instrText>
            </w:r>
            <w:r>
              <w:rPr>
                <w:noProof/>
                <w:webHidden/>
              </w:rPr>
            </w:r>
          </w:ins>
          <w:r>
            <w:rPr>
              <w:noProof/>
              <w:webHidden/>
            </w:rPr>
            <w:fldChar w:fldCharType="separate"/>
          </w:r>
          <w:ins w:id="70" w:author="Administrator" w:date="2016-11-13T11:36:00Z">
            <w:r>
              <w:rPr>
                <w:noProof/>
                <w:webHidden/>
              </w:rPr>
              <w:t>41</w:t>
            </w:r>
            <w:r>
              <w:rPr>
                <w:noProof/>
                <w:webHidden/>
              </w:rPr>
              <w:fldChar w:fldCharType="end"/>
            </w:r>
            <w:r w:rsidRPr="007532D6">
              <w:rPr>
                <w:rStyle w:val="ae"/>
                <w:noProof/>
              </w:rPr>
              <w:fldChar w:fldCharType="end"/>
            </w:r>
          </w:ins>
        </w:p>
        <w:p w14:paraId="7D3F4CD7" w14:textId="77777777" w:rsidR="007C5E0C" w:rsidRDefault="007C5E0C">
          <w:pPr>
            <w:pStyle w:val="20"/>
            <w:tabs>
              <w:tab w:val="right" w:leader="dot" w:pos="9061"/>
            </w:tabs>
            <w:rPr>
              <w:ins w:id="71" w:author="Administrator" w:date="2016-11-13T11:36:00Z"/>
              <w:rFonts w:asciiTheme="minorHAnsi" w:eastAsiaTheme="minorEastAsia" w:hAnsiTheme="minorHAnsi" w:cstheme="minorBidi"/>
              <w:iCs w:val="0"/>
              <w:noProof/>
              <w:kern w:val="2"/>
              <w:sz w:val="21"/>
              <w:szCs w:val="22"/>
            </w:rPr>
          </w:pPr>
          <w:ins w:id="72"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"_Toc466800387"</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2.5 </w:t>
            </w:r>
            <w:r w:rsidRPr="007532D6">
              <w:rPr>
                <w:rStyle w:val="ae"/>
                <w:rFonts w:hint="eastAsia"/>
                <w:noProof/>
              </w:rPr>
              <w:t>本章小结</w:t>
            </w:r>
            <w:r>
              <w:rPr>
                <w:noProof/>
                <w:webHidden/>
              </w:rPr>
              <w:tab/>
            </w:r>
            <w:r>
              <w:rPr>
                <w:noProof/>
                <w:webHidden/>
              </w:rPr>
              <w:fldChar w:fldCharType="begin"/>
            </w:r>
            <w:r>
              <w:rPr>
                <w:noProof/>
                <w:webHidden/>
              </w:rPr>
              <w:instrText xml:space="preserve"> PAGEREF _Toc466800387 \h </w:instrText>
            </w:r>
            <w:r>
              <w:rPr>
                <w:noProof/>
                <w:webHidden/>
              </w:rPr>
            </w:r>
          </w:ins>
          <w:r>
            <w:rPr>
              <w:noProof/>
              <w:webHidden/>
            </w:rPr>
            <w:fldChar w:fldCharType="separate"/>
          </w:r>
          <w:ins w:id="73" w:author="Administrator" w:date="2016-11-13T11:36:00Z">
            <w:r>
              <w:rPr>
                <w:noProof/>
                <w:webHidden/>
              </w:rPr>
              <w:t>43</w:t>
            </w:r>
            <w:r>
              <w:rPr>
                <w:noProof/>
                <w:webHidden/>
              </w:rPr>
              <w:fldChar w:fldCharType="end"/>
            </w:r>
            <w:r w:rsidRPr="007532D6">
              <w:rPr>
                <w:rStyle w:val="ae"/>
                <w:noProof/>
              </w:rPr>
              <w:fldChar w:fldCharType="end"/>
            </w:r>
          </w:ins>
        </w:p>
        <w:p w14:paraId="0073C6E6" w14:textId="77777777" w:rsidR="007C5E0C" w:rsidRDefault="007C5E0C">
          <w:pPr>
            <w:pStyle w:val="11"/>
            <w:tabs>
              <w:tab w:val="right" w:leader="dot" w:pos="9061"/>
            </w:tabs>
            <w:rPr>
              <w:ins w:id="74" w:author="Administrator" w:date="2016-11-13T11:36:00Z"/>
              <w:rFonts w:asciiTheme="minorHAnsi" w:eastAsiaTheme="minorEastAsia" w:hAnsiTheme="minorHAnsi" w:cstheme="minorBidi"/>
              <w:bCs w:val="0"/>
              <w:noProof/>
              <w:kern w:val="2"/>
              <w:sz w:val="21"/>
              <w:szCs w:val="22"/>
            </w:rPr>
          </w:pPr>
          <w:ins w:id="75"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"_Toc466800388"</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 </w:t>
            </w:r>
            <w:r w:rsidRPr="007532D6">
              <w:rPr>
                <w:rStyle w:val="ae"/>
                <w:rFonts w:hint="eastAsia"/>
                <w:noProof/>
              </w:rPr>
              <w:t>需求分</w:t>
            </w:r>
            <w:r w:rsidRPr="007532D6">
              <w:rPr>
                <w:rStyle w:val="ae"/>
                <w:rFonts w:hint="eastAsia"/>
                <w:noProof/>
              </w:rPr>
              <w:t>析</w:t>
            </w:r>
            <w:r>
              <w:rPr>
                <w:noProof/>
                <w:webHidden/>
              </w:rPr>
              <w:tab/>
            </w:r>
            <w:r>
              <w:rPr>
                <w:noProof/>
                <w:webHidden/>
              </w:rPr>
              <w:fldChar w:fldCharType="begin"/>
            </w:r>
            <w:r>
              <w:rPr>
                <w:noProof/>
                <w:webHidden/>
              </w:rPr>
              <w:instrText xml:space="preserve"> PAGEREF _Toc466800388 \h </w:instrText>
            </w:r>
            <w:r>
              <w:rPr>
                <w:noProof/>
                <w:webHidden/>
              </w:rPr>
            </w:r>
          </w:ins>
          <w:r>
            <w:rPr>
              <w:noProof/>
              <w:webHidden/>
            </w:rPr>
            <w:fldChar w:fldCharType="separate"/>
          </w:r>
          <w:ins w:id="76" w:author="Administrator" w:date="2016-11-13T11:36:00Z">
            <w:r>
              <w:rPr>
                <w:noProof/>
                <w:webHidden/>
              </w:rPr>
              <w:t>44</w:t>
            </w:r>
            <w:r>
              <w:rPr>
                <w:noProof/>
                <w:webHidden/>
              </w:rPr>
              <w:fldChar w:fldCharType="end"/>
            </w:r>
            <w:r w:rsidRPr="007532D6">
              <w:rPr>
                <w:rStyle w:val="ae"/>
                <w:noProof/>
              </w:rPr>
              <w:fldChar w:fldCharType="end"/>
            </w:r>
          </w:ins>
        </w:p>
        <w:p w14:paraId="74A22384" w14:textId="77777777" w:rsidR="007C5E0C" w:rsidRDefault="007C5E0C">
          <w:pPr>
            <w:pStyle w:val="20"/>
            <w:tabs>
              <w:tab w:val="right" w:leader="dot" w:pos="9061"/>
            </w:tabs>
            <w:rPr>
              <w:ins w:id="77" w:author="Administrator" w:date="2016-11-13T11:36:00Z"/>
              <w:rFonts w:asciiTheme="minorHAnsi" w:eastAsiaTheme="minorEastAsia" w:hAnsiTheme="minorHAnsi" w:cstheme="minorBidi"/>
              <w:iCs w:val="0"/>
              <w:noProof/>
              <w:kern w:val="2"/>
              <w:sz w:val="21"/>
              <w:szCs w:val="22"/>
            </w:rPr>
          </w:pPr>
          <w:ins w:id="78" w:author="Administrator" w:date="2016-11-13T11:36:00Z">
            <w:r w:rsidRPr="007532D6">
              <w:rPr>
                <w:rStyle w:val="ae"/>
                <w:noProof/>
              </w:rPr>
              <w:fldChar w:fldCharType="begin"/>
            </w:r>
            <w:r w:rsidRPr="007532D6">
              <w:rPr>
                <w:rStyle w:val="ae"/>
                <w:noProof/>
              </w:rPr>
              <w:instrText xml:space="preserve"> </w:instrText>
            </w:r>
            <w:r>
              <w:rPr>
                <w:noProof/>
              </w:rPr>
              <w:instrText>HYPERLINK \l "_Toc466800389"</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3.1 </w:t>
            </w:r>
            <w:r w:rsidRPr="007532D6">
              <w:rPr>
                <w:rStyle w:val="ae"/>
                <w:rFonts w:hint="eastAsia"/>
                <w:noProof/>
              </w:rPr>
              <w:t>功能需求</w:t>
            </w:r>
            <w:r>
              <w:rPr>
                <w:noProof/>
                <w:webHidden/>
              </w:rPr>
              <w:tab/>
            </w:r>
            <w:r>
              <w:rPr>
                <w:noProof/>
                <w:webHidden/>
              </w:rPr>
              <w:fldChar w:fldCharType="begin"/>
            </w:r>
            <w:r>
              <w:rPr>
                <w:noProof/>
                <w:webHidden/>
              </w:rPr>
              <w:instrText xml:space="preserve"> PAGEREF _Toc466800389 \h </w:instrText>
            </w:r>
            <w:r>
              <w:rPr>
                <w:noProof/>
                <w:webHidden/>
              </w:rPr>
            </w:r>
          </w:ins>
          <w:r>
            <w:rPr>
              <w:noProof/>
              <w:webHidden/>
            </w:rPr>
            <w:fldChar w:fldCharType="separate"/>
          </w:r>
          <w:ins w:id="79" w:author="Administrator" w:date="2016-11-13T11:36:00Z">
            <w:r>
              <w:rPr>
                <w:noProof/>
                <w:webHidden/>
              </w:rPr>
              <w:t>44</w:t>
            </w:r>
            <w:r>
              <w:rPr>
                <w:noProof/>
                <w:webHidden/>
              </w:rPr>
              <w:fldChar w:fldCharType="end"/>
            </w:r>
            <w:r w:rsidRPr="007532D6">
              <w:rPr>
                <w:rStyle w:val="ae"/>
                <w:noProof/>
              </w:rPr>
              <w:fldChar w:fldCharType="end"/>
            </w:r>
          </w:ins>
        </w:p>
        <w:p w14:paraId="0B39877A" w14:textId="77777777" w:rsidR="007C5E0C" w:rsidRDefault="007C5E0C">
          <w:pPr>
            <w:pStyle w:val="30"/>
            <w:tabs>
              <w:tab w:val="right" w:leader="dot" w:pos="9061"/>
            </w:tabs>
            <w:rPr>
              <w:ins w:id="80" w:author="Administrator" w:date="2016-11-13T11:36:00Z"/>
              <w:rFonts w:asciiTheme="minorHAnsi" w:eastAsiaTheme="minorEastAsia" w:hAnsiTheme="minorHAnsi" w:cstheme="minorBidi"/>
              <w:noProof/>
              <w:kern w:val="2"/>
              <w:sz w:val="21"/>
              <w:szCs w:val="22"/>
            </w:rPr>
          </w:pPr>
          <w:ins w:id="81"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"_Toc466800390"</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3.1.1 </w:t>
            </w:r>
            <w:r w:rsidRPr="007532D6">
              <w:rPr>
                <w:rStyle w:val="ae"/>
                <w:rFonts w:hint="eastAsia"/>
                <w:noProof/>
              </w:rPr>
              <w:t>所支持的音视频文件格式</w:t>
            </w:r>
            <w:r>
              <w:rPr>
                <w:noProof/>
                <w:webHidden/>
              </w:rPr>
              <w:tab/>
            </w:r>
            <w:r>
              <w:rPr>
                <w:noProof/>
                <w:webHidden/>
              </w:rPr>
              <w:fldChar w:fldCharType="begin"/>
            </w:r>
            <w:r>
              <w:rPr>
                <w:noProof/>
                <w:webHidden/>
              </w:rPr>
              <w:instrText xml:space="preserve"> PAGEREF _Toc466800390 \h </w:instrText>
            </w:r>
            <w:r>
              <w:rPr>
                <w:noProof/>
                <w:webHidden/>
              </w:rPr>
            </w:r>
          </w:ins>
          <w:r>
            <w:rPr>
              <w:noProof/>
              <w:webHidden/>
            </w:rPr>
            <w:fldChar w:fldCharType="separate"/>
          </w:r>
          <w:ins w:id="82" w:author="Administrator" w:date="2016-11-13T11:36:00Z">
            <w:r>
              <w:rPr>
                <w:noProof/>
                <w:webHidden/>
              </w:rPr>
              <w:t>44</w:t>
            </w:r>
            <w:r>
              <w:rPr>
                <w:noProof/>
                <w:webHidden/>
              </w:rPr>
              <w:fldChar w:fldCharType="end"/>
            </w:r>
            <w:r w:rsidRPr="007532D6">
              <w:rPr>
                <w:rStyle w:val="ae"/>
                <w:noProof/>
              </w:rPr>
              <w:fldChar w:fldCharType="end"/>
            </w:r>
          </w:ins>
        </w:p>
        <w:p w14:paraId="390F1063" w14:textId="77777777" w:rsidR="007C5E0C" w:rsidRDefault="007C5E0C">
          <w:pPr>
            <w:pStyle w:val="30"/>
            <w:tabs>
              <w:tab w:val="right" w:leader="dot" w:pos="9061"/>
            </w:tabs>
            <w:rPr>
              <w:ins w:id="83" w:author="Administrator" w:date="2016-11-13T11:36:00Z"/>
              <w:rFonts w:asciiTheme="minorHAnsi" w:eastAsiaTheme="minorEastAsia" w:hAnsiTheme="minorHAnsi" w:cstheme="minorBidi"/>
              <w:noProof/>
              <w:kern w:val="2"/>
              <w:sz w:val="21"/>
              <w:szCs w:val="22"/>
            </w:rPr>
          </w:pPr>
          <w:ins w:id="84" w:author="Administrator" w:date="2016-11-13T11:36:00Z">
            <w:r w:rsidRPr="007532D6">
              <w:rPr>
                <w:rStyle w:val="ae"/>
                <w:noProof/>
              </w:rPr>
              <w:lastRenderedPageBreak/>
              <w:fldChar w:fldCharType="begin"/>
            </w:r>
            <w:r w:rsidRPr="007532D6">
              <w:rPr>
                <w:rStyle w:val="ae"/>
                <w:noProof/>
              </w:rPr>
              <w:instrText xml:space="preserve"> </w:instrText>
            </w:r>
            <w:r>
              <w:rPr>
                <w:noProof/>
              </w:rPr>
              <w:instrText>HYPERLINK \l "_Toc466800391"</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3.1.2 </w:t>
            </w:r>
            <w:r w:rsidRPr="007532D6">
              <w:rPr>
                <w:rStyle w:val="ae"/>
                <w:rFonts w:hint="eastAsia"/>
                <w:noProof/>
              </w:rPr>
              <w:t>提供给第三方应用的支持</w:t>
            </w:r>
            <w:r>
              <w:rPr>
                <w:noProof/>
                <w:webHidden/>
              </w:rPr>
              <w:tab/>
            </w:r>
            <w:r>
              <w:rPr>
                <w:noProof/>
                <w:webHidden/>
              </w:rPr>
              <w:fldChar w:fldCharType="begin"/>
            </w:r>
            <w:r>
              <w:rPr>
                <w:noProof/>
                <w:webHidden/>
              </w:rPr>
              <w:instrText xml:space="preserve"> PAGEREF _Toc466800391 \h </w:instrText>
            </w:r>
            <w:r>
              <w:rPr>
                <w:noProof/>
                <w:webHidden/>
              </w:rPr>
            </w:r>
          </w:ins>
          <w:r>
            <w:rPr>
              <w:noProof/>
              <w:webHidden/>
            </w:rPr>
            <w:fldChar w:fldCharType="separate"/>
          </w:r>
          <w:ins w:id="85" w:author="Administrator" w:date="2016-11-13T11:36:00Z">
            <w:r>
              <w:rPr>
                <w:noProof/>
                <w:webHidden/>
              </w:rPr>
              <w:t>44</w:t>
            </w:r>
            <w:r>
              <w:rPr>
                <w:noProof/>
                <w:webHidden/>
              </w:rPr>
              <w:fldChar w:fldCharType="end"/>
            </w:r>
            <w:r w:rsidRPr="007532D6">
              <w:rPr>
                <w:rStyle w:val="ae"/>
                <w:noProof/>
              </w:rPr>
              <w:fldChar w:fldCharType="end"/>
            </w:r>
          </w:ins>
        </w:p>
        <w:p w14:paraId="11F4813B" w14:textId="77777777" w:rsidR="007C5E0C" w:rsidRDefault="007C5E0C">
          <w:pPr>
            <w:pStyle w:val="30"/>
            <w:tabs>
              <w:tab w:val="right" w:leader="dot" w:pos="9061"/>
            </w:tabs>
            <w:rPr>
              <w:ins w:id="86" w:author="Administrator" w:date="2016-11-13T11:36:00Z"/>
              <w:rFonts w:asciiTheme="minorHAnsi" w:eastAsiaTheme="minorEastAsia" w:hAnsiTheme="minorHAnsi" w:cstheme="minorBidi"/>
              <w:noProof/>
              <w:kern w:val="2"/>
              <w:sz w:val="21"/>
              <w:szCs w:val="22"/>
            </w:rPr>
          </w:pPr>
          <w:ins w:id="87"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"_Toc466800392"</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3.1.3 </w:t>
            </w:r>
            <w:r w:rsidRPr="007532D6">
              <w:rPr>
                <w:rStyle w:val="ae"/>
                <w:rFonts w:hint="eastAsia"/>
                <w:noProof/>
              </w:rPr>
              <w:t>用例列表</w:t>
            </w:r>
            <w:r>
              <w:rPr>
                <w:noProof/>
                <w:webHidden/>
              </w:rPr>
              <w:tab/>
            </w:r>
            <w:r>
              <w:rPr>
                <w:noProof/>
                <w:webHidden/>
              </w:rPr>
              <w:fldChar w:fldCharType="begin"/>
            </w:r>
            <w:r>
              <w:rPr>
                <w:noProof/>
                <w:webHidden/>
              </w:rPr>
              <w:instrText xml:space="preserve"> PAGEREF _Toc466800392 \h </w:instrText>
            </w:r>
            <w:r>
              <w:rPr>
                <w:noProof/>
                <w:webHidden/>
              </w:rPr>
            </w:r>
          </w:ins>
          <w:r>
            <w:rPr>
              <w:noProof/>
              <w:webHidden/>
            </w:rPr>
            <w:fldChar w:fldCharType="separate"/>
          </w:r>
          <w:ins w:id="88" w:author="Administrator" w:date="2016-11-13T11:36:00Z">
            <w:r>
              <w:rPr>
                <w:noProof/>
                <w:webHidden/>
              </w:rPr>
              <w:t>44</w:t>
            </w:r>
            <w:r>
              <w:rPr>
                <w:noProof/>
                <w:webHidden/>
              </w:rPr>
              <w:fldChar w:fldCharType="end"/>
            </w:r>
            <w:r w:rsidRPr="007532D6">
              <w:rPr>
                <w:rStyle w:val="ae"/>
                <w:noProof/>
              </w:rPr>
              <w:fldChar w:fldCharType="end"/>
            </w:r>
          </w:ins>
        </w:p>
        <w:p w14:paraId="6C0E710C" w14:textId="77777777" w:rsidR="007C5E0C" w:rsidRDefault="007C5E0C">
          <w:pPr>
            <w:pStyle w:val="20"/>
            <w:tabs>
              <w:tab w:val="right" w:leader="dot" w:pos="9061"/>
            </w:tabs>
            <w:rPr>
              <w:ins w:id="89" w:author="Administrator" w:date="2016-11-13T11:36:00Z"/>
              <w:rFonts w:asciiTheme="minorHAnsi" w:eastAsiaTheme="minorEastAsia" w:hAnsiTheme="minorHAnsi" w:cstheme="minorBidi"/>
              <w:iCs w:val="0"/>
              <w:noProof/>
              <w:kern w:val="2"/>
              <w:sz w:val="21"/>
              <w:szCs w:val="22"/>
            </w:rPr>
          </w:pPr>
          <w:ins w:id="90"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"_Toc466800393"</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3.2 </w:t>
            </w:r>
            <w:r w:rsidRPr="007532D6">
              <w:rPr>
                <w:rStyle w:val="ae"/>
                <w:rFonts w:hint="eastAsia"/>
                <w:noProof/>
              </w:rPr>
              <w:t>性能需求</w:t>
            </w:r>
            <w:r>
              <w:rPr>
                <w:noProof/>
                <w:webHidden/>
              </w:rPr>
              <w:tab/>
            </w:r>
            <w:r>
              <w:rPr>
                <w:noProof/>
                <w:webHidden/>
              </w:rPr>
              <w:fldChar w:fldCharType="begin"/>
            </w:r>
            <w:r>
              <w:rPr>
                <w:noProof/>
                <w:webHidden/>
              </w:rPr>
              <w:instrText xml:space="preserve"> PAGEREF _Toc466800393 \h </w:instrText>
            </w:r>
            <w:r>
              <w:rPr>
                <w:noProof/>
                <w:webHidden/>
              </w:rPr>
            </w:r>
          </w:ins>
          <w:r>
            <w:rPr>
              <w:noProof/>
              <w:webHidden/>
            </w:rPr>
            <w:fldChar w:fldCharType="separate"/>
          </w:r>
          <w:ins w:id="91" w:author="Administrator" w:date="2016-11-13T11:36:00Z">
            <w:r>
              <w:rPr>
                <w:noProof/>
                <w:webHidden/>
              </w:rPr>
              <w:t>46</w:t>
            </w:r>
            <w:r>
              <w:rPr>
                <w:noProof/>
                <w:webHidden/>
              </w:rPr>
              <w:fldChar w:fldCharType="end"/>
            </w:r>
            <w:r w:rsidRPr="007532D6">
              <w:rPr>
                <w:rStyle w:val="ae"/>
                <w:noProof/>
              </w:rPr>
              <w:fldChar w:fldCharType="end"/>
            </w:r>
          </w:ins>
        </w:p>
        <w:p w14:paraId="0113D78B" w14:textId="77777777" w:rsidR="007C5E0C" w:rsidRDefault="007C5E0C">
          <w:pPr>
            <w:pStyle w:val="30"/>
            <w:tabs>
              <w:tab w:val="right" w:leader="dot" w:pos="9061"/>
            </w:tabs>
            <w:rPr>
              <w:ins w:id="92" w:author="Administrator" w:date="2016-11-13T11:36:00Z"/>
              <w:rFonts w:asciiTheme="minorHAnsi" w:eastAsiaTheme="minorEastAsia" w:hAnsiTheme="minorHAnsi" w:cstheme="minorBidi"/>
              <w:noProof/>
              <w:kern w:val="2"/>
              <w:sz w:val="21"/>
              <w:szCs w:val="22"/>
            </w:rPr>
          </w:pPr>
          <w:ins w:id="93"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"_Toc466800394"</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3.2.1 </w:t>
            </w:r>
            <w:r w:rsidRPr="007532D6">
              <w:rPr>
                <w:rStyle w:val="ae"/>
                <w:rFonts w:hint="eastAsia"/>
                <w:noProof/>
              </w:rPr>
              <w:t>对于网络音视频文件</w:t>
            </w:r>
            <w:r>
              <w:rPr>
                <w:noProof/>
                <w:webHidden/>
              </w:rPr>
              <w:tab/>
            </w:r>
            <w:r>
              <w:rPr>
                <w:noProof/>
                <w:webHidden/>
              </w:rPr>
              <w:fldChar w:fldCharType="begin"/>
            </w:r>
            <w:r>
              <w:rPr>
                <w:noProof/>
                <w:webHidden/>
              </w:rPr>
              <w:instrText xml:space="preserve"> PAGEREF _Toc466800394 \h </w:instrText>
            </w:r>
            <w:r>
              <w:rPr>
                <w:noProof/>
                <w:webHidden/>
              </w:rPr>
            </w:r>
          </w:ins>
          <w:r>
            <w:rPr>
              <w:noProof/>
              <w:webHidden/>
            </w:rPr>
            <w:fldChar w:fldCharType="separate"/>
          </w:r>
          <w:ins w:id="94" w:author="Administrator" w:date="2016-11-13T11:36:00Z">
            <w:r>
              <w:rPr>
                <w:noProof/>
                <w:webHidden/>
              </w:rPr>
              <w:t>46</w:t>
            </w:r>
            <w:r>
              <w:rPr>
                <w:noProof/>
                <w:webHidden/>
              </w:rPr>
              <w:fldChar w:fldCharType="end"/>
            </w:r>
            <w:r w:rsidRPr="007532D6">
              <w:rPr>
                <w:rStyle w:val="ae"/>
                <w:noProof/>
              </w:rPr>
              <w:fldChar w:fldCharType="end"/>
            </w:r>
          </w:ins>
        </w:p>
        <w:p w14:paraId="71409E79" w14:textId="77777777" w:rsidR="007C5E0C" w:rsidRDefault="007C5E0C">
          <w:pPr>
            <w:pStyle w:val="30"/>
            <w:tabs>
              <w:tab w:val="right" w:leader="dot" w:pos="9061"/>
            </w:tabs>
            <w:rPr>
              <w:ins w:id="95" w:author="Administrator" w:date="2016-11-13T11:36:00Z"/>
              <w:rFonts w:asciiTheme="minorHAnsi" w:eastAsiaTheme="minorEastAsia" w:hAnsiTheme="minorHAnsi" w:cstheme="minorBidi"/>
              <w:noProof/>
              <w:kern w:val="2"/>
              <w:sz w:val="21"/>
              <w:szCs w:val="22"/>
            </w:rPr>
          </w:pPr>
          <w:ins w:id="96"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"_Toc466800395"</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3.2.2 </w:t>
            </w:r>
            <w:r w:rsidRPr="007532D6">
              <w:rPr>
                <w:rStyle w:val="ae"/>
                <w:rFonts w:hint="eastAsia"/>
                <w:noProof/>
              </w:rPr>
              <w:t>对于本地音视频文件</w:t>
            </w:r>
            <w:r>
              <w:rPr>
                <w:noProof/>
                <w:webHidden/>
              </w:rPr>
              <w:tab/>
            </w:r>
            <w:r>
              <w:rPr>
                <w:noProof/>
                <w:webHidden/>
              </w:rPr>
              <w:fldChar w:fldCharType="begin"/>
            </w:r>
            <w:r>
              <w:rPr>
                <w:noProof/>
                <w:webHidden/>
              </w:rPr>
              <w:instrText xml:space="preserve"> PAGEREF _Toc466800395 \h </w:instrText>
            </w:r>
            <w:r>
              <w:rPr>
                <w:noProof/>
                <w:webHidden/>
              </w:rPr>
            </w:r>
          </w:ins>
          <w:r>
            <w:rPr>
              <w:noProof/>
              <w:webHidden/>
            </w:rPr>
            <w:fldChar w:fldCharType="separate"/>
          </w:r>
          <w:ins w:id="97" w:author="Administrator" w:date="2016-11-13T11:36:00Z">
            <w:r>
              <w:rPr>
                <w:noProof/>
                <w:webHidden/>
              </w:rPr>
              <w:t>46</w:t>
            </w:r>
            <w:r>
              <w:rPr>
                <w:noProof/>
                <w:webHidden/>
              </w:rPr>
              <w:fldChar w:fldCharType="end"/>
            </w:r>
            <w:r w:rsidRPr="007532D6">
              <w:rPr>
                <w:rStyle w:val="ae"/>
                <w:noProof/>
              </w:rPr>
              <w:fldChar w:fldCharType="end"/>
            </w:r>
          </w:ins>
        </w:p>
        <w:p w14:paraId="570C83E3" w14:textId="77777777" w:rsidR="007C5E0C" w:rsidRDefault="007C5E0C">
          <w:pPr>
            <w:pStyle w:val="20"/>
            <w:tabs>
              <w:tab w:val="right" w:leader="dot" w:pos="9061"/>
            </w:tabs>
            <w:rPr>
              <w:ins w:id="98" w:author="Administrator" w:date="2016-11-13T11:36:00Z"/>
              <w:rFonts w:asciiTheme="minorHAnsi" w:eastAsiaTheme="minorEastAsia" w:hAnsiTheme="minorHAnsi" w:cstheme="minorBidi"/>
              <w:iCs w:val="0"/>
              <w:noProof/>
              <w:kern w:val="2"/>
              <w:sz w:val="21"/>
              <w:szCs w:val="22"/>
            </w:rPr>
          </w:pPr>
          <w:ins w:id="99"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"_Toc466800396"</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3.3 </w:t>
            </w:r>
            <w:r w:rsidRPr="007532D6">
              <w:rPr>
                <w:rStyle w:val="ae"/>
                <w:rFonts w:hint="eastAsia"/>
                <w:noProof/>
              </w:rPr>
              <w:t>可靠性需求</w:t>
            </w:r>
            <w:r>
              <w:rPr>
                <w:noProof/>
                <w:webHidden/>
              </w:rPr>
              <w:tab/>
            </w:r>
            <w:r>
              <w:rPr>
                <w:noProof/>
                <w:webHidden/>
              </w:rPr>
              <w:fldChar w:fldCharType="begin"/>
            </w:r>
            <w:r>
              <w:rPr>
                <w:noProof/>
                <w:webHidden/>
              </w:rPr>
              <w:instrText xml:space="preserve"> PAGEREF _Toc466800396 \h </w:instrText>
            </w:r>
            <w:r>
              <w:rPr>
                <w:noProof/>
                <w:webHidden/>
              </w:rPr>
            </w:r>
          </w:ins>
          <w:r>
            <w:rPr>
              <w:noProof/>
              <w:webHidden/>
            </w:rPr>
            <w:fldChar w:fldCharType="separate"/>
          </w:r>
          <w:ins w:id="100" w:author="Administrator" w:date="2016-11-13T11:36:00Z">
            <w:r>
              <w:rPr>
                <w:noProof/>
                <w:webHidden/>
              </w:rPr>
              <w:t>46</w:t>
            </w:r>
            <w:r>
              <w:rPr>
                <w:noProof/>
                <w:webHidden/>
              </w:rPr>
              <w:fldChar w:fldCharType="end"/>
            </w:r>
            <w:r w:rsidRPr="007532D6">
              <w:rPr>
                <w:rStyle w:val="ae"/>
                <w:noProof/>
              </w:rPr>
              <w:fldChar w:fldCharType="end"/>
            </w:r>
          </w:ins>
        </w:p>
        <w:p w14:paraId="162C917B" w14:textId="77777777" w:rsidR="007C5E0C" w:rsidRDefault="007C5E0C">
          <w:pPr>
            <w:pStyle w:val="20"/>
            <w:tabs>
              <w:tab w:val="right" w:leader="dot" w:pos="9061"/>
            </w:tabs>
            <w:rPr>
              <w:ins w:id="101" w:author="Administrator" w:date="2016-11-13T11:36:00Z"/>
              <w:rFonts w:asciiTheme="minorHAnsi" w:eastAsiaTheme="minorEastAsia" w:hAnsiTheme="minorHAnsi" w:cstheme="minorBidi"/>
              <w:iCs w:val="0"/>
              <w:noProof/>
              <w:kern w:val="2"/>
              <w:sz w:val="21"/>
              <w:szCs w:val="22"/>
            </w:rPr>
          </w:pPr>
          <w:ins w:id="102"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"_Toc466800397"</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3.4 </w:t>
            </w:r>
            <w:r w:rsidRPr="007532D6">
              <w:rPr>
                <w:rStyle w:val="ae"/>
                <w:rFonts w:hint="eastAsia"/>
                <w:noProof/>
              </w:rPr>
              <w:t>资源使用需求</w:t>
            </w:r>
            <w:r>
              <w:rPr>
                <w:noProof/>
                <w:webHidden/>
              </w:rPr>
              <w:tab/>
            </w:r>
            <w:r>
              <w:rPr>
                <w:noProof/>
                <w:webHidden/>
              </w:rPr>
              <w:fldChar w:fldCharType="begin"/>
            </w:r>
            <w:r>
              <w:rPr>
                <w:noProof/>
                <w:webHidden/>
              </w:rPr>
              <w:instrText xml:space="preserve"> PAGEREF _Toc466800397 \h </w:instrText>
            </w:r>
            <w:r>
              <w:rPr>
                <w:noProof/>
                <w:webHidden/>
              </w:rPr>
            </w:r>
          </w:ins>
          <w:r>
            <w:rPr>
              <w:noProof/>
              <w:webHidden/>
            </w:rPr>
            <w:fldChar w:fldCharType="separate"/>
          </w:r>
          <w:ins w:id="103" w:author="Administrator" w:date="2016-11-13T11:36:00Z">
            <w:r>
              <w:rPr>
                <w:noProof/>
                <w:webHidden/>
              </w:rPr>
              <w:t>47</w:t>
            </w:r>
            <w:r>
              <w:rPr>
                <w:noProof/>
                <w:webHidden/>
              </w:rPr>
              <w:fldChar w:fldCharType="end"/>
            </w:r>
            <w:r w:rsidRPr="007532D6">
              <w:rPr>
                <w:rStyle w:val="ae"/>
                <w:noProof/>
              </w:rPr>
              <w:fldChar w:fldCharType="end"/>
            </w:r>
          </w:ins>
        </w:p>
        <w:p w14:paraId="46D5D262" w14:textId="77777777" w:rsidR="007C5E0C" w:rsidRDefault="007C5E0C">
          <w:pPr>
            <w:pStyle w:val="20"/>
            <w:tabs>
              <w:tab w:val="right" w:leader="dot" w:pos="9061"/>
            </w:tabs>
            <w:rPr>
              <w:ins w:id="104" w:author="Administrator" w:date="2016-11-13T11:36:00Z"/>
              <w:rFonts w:asciiTheme="minorHAnsi" w:eastAsiaTheme="minorEastAsia" w:hAnsiTheme="minorHAnsi" w:cstheme="minorBidi"/>
              <w:iCs w:val="0"/>
              <w:noProof/>
              <w:kern w:val="2"/>
              <w:sz w:val="21"/>
              <w:szCs w:val="22"/>
            </w:rPr>
          </w:pPr>
          <w:ins w:id="105"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"_Toc466800398"</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3.5 </w:t>
            </w:r>
            <w:r w:rsidRPr="007532D6">
              <w:rPr>
                <w:rStyle w:val="ae"/>
                <w:rFonts w:hint="eastAsia"/>
                <w:noProof/>
              </w:rPr>
              <w:t>设计要求</w:t>
            </w:r>
            <w:r>
              <w:rPr>
                <w:noProof/>
                <w:webHidden/>
              </w:rPr>
              <w:tab/>
            </w:r>
            <w:r>
              <w:rPr>
                <w:noProof/>
                <w:webHidden/>
              </w:rPr>
              <w:fldChar w:fldCharType="begin"/>
            </w:r>
            <w:r>
              <w:rPr>
                <w:noProof/>
                <w:webHidden/>
              </w:rPr>
              <w:instrText xml:space="preserve"> PAGEREF _Toc466800398 \h </w:instrText>
            </w:r>
            <w:r>
              <w:rPr>
                <w:noProof/>
                <w:webHidden/>
              </w:rPr>
            </w:r>
          </w:ins>
          <w:r>
            <w:rPr>
              <w:noProof/>
              <w:webHidden/>
            </w:rPr>
            <w:fldChar w:fldCharType="separate"/>
          </w:r>
          <w:ins w:id="106" w:author="Administrator" w:date="2016-11-13T11:36:00Z">
            <w:r>
              <w:rPr>
                <w:noProof/>
                <w:webHidden/>
              </w:rPr>
              <w:t>47</w:t>
            </w:r>
            <w:r>
              <w:rPr>
                <w:noProof/>
                <w:webHidden/>
              </w:rPr>
              <w:fldChar w:fldCharType="end"/>
            </w:r>
            <w:r w:rsidRPr="007532D6">
              <w:rPr>
                <w:rStyle w:val="ae"/>
                <w:noProof/>
              </w:rPr>
              <w:fldChar w:fldCharType="end"/>
            </w:r>
          </w:ins>
        </w:p>
        <w:p w14:paraId="13F4C402" w14:textId="77777777" w:rsidR="007C5E0C" w:rsidRDefault="007C5E0C">
          <w:pPr>
            <w:pStyle w:val="30"/>
            <w:tabs>
              <w:tab w:val="right" w:leader="dot" w:pos="9061"/>
            </w:tabs>
            <w:rPr>
              <w:ins w:id="107" w:author="Administrator" w:date="2016-11-13T11:36:00Z"/>
              <w:rFonts w:asciiTheme="minorHAnsi" w:eastAsiaTheme="minorEastAsia" w:hAnsiTheme="minorHAnsi" w:cstheme="minorBidi"/>
              <w:noProof/>
              <w:kern w:val="2"/>
              <w:sz w:val="21"/>
              <w:szCs w:val="22"/>
            </w:rPr>
          </w:pPr>
          <w:ins w:id="108" w:author="Administrator" w:date="2016-11-13T11:36:00Z">
            <w:r w:rsidRPr="007532D6">
              <w:rPr>
                <w:rStyle w:val="ae"/>
                <w:noProof/>
              </w:rPr>
              <w:fldChar w:fldCharType="begin"/>
            </w:r>
            <w:r w:rsidRPr="007532D6">
              <w:rPr>
                <w:rStyle w:val="ae"/>
                <w:noProof/>
              </w:rPr>
              <w:instrText xml:space="preserve"> </w:instrText>
            </w:r>
            <w:r>
              <w:rPr>
                <w:noProof/>
              </w:rPr>
              <w:instrText>HYPERLINK \l "_Toc466800399"</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3.5.1 </w:t>
            </w:r>
            <w:r w:rsidRPr="007532D6">
              <w:rPr>
                <w:rStyle w:val="ae"/>
                <w:rFonts w:hint="eastAsia"/>
                <w:noProof/>
              </w:rPr>
              <w:t>设计原则</w:t>
            </w:r>
            <w:r>
              <w:rPr>
                <w:noProof/>
                <w:webHidden/>
              </w:rPr>
              <w:tab/>
            </w:r>
            <w:r>
              <w:rPr>
                <w:noProof/>
                <w:webHidden/>
              </w:rPr>
              <w:fldChar w:fldCharType="begin"/>
            </w:r>
            <w:r>
              <w:rPr>
                <w:noProof/>
                <w:webHidden/>
              </w:rPr>
              <w:instrText xml:space="preserve"> PAGEREF _Toc466800399 \h </w:instrText>
            </w:r>
            <w:r>
              <w:rPr>
                <w:noProof/>
                <w:webHidden/>
              </w:rPr>
            </w:r>
          </w:ins>
          <w:r>
            <w:rPr>
              <w:noProof/>
              <w:webHidden/>
            </w:rPr>
            <w:fldChar w:fldCharType="separate"/>
          </w:r>
          <w:ins w:id="109" w:author="Administrator" w:date="2016-11-13T11:36:00Z">
            <w:r>
              <w:rPr>
                <w:noProof/>
                <w:webHidden/>
              </w:rPr>
              <w:t>47</w:t>
            </w:r>
            <w:r>
              <w:rPr>
                <w:noProof/>
                <w:webHidden/>
              </w:rPr>
              <w:fldChar w:fldCharType="end"/>
            </w:r>
            <w:r w:rsidRPr="007532D6">
              <w:rPr>
                <w:rStyle w:val="ae"/>
                <w:noProof/>
              </w:rPr>
              <w:fldChar w:fldCharType="end"/>
            </w:r>
          </w:ins>
        </w:p>
        <w:p w14:paraId="3010425D" w14:textId="77777777" w:rsidR="007C5E0C" w:rsidRDefault="007C5E0C">
          <w:pPr>
            <w:pStyle w:val="30"/>
            <w:tabs>
              <w:tab w:val="right" w:leader="dot" w:pos="9061"/>
            </w:tabs>
            <w:rPr>
              <w:ins w:id="110" w:author="Administrator" w:date="2016-11-13T11:36:00Z"/>
              <w:rFonts w:asciiTheme="minorHAnsi" w:eastAsiaTheme="minorEastAsia" w:hAnsiTheme="minorHAnsi" w:cstheme="minorBidi"/>
              <w:noProof/>
              <w:kern w:val="2"/>
              <w:sz w:val="21"/>
              <w:szCs w:val="22"/>
            </w:rPr>
          </w:pPr>
          <w:ins w:id="111"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"_Toc466800400"</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3.5.2 </w:t>
            </w:r>
            <w:r w:rsidRPr="007532D6">
              <w:rPr>
                <w:rStyle w:val="ae"/>
                <w:rFonts w:hint="eastAsia"/>
                <w:noProof/>
              </w:rPr>
              <w:t>编码要求</w:t>
            </w:r>
            <w:r>
              <w:rPr>
                <w:noProof/>
                <w:webHidden/>
              </w:rPr>
              <w:tab/>
            </w:r>
            <w:r>
              <w:rPr>
                <w:noProof/>
                <w:webHidden/>
              </w:rPr>
              <w:fldChar w:fldCharType="begin"/>
            </w:r>
            <w:r>
              <w:rPr>
                <w:noProof/>
                <w:webHidden/>
              </w:rPr>
              <w:instrText xml:space="preserve"> PAGEREF _Toc466800400 \h </w:instrText>
            </w:r>
            <w:r>
              <w:rPr>
                <w:noProof/>
                <w:webHidden/>
              </w:rPr>
            </w:r>
          </w:ins>
          <w:r>
            <w:rPr>
              <w:noProof/>
              <w:webHidden/>
            </w:rPr>
            <w:fldChar w:fldCharType="separate"/>
          </w:r>
          <w:ins w:id="112" w:author="Administrator" w:date="2016-11-13T11:36:00Z">
            <w:r>
              <w:rPr>
                <w:noProof/>
                <w:webHidden/>
              </w:rPr>
              <w:t>47</w:t>
            </w:r>
            <w:r>
              <w:rPr>
                <w:noProof/>
                <w:webHidden/>
              </w:rPr>
              <w:fldChar w:fldCharType="end"/>
            </w:r>
            <w:r w:rsidRPr="007532D6">
              <w:rPr>
                <w:rStyle w:val="ae"/>
                <w:noProof/>
              </w:rPr>
              <w:fldChar w:fldCharType="end"/>
            </w:r>
          </w:ins>
        </w:p>
        <w:p w14:paraId="7ACEC81E" w14:textId="77777777" w:rsidR="007C5E0C" w:rsidRDefault="007C5E0C">
          <w:pPr>
            <w:pStyle w:val="20"/>
            <w:tabs>
              <w:tab w:val="right" w:leader="dot" w:pos="9061"/>
            </w:tabs>
            <w:rPr>
              <w:ins w:id="113" w:author="Administrator" w:date="2016-11-13T11:36:00Z"/>
              <w:rFonts w:asciiTheme="minorHAnsi" w:eastAsiaTheme="minorEastAsia" w:hAnsiTheme="minorHAnsi" w:cstheme="minorBidi"/>
              <w:iCs w:val="0"/>
              <w:noProof/>
              <w:kern w:val="2"/>
              <w:sz w:val="21"/>
              <w:szCs w:val="22"/>
            </w:rPr>
          </w:pPr>
          <w:ins w:id="114"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"_Toc466800401"</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3.6 </w:t>
            </w:r>
            <w:r w:rsidRPr="007532D6">
              <w:rPr>
                <w:rStyle w:val="ae"/>
                <w:rFonts w:hint="eastAsia"/>
                <w:noProof/>
              </w:rPr>
              <w:t>本章小结</w:t>
            </w:r>
            <w:r>
              <w:rPr>
                <w:noProof/>
                <w:webHidden/>
              </w:rPr>
              <w:tab/>
            </w:r>
            <w:r>
              <w:rPr>
                <w:noProof/>
                <w:webHidden/>
              </w:rPr>
              <w:fldChar w:fldCharType="begin"/>
            </w:r>
            <w:r>
              <w:rPr>
                <w:noProof/>
                <w:webHidden/>
              </w:rPr>
              <w:instrText xml:space="preserve"> PAGEREF _Toc466800401 \h </w:instrText>
            </w:r>
            <w:r>
              <w:rPr>
                <w:noProof/>
                <w:webHidden/>
              </w:rPr>
            </w:r>
          </w:ins>
          <w:r>
            <w:rPr>
              <w:noProof/>
              <w:webHidden/>
            </w:rPr>
            <w:fldChar w:fldCharType="separate"/>
          </w:r>
          <w:ins w:id="115" w:author="Administrator" w:date="2016-11-13T11:36:00Z">
            <w:r>
              <w:rPr>
                <w:noProof/>
                <w:webHidden/>
              </w:rPr>
              <w:t>47</w:t>
            </w:r>
            <w:r>
              <w:rPr>
                <w:noProof/>
                <w:webHidden/>
              </w:rPr>
              <w:fldChar w:fldCharType="end"/>
            </w:r>
            <w:r w:rsidRPr="007532D6">
              <w:rPr>
                <w:rStyle w:val="ae"/>
                <w:noProof/>
              </w:rPr>
              <w:fldChar w:fldCharType="end"/>
            </w:r>
          </w:ins>
        </w:p>
        <w:p w14:paraId="69E01B09" w14:textId="77777777" w:rsidR="007C5E0C" w:rsidRDefault="007C5E0C">
          <w:pPr>
            <w:pStyle w:val="11"/>
            <w:tabs>
              <w:tab w:val="right" w:leader="dot" w:pos="9061"/>
            </w:tabs>
            <w:rPr>
              <w:ins w:id="116" w:author="Administrator" w:date="2016-11-13T11:36:00Z"/>
              <w:rFonts w:asciiTheme="minorHAnsi" w:eastAsiaTheme="minorEastAsia" w:hAnsiTheme="minorHAnsi" w:cstheme="minorBidi"/>
              <w:bCs w:val="0"/>
              <w:noProof/>
              <w:kern w:val="2"/>
              <w:sz w:val="21"/>
              <w:szCs w:val="22"/>
            </w:rPr>
          </w:pPr>
          <w:ins w:id="117"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"_Toc466800402"</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4 </w:t>
            </w:r>
            <w:r w:rsidRPr="007532D6">
              <w:rPr>
                <w:rStyle w:val="ae"/>
                <w:rFonts w:hint="eastAsia"/>
                <w:noProof/>
              </w:rPr>
              <w:t>设计与实现</w:t>
            </w:r>
            <w:r>
              <w:rPr>
                <w:noProof/>
                <w:webHidden/>
              </w:rPr>
              <w:tab/>
            </w:r>
            <w:r>
              <w:rPr>
                <w:noProof/>
                <w:webHidden/>
              </w:rPr>
              <w:fldChar w:fldCharType="begin"/>
            </w:r>
            <w:r>
              <w:rPr>
                <w:noProof/>
                <w:webHidden/>
              </w:rPr>
              <w:instrText xml:space="preserve"> PAGEREF _Toc466800402 \h </w:instrText>
            </w:r>
            <w:r>
              <w:rPr>
                <w:noProof/>
                <w:webHidden/>
              </w:rPr>
            </w:r>
          </w:ins>
          <w:r>
            <w:rPr>
              <w:noProof/>
              <w:webHidden/>
            </w:rPr>
            <w:fldChar w:fldCharType="separate"/>
          </w:r>
          <w:ins w:id="118" w:author="Administrator" w:date="2016-11-13T11:36:00Z">
            <w:r>
              <w:rPr>
                <w:noProof/>
                <w:webHidden/>
              </w:rPr>
              <w:t>48</w:t>
            </w:r>
            <w:r>
              <w:rPr>
                <w:noProof/>
                <w:webHidden/>
              </w:rPr>
              <w:fldChar w:fldCharType="end"/>
            </w:r>
            <w:r w:rsidRPr="007532D6">
              <w:rPr>
                <w:rStyle w:val="ae"/>
                <w:noProof/>
              </w:rPr>
              <w:fldChar w:fldCharType="end"/>
            </w:r>
          </w:ins>
        </w:p>
        <w:p w14:paraId="557A1716" w14:textId="77777777" w:rsidR="007C5E0C" w:rsidRDefault="007C5E0C">
          <w:pPr>
            <w:pStyle w:val="20"/>
            <w:tabs>
              <w:tab w:val="right" w:leader="dot" w:pos="9061"/>
            </w:tabs>
            <w:rPr>
              <w:ins w:id="119" w:author="Administrator" w:date="2016-11-13T11:36:00Z"/>
              <w:rFonts w:asciiTheme="minorHAnsi" w:eastAsiaTheme="minorEastAsia" w:hAnsiTheme="minorHAnsi" w:cstheme="minorBidi"/>
              <w:iCs w:val="0"/>
              <w:noProof/>
              <w:kern w:val="2"/>
              <w:sz w:val="21"/>
              <w:szCs w:val="22"/>
            </w:rPr>
          </w:pPr>
          <w:ins w:id="120"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"_Toc466800403"</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4.1 Chromium</w:t>
            </w:r>
            <w:r w:rsidRPr="007532D6">
              <w:rPr>
                <w:rStyle w:val="ae"/>
                <w:rFonts w:hint="eastAsia"/>
                <w:noProof/>
              </w:rPr>
              <w:t>中音视频框架分析</w:t>
            </w:r>
            <w:r>
              <w:rPr>
                <w:noProof/>
                <w:webHidden/>
              </w:rPr>
              <w:tab/>
            </w:r>
            <w:r>
              <w:rPr>
                <w:noProof/>
                <w:webHidden/>
              </w:rPr>
              <w:fldChar w:fldCharType="begin"/>
            </w:r>
            <w:r>
              <w:rPr>
                <w:noProof/>
                <w:webHidden/>
              </w:rPr>
              <w:instrText xml:space="preserve"> PAGEREF _Toc466800403 \h </w:instrText>
            </w:r>
            <w:r>
              <w:rPr>
                <w:noProof/>
                <w:webHidden/>
              </w:rPr>
            </w:r>
          </w:ins>
          <w:r>
            <w:rPr>
              <w:noProof/>
              <w:webHidden/>
            </w:rPr>
            <w:fldChar w:fldCharType="separate"/>
          </w:r>
          <w:ins w:id="121" w:author="Administrator" w:date="2016-11-13T11:36:00Z">
            <w:r>
              <w:rPr>
                <w:noProof/>
                <w:webHidden/>
              </w:rPr>
              <w:t>48</w:t>
            </w:r>
            <w:r>
              <w:rPr>
                <w:noProof/>
                <w:webHidden/>
              </w:rPr>
              <w:fldChar w:fldCharType="end"/>
            </w:r>
            <w:r w:rsidRPr="007532D6">
              <w:rPr>
                <w:rStyle w:val="ae"/>
                <w:noProof/>
              </w:rPr>
              <w:fldChar w:fldCharType="end"/>
            </w:r>
          </w:ins>
        </w:p>
        <w:p w14:paraId="47D499A2" w14:textId="77777777" w:rsidR="007C5E0C" w:rsidRDefault="007C5E0C">
          <w:pPr>
            <w:pStyle w:val="20"/>
            <w:tabs>
              <w:tab w:val="right" w:leader="dot" w:pos="9061"/>
            </w:tabs>
            <w:rPr>
              <w:ins w:id="122" w:author="Administrator" w:date="2016-11-13T11:36:00Z"/>
              <w:rFonts w:asciiTheme="minorHAnsi" w:eastAsiaTheme="minorEastAsia" w:hAnsiTheme="minorHAnsi" w:cstheme="minorBidi"/>
              <w:iCs w:val="0"/>
              <w:noProof/>
              <w:kern w:val="2"/>
              <w:sz w:val="21"/>
              <w:szCs w:val="22"/>
            </w:rPr>
          </w:pPr>
          <w:ins w:id="123"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"_Toc466800404"</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4.2 </w:t>
            </w:r>
            <w:r w:rsidRPr="007532D6">
              <w:rPr>
                <w:rStyle w:val="ae"/>
                <w:rFonts w:hint="eastAsia"/>
                <w:noProof/>
              </w:rPr>
              <w:t>设计</w:t>
            </w:r>
            <w:r>
              <w:rPr>
                <w:noProof/>
                <w:webHidden/>
              </w:rPr>
              <w:tab/>
            </w:r>
            <w:r>
              <w:rPr>
                <w:noProof/>
                <w:webHidden/>
              </w:rPr>
              <w:fldChar w:fldCharType="begin"/>
            </w:r>
            <w:r>
              <w:rPr>
                <w:noProof/>
                <w:webHidden/>
              </w:rPr>
              <w:instrText xml:space="preserve"> PAGEREF _Toc466800404 \h </w:instrText>
            </w:r>
            <w:r>
              <w:rPr>
                <w:noProof/>
                <w:webHidden/>
              </w:rPr>
            </w:r>
          </w:ins>
          <w:r>
            <w:rPr>
              <w:noProof/>
              <w:webHidden/>
            </w:rPr>
            <w:fldChar w:fldCharType="separate"/>
          </w:r>
          <w:ins w:id="124" w:author="Administrator" w:date="2016-11-13T11:36:00Z">
            <w:r>
              <w:rPr>
                <w:noProof/>
                <w:webHidden/>
              </w:rPr>
              <w:t>52</w:t>
            </w:r>
            <w:r>
              <w:rPr>
                <w:noProof/>
                <w:webHidden/>
              </w:rPr>
              <w:fldChar w:fldCharType="end"/>
            </w:r>
            <w:r w:rsidRPr="007532D6">
              <w:rPr>
                <w:rStyle w:val="ae"/>
                <w:noProof/>
              </w:rPr>
              <w:fldChar w:fldCharType="end"/>
            </w:r>
          </w:ins>
        </w:p>
        <w:p w14:paraId="4216B23E" w14:textId="77777777" w:rsidR="007C5E0C" w:rsidRDefault="007C5E0C">
          <w:pPr>
            <w:pStyle w:val="30"/>
            <w:tabs>
              <w:tab w:val="right" w:leader="dot" w:pos="9061"/>
            </w:tabs>
            <w:rPr>
              <w:ins w:id="125" w:author="Administrator" w:date="2016-11-13T11:36:00Z"/>
              <w:rFonts w:asciiTheme="minorHAnsi" w:eastAsiaTheme="minorEastAsia" w:hAnsiTheme="minorHAnsi" w:cstheme="minorBidi"/>
              <w:noProof/>
              <w:kern w:val="2"/>
              <w:sz w:val="21"/>
              <w:szCs w:val="22"/>
            </w:rPr>
          </w:pPr>
          <w:ins w:id="126"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"_Toc466800405"</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4.2.1 </w:t>
            </w:r>
            <w:r w:rsidRPr="007532D6">
              <w:rPr>
                <w:rStyle w:val="ae"/>
                <w:rFonts w:hint="eastAsia"/>
                <w:noProof/>
              </w:rPr>
              <w:t>概要设计</w:t>
            </w:r>
            <w:r>
              <w:rPr>
                <w:noProof/>
                <w:webHidden/>
              </w:rPr>
              <w:tab/>
            </w:r>
            <w:r>
              <w:rPr>
                <w:noProof/>
                <w:webHidden/>
              </w:rPr>
              <w:fldChar w:fldCharType="begin"/>
            </w:r>
            <w:r>
              <w:rPr>
                <w:noProof/>
                <w:webHidden/>
              </w:rPr>
              <w:instrText xml:space="preserve"> PAGEREF _Toc466800405 \h </w:instrText>
            </w:r>
            <w:r>
              <w:rPr>
                <w:noProof/>
                <w:webHidden/>
              </w:rPr>
            </w:r>
          </w:ins>
          <w:r>
            <w:rPr>
              <w:noProof/>
              <w:webHidden/>
            </w:rPr>
            <w:fldChar w:fldCharType="separate"/>
          </w:r>
          <w:ins w:id="127" w:author="Administrator" w:date="2016-11-13T11:36:00Z">
            <w:r>
              <w:rPr>
                <w:noProof/>
                <w:webHidden/>
              </w:rPr>
              <w:t>52</w:t>
            </w:r>
            <w:r>
              <w:rPr>
                <w:noProof/>
                <w:webHidden/>
              </w:rPr>
              <w:fldChar w:fldCharType="end"/>
            </w:r>
            <w:r w:rsidRPr="007532D6">
              <w:rPr>
                <w:rStyle w:val="ae"/>
                <w:noProof/>
              </w:rPr>
              <w:fldChar w:fldCharType="end"/>
            </w:r>
          </w:ins>
        </w:p>
        <w:p w14:paraId="7BC0DEEB" w14:textId="77777777" w:rsidR="007C5E0C" w:rsidRDefault="007C5E0C">
          <w:pPr>
            <w:pStyle w:val="30"/>
            <w:tabs>
              <w:tab w:val="right" w:leader="dot" w:pos="9061"/>
            </w:tabs>
            <w:rPr>
              <w:ins w:id="128" w:author="Administrator" w:date="2016-11-13T11:36:00Z"/>
              <w:rFonts w:asciiTheme="minorHAnsi" w:eastAsiaTheme="minorEastAsia" w:hAnsiTheme="minorHAnsi" w:cstheme="minorBidi"/>
              <w:noProof/>
              <w:kern w:val="2"/>
              <w:sz w:val="21"/>
              <w:szCs w:val="22"/>
            </w:rPr>
          </w:pPr>
          <w:ins w:id="129"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"_Toc466800406"</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4.2.2 Chromium Media Portability Implement</w:t>
            </w:r>
            <w:r w:rsidRPr="007532D6">
              <w:rPr>
                <w:rStyle w:val="ae"/>
                <w:rFonts w:hint="eastAsia"/>
                <w:noProof/>
              </w:rPr>
              <w:t>分析与设计</w:t>
            </w:r>
            <w:r>
              <w:rPr>
                <w:noProof/>
                <w:webHidden/>
              </w:rPr>
              <w:tab/>
            </w:r>
            <w:r>
              <w:rPr>
                <w:noProof/>
                <w:webHidden/>
              </w:rPr>
              <w:fldChar w:fldCharType="begin"/>
            </w:r>
            <w:r>
              <w:rPr>
                <w:noProof/>
                <w:webHidden/>
              </w:rPr>
              <w:instrText xml:space="preserve"> PAGEREF _Toc466800406 \h </w:instrText>
            </w:r>
            <w:r>
              <w:rPr>
                <w:noProof/>
                <w:webHidden/>
              </w:rPr>
            </w:r>
          </w:ins>
          <w:r>
            <w:rPr>
              <w:noProof/>
              <w:webHidden/>
            </w:rPr>
            <w:fldChar w:fldCharType="separate"/>
          </w:r>
          <w:ins w:id="130" w:author="Administrator" w:date="2016-11-13T11:36:00Z">
            <w:r>
              <w:rPr>
                <w:noProof/>
                <w:webHidden/>
              </w:rPr>
              <w:t>53</w:t>
            </w:r>
            <w:r>
              <w:rPr>
                <w:noProof/>
                <w:webHidden/>
              </w:rPr>
              <w:fldChar w:fldCharType="end"/>
            </w:r>
            <w:r w:rsidRPr="007532D6">
              <w:rPr>
                <w:rStyle w:val="ae"/>
                <w:noProof/>
              </w:rPr>
              <w:fldChar w:fldCharType="end"/>
            </w:r>
          </w:ins>
        </w:p>
        <w:p w14:paraId="3134DAE1" w14:textId="77777777" w:rsidR="007C5E0C" w:rsidRDefault="007C5E0C">
          <w:pPr>
            <w:pStyle w:val="30"/>
            <w:tabs>
              <w:tab w:val="right" w:leader="dot" w:pos="9061"/>
            </w:tabs>
            <w:rPr>
              <w:ins w:id="131" w:author="Administrator" w:date="2016-11-13T11:36:00Z"/>
              <w:rFonts w:asciiTheme="minorHAnsi" w:eastAsiaTheme="minorEastAsia" w:hAnsiTheme="minorHAnsi" w:cstheme="minorBidi"/>
              <w:noProof/>
              <w:kern w:val="2"/>
              <w:sz w:val="21"/>
              <w:szCs w:val="22"/>
            </w:rPr>
          </w:pPr>
          <w:ins w:id="132"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"_Toc466800407"</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4.2.3 Media Service</w:t>
            </w:r>
            <w:r w:rsidRPr="007532D6">
              <w:rPr>
                <w:rStyle w:val="ae"/>
                <w:rFonts w:hint="eastAsia"/>
                <w:noProof/>
              </w:rPr>
              <w:t>分析与设计</w:t>
            </w:r>
            <w:r>
              <w:rPr>
                <w:noProof/>
                <w:webHidden/>
              </w:rPr>
              <w:tab/>
            </w:r>
            <w:r>
              <w:rPr>
                <w:noProof/>
                <w:webHidden/>
              </w:rPr>
              <w:fldChar w:fldCharType="begin"/>
            </w:r>
            <w:r>
              <w:rPr>
                <w:noProof/>
                <w:webHidden/>
              </w:rPr>
              <w:instrText xml:space="preserve"> PAGEREF _Toc466800407 \h </w:instrText>
            </w:r>
            <w:r>
              <w:rPr>
                <w:noProof/>
                <w:webHidden/>
              </w:rPr>
            </w:r>
          </w:ins>
          <w:r>
            <w:rPr>
              <w:noProof/>
              <w:webHidden/>
            </w:rPr>
            <w:fldChar w:fldCharType="separate"/>
          </w:r>
          <w:ins w:id="133" w:author="Administrator" w:date="2016-11-13T11:36:00Z">
            <w:r>
              <w:rPr>
                <w:noProof/>
                <w:webHidden/>
              </w:rPr>
              <w:t>63</w:t>
            </w:r>
            <w:r>
              <w:rPr>
                <w:noProof/>
                <w:webHidden/>
              </w:rPr>
              <w:fldChar w:fldCharType="end"/>
            </w:r>
            <w:r w:rsidRPr="007532D6">
              <w:rPr>
                <w:rStyle w:val="ae"/>
                <w:noProof/>
              </w:rPr>
              <w:fldChar w:fldCharType="end"/>
            </w:r>
          </w:ins>
        </w:p>
        <w:p w14:paraId="53BDA6CE" w14:textId="77777777" w:rsidR="007C5E0C" w:rsidRDefault="007C5E0C">
          <w:pPr>
            <w:pStyle w:val="20"/>
            <w:tabs>
              <w:tab w:val="right" w:leader="dot" w:pos="9061"/>
            </w:tabs>
            <w:rPr>
              <w:ins w:id="134" w:author="Administrator" w:date="2016-11-13T11:36:00Z"/>
              <w:rFonts w:asciiTheme="minorHAnsi" w:eastAsiaTheme="minorEastAsia" w:hAnsiTheme="minorHAnsi" w:cstheme="minorBidi"/>
              <w:iCs w:val="0"/>
              <w:noProof/>
              <w:kern w:val="2"/>
              <w:sz w:val="21"/>
              <w:szCs w:val="22"/>
            </w:rPr>
          </w:pPr>
          <w:ins w:id="135"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"_Toc466800408"</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4.3</w:t>
            </w:r>
            <w:r w:rsidRPr="007532D6">
              <w:rPr>
                <w:rStyle w:val="ae"/>
                <w:rFonts w:hint="eastAsia"/>
                <w:noProof/>
              </w:rPr>
              <w:t>实现</w:t>
            </w:r>
            <w:r>
              <w:rPr>
                <w:noProof/>
                <w:webHidden/>
              </w:rPr>
              <w:tab/>
            </w:r>
            <w:r>
              <w:rPr>
                <w:noProof/>
                <w:webHidden/>
              </w:rPr>
              <w:fldChar w:fldCharType="begin"/>
            </w:r>
            <w:r>
              <w:rPr>
                <w:noProof/>
                <w:webHidden/>
              </w:rPr>
              <w:instrText xml:space="preserve"> PAGEREF _Toc466800408 \h </w:instrText>
            </w:r>
            <w:r>
              <w:rPr>
                <w:noProof/>
                <w:webHidden/>
              </w:rPr>
            </w:r>
          </w:ins>
          <w:r>
            <w:rPr>
              <w:noProof/>
              <w:webHidden/>
            </w:rPr>
            <w:fldChar w:fldCharType="separate"/>
          </w:r>
          <w:ins w:id="136" w:author="Administrator" w:date="2016-11-13T11:36:00Z">
            <w:r>
              <w:rPr>
                <w:noProof/>
                <w:webHidden/>
              </w:rPr>
              <w:t>66</w:t>
            </w:r>
            <w:r>
              <w:rPr>
                <w:noProof/>
                <w:webHidden/>
              </w:rPr>
              <w:fldChar w:fldCharType="end"/>
            </w:r>
            <w:r w:rsidRPr="007532D6">
              <w:rPr>
                <w:rStyle w:val="ae"/>
                <w:noProof/>
              </w:rPr>
              <w:fldChar w:fldCharType="end"/>
            </w:r>
          </w:ins>
        </w:p>
        <w:p w14:paraId="2DB5081A" w14:textId="77777777" w:rsidR="007C5E0C" w:rsidRDefault="007C5E0C">
          <w:pPr>
            <w:pStyle w:val="30"/>
            <w:tabs>
              <w:tab w:val="right" w:leader="dot" w:pos="9061"/>
            </w:tabs>
            <w:rPr>
              <w:ins w:id="137" w:author="Administrator" w:date="2016-11-13T11:36:00Z"/>
              <w:rFonts w:asciiTheme="minorHAnsi" w:eastAsiaTheme="minorEastAsia" w:hAnsiTheme="minorHAnsi" w:cstheme="minorBidi"/>
              <w:noProof/>
              <w:kern w:val="2"/>
              <w:sz w:val="21"/>
              <w:szCs w:val="22"/>
            </w:rPr>
          </w:pPr>
          <w:ins w:id="138" w:author="Administrator" w:date="2016-11-13T11:36:00Z">
            <w:r w:rsidRPr="007532D6">
              <w:rPr>
                <w:rStyle w:val="ae"/>
                <w:noProof/>
              </w:rPr>
              <w:fldChar w:fldCharType="begin"/>
            </w:r>
            <w:r w:rsidRPr="007532D6">
              <w:rPr>
                <w:rStyle w:val="ae"/>
                <w:noProof/>
              </w:rPr>
              <w:instrText xml:space="preserve"> </w:instrText>
            </w:r>
            <w:r>
              <w:rPr>
                <w:noProof/>
              </w:rPr>
              <w:instrText>HYPERLINK \l "_Toc466800409"</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4.3.1 Chromium Media Portability Implement</w:t>
            </w:r>
            <w:r w:rsidRPr="007532D6">
              <w:rPr>
                <w:rStyle w:val="ae"/>
                <w:rFonts w:hint="eastAsia"/>
                <w:noProof/>
              </w:rPr>
              <w:t>相关的实现</w:t>
            </w:r>
            <w:r>
              <w:rPr>
                <w:noProof/>
                <w:webHidden/>
              </w:rPr>
              <w:tab/>
            </w:r>
            <w:r>
              <w:rPr>
                <w:noProof/>
                <w:webHidden/>
              </w:rPr>
              <w:fldChar w:fldCharType="begin"/>
            </w:r>
            <w:r>
              <w:rPr>
                <w:noProof/>
                <w:webHidden/>
              </w:rPr>
              <w:instrText xml:space="preserve"> PAGEREF _Toc466800409 \h </w:instrText>
            </w:r>
            <w:r>
              <w:rPr>
                <w:noProof/>
                <w:webHidden/>
              </w:rPr>
            </w:r>
          </w:ins>
          <w:r>
            <w:rPr>
              <w:noProof/>
              <w:webHidden/>
            </w:rPr>
            <w:fldChar w:fldCharType="separate"/>
          </w:r>
          <w:ins w:id="139" w:author="Administrator" w:date="2016-11-13T11:36:00Z">
            <w:r>
              <w:rPr>
                <w:noProof/>
                <w:webHidden/>
              </w:rPr>
              <w:t>66</w:t>
            </w:r>
            <w:r>
              <w:rPr>
                <w:noProof/>
                <w:webHidden/>
              </w:rPr>
              <w:fldChar w:fldCharType="end"/>
            </w:r>
            <w:r w:rsidRPr="007532D6">
              <w:rPr>
                <w:rStyle w:val="ae"/>
                <w:noProof/>
              </w:rPr>
              <w:fldChar w:fldCharType="end"/>
            </w:r>
          </w:ins>
        </w:p>
        <w:p w14:paraId="15048A11" w14:textId="77777777" w:rsidR="007C5E0C" w:rsidRDefault="007C5E0C">
          <w:pPr>
            <w:pStyle w:val="30"/>
            <w:tabs>
              <w:tab w:val="right" w:leader="dot" w:pos="9061"/>
            </w:tabs>
            <w:rPr>
              <w:ins w:id="140" w:author="Administrator" w:date="2016-11-13T11:36:00Z"/>
              <w:rFonts w:asciiTheme="minorHAnsi" w:eastAsiaTheme="minorEastAsia" w:hAnsiTheme="minorHAnsi" w:cstheme="minorBidi"/>
              <w:noProof/>
              <w:kern w:val="2"/>
              <w:sz w:val="21"/>
              <w:szCs w:val="22"/>
            </w:rPr>
          </w:pPr>
          <w:ins w:id="141"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"_Toc466800410"</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4.3.2 Media Service</w:t>
            </w:r>
            <w:r w:rsidRPr="007532D6">
              <w:rPr>
                <w:rStyle w:val="ae"/>
                <w:rFonts w:hint="eastAsia"/>
                <w:noProof/>
              </w:rPr>
              <w:t>相关的实现</w:t>
            </w:r>
            <w:r>
              <w:rPr>
                <w:noProof/>
                <w:webHidden/>
              </w:rPr>
              <w:tab/>
            </w:r>
            <w:r>
              <w:rPr>
                <w:noProof/>
                <w:webHidden/>
              </w:rPr>
              <w:fldChar w:fldCharType="begin"/>
            </w:r>
            <w:r>
              <w:rPr>
                <w:noProof/>
                <w:webHidden/>
              </w:rPr>
              <w:instrText xml:space="preserve"> PAGEREF _Toc466800410 \h </w:instrText>
            </w:r>
            <w:r>
              <w:rPr>
                <w:noProof/>
                <w:webHidden/>
              </w:rPr>
            </w:r>
          </w:ins>
          <w:r>
            <w:rPr>
              <w:noProof/>
              <w:webHidden/>
            </w:rPr>
            <w:fldChar w:fldCharType="separate"/>
          </w:r>
          <w:ins w:id="142" w:author="Administrator" w:date="2016-11-13T11:36:00Z">
            <w:r>
              <w:rPr>
                <w:noProof/>
                <w:webHidden/>
              </w:rPr>
              <w:t>68</w:t>
            </w:r>
            <w:r>
              <w:rPr>
                <w:noProof/>
                <w:webHidden/>
              </w:rPr>
              <w:fldChar w:fldCharType="end"/>
            </w:r>
            <w:r w:rsidRPr="007532D6">
              <w:rPr>
                <w:rStyle w:val="ae"/>
                <w:noProof/>
              </w:rPr>
              <w:fldChar w:fldCharType="end"/>
            </w:r>
          </w:ins>
        </w:p>
        <w:p w14:paraId="6A315FA0" w14:textId="77777777" w:rsidR="007C5E0C" w:rsidRDefault="007C5E0C">
          <w:pPr>
            <w:pStyle w:val="30"/>
            <w:tabs>
              <w:tab w:val="right" w:leader="dot" w:pos="9061"/>
            </w:tabs>
            <w:rPr>
              <w:ins w:id="143" w:author="Administrator" w:date="2016-11-13T11:36:00Z"/>
              <w:rFonts w:asciiTheme="minorHAnsi" w:eastAsiaTheme="minorEastAsia" w:hAnsiTheme="minorHAnsi" w:cstheme="minorBidi"/>
              <w:noProof/>
              <w:kern w:val="2"/>
              <w:sz w:val="21"/>
              <w:szCs w:val="22"/>
            </w:rPr>
          </w:pPr>
          <w:ins w:id="144"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"_Toc466800411"</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4.3.3 AVChannel Manager</w:t>
            </w:r>
            <w:r w:rsidRPr="007532D6">
              <w:rPr>
                <w:rStyle w:val="ae"/>
                <w:rFonts w:hint="eastAsia"/>
                <w:noProof/>
              </w:rPr>
              <w:t>相关的实现</w:t>
            </w:r>
            <w:r>
              <w:rPr>
                <w:noProof/>
                <w:webHidden/>
              </w:rPr>
              <w:tab/>
            </w:r>
            <w:r>
              <w:rPr>
                <w:noProof/>
                <w:webHidden/>
              </w:rPr>
              <w:fldChar w:fldCharType="begin"/>
            </w:r>
            <w:r>
              <w:rPr>
                <w:noProof/>
                <w:webHidden/>
              </w:rPr>
              <w:instrText xml:space="preserve"> PAGEREF _Toc466800411 \h </w:instrText>
            </w:r>
            <w:r>
              <w:rPr>
                <w:noProof/>
                <w:webHidden/>
              </w:rPr>
            </w:r>
          </w:ins>
          <w:r>
            <w:rPr>
              <w:noProof/>
              <w:webHidden/>
            </w:rPr>
            <w:fldChar w:fldCharType="separate"/>
          </w:r>
          <w:ins w:id="145" w:author="Administrator" w:date="2016-11-13T11:36:00Z">
            <w:r>
              <w:rPr>
                <w:noProof/>
                <w:webHidden/>
              </w:rPr>
              <w:t>70</w:t>
            </w:r>
            <w:r>
              <w:rPr>
                <w:noProof/>
                <w:webHidden/>
              </w:rPr>
              <w:fldChar w:fldCharType="end"/>
            </w:r>
            <w:r w:rsidRPr="007532D6">
              <w:rPr>
                <w:rStyle w:val="ae"/>
                <w:noProof/>
              </w:rPr>
              <w:fldChar w:fldCharType="end"/>
            </w:r>
          </w:ins>
        </w:p>
        <w:p w14:paraId="032E78D6" w14:textId="77777777" w:rsidR="007C5E0C" w:rsidRDefault="007C5E0C">
          <w:pPr>
            <w:pStyle w:val="20"/>
            <w:tabs>
              <w:tab w:val="right" w:leader="dot" w:pos="9061"/>
            </w:tabs>
            <w:rPr>
              <w:ins w:id="146" w:author="Administrator" w:date="2016-11-13T11:36:00Z"/>
              <w:rFonts w:asciiTheme="minorHAnsi" w:eastAsiaTheme="minorEastAsia" w:hAnsiTheme="minorHAnsi" w:cstheme="minorBidi"/>
              <w:iCs w:val="0"/>
              <w:noProof/>
              <w:kern w:val="2"/>
              <w:sz w:val="21"/>
              <w:szCs w:val="22"/>
            </w:rPr>
          </w:pPr>
          <w:ins w:id="147"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"_Toc466800412"</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4.4 </w:t>
            </w:r>
            <w:r w:rsidRPr="007532D6">
              <w:rPr>
                <w:rStyle w:val="ae"/>
                <w:rFonts w:hint="eastAsia"/>
                <w:noProof/>
              </w:rPr>
              <w:t>本章小结</w:t>
            </w:r>
            <w:r>
              <w:rPr>
                <w:noProof/>
                <w:webHidden/>
              </w:rPr>
              <w:tab/>
            </w:r>
            <w:r>
              <w:rPr>
                <w:noProof/>
                <w:webHidden/>
              </w:rPr>
              <w:fldChar w:fldCharType="begin"/>
            </w:r>
            <w:r>
              <w:rPr>
                <w:noProof/>
                <w:webHidden/>
              </w:rPr>
              <w:instrText xml:space="preserve"> PAGEREF _Toc466800412 \h </w:instrText>
            </w:r>
            <w:r>
              <w:rPr>
                <w:noProof/>
                <w:webHidden/>
              </w:rPr>
            </w:r>
          </w:ins>
          <w:r>
            <w:rPr>
              <w:noProof/>
              <w:webHidden/>
            </w:rPr>
            <w:fldChar w:fldCharType="separate"/>
          </w:r>
          <w:ins w:id="148" w:author="Administrator" w:date="2016-11-13T11:36:00Z">
            <w:r>
              <w:rPr>
                <w:noProof/>
                <w:webHidden/>
              </w:rPr>
              <w:t>70</w:t>
            </w:r>
            <w:r>
              <w:rPr>
                <w:noProof/>
                <w:webHidden/>
              </w:rPr>
              <w:fldChar w:fldCharType="end"/>
            </w:r>
            <w:r w:rsidRPr="007532D6">
              <w:rPr>
                <w:rStyle w:val="ae"/>
                <w:noProof/>
              </w:rPr>
              <w:fldChar w:fldCharType="end"/>
            </w:r>
          </w:ins>
        </w:p>
        <w:p w14:paraId="28DE58F3" w14:textId="77777777" w:rsidR="007C5E0C" w:rsidRDefault="007C5E0C">
          <w:pPr>
            <w:pStyle w:val="11"/>
            <w:tabs>
              <w:tab w:val="right" w:leader="dot" w:pos="9061"/>
            </w:tabs>
            <w:rPr>
              <w:ins w:id="149" w:author="Administrator" w:date="2016-11-13T11:36:00Z"/>
              <w:rFonts w:asciiTheme="minorHAnsi" w:eastAsiaTheme="minorEastAsia" w:hAnsiTheme="minorHAnsi" w:cstheme="minorBidi"/>
              <w:bCs w:val="0"/>
              <w:noProof/>
              <w:kern w:val="2"/>
              <w:sz w:val="21"/>
              <w:szCs w:val="22"/>
            </w:rPr>
          </w:pPr>
          <w:ins w:id="150"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"_Toc466800413"</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 </w:t>
            </w:r>
            <w:r w:rsidRPr="007532D6">
              <w:rPr>
                <w:rStyle w:val="ae"/>
                <w:rFonts w:hint="eastAsia"/>
                <w:noProof/>
              </w:rPr>
              <w:t>测试与优化</w:t>
            </w:r>
            <w:r>
              <w:rPr>
                <w:noProof/>
                <w:webHidden/>
              </w:rPr>
              <w:tab/>
            </w:r>
            <w:r>
              <w:rPr>
                <w:noProof/>
                <w:webHidden/>
              </w:rPr>
              <w:fldChar w:fldCharType="begin"/>
            </w:r>
            <w:r>
              <w:rPr>
                <w:noProof/>
                <w:webHidden/>
              </w:rPr>
              <w:instrText xml:space="preserve"> PAGEREF _Toc466800413 \h </w:instrText>
            </w:r>
            <w:r>
              <w:rPr>
                <w:noProof/>
                <w:webHidden/>
              </w:rPr>
            </w:r>
          </w:ins>
          <w:r>
            <w:rPr>
              <w:noProof/>
              <w:webHidden/>
            </w:rPr>
            <w:fldChar w:fldCharType="separate"/>
          </w:r>
          <w:ins w:id="151" w:author="Administrator" w:date="2016-11-13T11:36:00Z">
            <w:r>
              <w:rPr>
                <w:noProof/>
                <w:webHidden/>
              </w:rPr>
              <w:t>71</w:t>
            </w:r>
            <w:r>
              <w:rPr>
                <w:noProof/>
                <w:webHidden/>
              </w:rPr>
              <w:fldChar w:fldCharType="end"/>
            </w:r>
            <w:r w:rsidRPr="007532D6">
              <w:rPr>
                <w:rStyle w:val="ae"/>
                <w:noProof/>
              </w:rPr>
              <w:fldChar w:fldCharType="end"/>
            </w:r>
          </w:ins>
        </w:p>
        <w:p w14:paraId="75072663" w14:textId="77777777" w:rsidR="007C5E0C" w:rsidRDefault="007C5E0C">
          <w:pPr>
            <w:pStyle w:val="20"/>
            <w:tabs>
              <w:tab w:val="right" w:leader="dot" w:pos="9061"/>
            </w:tabs>
            <w:rPr>
              <w:ins w:id="152" w:author="Administrator" w:date="2016-11-13T11:36:00Z"/>
              <w:rFonts w:asciiTheme="minorHAnsi" w:eastAsiaTheme="minorEastAsia" w:hAnsiTheme="minorHAnsi" w:cstheme="minorBidi"/>
              <w:iCs w:val="0"/>
              <w:noProof/>
              <w:kern w:val="2"/>
              <w:sz w:val="21"/>
              <w:szCs w:val="22"/>
            </w:rPr>
          </w:pPr>
          <w:ins w:id="153"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"_Toc466800414"</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5.1</w:t>
            </w:r>
            <w:r w:rsidRPr="007532D6">
              <w:rPr>
                <w:rStyle w:val="ae"/>
                <w:rFonts w:hint="eastAsia"/>
                <w:noProof/>
              </w:rPr>
              <w:t>音频测试</w:t>
            </w:r>
            <w:r>
              <w:rPr>
                <w:noProof/>
                <w:webHidden/>
              </w:rPr>
              <w:tab/>
            </w:r>
            <w:r>
              <w:rPr>
                <w:noProof/>
                <w:webHidden/>
              </w:rPr>
              <w:fldChar w:fldCharType="begin"/>
            </w:r>
            <w:r>
              <w:rPr>
                <w:noProof/>
                <w:webHidden/>
              </w:rPr>
              <w:instrText xml:space="preserve"> PAGEREF _Toc466800414 \h </w:instrText>
            </w:r>
            <w:r>
              <w:rPr>
                <w:noProof/>
                <w:webHidden/>
              </w:rPr>
            </w:r>
          </w:ins>
          <w:r>
            <w:rPr>
              <w:noProof/>
              <w:webHidden/>
            </w:rPr>
            <w:fldChar w:fldCharType="separate"/>
          </w:r>
          <w:ins w:id="154" w:author="Administrator" w:date="2016-11-13T11:36:00Z">
            <w:r>
              <w:rPr>
                <w:noProof/>
                <w:webHidden/>
              </w:rPr>
              <w:t>71</w:t>
            </w:r>
            <w:r>
              <w:rPr>
                <w:noProof/>
                <w:webHidden/>
              </w:rPr>
              <w:fldChar w:fldCharType="end"/>
            </w:r>
            <w:r w:rsidRPr="007532D6">
              <w:rPr>
                <w:rStyle w:val="ae"/>
                <w:noProof/>
              </w:rPr>
              <w:fldChar w:fldCharType="end"/>
            </w:r>
          </w:ins>
        </w:p>
        <w:p w14:paraId="2E589914" w14:textId="77777777" w:rsidR="007C5E0C" w:rsidRDefault="007C5E0C">
          <w:pPr>
            <w:pStyle w:val="30"/>
            <w:tabs>
              <w:tab w:val="right" w:leader="dot" w:pos="9061"/>
            </w:tabs>
            <w:rPr>
              <w:ins w:id="155" w:author="Administrator" w:date="2016-11-13T11:36:00Z"/>
              <w:rFonts w:asciiTheme="minorHAnsi" w:eastAsiaTheme="minorEastAsia" w:hAnsiTheme="minorHAnsi" w:cstheme="minorBidi"/>
              <w:noProof/>
              <w:kern w:val="2"/>
              <w:sz w:val="21"/>
              <w:szCs w:val="22"/>
            </w:rPr>
          </w:pPr>
          <w:ins w:id="156"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"_Toc466800415"</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5.1.1 </w:t>
            </w:r>
            <w:r w:rsidRPr="007532D6">
              <w:rPr>
                <w:rStyle w:val="ae"/>
                <w:rFonts w:hint="eastAsia"/>
                <w:noProof/>
              </w:rPr>
              <w:t>网络音频测试</w:t>
            </w:r>
            <w:r>
              <w:rPr>
                <w:noProof/>
                <w:webHidden/>
              </w:rPr>
              <w:tab/>
            </w:r>
            <w:r>
              <w:rPr>
                <w:noProof/>
                <w:webHidden/>
              </w:rPr>
              <w:fldChar w:fldCharType="begin"/>
            </w:r>
            <w:r>
              <w:rPr>
                <w:noProof/>
                <w:webHidden/>
              </w:rPr>
              <w:instrText xml:space="preserve"> PAGEREF _Toc466800415 \h </w:instrText>
            </w:r>
            <w:r>
              <w:rPr>
                <w:noProof/>
                <w:webHidden/>
              </w:rPr>
            </w:r>
          </w:ins>
          <w:r>
            <w:rPr>
              <w:noProof/>
              <w:webHidden/>
            </w:rPr>
            <w:fldChar w:fldCharType="separate"/>
          </w:r>
          <w:ins w:id="157" w:author="Administrator" w:date="2016-11-13T11:36:00Z">
            <w:r>
              <w:rPr>
                <w:noProof/>
                <w:webHidden/>
              </w:rPr>
              <w:t>71</w:t>
            </w:r>
            <w:r>
              <w:rPr>
                <w:noProof/>
                <w:webHidden/>
              </w:rPr>
              <w:fldChar w:fldCharType="end"/>
            </w:r>
            <w:r w:rsidRPr="007532D6">
              <w:rPr>
                <w:rStyle w:val="ae"/>
                <w:noProof/>
              </w:rPr>
              <w:fldChar w:fldCharType="end"/>
            </w:r>
          </w:ins>
        </w:p>
        <w:p w14:paraId="17F56A83" w14:textId="77777777" w:rsidR="007C5E0C" w:rsidRDefault="007C5E0C">
          <w:pPr>
            <w:pStyle w:val="30"/>
            <w:tabs>
              <w:tab w:val="right" w:leader="dot" w:pos="9061"/>
            </w:tabs>
            <w:rPr>
              <w:ins w:id="158" w:author="Administrator" w:date="2016-11-13T11:36:00Z"/>
              <w:rFonts w:asciiTheme="minorHAnsi" w:eastAsiaTheme="minorEastAsia" w:hAnsiTheme="minorHAnsi" w:cstheme="minorBidi"/>
              <w:noProof/>
              <w:kern w:val="2"/>
              <w:sz w:val="21"/>
              <w:szCs w:val="22"/>
            </w:rPr>
          </w:pPr>
          <w:ins w:id="159"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"_Toc466800416"</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5.1.2 </w:t>
            </w:r>
            <w:r w:rsidRPr="007532D6">
              <w:rPr>
                <w:rStyle w:val="ae"/>
                <w:rFonts w:hint="eastAsia"/>
                <w:noProof/>
              </w:rPr>
              <w:t>本地音频测试</w:t>
            </w:r>
            <w:r>
              <w:rPr>
                <w:noProof/>
                <w:webHidden/>
              </w:rPr>
              <w:tab/>
            </w:r>
            <w:r>
              <w:rPr>
                <w:noProof/>
                <w:webHidden/>
              </w:rPr>
              <w:fldChar w:fldCharType="begin"/>
            </w:r>
            <w:r>
              <w:rPr>
                <w:noProof/>
                <w:webHidden/>
              </w:rPr>
              <w:instrText xml:space="preserve"> PAGEREF _Toc466800416 \h </w:instrText>
            </w:r>
            <w:r>
              <w:rPr>
                <w:noProof/>
                <w:webHidden/>
              </w:rPr>
            </w:r>
          </w:ins>
          <w:r>
            <w:rPr>
              <w:noProof/>
              <w:webHidden/>
            </w:rPr>
            <w:fldChar w:fldCharType="separate"/>
          </w:r>
          <w:ins w:id="160" w:author="Administrator" w:date="2016-11-13T11:36:00Z">
            <w:r>
              <w:rPr>
                <w:noProof/>
                <w:webHidden/>
              </w:rPr>
              <w:t>72</w:t>
            </w:r>
            <w:r>
              <w:rPr>
                <w:noProof/>
                <w:webHidden/>
              </w:rPr>
              <w:fldChar w:fldCharType="end"/>
            </w:r>
            <w:r w:rsidRPr="007532D6">
              <w:rPr>
                <w:rStyle w:val="ae"/>
                <w:noProof/>
              </w:rPr>
              <w:fldChar w:fldCharType="end"/>
            </w:r>
          </w:ins>
        </w:p>
        <w:p w14:paraId="3D03D9B0" w14:textId="77777777" w:rsidR="007C5E0C" w:rsidRDefault="007C5E0C">
          <w:pPr>
            <w:pStyle w:val="20"/>
            <w:tabs>
              <w:tab w:val="right" w:leader="dot" w:pos="9061"/>
            </w:tabs>
            <w:rPr>
              <w:ins w:id="161" w:author="Administrator" w:date="2016-11-13T11:36:00Z"/>
              <w:rFonts w:asciiTheme="minorHAnsi" w:eastAsiaTheme="minorEastAsia" w:hAnsiTheme="minorHAnsi" w:cstheme="minorBidi"/>
              <w:iCs w:val="0"/>
              <w:noProof/>
              <w:kern w:val="2"/>
              <w:sz w:val="21"/>
              <w:szCs w:val="22"/>
            </w:rPr>
          </w:pPr>
          <w:ins w:id="162"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"_Toc466800417"</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5.2</w:t>
            </w:r>
            <w:r w:rsidRPr="007532D6">
              <w:rPr>
                <w:rStyle w:val="ae"/>
                <w:rFonts w:hint="eastAsia"/>
                <w:noProof/>
              </w:rPr>
              <w:t>视频测试</w:t>
            </w:r>
            <w:r>
              <w:rPr>
                <w:noProof/>
                <w:webHidden/>
              </w:rPr>
              <w:tab/>
            </w:r>
            <w:r>
              <w:rPr>
                <w:noProof/>
                <w:webHidden/>
              </w:rPr>
              <w:fldChar w:fldCharType="begin"/>
            </w:r>
            <w:r>
              <w:rPr>
                <w:noProof/>
                <w:webHidden/>
              </w:rPr>
              <w:instrText xml:space="preserve"> PAGEREF _Toc466800417 \h </w:instrText>
            </w:r>
            <w:r>
              <w:rPr>
                <w:noProof/>
                <w:webHidden/>
              </w:rPr>
            </w:r>
          </w:ins>
          <w:r>
            <w:rPr>
              <w:noProof/>
              <w:webHidden/>
            </w:rPr>
            <w:fldChar w:fldCharType="separate"/>
          </w:r>
          <w:ins w:id="163" w:author="Administrator" w:date="2016-11-13T11:36:00Z">
            <w:r>
              <w:rPr>
                <w:noProof/>
                <w:webHidden/>
              </w:rPr>
              <w:t>72</w:t>
            </w:r>
            <w:r>
              <w:rPr>
                <w:noProof/>
                <w:webHidden/>
              </w:rPr>
              <w:fldChar w:fldCharType="end"/>
            </w:r>
            <w:r w:rsidRPr="007532D6">
              <w:rPr>
                <w:rStyle w:val="ae"/>
                <w:noProof/>
              </w:rPr>
              <w:fldChar w:fldCharType="end"/>
            </w:r>
          </w:ins>
        </w:p>
        <w:p w14:paraId="57C31452" w14:textId="77777777" w:rsidR="007C5E0C" w:rsidRDefault="007C5E0C">
          <w:pPr>
            <w:pStyle w:val="30"/>
            <w:tabs>
              <w:tab w:val="right" w:leader="dot" w:pos="9061"/>
            </w:tabs>
            <w:rPr>
              <w:ins w:id="164" w:author="Administrator" w:date="2016-11-13T11:36:00Z"/>
              <w:rFonts w:asciiTheme="minorHAnsi" w:eastAsiaTheme="minorEastAsia" w:hAnsiTheme="minorHAnsi" w:cstheme="minorBidi"/>
              <w:noProof/>
              <w:kern w:val="2"/>
              <w:sz w:val="21"/>
              <w:szCs w:val="22"/>
            </w:rPr>
          </w:pPr>
          <w:ins w:id="165"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"_Toc466800418"</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5.2.1 </w:t>
            </w:r>
            <w:r w:rsidRPr="007532D6">
              <w:rPr>
                <w:rStyle w:val="ae"/>
                <w:rFonts w:hint="eastAsia"/>
                <w:noProof/>
              </w:rPr>
              <w:t>网络视频测试</w:t>
            </w:r>
            <w:r>
              <w:rPr>
                <w:noProof/>
                <w:webHidden/>
              </w:rPr>
              <w:tab/>
            </w:r>
            <w:r>
              <w:rPr>
                <w:noProof/>
                <w:webHidden/>
              </w:rPr>
              <w:fldChar w:fldCharType="begin"/>
            </w:r>
            <w:r>
              <w:rPr>
                <w:noProof/>
                <w:webHidden/>
              </w:rPr>
              <w:instrText xml:space="preserve"> PAGEREF _Toc466800418 \h </w:instrText>
            </w:r>
            <w:r>
              <w:rPr>
                <w:noProof/>
                <w:webHidden/>
              </w:rPr>
            </w:r>
          </w:ins>
          <w:r>
            <w:rPr>
              <w:noProof/>
              <w:webHidden/>
            </w:rPr>
            <w:fldChar w:fldCharType="separate"/>
          </w:r>
          <w:ins w:id="166" w:author="Administrator" w:date="2016-11-13T11:36:00Z">
            <w:r>
              <w:rPr>
                <w:noProof/>
                <w:webHidden/>
              </w:rPr>
              <w:t>72</w:t>
            </w:r>
            <w:r>
              <w:rPr>
                <w:noProof/>
                <w:webHidden/>
              </w:rPr>
              <w:fldChar w:fldCharType="end"/>
            </w:r>
            <w:r w:rsidRPr="007532D6">
              <w:rPr>
                <w:rStyle w:val="ae"/>
                <w:noProof/>
              </w:rPr>
              <w:fldChar w:fldCharType="end"/>
            </w:r>
          </w:ins>
        </w:p>
        <w:p w14:paraId="71EF7064" w14:textId="77777777" w:rsidR="007C5E0C" w:rsidRDefault="007C5E0C">
          <w:pPr>
            <w:pStyle w:val="30"/>
            <w:tabs>
              <w:tab w:val="right" w:leader="dot" w:pos="9061"/>
            </w:tabs>
            <w:rPr>
              <w:ins w:id="167" w:author="Administrator" w:date="2016-11-13T11:36:00Z"/>
              <w:rFonts w:asciiTheme="minorHAnsi" w:eastAsiaTheme="minorEastAsia" w:hAnsiTheme="minorHAnsi" w:cstheme="minorBidi"/>
              <w:noProof/>
              <w:kern w:val="2"/>
              <w:sz w:val="21"/>
              <w:szCs w:val="22"/>
            </w:rPr>
          </w:pPr>
          <w:ins w:id="168" w:author="Administrator" w:date="2016-11-13T11:36:00Z">
            <w:r w:rsidRPr="007532D6">
              <w:rPr>
                <w:rStyle w:val="ae"/>
                <w:noProof/>
              </w:rPr>
              <w:fldChar w:fldCharType="begin"/>
            </w:r>
            <w:r w:rsidRPr="007532D6">
              <w:rPr>
                <w:rStyle w:val="ae"/>
                <w:noProof/>
              </w:rPr>
              <w:instrText xml:space="preserve"> </w:instrText>
            </w:r>
            <w:r>
              <w:rPr>
                <w:noProof/>
              </w:rPr>
              <w:instrText>HYPERLINK \l "_Toc466800419"</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5.2.2 </w:t>
            </w:r>
            <w:r w:rsidRPr="007532D6">
              <w:rPr>
                <w:rStyle w:val="ae"/>
                <w:rFonts w:hint="eastAsia"/>
                <w:noProof/>
              </w:rPr>
              <w:t>本地视频测试</w:t>
            </w:r>
            <w:r>
              <w:rPr>
                <w:noProof/>
                <w:webHidden/>
              </w:rPr>
              <w:tab/>
            </w:r>
            <w:r>
              <w:rPr>
                <w:noProof/>
                <w:webHidden/>
              </w:rPr>
              <w:fldChar w:fldCharType="begin"/>
            </w:r>
            <w:r>
              <w:rPr>
                <w:noProof/>
                <w:webHidden/>
              </w:rPr>
              <w:instrText xml:space="preserve"> PAGEREF _Toc466800419 \h </w:instrText>
            </w:r>
            <w:r>
              <w:rPr>
                <w:noProof/>
                <w:webHidden/>
              </w:rPr>
            </w:r>
          </w:ins>
          <w:r>
            <w:rPr>
              <w:noProof/>
              <w:webHidden/>
            </w:rPr>
            <w:fldChar w:fldCharType="separate"/>
          </w:r>
          <w:ins w:id="169" w:author="Administrator" w:date="2016-11-13T11:36:00Z">
            <w:r>
              <w:rPr>
                <w:noProof/>
                <w:webHidden/>
              </w:rPr>
              <w:t>73</w:t>
            </w:r>
            <w:r>
              <w:rPr>
                <w:noProof/>
                <w:webHidden/>
              </w:rPr>
              <w:fldChar w:fldCharType="end"/>
            </w:r>
            <w:r w:rsidRPr="007532D6">
              <w:rPr>
                <w:rStyle w:val="ae"/>
                <w:noProof/>
              </w:rPr>
              <w:fldChar w:fldCharType="end"/>
            </w:r>
          </w:ins>
        </w:p>
        <w:p w14:paraId="09B7AE08" w14:textId="77777777" w:rsidR="007C5E0C" w:rsidRDefault="007C5E0C">
          <w:pPr>
            <w:pStyle w:val="20"/>
            <w:tabs>
              <w:tab w:val="right" w:leader="dot" w:pos="9061"/>
            </w:tabs>
            <w:rPr>
              <w:ins w:id="170" w:author="Administrator" w:date="2016-11-13T11:36:00Z"/>
              <w:rFonts w:asciiTheme="minorHAnsi" w:eastAsiaTheme="minorEastAsia" w:hAnsiTheme="minorHAnsi" w:cstheme="minorBidi"/>
              <w:iCs w:val="0"/>
              <w:noProof/>
              <w:kern w:val="2"/>
              <w:sz w:val="21"/>
              <w:szCs w:val="22"/>
            </w:rPr>
          </w:pPr>
          <w:ins w:id="171" w:author="Administrator" w:date="2016-11-13T11:36:00Z">
            <w:r w:rsidRPr="007532D6">
              <w:rPr>
                <w:rStyle w:val="ae"/>
                <w:noProof/>
              </w:rPr>
              <w:lastRenderedPageBreak/>
              <w:fldChar w:fldCharType="begin"/>
            </w:r>
            <w:r w:rsidRPr="007532D6">
              <w:rPr>
                <w:rStyle w:val="ae"/>
                <w:noProof/>
              </w:rPr>
              <w:instrText xml:space="preserve"> </w:instrText>
            </w:r>
            <w:r>
              <w:rPr>
                <w:noProof/>
              </w:rPr>
              <w:instrText>HYPERLINK \l "_Toc466800420"</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5.3 </w:t>
            </w:r>
            <w:r w:rsidRPr="007532D6">
              <w:rPr>
                <w:rStyle w:val="ae"/>
                <w:rFonts w:hint="eastAsia"/>
                <w:noProof/>
              </w:rPr>
              <w:t>优化</w:t>
            </w:r>
            <w:r>
              <w:rPr>
                <w:noProof/>
                <w:webHidden/>
              </w:rPr>
              <w:tab/>
            </w:r>
            <w:r>
              <w:rPr>
                <w:noProof/>
                <w:webHidden/>
              </w:rPr>
              <w:fldChar w:fldCharType="begin"/>
            </w:r>
            <w:r>
              <w:rPr>
                <w:noProof/>
                <w:webHidden/>
              </w:rPr>
              <w:instrText xml:space="preserve"> PAGEREF _Toc466800420 \h </w:instrText>
            </w:r>
            <w:r>
              <w:rPr>
                <w:noProof/>
                <w:webHidden/>
              </w:rPr>
            </w:r>
          </w:ins>
          <w:r>
            <w:rPr>
              <w:noProof/>
              <w:webHidden/>
            </w:rPr>
            <w:fldChar w:fldCharType="separate"/>
          </w:r>
          <w:ins w:id="172" w:author="Administrator" w:date="2016-11-13T11:36:00Z">
            <w:r>
              <w:rPr>
                <w:noProof/>
                <w:webHidden/>
              </w:rPr>
              <w:t>73</w:t>
            </w:r>
            <w:r>
              <w:rPr>
                <w:noProof/>
                <w:webHidden/>
              </w:rPr>
              <w:fldChar w:fldCharType="end"/>
            </w:r>
            <w:r w:rsidRPr="007532D6">
              <w:rPr>
                <w:rStyle w:val="ae"/>
                <w:noProof/>
              </w:rPr>
              <w:fldChar w:fldCharType="end"/>
            </w:r>
          </w:ins>
        </w:p>
        <w:p w14:paraId="669C2C91" w14:textId="77777777" w:rsidR="007C5E0C" w:rsidRDefault="007C5E0C">
          <w:pPr>
            <w:pStyle w:val="30"/>
            <w:tabs>
              <w:tab w:val="right" w:leader="dot" w:pos="9061"/>
            </w:tabs>
            <w:rPr>
              <w:ins w:id="173" w:author="Administrator" w:date="2016-11-13T11:36:00Z"/>
              <w:rFonts w:asciiTheme="minorHAnsi" w:eastAsiaTheme="minorEastAsia" w:hAnsiTheme="minorHAnsi" w:cstheme="minorBidi"/>
              <w:noProof/>
              <w:kern w:val="2"/>
              <w:sz w:val="21"/>
              <w:szCs w:val="22"/>
            </w:rPr>
          </w:pPr>
          <w:ins w:id="174"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"_Toc466800421"</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5.3.1 </w:t>
            </w:r>
            <w:r w:rsidRPr="007532D6">
              <w:rPr>
                <w:rStyle w:val="ae"/>
                <w:rFonts w:hint="eastAsia"/>
                <w:noProof/>
              </w:rPr>
              <w:t>占用资源的优化</w:t>
            </w:r>
            <w:r>
              <w:rPr>
                <w:noProof/>
                <w:webHidden/>
              </w:rPr>
              <w:tab/>
            </w:r>
            <w:r>
              <w:rPr>
                <w:noProof/>
                <w:webHidden/>
              </w:rPr>
              <w:fldChar w:fldCharType="begin"/>
            </w:r>
            <w:r>
              <w:rPr>
                <w:noProof/>
                <w:webHidden/>
              </w:rPr>
              <w:instrText xml:space="preserve"> PAGEREF _Toc466800421 \h </w:instrText>
            </w:r>
            <w:r>
              <w:rPr>
                <w:noProof/>
                <w:webHidden/>
              </w:rPr>
            </w:r>
          </w:ins>
          <w:r>
            <w:rPr>
              <w:noProof/>
              <w:webHidden/>
            </w:rPr>
            <w:fldChar w:fldCharType="separate"/>
          </w:r>
          <w:ins w:id="175" w:author="Administrator" w:date="2016-11-13T11:36:00Z">
            <w:r>
              <w:rPr>
                <w:noProof/>
                <w:webHidden/>
              </w:rPr>
              <w:t>73</w:t>
            </w:r>
            <w:r>
              <w:rPr>
                <w:noProof/>
                <w:webHidden/>
              </w:rPr>
              <w:fldChar w:fldCharType="end"/>
            </w:r>
            <w:r w:rsidRPr="007532D6">
              <w:rPr>
                <w:rStyle w:val="ae"/>
                <w:noProof/>
              </w:rPr>
              <w:fldChar w:fldCharType="end"/>
            </w:r>
          </w:ins>
        </w:p>
        <w:p w14:paraId="10669158" w14:textId="77777777" w:rsidR="007C5E0C" w:rsidRDefault="007C5E0C">
          <w:pPr>
            <w:pStyle w:val="30"/>
            <w:tabs>
              <w:tab w:val="right" w:leader="dot" w:pos="9061"/>
            </w:tabs>
            <w:rPr>
              <w:ins w:id="176" w:author="Administrator" w:date="2016-11-13T11:36:00Z"/>
              <w:rFonts w:asciiTheme="minorHAnsi" w:eastAsiaTheme="minorEastAsia" w:hAnsiTheme="minorHAnsi" w:cstheme="minorBidi"/>
              <w:noProof/>
              <w:kern w:val="2"/>
              <w:sz w:val="21"/>
              <w:szCs w:val="22"/>
            </w:rPr>
          </w:pPr>
          <w:ins w:id="177"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"_Toc466800422"</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5.3.2 </w:t>
            </w:r>
            <w:r w:rsidRPr="007532D6">
              <w:rPr>
                <w:rStyle w:val="ae"/>
                <w:rFonts w:hint="eastAsia"/>
                <w:noProof/>
              </w:rPr>
              <w:t>视频描画效率的优化</w:t>
            </w:r>
            <w:r>
              <w:rPr>
                <w:noProof/>
                <w:webHidden/>
              </w:rPr>
              <w:tab/>
            </w:r>
            <w:r>
              <w:rPr>
                <w:noProof/>
                <w:webHidden/>
              </w:rPr>
              <w:fldChar w:fldCharType="begin"/>
            </w:r>
            <w:r>
              <w:rPr>
                <w:noProof/>
                <w:webHidden/>
              </w:rPr>
              <w:instrText xml:space="preserve"> PAGEREF _Toc466800422 \h </w:instrText>
            </w:r>
            <w:r>
              <w:rPr>
                <w:noProof/>
                <w:webHidden/>
              </w:rPr>
            </w:r>
          </w:ins>
          <w:r>
            <w:rPr>
              <w:noProof/>
              <w:webHidden/>
            </w:rPr>
            <w:fldChar w:fldCharType="separate"/>
          </w:r>
          <w:ins w:id="178" w:author="Administrator" w:date="2016-11-13T11:36:00Z">
            <w:r>
              <w:rPr>
                <w:noProof/>
                <w:webHidden/>
              </w:rPr>
              <w:t>74</w:t>
            </w:r>
            <w:r>
              <w:rPr>
                <w:noProof/>
                <w:webHidden/>
              </w:rPr>
              <w:fldChar w:fldCharType="end"/>
            </w:r>
            <w:r w:rsidRPr="007532D6">
              <w:rPr>
                <w:rStyle w:val="ae"/>
                <w:noProof/>
              </w:rPr>
              <w:fldChar w:fldCharType="end"/>
            </w:r>
          </w:ins>
        </w:p>
        <w:p w14:paraId="49E28834" w14:textId="77777777" w:rsidR="007C5E0C" w:rsidRDefault="007C5E0C">
          <w:pPr>
            <w:pStyle w:val="20"/>
            <w:tabs>
              <w:tab w:val="right" w:leader="dot" w:pos="9061"/>
            </w:tabs>
            <w:rPr>
              <w:ins w:id="179" w:author="Administrator" w:date="2016-11-13T11:36:00Z"/>
              <w:rFonts w:asciiTheme="minorHAnsi" w:eastAsiaTheme="minorEastAsia" w:hAnsiTheme="minorHAnsi" w:cstheme="minorBidi"/>
              <w:iCs w:val="0"/>
              <w:noProof/>
              <w:kern w:val="2"/>
              <w:sz w:val="21"/>
              <w:szCs w:val="22"/>
            </w:rPr>
          </w:pPr>
          <w:ins w:id="180"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"_Toc466800423"</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5.4 </w:t>
            </w:r>
            <w:r w:rsidRPr="007532D6">
              <w:rPr>
                <w:rStyle w:val="ae"/>
                <w:rFonts w:hint="eastAsia"/>
                <w:noProof/>
              </w:rPr>
              <w:t>本章小结</w:t>
            </w:r>
            <w:r>
              <w:rPr>
                <w:noProof/>
                <w:webHidden/>
              </w:rPr>
              <w:tab/>
            </w:r>
            <w:r>
              <w:rPr>
                <w:noProof/>
                <w:webHidden/>
              </w:rPr>
              <w:fldChar w:fldCharType="begin"/>
            </w:r>
            <w:r>
              <w:rPr>
                <w:noProof/>
                <w:webHidden/>
              </w:rPr>
              <w:instrText xml:space="preserve"> PAGEREF _Toc466800423 \h </w:instrText>
            </w:r>
            <w:r>
              <w:rPr>
                <w:noProof/>
                <w:webHidden/>
              </w:rPr>
            </w:r>
          </w:ins>
          <w:r>
            <w:rPr>
              <w:noProof/>
              <w:webHidden/>
            </w:rPr>
            <w:fldChar w:fldCharType="separate"/>
          </w:r>
          <w:ins w:id="181" w:author="Administrator" w:date="2016-11-13T11:36:00Z">
            <w:r>
              <w:rPr>
                <w:noProof/>
                <w:webHidden/>
              </w:rPr>
              <w:t>74</w:t>
            </w:r>
            <w:r>
              <w:rPr>
                <w:noProof/>
                <w:webHidden/>
              </w:rPr>
              <w:fldChar w:fldCharType="end"/>
            </w:r>
            <w:r w:rsidRPr="007532D6">
              <w:rPr>
                <w:rStyle w:val="ae"/>
                <w:noProof/>
              </w:rPr>
              <w:fldChar w:fldCharType="end"/>
            </w:r>
          </w:ins>
        </w:p>
        <w:p w14:paraId="12900551" w14:textId="77777777" w:rsidR="007C5E0C" w:rsidRDefault="007C5E0C">
          <w:pPr>
            <w:pStyle w:val="11"/>
            <w:tabs>
              <w:tab w:val="right" w:leader="dot" w:pos="9061"/>
            </w:tabs>
            <w:rPr>
              <w:ins w:id="182" w:author="Administrator" w:date="2016-11-13T11:36:00Z"/>
              <w:rFonts w:asciiTheme="minorHAnsi" w:eastAsiaTheme="minorEastAsia" w:hAnsiTheme="minorHAnsi" w:cstheme="minorBidi"/>
              <w:bCs w:val="0"/>
              <w:noProof/>
              <w:kern w:val="2"/>
              <w:sz w:val="21"/>
              <w:szCs w:val="22"/>
            </w:rPr>
          </w:pPr>
          <w:ins w:id="183"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"_Toc466800424"</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6 </w:t>
            </w:r>
            <w:r w:rsidRPr="007532D6">
              <w:rPr>
                <w:rStyle w:val="ae"/>
                <w:rFonts w:hint="eastAsia"/>
                <w:noProof/>
              </w:rPr>
              <w:t>总结与展望</w:t>
            </w:r>
            <w:r>
              <w:rPr>
                <w:noProof/>
                <w:webHidden/>
              </w:rPr>
              <w:tab/>
            </w:r>
            <w:r>
              <w:rPr>
                <w:noProof/>
                <w:webHidden/>
              </w:rPr>
              <w:fldChar w:fldCharType="begin"/>
            </w:r>
            <w:r>
              <w:rPr>
                <w:noProof/>
                <w:webHidden/>
              </w:rPr>
              <w:instrText xml:space="preserve"> PAGEREF _Toc466800424 \h </w:instrText>
            </w:r>
            <w:r>
              <w:rPr>
                <w:noProof/>
                <w:webHidden/>
              </w:rPr>
            </w:r>
          </w:ins>
          <w:r>
            <w:rPr>
              <w:noProof/>
              <w:webHidden/>
            </w:rPr>
            <w:fldChar w:fldCharType="separate"/>
          </w:r>
          <w:ins w:id="184" w:author="Administrator" w:date="2016-11-13T11:36:00Z">
            <w:r>
              <w:rPr>
                <w:noProof/>
                <w:webHidden/>
              </w:rPr>
              <w:t>75</w:t>
            </w:r>
            <w:r>
              <w:rPr>
                <w:noProof/>
                <w:webHidden/>
              </w:rPr>
              <w:fldChar w:fldCharType="end"/>
            </w:r>
            <w:r w:rsidRPr="007532D6">
              <w:rPr>
                <w:rStyle w:val="ae"/>
                <w:noProof/>
              </w:rPr>
              <w:fldChar w:fldCharType="end"/>
            </w:r>
          </w:ins>
        </w:p>
        <w:p w14:paraId="3A28A069" w14:textId="77777777" w:rsidR="007C5E0C" w:rsidRDefault="007C5E0C">
          <w:pPr>
            <w:pStyle w:val="20"/>
            <w:tabs>
              <w:tab w:val="right" w:leader="dot" w:pos="9061"/>
            </w:tabs>
            <w:rPr>
              <w:ins w:id="185" w:author="Administrator" w:date="2016-11-13T11:36:00Z"/>
              <w:rFonts w:asciiTheme="minorHAnsi" w:eastAsiaTheme="minorEastAsia" w:hAnsiTheme="minorHAnsi" w:cstheme="minorBidi"/>
              <w:iCs w:val="0"/>
              <w:noProof/>
              <w:kern w:val="2"/>
              <w:sz w:val="21"/>
              <w:szCs w:val="22"/>
            </w:rPr>
          </w:pPr>
          <w:ins w:id="186"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"_Toc466800425"</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6.1 </w:t>
            </w:r>
            <w:r w:rsidRPr="007532D6">
              <w:rPr>
                <w:rStyle w:val="ae"/>
                <w:rFonts w:hint="eastAsia"/>
                <w:noProof/>
              </w:rPr>
              <w:t>工作总结</w:t>
            </w:r>
            <w:r>
              <w:rPr>
                <w:noProof/>
                <w:webHidden/>
              </w:rPr>
              <w:tab/>
            </w:r>
            <w:r>
              <w:rPr>
                <w:noProof/>
                <w:webHidden/>
              </w:rPr>
              <w:fldChar w:fldCharType="begin"/>
            </w:r>
            <w:r>
              <w:rPr>
                <w:noProof/>
                <w:webHidden/>
              </w:rPr>
              <w:instrText xml:space="preserve"> PAGEREF _Toc466800425 \h </w:instrText>
            </w:r>
            <w:r>
              <w:rPr>
                <w:noProof/>
                <w:webHidden/>
              </w:rPr>
            </w:r>
          </w:ins>
          <w:r>
            <w:rPr>
              <w:noProof/>
              <w:webHidden/>
            </w:rPr>
            <w:fldChar w:fldCharType="separate"/>
          </w:r>
          <w:ins w:id="187" w:author="Administrator" w:date="2016-11-13T11:36:00Z">
            <w:r>
              <w:rPr>
                <w:noProof/>
                <w:webHidden/>
              </w:rPr>
              <w:t>75</w:t>
            </w:r>
            <w:r>
              <w:rPr>
                <w:noProof/>
                <w:webHidden/>
              </w:rPr>
              <w:fldChar w:fldCharType="end"/>
            </w:r>
            <w:r w:rsidRPr="007532D6">
              <w:rPr>
                <w:rStyle w:val="ae"/>
                <w:noProof/>
              </w:rPr>
              <w:fldChar w:fldCharType="end"/>
            </w:r>
          </w:ins>
        </w:p>
        <w:p w14:paraId="439EA786" w14:textId="77777777" w:rsidR="007C5E0C" w:rsidRDefault="007C5E0C">
          <w:pPr>
            <w:pStyle w:val="20"/>
            <w:tabs>
              <w:tab w:val="right" w:leader="dot" w:pos="9061"/>
            </w:tabs>
            <w:rPr>
              <w:ins w:id="188" w:author="Administrator" w:date="2016-11-13T11:36:00Z"/>
              <w:rFonts w:asciiTheme="minorHAnsi" w:eastAsiaTheme="minorEastAsia" w:hAnsiTheme="minorHAnsi" w:cstheme="minorBidi"/>
              <w:iCs w:val="0"/>
              <w:noProof/>
              <w:kern w:val="2"/>
              <w:sz w:val="21"/>
              <w:szCs w:val="22"/>
            </w:rPr>
          </w:pPr>
          <w:ins w:id="189"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"_Toc466800426"</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noProof/>
              </w:rPr>
              <w:t xml:space="preserve">6.2 </w:t>
            </w:r>
            <w:r w:rsidRPr="007532D6">
              <w:rPr>
                <w:rStyle w:val="ae"/>
                <w:rFonts w:hint="eastAsia"/>
                <w:noProof/>
              </w:rPr>
              <w:t>问题和展望</w:t>
            </w:r>
            <w:r>
              <w:rPr>
                <w:noProof/>
                <w:webHidden/>
              </w:rPr>
              <w:tab/>
            </w:r>
            <w:r>
              <w:rPr>
                <w:noProof/>
                <w:webHidden/>
              </w:rPr>
              <w:fldChar w:fldCharType="begin"/>
            </w:r>
            <w:r>
              <w:rPr>
                <w:noProof/>
                <w:webHidden/>
              </w:rPr>
              <w:instrText xml:space="preserve"> PAGEREF _Toc466800426 \h </w:instrText>
            </w:r>
            <w:r>
              <w:rPr>
                <w:noProof/>
                <w:webHidden/>
              </w:rPr>
            </w:r>
          </w:ins>
          <w:r>
            <w:rPr>
              <w:noProof/>
              <w:webHidden/>
            </w:rPr>
            <w:fldChar w:fldCharType="separate"/>
          </w:r>
          <w:ins w:id="190" w:author="Administrator" w:date="2016-11-13T11:36:00Z">
            <w:r>
              <w:rPr>
                <w:noProof/>
                <w:webHidden/>
              </w:rPr>
              <w:t>76</w:t>
            </w:r>
            <w:r>
              <w:rPr>
                <w:noProof/>
                <w:webHidden/>
              </w:rPr>
              <w:fldChar w:fldCharType="end"/>
            </w:r>
            <w:r w:rsidRPr="007532D6">
              <w:rPr>
                <w:rStyle w:val="ae"/>
                <w:noProof/>
              </w:rPr>
              <w:fldChar w:fldCharType="end"/>
            </w:r>
          </w:ins>
        </w:p>
        <w:p w14:paraId="388D8F2E" w14:textId="77777777" w:rsidR="007C5E0C" w:rsidRDefault="007C5E0C">
          <w:pPr>
            <w:pStyle w:val="11"/>
            <w:tabs>
              <w:tab w:val="right" w:leader="dot" w:pos="9061"/>
            </w:tabs>
            <w:rPr>
              <w:ins w:id="191" w:author="Administrator" w:date="2016-11-13T11:36:00Z"/>
              <w:rFonts w:asciiTheme="minorHAnsi" w:eastAsiaTheme="minorEastAsia" w:hAnsiTheme="minorHAnsi" w:cstheme="minorBidi"/>
              <w:bCs w:val="0"/>
              <w:noProof/>
              <w:kern w:val="2"/>
              <w:sz w:val="21"/>
              <w:szCs w:val="22"/>
            </w:rPr>
          </w:pPr>
          <w:ins w:id="192"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"_Toc466800427"</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rFonts w:hint="eastAsia"/>
                <w:noProof/>
              </w:rPr>
              <w:t>参考文献</w:t>
            </w:r>
            <w:r>
              <w:rPr>
                <w:noProof/>
                <w:webHidden/>
              </w:rPr>
              <w:tab/>
            </w:r>
            <w:r>
              <w:rPr>
                <w:noProof/>
                <w:webHidden/>
              </w:rPr>
              <w:fldChar w:fldCharType="begin"/>
            </w:r>
            <w:r>
              <w:rPr>
                <w:noProof/>
                <w:webHidden/>
              </w:rPr>
              <w:instrText xml:space="preserve"> PAGEREF _Toc466800427 \h </w:instrText>
            </w:r>
            <w:r>
              <w:rPr>
                <w:noProof/>
                <w:webHidden/>
              </w:rPr>
            </w:r>
          </w:ins>
          <w:r>
            <w:rPr>
              <w:noProof/>
              <w:webHidden/>
            </w:rPr>
            <w:fldChar w:fldCharType="separate"/>
          </w:r>
          <w:ins w:id="193" w:author="Administrator" w:date="2016-11-13T11:36:00Z">
            <w:r>
              <w:rPr>
                <w:noProof/>
                <w:webHidden/>
              </w:rPr>
              <w:t>78</w:t>
            </w:r>
            <w:r>
              <w:rPr>
                <w:noProof/>
                <w:webHidden/>
              </w:rPr>
              <w:fldChar w:fldCharType="end"/>
            </w:r>
            <w:r w:rsidRPr="007532D6">
              <w:rPr>
                <w:rStyle w:val="ae"/>
                <w:noProof/>
              </w:rPr>
              <w:fldChar w:fldCharType="end"/>
            </w:r>
          </w:ins>
        </w:p>
        <w:p w14:paraId="29BAA6D6" w14:textId="77777777" w:rsidR="007C5E0C" w:rsidRDefault="007C5E0C">
          <w:pPr>
            <w:pStyle w:val="11"/>
            <w:tabs>
              <w:tab w:val="right" w:leader="dot" w:pos="9061"/>
            </w:tabs>
            <w:rPr>
              <w:ins w:id="194" w:author="Administrator" w:date="2016-11-13T11:36:00Z"/>
              <w:rFonts w:asciiTheme="minorHAnsi" w:eastAsiaTheme="minorEastAsia" w:hAnsiTheme="minorHAnsi" w:cstheme="minorBidi"/>
              <w:bCs w:val="0"/>
              <w:noProof/>
              <w:kern w:val="2"/>
              <w:sz w:val="21"/>
              <w:szCs w:val="22"/>
            </w:rPr>
          </w:pPr>
          <w:ins w:id="195" w:author="Administrator" w:date="2016-11-13T11:36:00Z">
            <w:r w:rsidRPr="007532D6">
              <w:rPr>
                <w:rStyle w:val="ae"/>
                <w:noProof/>
              </w:rPr>
              <w:fldChar w:fldCharType="begin"/>
            </w:r>
            <w:r w:rsidRPr="007532D6">
              <w:rPr>
                <w:rStyle w:val="ae"/>
                <w:noProof/>
              </w:rPr>
              <w:instrText xml:space="preserve"> </w:instrText>
            </w:r>
            <w:r>
              <w:rPr>
                <w:noProof/>
              </w:rPr>
              <w:instrText>HYPERLINK \l "_Toc466800428"</w:instrText>
            </w:r>
            <w:r w:rsidRPr="007532D6">
              <w:rPr>
                <w:rStyle w:val="ae"/>
                <w:noProof/>
              </w:rPr>
              <w:instrText xml:space="preserve"> </w:instrText>
            </w:r>
            <w:r w:rsidRPr="007532D6">
              <w:rPr>
                <w:rStyle w:val="ae"/>
                <w:noProof/>
              </w:rPr>
            </w:r>
            <w:r w:rsidRPr="007532D6">
              <w:rPr>
                <w:rStyle w:val="ae"/>
                <w:noProof/>
              </w:rPr>
              <w:fldChar w:fldCharType="separate"/>
            </w:r>
            <w:r w:rsidRPr="007532D6">
              <w:rPr>
                <w:rStyle w:val="ae"/>
                <w:rFonts w:hint="eastAsia"/>
                <w:noProof/>
              </w:rPr>
              <w:t>致</w:t>
            </w:r>
            <w:r w:rsidRPr="007532D6">
              <w:rPr>
                <w:rStyle w:val="ae"/>
                <w:noProof/>
              </w:rPr>
              <w:t xml:space="preserve"> </w:t>
            </w:r>
            <w:r w:rsidRPr="007532D6">
              <w:rPr>
                <w:rStyle w:val="ae"/>
                <w:rFonts w:hint="eastAsia"/>
                <w:noProof/>
              </w:rPr>
              <w:t>谢</w:t>
            </w:r>
            <w:r>
              <w:rPr>
                <w:noProof/>
                <w:webHidden/>
              </w:rPr>
              <w:tab/>
            </w:r>
            <w:r>
              <w:rPr>
                <w:noProof/>
                <w:webHidden/>
              </w:rPr>
              <w:fldChar w:fldCharType="begin"/>
            </w:r>
            <w:r>
              <w:rPr>
                <w:noProof/>
                <w:webHidden/>
              </w:rPr>
              <w:instrText xml:space="preserve"> PAGEREF _Toc466800428 \h </w:instrText>
            </w:r>
            <w:r>
              <w:rPr>
                <w:noProof/>
                <w:webHidden/>
              </w:rPr>
            </w:r>
          </w:ins>
          <w:r>
            <w:rPr>
              <w:noProof/>
              <w:webHidden/>
            </w:rPr>
            <w:fldChar w:fldCharType="separate"/>
          </w:r>
          <w:ins w:id="196" w:author="Administrator" w:date="2016-11-13T11:36:00Z">
            <w:r>
              <w:rPr>
                <w:noProof/>
                <w:webHidden/>
              </w:rPr>
              <w:t>80</w:t>
            </w:r>
            <w:r>
              <w:rPr>
                <w:noProof/>
                <w:webHidden/>
              </w:rPr>
              <w:fldChar w:fldCharType="end"/>
            </w:r>
            <w:r w:rsidRPr="007532D6">
              <w:rPr>
                <w:rStyle w:val="ae"/>
                <w:noProof/>
              </w:rPr>
              <w:fldChar w:fldCharType="end"/>
            </w:r>
          </w:ins>
        </w:p>
        <w:p w14:paraId="0C7DB301" w14:textId="77777777" w:rsidR="00497B58" w:rsidDel="007C5E0C" w:rsidRDefault="00497B58">
          <w:pPr>
            <w:pStyle w:val="11"/>
            <w:tabs>
              <w:tab w:val="right" w:leader="dot" w:pos="9061"/>
            </w:tabs>
            <w:rPr>
              <w:del w:id="197" w:author="Administrator" w:date="2016-11-13T11:36:00Z"/>
              <w:rFonts w:asciiTheme="minorHAnsi" w:eastAsiaTheme="minorEastAsia" w:hAnsiTheme="minorHAnsi" w:cstheme="minorBidi"/>
              <w:bCs w:val="0"/>
              <w:noProof/>
              <w:kern w:val="2"/>
              <w:sz w:val="21"/>
              <w:szCs w:val="22"/>
            </w:rPr>
          </w:pPr>
          <w:del w:id="198" w:author="Administrator" w:date="2016-11-13T11:36:00Z">
            <w:r w:rsidRPr="007C5E0C" w:rsidDel="007C5E0C">
              <w:rPr>
                <w:noProof/>
                <w:rPrChange w:id="199" w:author="Administrator" w:date="2016-11-13T11:36:00Z">
                  <w:rPr>
                    <w:rStyle w:val="ae"/>
                    <w:noProof/>
                  </w:rPr>
                </w:rPrChange>
              </w:rPr>
              <w:delText xml:space="preserve">1 </w:delText>
            </w:r>
            <w:r w:rsidRPr="007C5E0C" w:rsidDel="007C5E0C">
              <w:rPr>
                <w:rFonts w:hint="eastAsia"/>
                <w:noProof/>
                <w:rPrChange w:id="200" w:author="Administrator" w:date="2016-11-13T11:36:00Z">
                  <w:rPr>
                    <w:rStyle w:val="ae"/>
                    <w:rFonts w:hint="eastAsia"/>
                    <w:noProof/>
                  </w:rPr>
                </w:rPrChange>
              </w:rPr>
              <w:delText>绪论</w:delText>
            </w:r>
            <w:r w:rsidDel="007C5E0C">
              <w:rPr>
                <w:noProof/>
                <w:webHidden/>
              </w:rPr>
              <w:tab/>
              <w:delText>1</w:delText>
            </w:r>
          </w:del>
        </w:p>
        <w:p w14:paraId="4D48DCB8" w14:textId="77777777" w:rsidR="00497B58" w:rsidDel="007C5E0C" w:rsidRDefault="00497B58">
          <w:pPr>
            <w:pStyle w:val="20"/>
            <w:tabs>
              <w:tab w:val="right" w:leader="dot" w:pos="9061"/>
            </w:tabs>
            <w:rPr>
              <w:del w:id="201" w:author="Administrator" w:date="2016-11-13T11:36:00Z"/>
              <w:rFonts w:asciiTheme="minorHAnsi" w:eastAsiaTheme="minorEastAsia" w:hAnsiTheme="minorHAnsi" w:cstheme="minorBidi"/>
              <w:iCs w:val="0"/>
              <w:noProof/>
              <w:kern w:val="2"/>
              <w:sz w:val="21"/>
              <w:szCs w:val="22"/>
            </w:rPr>
          </w:pPr>
          <w:del w:id="202" w:author="Administrator" w:date="2016-11-13T11:36:00Z">
            <w:r w:rsidRPr="007C5E0C" w:rsidDel="007C5E0C">
              <w:rPr>
                <w:noProof/>
                <w:rPrChange w:id="203" w:author="Administrator" w:date="2016-11-13T11:36:00Z">
                  <w:rPr>
                    <w:rStyle w:val="ae"/>
                    <w:noProof/>
                  </w:rPr>
                </w:rPrChange>
              </w:rPr>
              <w:delText xml:space="preserve">1.1 </w:delText>
            </w:r>
            <w:r w:rsidRPr="007C5E0C" w:rsidDel="007C5E0C">
              <w:rPr>
                <w:rFonts w:hint="eastAsia"/>
                <w:noProof/>
                <w:rPrChange w:id="204" w:author="Administrator" w:date="2016-11-13T11:36:00Z">
                  <w:rPr>
                    <w:rStyle w:val="ae"/>
                    <w:rFonts w:hint="eastAsia"/>
                    <w:noProof/>
                  </w:rPr>
                </w:rPrChange>
              </w:rPr>
              <w:delText>选题背景及意义</w:delText>
            </w:r>
            <w:r w:rsidDel="007C5E0C">
              <w:rPr>
                <w:noProof/>
                <w:webHidden/>
              </w:rPr>
              <w:tab/>
              <w:delText>1</w:delText>
            </w:r>
          </w:del>
        </w:p>
        <w:p w14:paraId="7F4850E3" w14:textId="77777777" w:rsidR="00497B58" w:rsidDel="007C5E0C" w:rsidRDefault="00497B58">
          <w:pPr>
            <w:pStyle w:val="20"/>
            <w:tabs>
              <w:tab w:val="right" w:leader="dot" w:pos="9061"/>
            </w:tabs>
            <w:rPr>
              <w:del w:id="205" w:author="Administrator" w:date="2016-11-13T11:36:00Z"/>
              <w:rFonts w:asciiTheme="minorHAnsi" w:eastAsiaTheme="minorEastAsia" w:hAnsiTheme="minorHAnsi" w:cstheme="minorBidi"/>
              <w:iCs w:val="0"/>
              <w:noProof/>
              <w:kern w:val="2"/>
              <w:sz w:val="21"/>
              <w:szCs w:val="22"/>
            </w:rPr>
          </w:pPr>
          <w:del w:id="206" w:author="Administrator" w:date="2016-11-13T11:36:00Z">
            <w:r w:rsidRPr="007C5E0C" w:rsidDel="007C5E0C">
              <w:rPr>
                <w:noProof/>
                <w:rPrChange w:id="207" w:author="Administrator" w:date="2016-11-13T11:36:00Z">
                  <w:rPr>
                    <w:rStyle w:val="ae"/>
                    <w:noProof/>
                  </w:rPr>
                </w:rPrChange>
              </w:rPr>
              <w:delText xml:space="preserve">1.2 </w:delText>
            </w:r>
            <w:r w:rsidRPr="007C5E0C" w:rsidDel="007C5E0C">
              <w:rPr>
                <w:rFonts w:hint="eastAsia"/>
                <w:noProof/>
                <w:rPrChange w:id="208" w:author="Administrator" w:date="2016-11-13T11:36:00Z">
                  <w:rPr>
                    <w:rStyle w:val="ae"/>
                    <w:rFonts w:hint="eastAsia"/>
                    <w:noProof/>
                  </w:rPr>
                </w:rPrChange>
              </w:rPr>
              <w:delText>与课题有关的国内外研究现状</w:delText>
            </w:r>
            <w:r w:rsidDel="007C5E0C">
              <w:rPr>
                <w:noProof/>
                <w:webHidden/>
              </w:rPr>
              <w:tab/>
              <w:delText>2</w:delText>
            </w:r>
          </w:del>
        </w:p>
        <w:p w14:paraId="145410B3" w14:textId="77777777" w:rsidR="00497B58" w:rsidDel="007C5E0C" w:rsidRDefault="00497B58">
          <w:pPr>
            <w:pStyle w:val="20"/>
            <w:tabs>
              <w:tab w:val="right" w:leader="dot" w:pos="9061"/>
            </w:tabs>
            <w:rPr>
              <w:del w:id="209" w:author="Administrator" w:date="2016-11-13T11:36:00Z"/>
              <w:rFonts w:asciiTheme="minorHAnsi" w:eastAsiaTheme="minorEastAsia" w:hAnsiTheme="minorHAnsi" w:cstheme="minorBidi"/>
              <w:iCs w:val="0"/>
              <w:noProof/>
              <w:kern w:val="2"/>
              <w:sz w:val="21"/>
              <w:szCs w:val="22"/>
            </w:rPr>
          </w:pPr>
          <w:del w:id="210" w:author="Administrator" w:date="2016-11-13T11:36:00Z">
            <w:r w:rsidRPr="007C5E0C" w:rsidDel="007C5E0C">
              <w:rPr>
                <w:noProof/>
                <w:rPrChange w:id="211" w:author="Administrator" w:date="2016-11-13T11:36:00Z">
                  <w:rPr>
                    <w:rStyle w:val="ae"/>
                    <w:noProof/>
                  </w:rPr>
                </w:rPrChange>
              </w:rPr>
              <w:delText xml:space="preserve">1.3 </w:delText>
            </w:r>
            <w:r w:rsidRPr="007C5E0C" w:rsidDel="007C5E0C">
              <w:rPr>
                <w:rFonts w:hint="eastAsia"/>
                <w:noProof/>
                <w:rPrChange w:id="212" w:author="Administrator" w:date="2016-11-13T11:36:00Z">
                  <w:rPr>
                    <w:rStyle w:val="ae"/>
                    <w:rFonts w:hint="eastAsia"/>
                    <w:noProof/>
                  </w:rPr>
                </w:rPrChange>
              </w:rPr>
              <w:delText>本文的研究内容及论文组织结构</w:delText>
            </w:r>
            <w:r w:rsidDel="007C5E0C">
              <w:rPr>
                <w:noProof/>
                <w:webHidden/>
              </w:rPr>
              <w:tab/>
              <w:delText>4</w:delText>
            </w:r>
          </w:del>
        </w:p>
        <w:p w14:paraId="78115CCB" w14:textId="77777777" w:rsidR="00497B58" w:rsidDel="007C5E0C" w:rsidRDefault="00497B58">
          <w:pPr>
            <w:pStyle w:val="11"/>
            <w:tabs>
              <w:tab w:val="right" w:leader="dot" w:pos="9061"/>
            </w:tabs>
            <w:rPr>
              <w:del w:id="213" w:author="Administrator" w:date="2016-11-13T11:36:00Z"/>
              <w:rFonts w:asciiTheme="minorHAnsi" w:eastAsiaTheme="minorEastAsia" w:hAnsiTheme="minorHAnsi" w:cstheme="minorBidi"/>
              <w:bCs w:val="0"/>
              <w:noProof/>
              <w:kern w:val="2"/>
              <w:sz w:val="21"/>
              <w:szCs w:val="22"/>
            </w:rPr>
          </w:pPr>
          <w:del w:id="214" w:author="Administrator" w:date="2016-11-13T11:36:00Z">
            <w:r w:rsidRPr="007C5E0C" w:rsidDel="007C5E0C">
              <w:rPr>
                <w:noProof/>
                <w:rPrChange w:id="215" w:author="Administrator" w:date="2016-11-13T11:36:00Z">
                  <w:rPr>
                    <w:rStyle w:val="ae"/>
                    <w:noProof/>
                  </w:rPr>
                </w:rPrChange>
              </w:rPr>
              <w:delText xml:space="preserve">2 </w:delText>
            </w:r>
            <w:r w:rsidRPr="007C5E0C" w:rsidDel="007C5E0C">
              <w:rPr>
                <w:rFonts w:hint="eastAsia"/>
                <w:noProof/>
                <w:rPrChange w:id="216" w:author="Administrator" w:date="2016-11-13T11:36:00Z">
                  <w:rPr>
                    <w:rStyle w:val="ae"/>
                    <w:rFonts w:hint="eastAsia"/>
                    <w:noProof/>
                  </w:rPr>
                </w:rPrChange>
              </w:rPr>
              <w:delText>相关理论与技术基础</w:delText>
            </w:r>
            <w:r w:rsidDel="007C5E0C">
              <w:rPr>
                <w:noProof/>
                <w:webHidden/>
              </w:rPr>
              <w:tab/>
              <w:delText>6</w:delText>
            </w:r>
          </w:del>
        </w:p>
        <w:p w14:paraId="4D21D9AC" w14:textId="77777777" w:rsidR="00497B58" w:rsidDel="007C5E0C" w:rsidRDefault="00497B58">
          <w:pPr>
            <w:pStyle w:val="20"/>
            <w:tabs>
              <w:tab w:val="right" w:leader="dot" w:pos="9061"/>
            </w:tabs>
            <w:rPr>
              <w:del w:id="217" w:author="Administrator" w:date="2016-11-13T11:36:00Z"/>
              <w:rFonts w:asciiTheme="minorHAnsi" w:eastAsiaTheme="minorEastAsia" w:hAnsiTheme="minorHAnsi" w:cstheme="minorBidi"/>
              <w:iCs w:val="0"/>
              <w:noProof/>
              <w:kern w:val="2"/>
              <w:sz w:val="21"/>
              <w:szCs w:val="22"/>
            </w:rPr>
          </w:pPr>
          <w:del w:id="218" w:author="Administrator" w:date="2016-11-13T11:36:00Z">
            <w:r w:rsidRPr="007C5E0C" w:rsidDel="007C5E0C">
              <w:rPr>
                <w:noProof/>
                <w:rPrChange w:id="219" w:author="Administrator" w:date="2016-11-13T11:36:00Z">
                  <w:rPr>
                    <w:rStyle w:val="ae"/>
                    <w:noProof/>
                  </w:rPr>
                </w:rPrChange>
              </w:rPr>
              <w:delText xml:space="preserve">2.1 </w:delText>
            </w:r>
            <w:r w:rsidRPr="007C5E0C" w:rsidDel="007C5E0C">
              <w:rPr>
                <w:rFonts w:hint="eastAsia"/>
                <w:noProof/>
                <w:rPrChange w:id="220" w:author="Administrator" w:date="2016-11-13T11:36:00Z">
                  <w:rPr>
                    <w:rStyle w:val="ae"/>
                    <w:rFonts w:hint="eastAsia"/>
                    <w:noProof/>
                  </w:rPr>
                </w:rPrChange>
              </w:rPr>
              <w:delText>浏览器</w:delText>
            </w:r>
            <w:r w:rsidDel="007C5E0C">
              <w:rPr>
                <w:noProof/>
                <w:webHidden/>
              </w:rPr>
              <w:tab/>
              <w:delText>6</w:delText>
            </w:r>
          </w:del>
        </w:p>
        <w:p w14:paraId="26A87420" w14:textId="77777777" w:rsidR="00497B58" w:rsidDel="007C5E0C" w:rsidRDefault="00497B58">
          <w:pPr>
            <w:pStyle w:val="30"/>
            <w:tabs>
              <w:tab w:val="right" w:leader="dot" w:pos="9061"/>
            </w:tabs>
            <w:rPr>
              <w:del w:id="221" w:author="Administrator" w:date="2016-11-13T11:36:00Z"/>
              <w:rFonts w:asciiTheme="minorHAnsi" w:eastAsiaTheme="minorEastAsia" w:hAnsiTheme="minorHAnsi" w:cstheme="minorBidi"/>
              <w:noProof/>
              <w:kern w:val="2"/>
              <w:sz w:val="21"/>
              <w:szCs w:val="22"/>
            </w:rPr>
          </w:pPr>
          <w:del w:id="222" w:author="Administrator" w:date="2016-11-13T11:36:00Z">
            <w:r w:rsidRPr="007C5E0C" w:rsidDel="007C5E0C">
              <w:rPr>
                <w:noProof/>
                <w:rPrChange w:id="223" w:author="Administrator" w:date="2016-11-13T11:36:00Z">
                  <w:rPr>
                    <w:rStyle w:val="ae"/>
                    <w:noProof/>
                  </w:rPr>
                </w:rPrChange>
              </w:rPr>
              <w:delText>2.1.1</w:delText>
            </w:r>
            <w:r w:rsidRPr="007C5E0C" w:rsidDel="007C5E0C">
              <w:rPr>
                <w:rFonts w:hint="eastAsia"/>
                <w:noProof/>
                <w:rPrChange w:id="224" w:author="Administrator" w:date="2016-11-13T11:36:00Z">
                  <w:rPr>
                    <w:rStyle w:val="ae"/>
                    <w:rFonts w:hint="eastAsia"/>
                    <w:noProof/>
                  </w:rPr>
                </w:rPrChange>
              </w:rPr>
              <w:delText>浏览器简介</w:delText>
            </w:r>
            <w:r w:rsidDel="007C5E0C">
              <w:rPr>
                <w:noProof/>
                <w:webHidden/>
              </w:rPr>
              <w:tab/>
              <w:delText>6</w:delText>
            </w:r>
          </w:del>
        </w:p>
        <w:p w14:paraId="277BC4E5" w14:textId="77777777" w:rsidR="00497B58" w:rsidDel="007C5E0C" w:rsidRDefault="00497B58">
          <w:pPr>
            <w:pStyle w:val="30"/>
            <w:tabs>
              <w:tab w:val="right" w:leader="dot" w:pos="9061"/>
            </w:tabs>
            <w:rPr>
              <w:del w:id="225" w:author="Administrator" w:date="2016-11-13T11:36:00Z"/>
              <w:rFonts w:asciiTheme="minorHAnsi" w:eastAsiaTheme="minorEastAsia" w:hAnsiTheme="minorHAnsi" w:cstheme="minorBidi"/>
              <w:noProof/>
              <w:kern w:val="2"/>
              <w:sz w:val="21"/>
              <w:szCs w:val="22"/>
            </w:rPr>
          </w:pPr>
          <w:del w:id="226" w:author="Administrator" w:date="2016-11-13T11:36:00Z">
            <w:r w:rsidRPr="007C5E0C" w:rsidDel="007C5E0C">
              <w:rPr>
                <w:noProof/>
                <w:rPrChange w:id="227" w:author="Administrator" w:date="2016-11-13T11:36:00Z">
                  <w:rPr>
                    <w:rStyle w:val="ae"/>
                    <w:noProof/>
                  </w:rPr>
                </w:rPrChange>
              </w:rPr>
              <w:delText xml:space="preserve">2.1.2 </w:delText>
            </w:r>
            <w:r w:rsidRPr="007C5E0C" w:rsidDel="007C5E0C">
              <w:rPr>
                <w:rFonts w:hint="eastAsia"/>
                <w:noProof/>
                <w:rPrChange w:id="228" w:author="Administrator" w:date="2016-11-13T11:36:00Z">
                  <w:rPr>
                    <w:rStyle w:val="ae"/>
                    <w:rFonts w:hint="eastAsia"/>
                    <w:noProof/>
                  </w:rPr>
                </w:rPrChange>
              </w:rPr>
              <w:delText>浏览器特性</w:delText>
            </w:r>
            <w:r w:rsidDel="007C5E0C">
              <w:rPr>
                <w:noProof/>
                <w:webHidden/>
              </w:rPr>
              <w:tab/>
              <w:delText>8</w:delText>
            </w:r>
          </w:del>
        </w:p>
        <w:p w14:paraId="523D53CA" w14:textId="77777777" w:rsidR="00497B58" w:rsidDel="007C5E0C" w:rsidRDefault="00497B58">
          <w:pPr>
            <w:pStyle w:val="30"/>
            <w:tabs>
              <w:tab w:val="right" w:leader="dot" w:pos="9061"/>
            </w:tabs>
            <w:rPr>
              <w:del w:id="229" w:author="Administrator" w:date="2016-11-13T11:36:00Z"/>
              <w:rFonts w:asciiTheme="minorHAnsi" w:eastAsiaTheme="minorEastAsia" w:hAnsiTheme="minorHAnsi" w:cstheme="minorBidi"/>
              <w:noProof/>
              <w:kern w:val="2"/>
              <w:sz w:val="21"/>
              <w:szCs w:val="22"/>
            </w:rPr>
          </w:pPr>
          <w:del w:id="230" w:author="Administrator" w:date="2016-11-13T11:36:00Z">
            <w:r w:rsidRPr="007C5E0C" w:rsidDel="007C5E0C">
              <w:rPr>
                <w:noProof/>
                <w:rPrChange w:id="231" w:author="Administrator" w:date="2016-11-13T11:36:00Z">
                  <w:rPr>
                    <w:rStyle w:val="ae"/>
                    <w:noProof/>
                  </w:rPr>
                </w:rPrChange>
              </w:rPr>
              <w:delText xml:space="preserve">2.1.3 </w:delText>
            </w:r>
            <w:r w:rsidRPr="007C5E0C" w:rsidDel="007C5E0C">
              <w:rPr>
                <w:rFonts w:hint="eastAsia"/>
                <w:noProof/>
                <w:rPrChange w:id="232" w:author="Administrator" w:date="2016-11-13T11:36:00Z">
                  <w:rPr>
                    <w:rStyle w:val="ae"/>
                    <w:rFonts w:hint="eastAsia"/>
                    <w:noProof/>
                  </w:rPr>
                </w:rPrChange>
              </w:rPr>
              <w:delText>浏览器基本工作原理</w:delText>
            </w:r>
            <w:r w:rsidDel="007C5E0C">
              <w:rPr>
                <w:noProof/>
                <w:webHidden/>
              </w:rPr>
              <w:tab/>
              <w:delText>9</w:delText>
            </w:r>
          </w:del>
        </w:p>
        <w:p w14:paraId="15C45AFB" w14:textId="77777777" w:rsidR="00497B58" w:rsidDel="007C5E0C" w:rsidRDefault="00497B58">
          <w:pPr>
            <w:pStyle w:val="30"/>
            <w:tabs>
              <w:tab w:val="right" w:leader="dot" w:pos="9061"/>
            </w:tabs>
            <w:rPr>
              <w:del w:id="233" w:author="Administrator" w:date="2016-11-13T11:36:00Z"/>
              <w:rFonts w:asciiTheme="minorHAnsi" w:eastAsiaTheme="minorEastAsia" w:hAnsiTheme="minorHAnsi" w:cstheme="minorBidi"/>
              <w:noProof/>
              <w:kern w:val="2"/>
              <w:sz w:val="21"/>
              <w:szCs w:val="22"/>
            </w:rPr>
          </w:pPr>
          <w:del w:id="234" w:author="Administrator" w:date="2016-11-13T11:36:00Z">
            <w:r w:rsidRPr="007C5E0C" w:rsidDel="007C5E0C">
              <w:rPr>
                <w:noProof/>
                <w:rPrChange w:id="235" w:author="Administrator" w:date="2016-11-13T11:36:00Z">
                  <w:rPr>
                    <w:rStyle w:val="ae"/>
                    <w:noProof/>
                  </w:rPr>
                </w:rPrChange>
              </w:rPr>
              <w:delText xml:space="preserve">2.1.4 </w:delText>
            </w:r>
            <w:r w:rsidRPr="007C5E0C" w:rsidDel="007C5E0C">
              <w:rPr>
                <w:rFonts w:hint="eastAsia"/>
                <w:noProof/>
                <w:rPrChange w:id="236" w:author="Administrator" w:date="2016-11-13T11:36:00Z">
                  <w:rPr>
                    <w:rStyle w:val="ae"/>
                    <w:rFonts w:hint="eastAsia"/>
                    <w:noProof/>
                  </w:rPr>
                </w:rPrChange>
              </w:rPr>
              <w:delText>浏览器内核架构及</w:delText>
            </w:r>
            <w:r w:rsidRPr="007C5E0C" w:rsidDel="007C5E0C">
              <w:rPr>
                <w:noProof/>
                <w:rPrChange w:id="237" w:author="Administrator" w:date="2016-11-13T11:36:00Z">
                  <w:rPr>
                    <w:rStyle w:val="ae"/>
                    <w:noProof/>
                  </w:rPr>
                </w:rPrChange>
              </w:rPr>
              <w:delText>Chromium</w:delText>
            </w:r>
            <w:r w:rsidRPr="007C5E0C" w:rsidDel="007C5E0C">
              <w:rPr>
                <w:rFonts w:hint="eastAsia"/>
                <w:noProof/>
                <w:rPrChange w:id="238" w:author="Administrator" w:date="2016-11-13T11:36:00Z">
                  <w:rPr>
                    <w:rStyle w:val="ae"/>
                    <w:rFonts w:hint="eastAsia"/>
                    <w:noProof/>
                  </w:rPr>
                </w:rPrChange>
              </w:rPr>
              <w:delText>浏览器总体架构</w:delText>
            </w:r>
            <w:r w:rsidDel="007C5E0C">
              <w:rPr>
                <w:noProof/>
                <w:webHidden/>
              </w:rPr>
              <w:tab/>
              <w:delText>17</w:delText>
            </w:r>
          </w:del>
        </w:p>
        <w:p w14:paraId="28E3068F" w14:textId="77777777" w:rsidR="00497B58" w:rsidDel="007C5E0C" w:rsidRDefault="00497B58">
          <w:pPr>
            <w:pStyle w:val="20"/>
            <w:tabs>
              <w:tab w:val="right" w:leader="dot" w:pos="9061"/>
            </w:tabs>
            <w:rPr>
              <w:del w:id="239" w:author="Administrator" w:date="2016-11-13T11:36:00Z"/>
              <w:rFonts w:asciiTheme="minorHAnsi" w:eastAsiaTheme="minorEastAsia" w:hAnsiTheme="minorHAnsi" w:cstheme="minorBidi"/>
              <w:iCs w:val="0"/>
              <w:noProof/>
              <w:kern w:val="2"/>
              <w:sz w:val="21"/>
              <w:szCs w:val="22"/>
            </w:rPr>
          </w:pPr>
          <w:del w:id="240" w:author="Administrator" w:date="2016-11-13T11:36:00Z">
            <w:r w:rsidRPr="007C5E0C" w:rsidDel="007C5E0C">
              <w:rPr>
                <w:noProof/>
                <w:rPrChange w:id="241" w:author="Administrator" w:date="2016-11-13T11:36:00Z">
                  <w:rPr>
                    <w:rStyle w:val="ae"/>
                    <w:noProof/>
                  </w:rPr>
                </w:rPrChange>
              </w:rPr>
              <w:delText>2.3 Gstreamer</w:delText>
            </w:r>
            <w:r w:rsidRPr="007C5E0C" w:rsidDel="007C5E0C">
              <w:rPr>
                <w:rFonts w:hint="eastAsia"/>
                <w:noProof/>
                <w:rPrChange w:id="242" w:author="Administrator" w:date="2016-11-13T11:36:00Z">
                  <w:rPr>
                    <w:rStyle w:val="ae"/>
                    <w:rFonts w:hint="eastAsia"/>
                    <w:noProof/>
                  </w:rPr>
                </w:rPrChange>
              </w:rPr>
              <w:delText>基础</w:delText>
            </w:r>
            <w:r w:rsidDel="007C5E0C">
              <w:rPr>
                <w:noProof/>
                <w:webHidden/>
              </w:rPr>
              <w:tab/>
              <w:delText>29</w:delText>
            </w:r>
          </w:del>
        </w:p>
        <w:p w14:paraId="287F5858" w14:textId="77777777" w:rsidR="00497B58" w:rsidDel="007C5E0C" w:rsidRDefault="00497B58">
          <w:pPr>
            <w:pStyle w:val="30"/>
            <w:tabs>
              <w:tab w:val="right" w:leader="dot" w:pos="9061"/>
            </w:tabs>
            <w:rPr>
              <w:del w:id="243" w:author="Administrator" w:date="2016-11-13T11:36:00Z"/>
              <w:rFonts w:asciiTheme="minorHAnsi" w:eastAsiaTheme="minorEastAsia" w:hAnsiTheme="minorHAnsi" w:cstheme="minorBidi"/>
              <w:noProof/>
              <w:kern w:val="2"/>
              <w:sz w:val="21"/>
              <w:szCs w:val="22"/>
            </w:rPr>
          </w:pPr>
          <w:del w:id="244" w:author="Administrator" w:date="2016-11-13T11:36:00Z">
            <w:r w:rsidRPr="007C5E0C" w:rsidDel="007C5E0C">
              <w:rPr>
                <w:noProof/>
                <w:rPrChange w:id="245" w:author="Administrator" w:date="2016-11-13T11:36:00Z">
                  <w:rPr>
                    <w:rStyle w:val="ae"/>
                    <w:noProof/>
                  </w:rPr>
                </w:rPrChange>
              </w:rPr>
              <w:delText>2.3.1 Gstreamer</w:delText>
            </w:r>
            <w:r w:rsidRPr="007C5E0C" w:rsidDel="007C5E0C">
              <w:rPr>
                <w:rFonts w:hint="eastAsia"/>
                <w:noProof/>
                <w:rPrChange w:id="246" w:author="Administrator" w:date="2016-11-13T11:36:00Z">
                  <w:rPr>
                    <w:rStyle w:val="ae"/>
                    <w:rFonts w:hint="eastAsia"/>
                    <w:noProof/>
                  </w:rPr>
                </w:rPrChange>
              </w:rPr>
              <w:delText>是什么</w:delText>
            </w:r>
            <w:r w:rsidDel="007C5E0C">
              <w:rPr>
                <w:noProof/>
                <w:webHidden/>
              </w:rPr>
              <w:tab/>
              <w:delText>29</w:delText>
            </w:r>
          </w:del>
        </w:p>
        <w:p w14:paraId="386CEAE1" w14:textId="77777777" w:rsidR="00497B58" w:rsidDel="007C5E0C" w:rsidRDefault="00497B58">
          <w:pPr>
            <w:pStyle w:val="30"/>
            <w:tabs>
              <w:tab w:val="right" w:leader="dot" w:pos="9061"/>
            </w:tabs>
            <w:rPr>
              <w:del w:id="247" w:author="Administrator" w:date="2016-11-13T11:36:00Z"/>
              <w:rFonts w:asciiTheme="minorHAnsi" w:eastAsiaTheme="minorEastAsia" w:hAnsiTheme="minorHAnsi" w:cstheme="minorBidi"/>
              <w:noProof/>
              <w:kern w:val="2"/>
              <w:sz w:val="21"/>
              <w:szCs w:val="22"/>
            </w:rPr>
          </w:pPr>
          <w:del w:id="248" w:author="Administrator" w:date="2016-11-13T11:36:00Z">
            <w:r w:rsidRPr="007C5E0C" w:rsidDel="007C5E0C">
              <w:rPr>
                <w:noProof/>
                <w:rPrChange w:id="249" w:author="Administrator" w:date="2016-11-13T11:36:00Z">
                  <w:rPr>
                    <w:rStyle w:val="ae"/>
                    <w:noProof/>
                  </w:rPr>
                </w:rPrChange>
              </w:rPr>
              <w:delText>2.3.2 Gstreamer</w:delText>
            </w:r>
            <w:r w:rsidRPr="007C5E0C" w:rsidDel="007C5E0C">
              <w:rPr>
                <w:rFonts w:hint="eastAsia"/>
                <w:noProof/>
                <w:rPrChange w:id="250" w:author="Administrator" w:date="2016-11-13T11:36:00Z">
                  <w:rPr>
                    <w:rStyle w:val="ae"/>
                    <w:rFonts w:hint="eastAsia"/>
                    <w:noProof/>
                  </w:rPr>
                </w:rPrChange>
              </w:rPr>
              <w:delText>特点</w:delText>
            </w:r>
            <w:r w:rsidDel="007C5E0C">
              <w:rPr>
                <w:noProof/>
                <w:webHidden/>
              </w:rPr>
              <w:tab/>
              <w:delText>29</w:delText>
            </w:r>
          </w:del>
        </w:p>
        <w:p w14:paraId="457B9B72" w14:textId="77777777" w:rsidR="00497B58" w:rsidDel="007C5E0C" w:rsidRDefault="00497B58">
          <w:pPr>
            <w:pStyle w:val="30"/>
            <w:tabs>
              <w:tab w:val="right" w:leader="dot" w:pos="9061"/>
            </w:tabs>
            <w:rPr>
              <w:del w:id="251" w:author="Administrator" w:date="2016-11-13T11:36:00Z"/>
              <w:rFonts w:asciiTheme="minorHAnsi" w:eastAsiaTheme="minorEastAsia" w:hAnsiTheme="minorHAnsi" w:cstheme="minorBidi"/>
              <w:noProof/>
              <w:kern w:val="2"/>
              <w:sz w:val="21"/>
              <w:szCs w:val="22"/>
            </w:rPr>
          </w:pPr>
          <w:del w:id="252" w:author="Administrator" w:date="2016-11-13T11:36:00Z">
            <w:r w:rsidRPr="007C5E0C" w:rsidDel="007C5E0C">
              <w:rPr>
                <w:noProof/>
                <w:rPrChange w:id="253" w:author="Administrator" w:date="2016-11-13T11:36:00Z">
                  <w:rPr>
                    <w:rStyle w:val="ae"/>
                    <w:noProof/>
                  </w:rPr>
                </w:rPrChange>
              </w:rPr>
              <w:delText xml:space="preserve">2.3.3 </w:delText>
            </w:r>
            <w:r w:rsidRPr="007C5E0C" w:rsidDel="007C5E0C">
              <w:rPr>
                <w:rFonts w:hint="eastAsia"/>
                <w:noProof/>
                <w:rPrChange w:id="254" w:author="Administrator" w:date="2016-11-13T11:36:00Z">
                  <w:rPr>
                    <w:rStyle w:val="ae"/>
                    <w:rFonts w:hint="eastAsia"/>
                    <w:noProof/>
                  </w:rPr>
                </w:rPrChange>
              </w:rPr>
              <w:delText>基本概念</w:delText>
            </w:r>
            <w:r w:rsidDel="007C5E0C">
              <w:rPr>
                <w:noProof/>
                <w:webHidden/>
              </w:rPr>
              <w:tab/>
              <w:delText>29</w:delText>
            </w:r>
          </w:del>
        </w:p>
        <w:p w14:paraId="320738DC" w14:textId="77777777" w:rsidR="00497B58" w:rsidDel="007C5E0C" w:rsidRDefault="00497B58">
          <w:pPr>
            <w:pStyle w:val="30"/>
            <w:tabs>
              <w:tab w:val="right" w:leader="dot" w:pos="9061"/>
            </w:tabs>
            <w:rPr>
              <w:del w:id="255" w:author="Administrator" w:date="2016-11-13T11:36:00Z"/>
              <w:rFonts w:asciiTheme="minorHAnsi" w:eastAsiaTheme="minorEastAsia" w:hAnsiTheme="minorHAnsi" w:cstheme="minorBidi"/>
              <w:noProof/>
              <w:kern w:val="2"/>
              <w:sz w:val="21"/>
              <w:szCs w:val="22"/>
            </w:rPr>
          </w:pPr>
          <w:del w:id="256" w:author="Administrator" w:date="2016-11-13T11:36:00Z">
            <w:r w:rsidRPr="007C5E0C" w:rsidDel="007C5E0C">
              <w:rPr>
                <w:noProof/>
                <w:rPrChange w:id="257" w:author="Administrator" w:date="2016-11-13T11:36:00Z">
                  <w:rPr>
                    <w:rStyle w:val="ae"/>
                    <w:noProof/>
                  </w:rPr>
                </w:rPrChange>
              </w:rPr>
              <w:delText xml:space="preserve">2.3.4 </w:delText>
            </w:r>
            <w:r w:rsidRPr="007C5E0C" w:rsidDel="007C5E0C">
              <w:rPr>
                <w:rFonts w:hint="eastAsia"/>
                <w:noProof/>
                <w:rPrChange w:id="258" w:author="Administrator" w:date="2016-11-13T11:36:00Z">
                  <w:rPr>
                    <w:rStyle w:val="ae"/>
                    <w:rFonts w:hint="eastAsia"/>
                    <w:noProof/>
                  </w:rPr>
                </w:rPrChange>
              </w:rPr>
              <w:delText>总线（</w:delText>
            </w:r>
            <w:r w:rsidRPr="007C5E0C" w:rsidDel="007C5E0C">
              <w:rPr>
                <w:noProof/>
                <w:rPrChange w:id="259" w:author="Administrator" w:date="2016-11-13T11:36:00Z">
                  <w:rPr>
                    <w:rStyle w:val="ae"/>
                    <w:noProof/>
                  </w:rPr>
                </w:rPrChange>
              </w:rPr>
              <w:delText>Bus</w:delText>
            </w:r>
            <w:r w:rsidRPr="007C5E0C" w:rsidDel="007C5E0C">
              <w:rPr>
                <w:rFonts w:hint="eastAsia"/>
                <w:noProof/>
                <w:rPrChange w:id="260" w:author="Administrator" w:date="2016-11-13T11:36:00Z">
                  <w:rPr>
                    <w:rStyle w:val="ae"/>
                    <w:rFonts w:hint="eastAsia"/>
                    <w:noProof/>
                  </w:rPr>
                </w:rPrChange>
              </w:rPr>
              <w:delText>）</w:delText>
            </w:r>
            <w:r w:rsidDel="007C5E0C">
              <w:rPr>
                <w:noProof/>
                <w:webHidden/>
              </w:rPr>
              <w:tab/>
              <w:delText>34</w:delText>
            </w:r>
          </w:del>
        </w:p>
        <w:p w14:paraId="5A1D1E98" w14:textId="77777777" w:rsidR="00497B58" w:rsidDel="007C5E0C" w:rsidRDefault="00497B58">
          <w:pPr>
            <w:pStyle w:val="30"/>
            <w:tabs>
              <w:tab w:val="right" w:leader="dot" w:pos="9061"/>
            </w:tabs>
            <w:rPr>
              <w:del w:id="261" w:author="Administrator" w:date="2016-11-13T11:36:00Z"/>
              <w:rFonts w:asciiTheme="minorHAnsi" w:eastAsiaTheme="minorEastAsia" w:hAnsiTheme="minorHAnsi" w:cstheme="minorBidi"/>
              <w:noProof/>
              <w:kern w:val="2"/>
              <w:sz w:val="21"/>
              <w:szCs w:val="22"/>
            </w:rPr>
          </w:pPr>
          <w:del w:id="262" w:author="Administrator" w:date="2016-11-13T11:36:00Z">
            <w:r w:rsidRPr="007C5E0C" w:rsidDel="007C5E0C">
              <w:rPr>
                <w:noProof/>
                <w:rPrChange w:id="263" w:author="Administrator" w:date="2016-11-13T11:36:00Z">
                  <w:rPr>
                    <w:rStyle w:val="ae"/>
                    <w:noProof/>
                  </w:rPr>
                </w:rPrChange>
              </w:rPr>
              <w:delText>2.3.5 Gstreamer</w:delText>
            </w:r>
            <w:r w:rsidRPr="007C5E0C" w:rsidDel="007C5E0C">
              <w:rPr>
                <w:rFonts w:hint="eastAsia"/>
                <w:noProof/>
                <w:rPrChange w:id="264" w:author="Administrator" w:date="2016-11-13T11:36:00Z">
                  <w:rPr>
                    <w:rStyle w:val="ae"/>
                    <w:rFonts w:hint="eastAsia"/>
                    <w:noProof/>
                  </w:rPr>
                </w:rPrChange>
              </w:rPr>
              <w:delText>使用方法</w:delText>
            </w:r>
            <w:r w:rsidDel="007C5E0C">
              <w:rPr>
                <w:noProof/>
                <w:webHidden/>
              </w:rPr>
              <w:tab/>
              <w:delText>36</w:delText>
            </w:r>
          </w:del>
        </w:p>
        <w:p w14:paraId="2A2BA2C8" w14:textId="77777777" w:rsidR="00497B58" w:rsidDel="007C5E0C" w:rsidRDefault="00497B58">
          <w:pPr>
            <w:pStyle w:val="30"/>
            <w:tabs>
              <w:tab w:val="right" w:leader="dot" w:pos="9061"/>
            </w:tabs>
            <w:rPr>
              <w:del w:id="265" w:author="Administrator" w:date="2016-11-13T11:36:00Z"/>
              <w:rFonts w:asciiTheme="minorHAnsi" w:eastAsiaTheme="minorEastAsia" w:hAnsiTheme="minorHAnsi" w:cstheme="minorBidi"/>
              <w:noProof/>
              <w:kern w:val="2"/>
              <w:sz w:val="21"/>
              <w:szCs w:val="22"/>
            </w:rPr>
          </w:pPr>
          <w:del w:id="266" w:author="Administrator" w:date="2016-11-13T11:36:00Z">
            <w:r w:rsidRPr="007C5E0C" w:rsidDel="007C5E0C">
              <w:rPr>
                <w:noProof/>
                <w:rPrChange w:id="267" w:author="Administrator" w:date="2016-11-13T11:36:00Z">
                  <w:rPr>
                    <w:rStyle w:val="ae"/>
                    <w:noProof/>
                  </w:rPr>
                </w:rPrChange>
              </w:rPr>
              <w:delText>2.3.6 Gstreamer</w:delText>
            </w:r>
            <w:r w:rsidRPr="007C5E0C" w:rsidDel="007C5E0C">
              <w:rPr>
                <w:rFonts w:hint="eastAsia"/>
                <w:noProof/>
                <w:rPrChange w:id="268" w:author="Administrator" w:date="2016-11-13T11:36:00Z">
                  <w:rPr>
                    <w:rStyle w:val="ae"/>
                    <w:rFonts w:hint="eastAsia"/>
                    <w:noProof/>
                  </w:rPr>
                </w:rPrChange>
              </w:rPr>
              <w:delText>音视频同步机制</w:delText>
            </w:r>
            <w:r w:rsidDel="007C5E0C">
              <w:rPr>
                <w:noProof/>
                <w:webHidden/>
              </w:rPr>
              <w:tab/>
              <w:delText>37</w:delText>
            </w:r>
          </w:del>
        </w:p>
        <w:p w14:paraId="6710AC45" w14:textId="77777777" w:rsidR="00497B58" w:rsidDel="007C5E0C" w:rsidRDefault="00497B58">
          <w:pPr>
            <w:pStyle w:val="20"/>
            <w:tabs>
              <w:tab w:val="right" w:leader="dot" w:pos="9061"/>
            </w:tabs>
            <w:rPr>
              <w:del w:id="269" w:author="Administrator" w:date="2016-11-13T11:36:00Z"/>
              <w:rFonts w:asciiTheme="minorHAnsi" w:eastAsiaTheme="minorEastAsia" w:hAnsiTheme="minorHAnsi" w:cstheme="minorBidi"/>
              <w:iCs w:val="0"/>
              <w:noProof/>
              <w:kern w:val="2"/>
              <w:sz w:val="21"/>
              <w:szCs w:val="22"/>
            </w:rPr>
          </w:pPr>
          <w:del w:id="270" w:author="Administrator" w:date="2016-11-13T11:36:00Z">
            <w:r w:rsidRPr="007C5E0C" w:rsidDel="007C5E0C">
              <w:rPr>
                <w:noProof/>
                <w:rPrChange w:id="271" w:author="Administrator" w:date="2016-11-13T11:36:00Z">
                  <w:rPr>
                    <w:rStyle w:val="ae"/>
                    <w:noProof/>
                  </w:rPr>
                </w:rPrChange>
              </w:rPr>
              <w:delText xml:space="preserve">2.4 </w:delText>
            </w:r>
            <w:r w:rsidRPr="007C5E0C" w:rsidDel="007C5E0C">
              <w:rPr>
                <w:rFonts w:hint="eastAsia"/>
                <w:noProof/>
                <w:rPrChange w:id="272" w:author="Administrator" w:date="2016-11-13T11:36:00Z">
                  <w:rPr>
                    <w:rStyle w:val="ae"/>
                    <w:rFonts w:hint="eastAsia"/>
                    <w:noProof/>
                  </w:rPr>
                </w:rPrChange>
              </w:rPr>
              <w:delText>音视频编解码压缩标准</w:delText>
            </w:r>
            <w:r w:rsidDel="007C5E0C">
              <w:rPr>
                <w:noProof/>
                <w:webHidden/>
              </w:rPr>
              <w:tab/>
              <w:delText>39</w:delText>
            </w:r>
          </w:del>
        </w:p>
        <w:p w14:paraId="05ADB633" w14:textId="77777777" w:rsidR="00497B58" w:rsidDel="007C5E0C" w:rsidRDefault="00497B58">
          <w:pPr>
            <w:pStyle w:val="30"/>
            <w:tabs>
              <w:tab w:val="right" w:leader="dot" w:pos="9061"/>
            </w:tabs>
            <w:rPr>
              <w:del w:id="273" w:author="Administrator" w:date="2016-11-13T11:36:00Z"/>
              <w:rFonts w:asciiTheme="minorHAnsi" w:eastAsiaTheme="minorEastAsia" w:hAnsiTheme="minorHAnsi" w:cstheme="minorBidi"/>
              <w:noProof/>
              <w:kern w:val="2"/>
              <w:sz w:val="21"/>
              <w:szCs w:val="22"/>
            </w:rPr>
          </w:pPr>
          <w:del w:id="274" w:author="Administrator" w:date="2016-11-13T11:36:00Z">
            <w:r w:rsidRPr="007C5E0C" w:rsidDel="007C5E0C">
              <w:rPr>
                <w:noProof/>
                <w:rPrChange w:id="275" w:author="Administrator" w:date="2016-11-13T11:36:00Z">
                  <w:rPr>
                    <w:rStyle w:val="ae"/>
                    <w:noProof/>
                  </w:rPr>
                </w:rPrChange>
              </w:rPr>
              <w:delText xml:space="preserve">2.4.1 </w:delText>
            </w:r>
            <w:r w:rsidRPr="007C5E0C" w:rsidDel="007C5E0C">
              <w:rPr>
                <w:rFonts w:hint="eastAsia"/>
                <w:noProof/>
                <w:rPrChange w:id="276" w:author="Administrator" w:date="2016-11-13T11:36:00Z">
                  <w:rPr>
                    <w:rStyle w:val="ae"/>
                    <w:rFonts w:hint="eastAsia"/>
                    <w:noProof/>
                  </w:rPr>
                </w:rPrChange>
              </w:rPr>
              <w:delText>音频编解码压缩标准</w:delText>
            </w:r>
            <w:r w:rsidDel="007C5E0C">
              <w:rPr>
                <w:noProof/>
                <w:webHidden/>
              </w:rPr>
              <w:tab/>
              <w:delText>40</w:delText>
            </w:r>
          </w:del>
        </w:p>
        <w:p w14:paraId="743381EA" w14:textId="77777777" w:rsidR="00497B58" w:rsidDel="007C5E0C" w:rsidRDefault="00497B58">
          <w:pPr>
            <w:pStyle w:val="30"/>
            <w:tabs>
              <w:tab w:val="right" w:leader="dot" w:pos="9061"/>
            </w:tabs>
            <w:rPr>
              <w:del w:id="277" w:author="Administrator" w:date="2016-11-13T11:36:00Z"/>
              <w:rFonts w:asciiTheme="minorHAnsi" w:eastAsiaTheme="minorEastAsia" w:hAnsiTheme="minorHAnsi" w:cstheme="minorBidi"/>
              <w:noProof/>
              <w:kern w:val="2"/>
              <w:sz w:val="21"/>
              <w:szCs w:val="22"/>
            </w:rPr>
          </w:pPr>
          <w:del w:id="278" w:author="Administrator" w:date="2016-11-13T11:36:00Z">
            <w:r w:rsidRPr="007C5E0C" w:rsidDel="007C5E0C">
              <w:rPr>
                <w:noProof/>
                <w:rPrChange w:id="279" w:author="Administrator" w:date="2016-11-13T11:36:00Z">
                  <w:rPr>
                    <w:rStyle w:val="ae"/>
                    <w:noProof/>
                  </w:rPr>
                </w:rPrChange>
              </w:rPr>
              <w:delText xml:space="preserve">2.4.2 </w:delText>
            </w:r>
            <w:r w:rsidRPr="007C5E0C" w:rsidDel="007C5E0C">
              <w:rPr>
                <w:rFonts w:hint="eastAsia"/>
                <w:noProof/>
                <w:rPrChange w:id="280" w:author="Administrator" w:date="2016-11-13T11:36:00Z">
                  <w:rPr>
                    <w:rStyle w:val="ae"/>
                    <w:rFonts w:hint="eastAsia"/>
                    <w:noProof/>
                  </w:rPr>
                </w:rPrChange>
              </w:rPr>
              <w:delText>视频编解码压缩标准</w:delText>
            </w:r>
            <w:r w:rsidDel="007C5E0C">
              <w:rPr>
                <w:noProof/>
                <w:webHidden/>
              </w:rPr>
              <w:tab/>
              <w:delText>41</w:delText>
            </w:r>
          </w:del>
        </w:p>
        <w:p w14:paraId="770BE178" w14:textId="77777777" w:rsidR="00497B58" w:rsidDel="007C5E0C" w:rsidRDefault="00497B58">
          <w:pPr>
            <w:pStyle w:val="20"/>
            <w:tabs>
              <w:tab w:val="right" w:leader="dot" w:pos="9061"/>
            </w:tabs>
            <w:rPr>
              <w:del w:id="281" w:author="Administrator" w:date="2016-11-13T11:36:00Z"/>
              <w:rFonts w:asciiTheme="minorHAnsi" w:eastAsiaTheme="minorEastAsia" w:hAnsiTheme="minorHAnsi" w:cstheme="minorBidi"/>
              <w:iCs w:val="0"/>
              <w:noProof/>
              <w:kern w:val="2"/>
              <w:sz w:val="21"/>
              <w:szCs w:val="22"/>
            </w:rPr>
          </w:pPr>
          <w:del w:id="282" w:author="Administrator" w:date="2016-11-13T11:36:00Z">
            <w:r w:rsidRPr="007C5E0C" w:rsidDel="007C5E0C">
              <w:rPr>
                <w:noProof/>
                <w:rPrChange w:id="283" w:author="Administrator" w:date="2016-11-13T11:36:00Z">
                  <w:rPr>
                    <w:rStyle w:val="ae"/>
                    <w:noProof/>
                  </w:rPr>
                </w:rPrChange>
              </w:rPr>
              <w:delText xml:space="preserve">2.5 </w:delText>
            </w:r>
            <w:r w:rsidRPr="007C5E0C" w:rsidDel="007C5E0C">
              <w:rPr>
                <w:rFonts w:hint="eastAsia"/>
                <w:noProof/>
                <w:rPrChange w:id="284" w:author="Administrator" w:date="2016-11-13T11:36:00Z">
                  <w:rPr>
                    <w:rStyle w:val="ae"/>
                    <w:rFonts w:hint="eastAsia"/>
                    <w:noProof/>
                  </w:rPr>
                </w:rPrChange>
              </w:rPr>
              <w:delText>本章小结</w:delText>
            </w:r>
            <w:r w:rsidDel="007C5E0C">
              <w:rPr>
                <w:noProof/>
                <w:webHidden/>
              </w:rPr>
              <w:tab/>
              <w:delText>44</w:delText>
            </w:r>
          </w:del>
        </w:p>
        <w:p w14:paraId="1DD5B55A" w14:textId="77777777" w:rsidR="00497B58" w:rsidDel="007C5E0C" w:rsidRDefault="00497B58">
          <w:pPr>
            <w:pStyle w:val="11"/>
            <w:tabs>
              <w:tab w:val="right" w:leader="dot" w:pos="9061"/>
            </w:tabs>
            <w:rPr>
              <w:del w:id="285" w:author="Administrator" w:date="2016-11-13T11:36:00Z"/>
              <w:rFonts w:asciiTheme="minorHAnsi" w:eastAsiaTheme="minorEastAsia" w:hAnsiTheme="minorHAnsi" w:cstheme="minorBidi"/>
              <w:bCs w:val="0"/>
              <w:noProof/>
              <w:kern w:val="2"/>
              <w:sz w:val="21"/>
              <w:szCs w:val="22"/>
            </w:rPr>
          </w:pPr>
          <w:del w:id="286" w:author="Administrator" w:date="2016-11-13T11:36:00Z">
            <w:r w:rsidRPr="007C5E0C" w:rsidDel="007C5E0C">
              <w:rPr>
                <w:noProof/>
                <w:rPrChange w:id="287" w:author="Administrator" w:date="2016-11-13T11:36:00Z">
                  <w:rPr>
                    <w:rStyle w:val="ae"/>
                    <w:noProof/>
                  </w:rPr>
                </w:rPrChange>
              </w:rPr>
              <w:delText xml:space="preserve">3 </w:delText>
            </w:r>
            <w:r w:rsidRPr="007C5E0C" w:rsidDel="007C5E0C">
              <w:rPr>
                <w:rFonts w:hint="eastAsia"/>
                <w:noProof/>
                <w:rPrChange w:id="288" w:author="Administrator" w:date="2016-11-13T11:36:00Z">
                  <w:rPr>
                    <w:rStyle w:val="ae"/>
                    <w:rFonts w:hint="eastAsia"/>
                    <w:noProof/>
                  </w:rPr>
                </w:rPrChange>
              </w:rPr>
              <w:delText>需求分析</w:delText>
            </w:r>
            <w:r w:rsidDel="007C5E0C">
              <w:rPr>
                <w:noProof/>
                <w:webHidden/>
              </w:rPr>
              <w:tab/>
              <w:delText>45</w:delText>
            </w:r>
          </w:del>
        </w:p>
        <w:p w14:paraId="2A9B01CF" w14:textId="77777777" w:rsidR="00497B58" w:rsidDel="007C5E0C" w:rsidRDefault="00497B58">
          <w:pPr>
            <w:pStyle w:val="20"/>
            <w:tabs>
              <w:tab w:val="right" w:leader="dot" w:pos="9061"/>
            </w:tabs>
            <w:rPr>
              <w:del w:id="289" w:author="Administrator" w:date="2016-11-13T11:36:00Z"/>
              <w:rFonts w:asciiTheme="minorHAnsi" w:eastAsiaTheme="minorEastAsia" w:hAnsiTheme="minorHAnsi" w:cstheme="minorBidi"/>
              <w:iCs w:val="0"/>
              <w:noProof/>
              <w:kern w:val="2"/>
              <w:sz w:val="21"/>
              <w:szCs w:val="22"/>
            </w:rPr>
          </w:pPr>
          <w:del w:id="290" w:author="Administrator" w:date="2016-11-13T11:36:00Z">
            <w:r w:rsidRPr="007C5E0C" w:rsidDel="007C5E0C">
              <w:rPr>
                <w:noProof/>
                <w:rPrChange w:id="291" w:author="Administrator" w:date="2016-11-13T11:36:00Z">
                  <w:rPr>
                    <w:rStyle w:val="ae"/>
                    <w:noProof/>
                  </w:rPr>
                </w:rPrChange>
              </w:rPr>
              <w:delText xml:space="preserve">3.1 </w:delText>
            </w:r>
            <w:r w:rsidRPr="007C5E0C" w:rsidDel="007C5E0C">
              <w:rPr>
                <w:rFonts w:hint="eastAsia"/>
                <w:noProof/>
                <w:rPrChange w:id="292" w:author="Administrator" w:date="2016-11-13T11:36:00Z">
                  <w:rPr>
                    <w:rStyle w:val="ae"/>
                    <w:rFonts w:hint="eastAsia"/>
                    <w:noProof/>
                  </w:rPr>
                </w:rPrChange>
              </w:rPr>
              <w:delText>功能需求</w:delText>
            </w:r>
            <w:r w:rsidDel="007C5E0C">
              <w:rPr>
                <w:noProof/>
                <w:webHidden/>
              </w:rPr>
              <w:tab/>
              <w:delText>45</w:delText>
            </w:r>
          </w:del>
        </w:p>
        <w:p w14:paraId="17A119F3" w14:textId="77777777" w:rsidR="00497B58" w:rsidDel="007C5E0C" w:rsidRDefault="00497B58">
          <w:pPr>
            <w:pStyle w:val="30"/>
            <w:tabs>
              <w:tab w:val="right" w:leader="dot" w:pos="9061"/>
            </w:tabs>
            <w:rPr>
              <w:del w:id="293" w:author="Administrator" w:date="2016-11-13T11:36:00Z"/>
              <w:rFonts w:asciiTheme="minorHAnsi" w:eastAsiaTheme="minorEastAsia" w:hAnsiTheme="minorHAnsi" w:cstheme="minorBidi"/>
              <w:noProof/>
              <w:kern w:val="2"/>
              <w:sz w:val="21"/>
              <w:szCs w:val="22"/>
            </w:rPr>
          </w:pPr>
          <w:del w:id="294" w:author="Administrator" w:date="2016-11-13T11:36:00Z">
            <w:r w:rsidRPr="007C5E0C" w:rsidDel="007C5E0C">
              <w:rPr>
                <w:noProof/>
                <w:rPrChange w:id="295" w:author="Administrator" w:date="2016-11-13T11:36:00Z">
                  <w:rPr>
                    <w:rStyle w:val="ae"/>
                    <w:noProof/>
                  </w:rPr>
                </w:rPrChange>
              </w:rPr>
              <w:delText xml:space="preserve">3.1.1 </w:delText>
            </w:r>
            <w:r w:rsidRPr="007C5E0C" w:rsidDel="007C5E0C">
              <w:rPr>
                <w:rFonts w:hint="eastAsia"/>
                <w:noProof/>
                <w:rPrChange w:id="296" w:author="Administrator" w:date="2016-11-13T11:36:00Z">
                  <w:rPr>
                    <w:rStyle w:val="ae"/>
                    <w:rFonts w:hint="eastAsia"/>
                    <w:noProof/>
                  </w:rPr>
                </w:rPrChange>
              </w:rPr>
              <w:delText>所支持的音视频文件格式</w:delText>
            </w:r>
            <w:r w:rsidDel="007C5E0C">
              <w:rPr>
                <w:noProof/>
                <w:webHidden/>
              </w:rPr>
              <w:tab/>
              <w:delText>45</w:delText>
            </w:r>
          </w:del>
        </w:p>
        <w:p w14:paraId="1A6D3827" w14:textId="77777777" w:rsidR="00497B58" w:rsidDel="007C5E0C" w:rsidRDefault="00497B58">
          <w:pPr>
            <w:pStyle w:val="30"/>
            <w:tabs>
              <w:tab w:val="right" w:leader="dot" w:pos="9061"/>
            </w:tabs>
            <w:rPr>
              <w:del w:id="297" w:author="Administrator" w:date="2016-11-13T11:36:00Z"/>
              <w:rFonts w:asciiTheme="minorHAnsi" w:eastAsiaTheme="minorEastAsia" w:hAnsiTheme="minorHAnsi" w:cstheme="minorBidi"/>
              <w:noProof/>
              <w:kern w:val="2"/>
              <w:sz w:val="21"/>
              <w:szCs w:val="22"/>
            </w:rPr>
          </w:pPr>
          <w:del w:id="298" w:author="Administrator" w:date="2016-11-13T11:36:00Z">
            <w:r w:rsidRPr="007C5E0C" w:rsidDel="007C5E0C">
              <w:rPr>
                <w:noProof/>
                <w:rPrChange w:id="299" w:author="Administrator" w:date="2016-11-13T11:36:00Z">
                  <w:rPr>
                    <w:rStyle w:val="ae"/>
                    <w:noProof/>
                  </w:rPr>
                </w:rPrChange>
              </w:rPr>
              <w:delText xml:space="preserve">3.1.2 </w:delText>
            </w:r>
            <w:r w:rsidRPr="007C5E0C" w:rsidDel="007C5E0C">
              <w:rPr>
                <w:rFonts w:hint="eastAsia"/>
                <w:noProof/>
                <w:rPrChange w:id="300" w:author="Administrator" w:date="2016-11-13T11:36:00Z">
                  <w:rPr>
                    <w:rStyle w:val="ae"/>
                    <w:rFonts w:hint="eastAsia"/>
                    <w:noProof/>
                  </w:rPr>
                </w:rPrChange>
              </w:rPr>
              <w:delText>提供给第三方应用的支持</w:delText>
            </w:r>
            <w:r w:rsidDel="007C5E0C">
              <w:rPr>
                <w:noProof/>
                <w:webHidden/>
              </w:rPr>
              <w:tab/>
              <w:delText>45</w:delText>
            </w:r>
          </w:del>
        </w:p>
        <w:p w14:paraId="6B0FDE79" w14:textId="77777777" w:rsidR="00497B58" w:rsidDel="007C5E0C" w:rsidRDefault="00497B58">
          <w:pPr>
            <w:pStyle w:val="30"/>
            <w:tabs>
              <w:tab w:val="right" w:leader="dot" w:pos="9061"/>
            </w:tabs>
            <w:rPr>
              <w:del w:id="301" w:author="Administrator" w:date="2016-11-13T11:36:00Z"/>
              <w:rFonts w:asciiTheme="minorHAnsi" w:eastAsiaTheme="minorEastAsia" w:hAnsiTheme="minorHAnsi" w:cstheme="minorBidi"/>
              <w:noProof/>
              <w:kern w:val="2"/>
              <w:sz w:val="21"/>
              <w:szCs w:val="22"/>
            </w:rPr>
          </w:pPr>
          <w:del w:id="302" w:author="Administrator" w:date="2016-11-13T11:36:00Z">
            <w:r w:rsidRPr="007C5E0C" w:rsidDel="007C5E0C">
              <w:rPr>
                <w:noProof/>
                <w:rPrChange w:id="303" w:author="Administrator" w:date="2016-11-13T11:36:00Z">
                  <w:rPr>
                    <w:rStyle w:val="ae"/>
                    <w:noProof/>
                  </w:rPr>
                </w:rPrChange>
              </w:rPr>
              <w:delText xml:space="preserve">3.1.3 </w:delText>
            </w:r>
            <w:r w:rsidRPr="007C5E0C" w:rsidDel="007C5E0C">
              <w:rPr>
                <w:rFonts w:hint="eastAsia"/>
                <w:noProof/>
                <w:rPrChange w:id="304" w:author="Administrator" w:date="2016-11-13T11:36:00Z">
                  <w:rPr>
                    <w:rStyle w:val="ae"/>
                    <w:rFonts w:hint="eastAsia"/>
                    <w:noProof/>
                  </w:rPr>
                </w:rPrChange>
              </w:rPr>
              <w:delText>用例列表</w:delText>
            </w:r>
            <w:r w:rsidDel="007C5E0C">
              <w:rPr>
                <w:noProof/>
                <w:webHidden/>
              </w:rPr>
              <w:tab/>
              <w:delText>45</w:delText>
            </w:r>
          </w:del>
        </w:p>
        <w:p w14:paraId="5AD6AB89" w14:textId="77777777" w:rsidR="00497B58" w:rsidDel="007C5E0C" w:rsidRDefault="00497B58">
          <w:pPr>
            <w:pStyle w:val="20"/>
            <w:tabs>
              <w:tab w:val="right" w:leader="dot" w:pos="9061"/>
            </w:tabs>
            <w:rPr>
              <w:del w:id="305" w:author="Administrator" w:date="2016-11-13T11:36:00Z"/>
              <w:rFonts w:asciiTheme="minorHAnsi" w:eastAsiaTheme="minorEastAsia" w:hAnsiTheme="minorHAnsi" w:cstheme="minorBidi"/>
              <w:iCs w:val="0"/>
              <w:noProof/>
              <w:kern w:val="2"/>
              <w:sz w:val="21"/>
              <w:szCs w:val="22"/>
            </w:rPr>
          </w:pPr>
          <w:del w:id="306" w:author="Administrator" w:date="2016-11-13T11:36:00Z">
            <w:r w:rsidRPr="007C5E0C" w:rsidDel="007C5E0C">
              <w:rPr>
                <w:noProof/>
                <w:rPrChange w:id="307" w:author="Administrator" w:date="2016-11-13T11:36:00Z">
                  <w:rPr>
                    <w:rStyle w:val="ae"/>
                    <w:noProof/>
                  </w:rPr>
                </w:rPrChange>
              </w:rPr>
              <w:delText xml:space="preserve">3.2 </w:delText>
            </w:r>
            <w:r w:rsidRPr="007C5E0C" w:rsidDel="007C5E0C">
              <w:rPr>
                <w:rFonts w:hint="eastAsia"/>
                <w:noProof/>
                <w:rPrChange w:id="308" w:author="Administrator" w:date="2016-11-13T11:36:00Z">
                  <w:rPr>
                    <w:rStyle w:val="ae"/>
                    <w:rFonts w:hint="eastAsia"/>
                    <w:noProof/>
                  </w:rPr>
                </w:rPrChange>
              </w:rPr>
              <w:delText>性能需求</w:delText>
            </w:r>
            <w:r w:rsidDel="007C5E0C">
              <w:rPr>
                <w:noProof/>
                <w:webHidden/>
              </w:rPr>
              <w:tab/>
              <w:delText>47</w:delText>
            </w:r>
          </w:del>
        </w:p>
        <w:p w14:paraId="787F900A" w14:textId="77777777" w:rsidR="00497B58" w:rsidDel="007C5E0C" w:rsidRDefault="00497B58">
          <w:pPr>
            <w:pStyle w:val="30"/>
            <w:tabs>
              <w:tab w:val="right" w:leader="dot" w:pos="9061"/>
            </w:tabs>
            <w:rPr>
              <w:del w:id="309" w:author="Administrator" w:date="2016-11-13T11:36:00Z"/>
              <w:rFonts w:asciiTheme="minorHAnsi" w:eastAsiaTheme="minorEastAsia" w:hAnsiTheme="minorHAnsi" w:cstheme="minorBidi"/>
              <w:noProof/>
              <w:kern w:val="2"/>
              <w:sz w:val="21"/>
              <w:szCs w:val="22"/>
            </w:rPr>
          </w:pPr>
          <w:del w:id="310" w:author="Administrator" w:date="2016-11-13T11:36:00Z">
            <w:r w:rsidRPr="007C5E0C" w:rsidDel="007C5E0C">
              <w:rPr>
                <w:noProof/>
                <w:rPrChange w:id="311" w:author="Administrator" w:date="2016-11-13T11:36:00Z">
                  <w:rPr>
                    <w:rStyle w:val="ae"/>
                    <w:noProof/>
                  </w:rPr>
                </w:rPrChange>
              </w:rPr>
              <w:delText xml:space="preserve">3.2.1 </w:delText>
            </w:r>
            <w:r w:rsidRPr="007C5E0C" w:rsidDel="007C5E0C">
              <w:rPr>
                <w:rFonts w:hint="eastAsia"/>
                <w:noProof/>
                <w:rPrChange w:id="312" w:author="Administrator" w:date="2016-11-13T11:36:00Z">
                  <w:rPr>
                    <w:rStyle w:val="ae"/>
                    <w:rFonts w:hint="eastAsia"/>
                    <w:noProof/>
                  </w:rPr>
                </w:rPrChange>
              </w:rPr>
              <w:delText>对于网络音视频文件</w:delText>
            </w:r>
            <w:r w:rsidDel="007C5E0C">
              <w:rPr>
                <w:noProof/>
                <w:webHidden/>
              </w:rPr>
              <w:tab/>
              <w:delText>47</w:delText>
            </w:r>
          </w:del>
        </w:p>
        <w:p w14:paraId="50C5D7B4" w14:textId="77777777" w:rsidR="00497B58" w:rsidDel="007C5E0C" w:rsidRDefault="00497B58">
          <w:pPr>
            <w:pStyle w:val="30"/>
            <w:tabs>
              <w:tab w:val="right" w:leader="dot" w:pos="9061"/>
            </w:tabs>
            <w:rPr>
              <w:del w:id="313" w:author="Administrator" w:date="2016-11-13T11:36:00Z"/>
              <w:rFonts w:asciiTheme="minorHAnsi" w:eastAsiaTheme="minorEastAsia" w:hAnsiTheme="minorHAnsi" w:cstheme="minorBidi"/>
              <w:noProof/>
              <w:kern w:val="2"/>
              <w:sz w:val="21"/>
              <w:szCs w:val="22"/>
            </w:rPr>
          </w:pPr>
          <w:del w:id="314" w:author="Administrator" w:date="2016-11-13T11:36:00Z">
            <w:r w:rsidRPr="007C5E0C" w:rsidDel="007C5E0C">
              <w:rPr>
                <w:noProof/>
                <w:rPrChange w:id="315" w:author="Administrator" w:date="2016-11-13T11:36:00Z">
                  <w:rPr>
                    <w:rStyle w:val="ae"/>
                    <w:noProof/>
                  </w:rPr>
                </w:rPrChange>
              </w:rPr>
              <w:delText xml:space="preserve">3.2.2 </w:delText>
            </w:r>
            <w:r w:rsidRPr="007C5E0C" w:rsidDel="007C5E0C">
              <w:rPr>
                <w:rFonts w:hint="eastAsia"/>
                <w:noProof/>
                <w:rPrChange w:id="316" w:author="Administrator" w:date="2016-11-13T11:36:00Z">
                  <w:rPr>
                    <w:rStyle w:val="ae"/>
                    <w:rFonts w:hint="eastAsia"/>
                    <w:noProof/>
                  </w:rPr>
                </w:rPrChange>
              </w:rPr>
              <w:delText>对于本地音视频文件</w:delText>
            </w:r>
            <w:r w:rsidDel="007C5E0C">
              <w:rPr>
                <w:noProof/>
                <w:webHidden/>
              </w:rPr>
              <w:tab/>
              <w:delText>47</w:delText>
            </w:r>
          </w:del>
        </w:p>
        <w:p w14:paraId="50F0E8D6" w14:textId="77777777" w:rsidR="00497B58" w:rsidDel="007C5E0C" w:rsidRDefault="00497B58">
          <w:pPr>
            <w:pStyle w:val="20"/>
            <w:tabs>
              <w:tab w:val="right" w:leader="dot" w:pos="9061"/>
            </w:tabs>
            <w:rPr>
              <w:del w:id="317" w:author="Administrator" w:date="2016-11-13T11:36:00Z"/>
              <w:rFonts w:asciiTheme="minorHAnsi" w:eastAsiaTheme="minorEastAsia" w:hAnsiTheme="minorHAnsi" w:cstheme="minorBidi"/>
              <w:iCs w:val="0"/>
              <w:noProof/>
              <w:kern w:val="2"/>
              <w:sz w:val="21"/>
              <w:szCs w:val="22"/>
            </w:rPr>
          </w:pPr>
          <w:del w:id="318" w:author="Administrator" w:date="2016-11-13T11:36:00Z">
            <w:r w:rsidRPr="007C5E0C" w:rsidDel="007C5E0C">
              <w:rPr>
                <w:noProof/>
                <w:rPrChange w:id="319" w:author="Administrator" w:date="2016-11-13T11:36:00Z">
                  <w:rPr>
                    <w:rStyle w:val="ae"/>
                    <w:noProof/>
                  </w:rPr>
                </w:rPrChange>
              </w:rPr>
              <w:delText xml:space="preserve">3.3 </w:delText>
            </w:r>
            <w:r w:rsidRPr="007C5E0C" w:rsidDel="007C5E0C">
              <w:rPr>
                <w:rFonts w:hint="eastAsia"/>
                <w:noProof/>
                <w:rPrChange w:id="320" w:author="Administrator" w:date="2016-11-13T11:36:00Z">
                  <w:rPr>
                    <w:rStyle w:val="ae"/>
                    <w:rFonts w:hint="eastAsia"/>
                    <w:noProof/>
                  </w:rPr>
                </w:rPrChange>
              </w:rPr>
              <w:delText>可靠性需求</w:delText>
            </w:r>
            <w:r w:rsidDel="007C5E0C">
              <w:rPr>
                <w:noProof/>
                <w:webHidden/>
              </w:rPr>
              <w:tab/>
              <w:delText>47</w:delText>
            </w:r>
          </w:del>
        </w:p>
        <w:p w14:paraId="4521286B" w14:textId="77777777" w:rsidR="00497B58" w:rsidDel="007C5E0C" w:rsidRDefault="00497B58">
          <w:pPr>
            <w:pStyle w:val="20"/>
            <w:tabs>
              <w:tab w:val="right" w:leader="dot" w:pos="9061"/>
            </w:tabs>
            <w:rPr>
              <w:del w:id="321" w:author="Administrator" w:date="2016-11-13T11:36:00Z"/>
              <w:rFonts w:asciiTheme="minorHAnsi" w:eastAsiaTheme="minorEastAsia" w:hAnsiTheme="minorHAnsi" w:cstheme="minorBidi"/>
              <w:iCs w:val="0"/>
              <w:noProof/>
              <w:kern w:val="2"/>
              <w:sz w:val="21"/>
              <w:szCs w:val="22"/>
            </w:rPr>
          </w:pPr>
          <w:del w:id="322" w:author="Administrator" w:date="2016-11-13T11:36:00Z">
            <w:r w:rsidRPr="007C5E0C" w:rsidDel="007C5E0C">
              <w:rPr>
                <w:noProof/>
                <w:rPrChange w:id="323" w:author="Administrator" w:date="2016-11-13T11:36:00Z">
                  <w:rPr>
                    <w:rStyle w:val="ae"/>
                    <w:noProof/>
                  </w:rPr>
                </w:rPrChange>
              </w:rPr>
              <w:delText xml:space="preserve">3.4 </w:delText>
            </w:r>
            <w:r w:rsidRPr="007C5E0C" w:rsidDel="007C5E0C">
              <w:rPr>
                <w:rFonts w:hint="eastAsia"/>
                <w:noProof/>
                <w:rPrChange w:id="324" w:author="Administrator" w:date="2016-11-13T11:36:00Z">
                  <w:rPr>
                    <w:rStyle w:val="ae"/>
                    <w:rFonts w:hint="eastAsia"/>
                    <w:noProof/>
                  </w:rPr>
                </w:rPrChange>
              </w:rPr>
              <w:delText>资源使用需求</w:delText>
            </w:r>
            <w:r w:rsidDel="007C5E0C">
              <w:rPr>
                <w:noProof/>
                <w:webHidden/>
              </w:rPr>
              <w:tab/>
              <w:delText>48</w:delText>
            </w:r>
          </w:del>
        </w:p>
        <w:p w14:paraId="24186013" w14:textId="77777777" w:rsidR="00497B58" w:rsidDel="007C5E0C" w:rsidRDefault="00497B58">
          <w:pPr>
            <w:pStyle w:val="20"/>
            <w:tabs>
              <w:tab w:val="right" w:leader="dot" w:pos="9061"/>
            </w:tabs>
            <w:rPr>
              <w:del w:id="325" w:author="Administrator" w:date="2016-11-13T11:36:00Z"/>
              <w:rFonts w:asciiTheme="minorHAnsi" w:eastAsiaTheme="minorEastAsia" w:hAnsiTheme="minorHAnsi" w:cstheme="minorBidi"/>
              <w:iCs w:val="0"/>
              <w:noProof/>
              <w:kern w:val="2"/>
              <w:sz w:val="21"/>
              <w:szCs w:val="22"/>
            </w:rPr>
          </w:pPr>
          <w:del w:id="326" w:author="Administrator" w:date="2016-11-13T11:36:00Z">
            <w:r w:rsidRPr="007C5E0C" w:rsidDel="007C5E0C">
              <w:rPr>
                <w:noProof/>
                <w:rPrChange w:id="327" w:author="Administrator" w:date="2016-11-13T11:36:00Z">
                  <w:rPr>
                    <w:rStyle w:val="ae"/>
                    <w:noProof/>
                  </w:rPr>
                </w:rPrChange>
              </w:rPr>
              <w:delText xml:space="preserve">3.5 </w:delText>
            </w:r>
            <w:r w:rsidRPr="007C5E0C" w:rsidDel="007C5E0C">
              <w:rPr>
                <w:rFonts w:hint="eastAsia"/>
                <w:noProof/>
                <w:rPrChange w:id="328" w:author="Administrator" w:date="2016-11-13T11:36:00Z">
                  <w:rPr>
                    <w:rStyle w:val="ae"/>
                    <w:rFonts w:hint="eastAsia"/>
                    <w:noProof/>
                  </w:rPr>
                </w:rPrChange>
              </w:rPr>
              <w:delText>设计要求</w:delText>
            </w:r>
            <w:r w:rsidDel="007C5E0C">
              <w:rPr>
                <w:noProof/>
                <w:webHidden/>
              </w:rPr>
              <w:tab/>
              <w:delText>48</w:delText>
            </w:r>
          </w:del>
        </w:p>
        <w:p w14:paraId="562A6C27" w14:textId="77777777" w:rsidR="00497B58" w:rsidDel="007C5E0C" w:rsidRDefault="00497B58">
          <w:pPr>
            <w:pStyle w:val="30"/>
            <w:tabs>
              <w:tab w:val="right" w:leader="dot" w:pos="9061"/>
            </w:tabs>
            <w:rPr>
              <w:del w:id="329" w:author="Administrator" w:date="2016-11-13T11:36:00Z"/>
              <w:rFonts w:asciiTheme="minorHAnsi" w:eastAsiaTheme="minorEastAsia" w:hAnsiTheme="minorHAnsi" w:cstheme="minorBidi"/>
              <w:noProof/>
              <w:kern w:val="2"/>
              <w:sz w:val="21"/>
              <w:szCs w:val="22"/>
            </w:rPr>
          </w:pPr>
          <w:del w:id="330" w:author="Administrator" w:date="2016-11-13T11:36:00Z">
            <w:r w:rsidRPr="007C5E0C" w:rsidDel="007C5E0C">
              <w:rPr>
                <w:noProof/>
                <w:rPrChange w:id="331" w:author="Administrator" w:date="2016-11-13T11:36:00Z">
                  <w:rPr>
                    <w:rStyle w:val="ae"/>
                    <w:noProof/>
                  </w:rPr>
                </w:rPrChange>
              </w:rPr>
              <w:delText xml:space="preserve">3.5.1 </w:delText>
            </w:r>
            <w:r w:rsidRPr="007C5E0C" w:rsidDel="007C5E0C">
              <w:rPr>
                <w:rFonts w:hint="eastAsia"/>
                <w:noProof/>
                <w:rPrChange w:id="332" w:author="Administrator" w:date="2016-11-13T11:36:00Z">
                  <w:rPr>
                    <w:rStyle w:val="ae"/>
                    <w:rFonts w:hint="eastAsia"/>
                    <w:noProof/>
                  </w:rPr>
                </w:rPrChange>
              </w:rPr>
              <w:delText>设计原则</w:delText>
            </w:r>
            <w:r w:rsidDel="007C5E0C">
              <w:rPr>
                <w:noProof/>
                <w:webHidden/>
              </w:rPr>
              <w:tab/>
              <w:delText>48</w:delText>
            </w:r>
          </w:del>
        </w:p>
        <w:p w14:paraId="3483F74D" w14:textId="77777777" w:rsidR="00497B58" w:rsidDel="007C5E0C" w:rsidRDefault="00497B58">
          <w:pPr>
            <w:pStyle w:val="30"/>
            <w:tabs>
              <w:tab w:val="right" w:leader="dot" w:pos="9061"/>
            </w:tabs>
            <w:rPr>
              <w:del w:id="333" w:author="Administrator" w:date="2016-11-13T11:36:00Z"/>
              <w:rFonts w:asciiTheme="minorHAnsi" w:eastAsiaTheme="minorEastAsia" w:hAnsiTheme="minorHAnsi" w:cstheme="minorBidi"/>
              <w:noProof/>
              <w:kern w:val="2"/>
              <w:sz w:val="21"/>
              <w:szCs w:val="22"/>
            </w:rPr>
          </w:pPr>
          <w:del w:id="334" w:author="Administrator" w:date="2016-11-13T11:36:00Z">
            <w:r w:rsidRPr="007C5E0C" w:rsidDel="007C5E0C">
              <w:rPr>
                <w:noProof/>
                <w:rPrChange w:id="335" w:author="Administrator" w:date="2016-11-13T11:36:00Z">
                  <w:rPr>
                    <w:rStyle w:val="ae"/>
                    <w:noProof/>
                  </w:rPr>
                </w:rPrChange>
              </w:rPr>
              <w:delText xml:space="preserve">3.5.2 </w:delText>
            </w:r>
            <w:r w:rsidRPr="007C5E0C" w:rsidDel="007C5E0C">
              <w:rPr>
                <w:rFonts w:hint="eastAsia"/>
                <w:noProof/>
                <w:rPrChange w:id="336" w:author="Administrator" w:date="2016-11-13T11:36:00Z">
                  <w:rPr>
                    <w:rStyle w:val="ae"/>
                    <w:rFonts w:hint="eastAsia"/>
                    <w:noProof/>
                  </w:rPr>
                </w:rPrChange>
              </w:rPr>
              <w:delText>编码要求</w:delText>
            </w:r>
            <w:r w:rsidDel="007C5E0C">
              <w:rPr>
                <w:noProof/>
                <w:webHidden/>
              </w:rPr>
              <w:tab/>
              <w:delText>48</w:delText>
            </w:r>
          </w:del>
        </w:p>
        <w:p w14:paraId="45B3045D" w14:textId="77777777" w:rsidR="00497B58" w:rsidDel="007C5E0C" w:rsidRDefault="00497B58">
          <w:pPr>
            <w:pStyle w:val="20"/>
            <w:tabs>
              <w:tab w:val="right" w:leader="dot" w:pos="9061"/>
            </w:tabs>
            <w:rPr>
              <w:del w:id="337" w:author="Administrator" w:date="2016-11-13T11:36:00Z"/>
              <w:rFonts w:asciiTheme="minorHAnsi" w:eastAsiaTheme="minorEastAsia" w:hAnsiTheme="minorHAnsi" w:cstheme="minorBidi"/>
              <w:iCs w:val="0"/>
              <w:noProof/>
              <w:kern w:val="2"/>
              <w:sz w:val="21"/>
              <w:szCs w:val="22"/>
            </w:rPr>
          </w:pPr>
          <w:del w:id="338" w:author="Administrator" w:date="2016-11-13T11:36:00Z">
            <w:r w:rsidRPr="007C5E0C" w:rsidDel="007C5E0C">
              <w:rPr>
                <w:noProof/>
                <w:rPrChange w:id="339" w:author="Administrator" w:date="2016-11-13T11:36:00Z">
                  <w:rPr>
                    <w:rStyle w:val="ae"/>
                    <w:noProof/>
                  </w:rPr>
                </w:rPrChange>
              </w:rPr>
              <w:delText xml:space="preserve">3.6 </w:delText>
            </w:r>
            <w:r w:rsidRPr="007C5E0C" w:rsidDel="007C5E0C">
              <w:rPr>
                <w:rFonts w:hint="eastAsia"/>
                <w:noProof/>
                <w:rPrChange w:id="340" w:author="Administrator" w:date="2016-11-13T11:36:00Z">
                  <w:rPr>
                    <w:rStyle w:val="ae"/>
                    <w:rFonts w:hint="eastAsia"/>
                    <w:noProof/>
                  </w:rPr>
                </w:rPrChange>
              </w:rPr>
              <w:delText>本章小结</w:delText>
            </w:r>
            <w:r w:rsidDel="007C5E0C">
              <w:rPr>
                <w:noProof/>
                <w:webHidden/>
              </w:rPr>
              <w:tab/>
              <w:delText>48</w:delText>
            </w:r>
          </w:del>
        </w:p>
        <w:p w14:paraId="7FBB30E2" w14:textId="77777777" w:rsidR="00497B58" w:rsidDel="007C5E0C" w:rsidRDefault="00497B58">
          <w:pPr>
            <w:pStyle w:val="11"/>
            <w:tabs>
              <w:tab w:val="right" w:leader="dot" w:pos="9061"/>
            </w:tabs>
            <w:rPr>
              <w:del w:id="341" w:author="Administrator" w:date="2016-11-13T11:36:00Z"/>
              <w:rFonts w:asciiTheme="minorHAnsi" w:eastAsiaTheme="minorEastAsia" w:hAnsiTheme="minorHAnsi" w:cstheme="minorBidi"/>
              <w:bCs w:val="0"/>
              <w:noProof/>
              <w:kern w:val="2"/>
              <w:sz w:val="21"/>
              <w:szCs w:val="22"/>
            </w:rPr>
          </w:pPr>
          <w:del w:id="342" w:author="Administrator" w:date="2016-11-13T11:36:00Z">
            <w:r w:rsidRPr="007C5E0C" w:rsidDel="007C5E0C">
              <w:rPr>
                <w:noProof/>
                <w:rPrChange w:id="343" w:author="Administrator" w:date="2016-11-13T11:36:00Z">
                  <w:rPr>
                    <w:rStyle w:val="ae"/>
                    <w:noProof/>
                  </w:rPr>
                </w:rPrChange>
              </w:rPr>
              <w:delText xml:space="preserve">4 </w:delText>
            </w:r>
            <w:r w:rsidRPr="007C5E0C" w:rsidDel="007C5E0C">
              <w:rPr>
                <w:rFonts w:hint="eastAsia"/>
                <w:noProof/>
                <w:rPrChange w:id="344" w:author="Administrator" w:date="2016-11-13T11:36:00Z">
                  <w:rPr>
                    <w:rStyle w:val="ae"/>
                    <w:rFonts w:hint="eastAsia"/>
                    <w:noProof/>
                  </w:rPr>
                </w:rPrChange>
              </w:rPr>
              <w:delText>设计与实现</w:delText>
            </w:r>
            <w:r w:rsidDel="007C5E0C">
              <w:rPr>
                <w:noProof/>
                <w:webHidden/>
              </w:rPr>
              <w:tab/>
              <w:delText>49</w:delText>
            </w:r>
          </w:del>
        </w:p>
        <w:p w14:paraId="4B4F4AC8" w14:textId="77777777" w:rsidR="00497B58" w:rsidDel="007C5E0C" w:rsidRDefault="00497B58">
          <w:pPr>
            <w:pStyle w:val="20"/>
            <w:tabs>
              <w:tab w:val="right" w:leader="dot" w:pos="9061"/>
            </w:tabs>
            <w:rPr>
              <w:del w:id="345" w:author="Administrator" w:date="2016-11-13T11:36:00Z"/>
              <w:rFonts w:asciiTheme="minorHAnsi" w:eastAsiaTheme="minorEastAsia" w:hAnsiTheme="minorHAnsi" w:cstheme="minorBidi"/>
              <w:iCs w:val="0"/>
              <w:noProof/>
              <w:kern w:val="2"/>
              <w:sz w:val="21"/>
              <w:szCs w:val="22"/>
            </w:rPr>
          </w:pPr>
          <w:del w:id="346" w:author="Administrator" w:date="2016-11-13T11:36:00Z">
            <w:r w:rsidRPr="007C5E0C" w:rsidDel="007C5E0C">
              <w:rPr>
                <w:noProof/>
                <w:rPrChange w:id="347" w:author="Administrator" w:date="2016-11-13T11:36:00Z">
                  <w:rPr>
                    <w:rStyle w:val="ae"/>
                    <w:noProof/>
                  </w:rPr>
                </w:rPrChange>
              </w:rPr>
              <w:delText>4.1 Chromium</w:delText>
            </w:r>
            <w:r w:rsidRPr="007C5E0C" w:rsidDel="007C5E0C">
              <w:rPr>
                <w:rFonts w:hint="eastAsia"/>
                <w:noProof/>
                <w:rPrChange w:id="348" w:author="Administrator" w:date="2016-11-13T11:36:00Z">
                  <w:rPr>
                    <w:rStyle w:val="ae"/>
                    <w:rFonts w:hint="eastAsia"/>
                    <w:noProof/>
                  </w:rPr>
                </w:rPrChange>
              </w:rPr>
              <w:delText>中音视频框架分析</w:delText>
            </w:r>
            <w:r w:rsidDel="007C5E0C">
              <w:rPr>
                <w:noProof/>
                <w:webHidden/>
              </w:rPr>
              <w:tab/>
              <w:delText>49</w:delText>
            </w:r>
          </w:del>
        </w:p>
        <w:p w14:paraId="3BF4BE16" w14:textId="77777777" w:rsidR="00497B58" w:rsidDel="007C5E0C" w:rsidRDefault="00497B58">
          <w:pPr>
            <w:pStyle w:val="20"/>
            <w:tabs>
              <w:tab w:val="right" w:leader="dot" w:pos="9061"/>
            </w:tabs>
            <w:rPr>
              <w:del w:id="349" w:author="Administrator" w:date="2016-11-13T11:36:00Z"/>
              <w:rFonts w:asciiTheme="minorHAnsi" w:eastAsiaTheme="minorEastAsia" w:hAnsiTheme="minorHAnsi" w:cstheme="minorBidi"/>
              <w:iCs w:val="0"/>
              <w:noProof/>
              <w:kern w:val="2"/>
              <w:sz w:val="21"/>
              <w:szCs w:val="22"/>
            </w:rPr>
          </w:pPr>
          <w:del w:id="350" w:author="Administrator" w:date="2016-11-13T11:36:00Z">
            <w:r w:rsidRPr="007C5E0C" w:rsidDel="007C5E0C">
              <w:rPr>
                <w:noProof/>
                <w:rPrChange w:id="351" w:author="Administrator" w:date="2016-11-13T11:36:00Z">
                  <w:rPr>
                    <w:rStyle w:val="ae"/>
                    <w:noProof/>
                  </w:rPr>
                </w:rPrChange>
              </w:rPr>
              <w:delText xml:space="preserve">4.2 </w:delText>
            </w:r>
            <w:r w:rsidRPr="007C5E0C" w:rsidDel="007C5E0C">
              <w:rPr>
                <w:rFonts w:hint="eastAsia"/>
                <w:noProof/>
                <w:rPrChange w:id="352" w:author="Administrator" w:date="2016-11-13T11:36:00Z">
                  <w:rPr>
                    <w:rStyle w:val="ae"/>
                    <w:rFonts w:hint="eastAsia"/>
                    <w:noProof/>
                  </w:rPr>
                </w:rPrChange>
              </w:rPr>
              <w:delText>设计</w:delText>
            </w:r>
            <w:r w:rsidDel="007C5E0C">
              <w:rPr>
                <w:noProof/>
                <w:webHidden/>
              </w:rPr>
              <w:tab/>
              <w:delText>53</w:delText>
            </w:r>
          </w:del>
        </w:p>
        <w:p w14:paraId="372D2D41" w14:textId="77777777" w:rsidR="00497B58" w:rsidDel="007C5E0C" w:rsidRDefault="00497B58">
          <w:pPr>
            <w:pStyle w:val="30"/>
            <w:tabs>
              <w:tab w:val="right" w:leader="dot" w:pos="9061"/>
            </w:tabs>
            <w:rPr>
              <w:del w:id="353" w:author="Administrator" w:date="2016-11-13T11:36:00Z"/>
              <w:rFonts w:asciiTheme="minorHAnsi" w:eastAsiaTheme="minorEastAsia" w:hAnsiTheme="minorHAnsi" w:cstheme="minorBidi"/>
              <w:noProof/>
              <w:kern w:val="2"/>
              <w:sz w:val="21"/>
              <w:szCs w:val="22"/>
            </w:rPr>
          </w:pPr>
          <w:del w:id="354" w:author="Administrator" w:date="2016-11-13T11:36:00Z">
            <w:r w:rsidRPr="007C5E0C" w:rsidDel="007C5E0C">
              <w:rPr>
                <w:noProof/>
                <w:rPrChange w:id="355" w:author="Administrator" w:date="2016-11-13T11:36:00Z">
                  <w:rPr>
                    <w:rStyle w:val="ae"/>
                    <w:noProof/>
                  </w:rPr>
                </w:rPrChange>
              </w:rPr>
              <w:delText xml:space="preserve">4.2.1 </w:delText>
            </w:r>
            <w:r w:rsidRPr="007C5E0C" w:rsidDel="007C5E0C">
              <w:rPr>
                <w:rFonts w:hint="eastAsia"/>
                <w:noProof/>
                <w:rPrChange w:id="356" w:author="Administrator" w:date="2016-11-13T11:36:00Z">
                  <w:rPr>
                    <w:rStyle w:val="ae"/>
                    <w:rFonts w:hint="eastAsia"/>
                    <w:noProof/>
                  </w:rPr>
                </w:rPrChange>
              </w:rPr>
              <w:delText>概要设计</w:delText>
            </w:r>
            <w:r w:rsidDel="007C5E0C">
              <w:rPr>
                <w:noProof/>
                <w:webHidden/>
              </w:rPr>
              <w:tab/>
              <w:delText>53</w:delText>
            </w:r>
          </w:del>
        </w:p>
        <w:p w14:paraId="5B2DF998" w14:textId="77777777" w:rsidR="00497B58" w:rsidDel="007C5E0C" w:rsidRDefault="00497B58">
          <w:pPr>
            <w:pStyle w:val="30"/>
            <w:tabs>
              <w:tab w:val="right" w:leader="dot" w:pos="9061"/>
            </w:tabs>
            <w:rPr>
              <w:del w:id="357" w:author="Administrator" w:date="2016-11-13T11:36:00Z"/>
              <w:rFonts w:asciiTheme="minorHAnsi" w:eastAsiaTheme="minorEastAsia" w:hAnsiTheme="minorHAnsi" w:cstheme="minorBidi"/>
              <w:noProof/>
              <w:kern w:val="2"/>
              <w:sz w:val="21"/>
              <w:szCs w:val="22"/>
            </w:rPr>
          </w:pPr>
          <w:del w:id="358" w:author="Administrator" w:date="2016-11-13T11:36:00Z">
            <w:r w:rsidRPr="007C5E0C" w:rsidDel="007C5E0C">
              <w:rPr>
                <w:noProof/>
                <w:rPrChange w:id="359" w:author="Administrator" w:date="2016-11-13T11:36:00Z">
                  <w:rPr>
                    <w:rStyle w:val="ae"/>
                    <w:noProof/>
                  </w:rPr>
                </w:rPrChange>
              </w:rPr>
              <w:delText>4.2.2 Chromium Media Portability Implement</w:delText>
            </w:r>
            <w:r w:rsidRPr="007C5E0C" w:rsidDel="007C5E0C">
              <w:rPr>
                <w:rFonts w:hint="eastAsia"/>
                <w:noProof/>
                <w:rPrChange w:id="360" w:author="Administrator" w:date="2016-11-13T11:36:00Z">
                  <w:rPr>
                    <w:rStyle w:val="ae"/>
                    <w:rFonts w:hint="eastAsia"/>
                    <w:noProof/>
                  </w:rPr>
                </w:rPrChange>
              </w:rPr>
              <w:delText>分析与设计</w:delText>
            </w:r>
            <w:r w:rsidDel="007C5E0C">
              <w:rPr>
                <w:noProof/>
                <w:webHidden/>
              </w:rPr>
              <w:tab/>
              <w:delText>54</w:delText>
            </w:r>
          </w:del>
        </w:p>
        <w:p w14:paraId="0DCD140A" w14:textId="77777777" w:rsidR="00497B58" w:rsidDel="007C5E0C" w:rsidRDefault="00497B58">
          <w:pPr>
            <w:pStyle w:val="30"/>
            <w:tabs>
              <w:tab w:val="right" w:leader="dot" w:pos="9061"/>
            </w:tabs>
            <w:rPr>
              <w:del w:id="361" w:author="Administrator" w:date="2016-11-13T11:36:00Z"/>
              <w:rFonts w:asciiTheme="minorHAnsi" w:eastAsiaTheme="minorEastAsia" w:hAnsiTheme="minorHAnsi" w:cstheme="minorBidi"/>
              <w:noProof/>
              <w:kern w:val="2"/>
              <w:sz w:val="21"/>
              <w:szCs w:val="22"/>
            </w:rPr>
          </w:pPr>
          <w:del w:id="362" w:author="Administrator" w:date="2016-11-13T11:36:00Z">
            <w:r w:rsidRPr="007C5E0C" w:rsidDel="007C5E0C">
              <w:rPr>
                <w:noProof/>
                <w:rPrChange w:id="363" w:author="Administrator" w:date="2016-11-13T11:36:00Z">
                  <w:rPr>
                    <w:rStyle w:val="ae"/>
                    <w:noProof/>
                  </w:rPr>
                </w:rPrChange>
              </w:rPr>
              <w:delText>4.2.3 Media Service</w:delText>
            </w:r>
            <w:r w:rsidRPr="007C5E0C" w:rsidDel="007C5E0C">
              <w:rPr>
                <w:rFonts w:hint="eastAsia"/>
                <w:noProof/>
                <w:rPrChange w:id="364" w:author="Administrator" w:date="2016-11-13T11:36:00Z">
                  <w:rPr>
                    <w:rStyle w:val="ae"/>
                    <w:rFonts w:hint="eastAsia"/>
                    <w:noProof/>
                  </w:rPr>
                </w:rPrChange>
              </w:rPr>
              <w:delText>分析与设计</w:delText>
            </w:r>
            <w:r w:rsidDel="007C5E0C">
              <w:rPr>
                <w:noProof/>
                <w:webHidden/>
              </w:rPr>
              <w:tab/>
              <w:delText>63</w:delText>
            </w:r>
          </w:del>
        </w:p>
        <w:p w14:paraId="0F86729E" w14:textId="77777777" w:rsidR="00497B58" w:rsidDel="007C5E0C" w:rsidRDefault="00497B58">
          <w:pPr>
            <w:pStyle w:val="20"/>
            <w:tabs>
              <w:tab w:val="right" w:leader="dot" w:pos="9061"/>
            </w:tabs>
            <w:rPr>
              <w:del w:id="365" w:author="Administrator" w:date="2016-11-13T11:36:00Z"/>
              <w:rFonts w:asciiTheme="minorHAnsi" w:eastAsiaTheme="minorEastAsia" w:hAnsiTheme="minorHAnsi" w:cstheme="minorBidi"/>
              <w:iCs w:val="0"/>
              <w:noProof/>
              <w:kern w:val="2"/>
              <w:sz w:val="21"/>
              <w:szCs w:val="22"/>
            </w:rPr>
          </w:pPr>
          <w:del w:id="366" w:author="Administrator" w:date="2016-11-13T11:36:00Z">
            <w:r w:rsidRPr="007C5E0C" w:rsidDel="007C5E0C">
              <w:rPr>
                <w:noProof/>
                <w:rPrChange w:id="367" w:author="Administrator" w:date="2016-11-13T11:36:00Z">
                  <w:rPr>
                    <w:rStyle w:val="ae"/>
                    <w:noProof/>
                  </w:rPr>
                </w:rPrChange>
              </w:rPr>
              <w:delText>4.3</w:delText>
            </w:r>
            <w:r w:rsidRPr="007C5E0C" w:rsidDel="007C5E0C">
              <w:rPr>
                <w:rFonts w:hint="eastAsia"/>
                <w:noProof/>
                <w:rPrChange w:id="368" w:author="Administrator" w:date="2016-11-13T11:36:00Z">
                  <w:rPr>
                    <w:rStyle w:val="ae"/>
                    <w:rFonts w:hint="eastAsia"/>
                    <w:noProof/>
                  </w:rPr>
                </w:rPrChange>
              </w:rPr>
              <w:delText>实现</w:delText>
            </w:r>
            <w:r w:rsidDel="007C5E0C">
              <w:rPr>
                <w:noProof/>
                <w:webHidden/>
              </w:rPr>
              <w:tab/>
              <w:delText>66</w:delText>
            </w:r>
          </w:del>
        </w:p>
        <w:p w14:paraId="33E7C69B" w14:textId="77777777" w:rsidR="00497B58" w:rsidDel="007C5E0C" w:rsidRDefault="00497B58">
          <w:pPr>
            <w:pStyle w:val="30"/>
            <w:tabs>
              <w:tab w:val="right" w:leader="dot" w:pos="9061"/>
            </w:tabs>
            <w:rPr>
              <w:del w:id="369" w:author="Administrator" w:date="2016-11-13T11:36:00Z"/>
              <w:rFonts w:asciiTheme="minorHAnsi" w:eastAsiaTheme="minorEastAsia" w:hAnsiTheme="minorHAnsi" w:cstheme="minorBidi"/>
              <w:noProof/>
              <w:kern w:val="2"/>
              <w:sz w:val="21"/>
              <w:szCs w:val="22"/>
            </w:rPr>
          </w:pPr>
          <w:del w:id="370" w:author="Administrator" w:date="2016-11-13T11:36:00Z">
            <w:r w:rsidRPr="007C5E0C" w:rsidDel="007C5E0C">
              <w:rPr>
                <w:noProof/>
                <w:rPrChange w:id="371" w:author="Administrator" w:date="2016-11-13T11:36:00Z">
                  <w:rPr>
                    <w:rStyle w:val="ae"/>
                    <w:noProof/>
                  </w:rPr>
                </w:rPrChange>
              </w:rPr>
              <w:delText>4.3.1 Chromium Media Portability Implement</w:delText>
            </w:r>
            <w:r w:rsidRPr="007C5E0C" w:rsidDel="007C5E0C">
              <w:rPr>
                <w:rFonts w:hint="eastAsia"/>
                <w:noProof/>
                <w:rPrChange w:id="372" w:author="Administrator" w:date="2016-11-13T11:36:00Z">
                  <w:rPr>
                    <w:rStyle w:val="ae"/>
                    <w:rFonts w:hint="eastAsia"/>
                    <w:noProof/>
                  </w:rPr>
                </w:rPrChange>
              </w:rPr>
              <w:delText>相关的实现</w:delText>
            </w:r>
            <w:r w:rsidDel="007C5E0C">
              <w:rPr>
                <w:noProof/>
                <w:webHidden/>
              </w:rPr>
              <w:tab/>
              <w:delText>66</w:delText>
            </w:r>
          </w:del>
        </w:p>
        <w:p w14:paraId="5DBAEC6B" w14:textId="77777777" w:rsidR="00497B58" w:rsidDel="007C5E0C" w:rsidRDefault="00497B58">
          <w:pPr>
            <w:pStyle w:val="30"/>
            <w:tabs>
              <w:tab w:val="right" w:leader="dot" w:pos="9061"/>
            </w:tabs>
            <w:rPr>
              <w:del w:id="373" w:author="Administrator" w:date="2016-11-13T11:36:00Z"/>
              <w:rFonts w:asciiTheme="minorHAnsi" w:eastAsiaTheme="minorEastAsia" w:hAnsiTheme="minorHAnsi" w:cstheme="minorBidi"/>
              <w:noProof/>
              <w:kern w:val="2"/>
              <w:sz w:val="21"/>
              <w:szCs w:val="22"/>
            </w:rPr>
          </w:pPr>
          <w:del w:id="374" w:author="Administrator" w:date="2016-11-13T11:36:00Z">
            <w:r w:rsidRPr="007C5E0C" w:rsidDel="007C5E0C">
              <w:rPr>
                <w:noProof/>
                <w:rPrChange w:id="375" w:author="Administrator" w:date="2016-11-13T11:36:00Z">
                  <w:rPr>
                    <w:rStyle w:val="ae"/>
                    <w:noProof/>
                  </w:rPr>
                </w:rPrChange>
              </w:rPr>
              <w:delText>4.3.2 Media Service</w:delText>
            </w:r>
            <w:r w:rsidRPr="007C5E0C" w:rsidDel="007C5E0C">
              <w:rPr>
                <w:rFonts w:hint="eastAsia"/>
                <w:noProof/>
                <w:rPrChange w:id="376" w:author="Administrator" w:date="2016-11-13T11:36:00Z">
                  <w:rPr>
                    <w:rStyle w:val="ae"/>
                    <w:rFonts w:hint="eastAsia"/>
                    <w:noProof/>
                  </w:rPr>
                </w:rPrChange>
              </w:rPr>
              <w:delText>相关的实现</w:delText>
            </w:r>
            <w:r w:rsidDel="007C5E0C">
              <w:rPr>
                <w:noProof/>
                <w:webHidden/>
              </w:rPr>
              <w:tab/>
              <w:delText>68</w:delText>
            </w:r>
          </w:del>
        </w:p>
        <w:p w14:paraId="670CA2FB" w14:textId="77777777" w:rsidR="00497B58" w:rsidDel="007C5E0C" w:rsidRDefault="00497B58">
          <w:pPr>
            <w:pStyle w:val="30"/>
            <w:tabs>
              <w:tab w:val="right" w:leader="dot" w:pos="9061"/>
            </w:tabs>
            <w:rPr>
              <w:del w:id="377" w:author="Administrator" w:date="2016-11-13T11:36:00Z"/>
              <w:rFonts w:asciiTheme="minorHAnsi" w:eastAsiaTheme="minorEastAsia" w:hAnsiTheme="minorHAnsi" w:cstheme="minorBidi"/>
              <w:noProof/>
              <w:kern w:val="2"/>
              <w:sz w:val="21"/>
              <w:szCs w:val="22"/>
            </w:rPr>
          </w:pPr>
          <w:del w:id="378" w:author="Administrator" w:date="2016-11-13T11:36:00Z">
            <w:r w:rsidRPr="007C5E0C" w:rsidDel="007C5E0C">
              <w:rPr>
                <w:noProof/>
                <w:rPrChange w:id="379" w:author="Administrator" w:date="2016-11-13T11:36:00Z">
                  <w:rPr>
                    <w:rStyle w:val="ae"/>
                    <w:noProof/>
                  </w:rPr>
                </w:rPrChange>
              </w:rPr>
              <w:delText>4.3.3 AVChannel Manager</w:delText>
            </w:r>
            <w:r w:rsidRPr="007C5E0C" w:rsidDel="007C5E0C">
              <w:rPr>
                <w:rFonts w:hint="eastAsia"/>
                <w:noProof/>
                <w:rPrChange w:id="380" w:author="Administrator" w:date="2016-11-13T11:36:00Z">
                  <w:rPr>
                    <w:rStyle w:val="ae"/>
                    <w:rFonts w:hint="eastAsia"/>
                    <w:noProof/>
                  </w:rPr>
                </w:rPrChange>
              </w:rPr>
              <w:delText>相关的实现</w:delText>
            </w:r>
            <w:r w:rsidDel="007C5E0C">
              <w:rPr>
                <w:noProof/>
                <w:webHidden/>
              </w:rPr>
              <w:tab/>
              <w:delText>70</w:delText>
            </w:r>
          </w:del>
        </w:p>
        <w:p w14:paraId="6AD5566A" w14:textId="77777777" w:rsidR="00497B58" w:rsidDel="007C5E0C" w:rsidRDefault="00497B58">
          <w:pPr>
            <w:pStyle w:val="20"/>
            <w:tabs>
              <w:tab w:val="right" w:leader="dot" w:pos="9061"/>
            </w:tabs>
            <w:rPr>
              <w:del w:id="381" w:author="Administrator" w:date="2016-11-13T11:36:00Z"/>
              <w:rFonts w:asciiTheme="minorHAnsi" w:eastAsiaTheme="minorEastAsia" w:hAnsiTheme="minorHAnsi" w:cstheme="minorBidi"/>
              <w:iCs w:val="0"/>
              <w:noProof/>
              <w:kern w:val="2"/>
              <w:sz w:val="21"/>
              <w:szCs w:val="22"/>
            </w:rPr>
          </w:pPr>
          <w:del w:id="382" w:author="Administrator" w:date="2016-11-13T11:36:00Z">
            <w:r w:rsidRPr="007C5E0C" w:rsidDel="007C5E0C">
              <w:rPr>
                <w:noProof/>
                <w:rPrChange w:id="383" w:author="Administrator" w:date="2016-11-13T11:36:00Z">
                  <w:rPr>
                    <w:rStyle w:val="ae"/>
                    <w:noProof/>
                  </w:rPr>
                </w:rPrChange>
              </w:rPr>
              <w:delText xml:space="preserve">4.4 </w:delText>
            </w:r>
            <w:r w:rsidRPr="007C5E0C" w:rsidDel="007C5E0C">
              <w:rPr>
                <w:rFonts w:hint="eastAsia"/>
                <w:noProof/>
                <w:rPrChange w:id="384" w:author="Administrator" w:date="2016-11-13T11:36:00Z">
                  <w:rPr>
                    <w:rStyle w:val="ae"/>
                    <w:rFonts w:hint="eastAsia"/>
                    <w:noProof/>
                  </w:rPr>
                </w:rPrChange>
              </w:rPr>
              <w:delText>本章小结</w:delText>
            </w:r>
            <w:r w:rsidDel="007C5E0C">
              <w:rPr>
                <w:noProof/>
                <w:webHidden/>
              </w:rPr>
              <w:tab/>
              <w:delText>70</w:delText>
            </w:r>
          </w:del>
        </w:p>
        <w:p w14:paraId="15611B8B" w14:textId="77777777" w:rsidR="00497B58" w:rsidDel="007C5E0C" w:rsidRDefault="00497B58">
          <w:pPr>
            <w:pStyle w:val="11"/>
            <w:tabs>
              <w:tab w:val="right" w:leader="dot" w:pos="9061"/>
            </w:tabs>
            <w:rPr>
              <w:del w:id="385" w:author="Administrator" w:date="2016-11-13T11:36:00Z"/>
              <w:rFonts w:asciiTheme="minorHAnsi" w:eastAsiaTheme="minorEastAsia" w:hAnsiTheme="minorHAnsi" w:cstheme="minorBidi"/>
              <w:bCs w:val="0"/>
              <w:noProof/>
              <w:kern w:val="2"/>
              <w:sz w:val="21"/>
              <w:szCs w:val="22"/>
            </w:rPr>
          </w:pPr>
          <w:del w:id="386" w:author="Administrator" w:date="2016-11-13T11:36:00Z">
            <w:r w:rsidRPr="007C5E0C" w:rsidDel="007C5E0C">
              <w:rPr>
                <w:noProof/>
                <w:rPrChange w:id="387" w:author="Administrator" w:date="2016-11-13T11:36:00Z">
                  <w:rPr>
                    <w:rStyle w:val="ae"/>
                    <w:noProof/>
                  </w:rPr>
                </w:rPrChange>
              </w:rPr>
              <w:delText xml:space="preserve">5 </w:delText>
            </w:r>
            <w:r w:rsidRPr="007C5E0C" w:rsidDel="007C5E0C">
              <w:rPr>
                <w:rFonts w:hint="eastAsia"/>
                <w:noProof/>
                <w:rPrChange w:id="388" w:author="Administrator" w:date="2016-11-13T11:36:00Z">
                  <w:rPr>
                    <w:rStyle w:val="ae"/>
                    <w:rFonts w:hint="eastAsia"/>
                    <w:noProof/>
                  </w:rPr>
                </w:rPrChange>
              </w:rPr>
              <w:delText>测试与优化</w:delText>
            </w:r>
            <w:r w:rsidDel="007C5E0C">
              <w:rPr>
                <w:noProof/>
                <w:webHidden/>
              </w:rPr>
              <w:tab/>
              <w:delText>71</w:delText>
            </w:r>
          </w:del>
        </w:p>
        <w:p w14:paraId="496A60DD" w14:textId="77777777" w:rsidR="00497B58" w:rsidDel="007C5E0C" w:rsidRDefault="00497B58">
          <w:pPr>
            <w:pStyle w:val="20"/>
            <w:tabs>
              <w:tab w:val="right" w:leader="dot" w:pos="9061"/>
            </w:tabs>
            <w:rPr>
              <w:del w:id="389" w:author="Administrator" w:date="2016-11-13T11:36:00Z"/>
              <w:rFonts w:asciiTheme="minorHAnsi" w:eastAsiaTheme="minorEastAsia" w:hAnsiTheme="minorHAnsi" w:cstheme="minorBidi"/>
              <w:iCs w:val="0"/>
              <w:noProof/>
              <w:kern w:val="2"/>
              <w:sz w:val="21"/>
              <w:szCs w:val="22"/>
            </w:rPr>
          </w:pPr>
          <w:del w:id="390" w:author="Administrator" w:date="2016-11-13T11:36:00Z">
            <w:r w:rsidRPr="007C5E0C" w:rsidDel="007C5E0C">
              <w:rPr>
                <w:noProof/>
                <w:rPrChange w:id="391" w:author="Administrator" w:date="2016-11-13T11:36:00Z">
                  <w:rPr>
                    <w:rStyle w:val="ae"/>
                    <w:noProof/>
                  </w:rPr>
                </w:rPrChange>
              </w:rPr>
              <w:delText>5.1</w:delText>
            </w:r>
            <w:r w:rsidRPr="007C5E0C" w:rsidDel="007C5E0C">
              <w:rPr>
                <w:rFonts w:hint="eastAsia"/>
                <w:noProof/>
                <w:rPrChange w:id="392" w:author="Administrator" w:date="2016-11-13T11:36:00Z">
                  <w:rPr>
                    <w:rStyle w:val="ae"/>
                    <w:rFonts w:hint="eastAsia"/>
                    <w:noProof/>
                  </w:rPr>
                </w:rPrChange>
              </w:rPr>
              <w:delText>音频测试</w:delText>
            </w:r>
            <w:r w:rsidDel="007C5E0C">
              <w:rPr>
                <w:noProof/>
                <w:webHidden/>
              </w:rPr>
              <w:tab/>
              <w:delText>71</w:delText>
            </w:r>
          </w:del>
        </w:p>
        <w:p w14:paraId="1112CF10" w14:textId="77777777" w:rsidR="00497B58" w:rsidDel="007C5E0C" w:rsidRDefault="00497B58">
          <w:pPr>
            <w:pStyle w:val="30"/>
            <w:tabs>
              <w:tab w:val="right" w:leader="dot" w:pos="9061"/>
            </w:tabs>
            <w:rPr>
              <w:del w:id="393" w:author="Administrator" w:date="2016-11-13T11:36:00Z"/>
              <w:rFonts w:asciiTheme="minorHAnsi" w:eastAsiaTheme="minorEastAsia" w:hAnsiTheme="minorHAnsi" w:cstheme="minorBidi"/>
              <w:noProof/>
              <w:kern w:val="2"/>
              <w:sz w:val="21"/>
              <w:szCs w:val="22"/>
            </w:rPr>
          </w:pPr>
          <w:del w:id="394" w:author="Administrator" w:date="2016-11-13T11:36:00Z">
            <w:r w:rsidRPr="007C5E0C" w:rsidDel="007C5E0C">
              <w:rPr>
                <w:noProof/>
                <w:rPrChange w:id="395" w:author="Administrator" w:date="2016-11-13T11:36:00Z">
                  <w:rPr>
                    <w:rStyle w:val="ae"/>
                    <w:noProof/>
                  </w:rPr>
                </w:rPrChange>
              </w:rPr>
              <w:delText xml:space="preserve">5.1.1 </w:delText>
            </w:r>
            <w:r w:rsidRPr="007C5E0C" w:rsidDel="007C5E0C">
              <w:rPr>
                <w:rFonts w:hint="eastAsia"/>
                <w:noProof/>
                <w:rPrChange w:id="396" w:author="Administrator" w:date="2016-11-13T11:36:00Z">
                  <w:rPr>
                    <w:rStyle w:val="ae"/>
                    <w:rFonts w:hint="eastAsia"/>
                    <w:noProof/>
                  </w:rPr>
                </w:rPrChange>
              </w:rPr>
              <w:delText>网络音频测试</w:delText>
            </w:r>
            <w:r w:rsidDel="007C5E0C">
              <w:rPr>
                <w:noProof/>
                <w:webHidden/>
              </w:rPr>
              <w:tab/>
              <w:delText>71</w:delText>
            </w:r>
          </w:del>
        </w:p>
        <w:p w14:paraId="199E44F3" w14:textId="77777777" w:rsidR="00497B58" w:rsidDel="007C5E0C" w:rsidRDefault="00497B58">
          <w:pPr>
            <w:pStyle w:val="30"/>
            <w:tabs>
              <w:tab w:val="right" w:leader="dot" w:pos="9061"/>
            </w:tabs>
            <w:rPr>
              <w:del w:id="397" w:author="Administrator" w:date="2016-11-13T11:36:00Z"/>
              <w:rFonts w:asciiTheme="minorHAnsi" w:eastAsiaTheme="minorEastAsia" w:hAnsiTheme="minorHAnsi" w:cstheme="minorBidi"/>
              <w:noProof/>
              <w:kern w:val="2"/>
              <w:sz w:val="21"/>
              <w:szCs w:val="22"/>
            </w:rPr>
          </w:pPr>
          <w:del w:id="398" w:author="Administrator" w:date="2016-11-13T11:36:00Z">
            <w:r w:rsidRPr="007C5E0C" w:rsidDel="007C5E0C">
              <w:rPr>
                <w:noProof/>
                <w:rPrChange w:id="399" w:author="Administrator" w:date="2016-11-13T11:36:00Z">
                  <w:rPr>
                    <w:rStyle w:val="ae"/>
                    <w:noProof/>
                  </w:rPr>
                </w:rPrChange>
              </w:rPr>
              <w:delText xml:space="preserve">5.1.2 </w:delText>
            </w:r>
            <w:r w:rsidRPr="007C5E0C" w:rsidDel="007C5E0C">
              <w:rPr>
                <w:rFonts w:hint="eastAsia"/>
                <w:noProof/>
                <w:rPrChange w:id="400" w:author="Administrator" w:date="2016-11-13T11:36:00Z">
                  <w:rPr>
                    <w:rStyle w:val="ae"/>
                    <w:rFonts w:hint="eastAsia"/>
                    <w:noProof/>
                  </w:rPr>
                </w:rPrChange>
              </w:rPr>
              <w:delText>本地音频测试</w:delText>
            </w:r>
            <w:r w:rsidDel="007C5E0C">
              <w:rPr>
                <w:noProof/>
                <w:webHidden/>
              </w:rPr>
              <w:tab/>
              <w:delText>72</w:delText>
            </w:r>
          </w:del>
        </w:p>
        <w:p w14:paraId="67C7D13A" w14:textId="77777777" w:rsidR="00497B58" w:rsidDel="007C5E0C" w:rsidRDefault="00497B58">
          <w:pPr>
            <w:pStyle w:val="20"/>
            <w:tabs>
              <w:tab w:val="right" w:leader="dot" w:pos="9061"/>
            </w:tabs>
            <w:rPr>
              <w:del w:id="401" w:author="Administrator" w:date="2016-11-13T11:36:00Z"/>
              <w:rFonts w:asciiTheme="minorHAnsi" w:eastAsiaTheme="minorEastAsia" w:hAnsiTheme="minorHAnsi" w:cstheme="minorBidi"/>
              <w:iCs w:val="0"/>
              <w:noProof/>
              <w:kern w:val="2"/>
              <w:sz w:val="21"/>
              <w:szCs w:val="22"/>
            </w:rPr>
          </w:pPr>
          <w:del w:id="402" w:author="Administrator" w:date="2016-11-13T11:36:00Z">
            <w:r w:rsidRPr="007C5E0C" w:rsidDel="007C5E0C">
              <w:rPr>
                <w:noProof/>
                <w:rPrChange w:id="403" w:author="Administrator" w:date="2016-11-13T11:36:00Z">
                  <w:rPr>
                    <w:rStyle w:val="ae"/>
                    <w:noProof/>
                  </w:rPr>
                </w:rPrChange>
              </w:rPr>
              <w:delText>5.2</w:delText>
            </w:r>
            <w:r w:rsidRPr="007C5E0C" w:rsidDel="007C5E0C">
              <w:rPr>
                <w:rFonts w:hint="eastAsia"/>
                <w:noProof/>
                <w:rPrChange w:id="404" w:author="Administrator" w:date="2016-11-13T11:36:00Z">
                  <w:rPr>
                    <w:rStyle w:val="ae"/>
                    <w:rFonts w:hint="eastAsia"/>
                    <w:noProof/>
                  </w:rPr>
                </w:rPrChange>
              </w:rPr>
              <w:delText>视频测试</w:delText>
            </w:r>
            <w:r w:rsidDel="007C5E0C">
              <w:rPr>
                <w:noProof/>
                <w:webHidden/>
              </w:rPr>
              <w:tab/>
              <w:delText>72</w:delText>
            </w:r>
          </w:del>
        </w:p>
        <w:p w14:paraId="77B28BB0" w14:textId="77777777" w:rsidR="00497B58" w:rsidDel="007C5E0C" w:rsidRDefault="00497B58">
          <w:pPr>
            <w:pStyle w:val="30"/>
            <w:tabs>
              <w:tab w:val="right" w:leader="dot" w:pos="9061"/>
            </w:tabs>
            <w:rPr>
              <w:del w:id="405" w:author="Administrator" w:date="2016-11-13T11:36:00Z"/>
              <w:rFonts w:asciiTheme="minorHAnsi" w:eastAsiaTheme="minorEastAsia" w:hAnsiTheme="minorHAnsi" w:cstheme="minorBidi"/>
              <w:noProof/>
              <w:kern w:val="2"/>
              <w:sz w:val="21"/>
              <w:szCs w:val="22"/>
            </w:rPr>
          </w:pPr>
          <w:del w:id="406" w:author="Administrator" w:date="2016-11-13T11:36:00Z">
            <w:r w:rsidRPr="007C5E0C" w:rsidDel="007C5E0C">
              <w:rPr>
                <w:noProof/>
                <w:rPrChange w:id="407" w:author="Administrator" w:date="2016-11-13T11:36:00Z">
                  <w:rPr>
                    <w:rStyle w:val="ae"/>
                    <w:noProof/>
                  </w:rPr>
                </w:rPrChange>
              </w:rPr>
              <w:delText xml:space="preserve">5.2.1 </w:delText>
            </w:r>
            <w:r w:rsidRPr="007C5E0C" w:rsidDel="007C5E0C">
              <w:rPr>
                <w:rFonts w:hint="eastAsia"/>
                <w:noProof/>
                <w:rPrChange w:id="408" w:author="Administrator" w:date="2016-11-13T11:36:00Z">
                  <w:rPr>
                    <w:rStyle w:val="ae"/>
                    <w:rFonts w:hint="eastAsia"/>
                    <w:noProof/>
                  </w:rPr>
                </w:rPrChange>
              </w:rPr>
              <w:delText>网络视频测试</w:delText>
            </w:r>
            <w:r w:rsidDel="007C5E0C">
              <w:rPr>
                <w:noProof/>
                <w:webHidden/>
              </w:rPr>
              <w:tab/>
              <w:delText>72</w:delText>
            </w:r>
          </w:del>
        </w:p>
        <w:p w14:paraId="17A5D52D" w14:textId="77777777" w:rsidR="00497B58" w:rsidDel="007C5E0C" w:rsidRDefault="00497B58">
          <w:pPr>
            <w:pStyle w:val="30"/>
            <w:tabs>
              <w:tab w:val="right" w:leader="dot" w:pos="9061"/>
            </w:tabs>
            <w:rPr>
              <w:del w:id="409" w:author="Administrator" w:date="2016-11-13T11:36:00Z"/>
              <w:rFonts w:asciiTheme="minorHAnsi" w:eastAsiaTheme="minorEastAsia" w:hAnsiTheme="minorHAnsi" w:cstheme="minorBidi"/>
              <w:noProof/>
              <w:kern w:val="2"/>
              <w:sz w:val="21"/>
              <w:szCs w:val="22"/>
            </w:rPr>
          </w:pPr>
          <w:del w:id="410" w:author="Administrator" w:date="2016-11-13T11:36:00Z">
            <w:r w:rsidRPr="007C5E0C" w:rsidDel="007C5E0C">
              <w:rPr>
                <w:noProof/>
                <w:rPrChange w:id="411" w:author="Administrator" w:date="2016-11-13T11:36:00Z">
                  <w:rPr>
                    <w:rStyle w:val="ae"/>
                    <w:noProof/>
                  </w:rPr>
                </w:rPrChange>
              </w:rPr>
              <w:delText xml:space="preserve">5.2.2 </w:delText>
            </w:r>
            <w:r w:rsidRPr="007C5E0C" w:rsidDel="007C5E0C">
              <w:rPr>
                <w:rFonts w:hint="eastAsia"/>
                <w:noProof/>
                <w:rPrChange w:id="412" w:author="Administrator" w:date="2016-11-13T11:36:00Z">
                  <w:rPr>
                    <w:rStyle w:val="ae"/>
                    <w:rFonts w:hint="eastAsia"/>
                    <w:noProof/>
                  </w:rPr>
                </w:rPrChange>
              </w:rPr>
              <w:delText>本地视频测试</w:delText>
            </w:r>
            <w:r w:rsidDel="007C5E0C">
              <w:rPr>
                <w:noProof/>
                <w:webHidden/>
              </w:rPr>
              <w:tab/>
              <w:delText>73</w:delText>
            </w:r>
          </w:del>
        </w:p>
        <w:p w14:paraId="4FEFEB19" w14:textId="77777777" w:rsidR="00497B58" w:rsidDel="007C5E0C" w:rsidRDefault="00497B58">
          <w:pPr>
            <w:pStyle w:val="20"/>
            <w:tabs>
              <w:tab w:val="right" w:leader="dot" w:pos="9061"/>
            </w:tabs>
            <w:rPr>
              <w:del w:id="413" w:author="Administrator" w:date="2016-11-13T11:36:00Z"/>
              <w:rFonts w:asciiTheme="minorHAnsi" w:eastAsiaTheme="minorEastAsia" w:hAnsiTheme="minorHAnsi" w:cstheme="minorBidi"/>
              <w:iCs w:val="0"/>
              <w:noProof/>
              <w:kern w:val="2"/>
              <w:sz w:val="21"/>
              <w:szCs w:val="22"/>
            </w:rPr>
          </w:pPr>
          <w:del w:id="414" w:author="Administrator" w:date="2016-11-13T11:36:00Z">
            <w:r w:rsidRPr="007C5E0C" w:rsidDel="007C5E0C">
              <w:rPr>
                <w:noProof/>
                <w:rPrChange w:id="415" w:author="Administrator" w:date="2016-11-13T11:36:00Z">
                  <w:rPr>
                    <w:rStyle w:val="ae"/>
                    <w:noProof/>
                  </w:rPr>
                </w:rPrChange>
              </w:rPr>
              <w:delText xml:space="preserve">5.3 </w:delText>
            </w:r>
            <w:r w:rsidRPr="007C5E0C" w:rsidDel="007C5E0C">
              <w:rPr>
                <w:rFonts w:hint="eastAsia"/>
                <w:noProof/>
                <w:rPrChange w:id="416" w:author="Administrator" w:date="2016-11-13T11:36:00Z">
                  <w:rPr>
                    <w:rStyle w:val="ae"/>
                    <w:rFonts w:hint="eastAsia"/>
                    <w:noProof/>
                  </w:rPr>
                </w:rPrChange>
              </w:rPr>
              <w:delText>优化</w:delText>
            </w:r>
            <w:r w:rsidDel="007C5E0C">
              <w:rPr>
                <w:noProof/>
                <w:webHidden/>
              </w:rPr>
              <w:tab/>
              <w:delText>74</w:delText>
            </w:r>
          </w:del>
        </w:p>
        <w:p w14:paraId="421B106C" w14:textId="77777777" w:rsidR="00497B58" w:rsidDel="007C5E0C" w:rsidRDefault="00497B58">
          <w:pPr>
            <w:pStyle w:val="30"/>
            <w:tabs>
              <w:tab w:val="right" w:leader="dot" w:pos="9061"/>
            </w:tabs>
            <w:rPr>
              <w:del w:id="417" w:author="Administrator" w:date="2016-11-13T11:36:00Z"/>
              <w:rFonts w:asciiTheme="minorHAnsi" w:eastAsiaTheme="minorEastAsia" w:hAnsiTheme="minorHAnsi" w:cstheme="minorBidi"/>
              <w:noProof/>
              <w:kern w:val="2"/>
              <w:sz w:val="21"/>
              <w:szCs w:val="22"/>
            </w:rPr>
          </w:pPr>
          <w:del w:id="418" w:author="Administrator" w:date="2016-11-13T11:36:00Z">
            <w:r w:rsidRPr="007C5E0C" w:rsidDel="007C5E0C">
              <w:rPr>
                <w:noProof/>
                <w:rPrChange w:id="419" w:author="Administrator" w:date="2016-11-13T11:36:00Z">
                  <w:rPr>
                    <w:rStyle w:val="ae"/>
                    <w:noProof/>
                  </w:rPr>
                </w:rPrChange>
              </w:rPr>
              <w:delText xml:space="preserve">5.3.1 </w:delText>
            </w:r>
            <w:r w:rsidRPr="007C5E0C" w:rsidDel="007C5E0C">
              <w:rPr>
                <w:rFonts w:hint="eastAsia"/>
                <w:noProof/>
                <w:rPrChange w:id="420" w:author="Administrator" w:date="2016-11-13T11:36:00Z">
                  <w:rPr>
                    <w:rStyle w:val="ae"/>
                    <w:rFonts w:hint="eastAsia"/>
                    <w:noProof/>
                  </w:rPr>
                </w:rPrChange>
              </w:rPr>
              <w:delText>占用资源的优化</w:delText>
            </w:r>
            <w:r w:rsidDel="007C5E0C">
              <w:rPr>
                <w:noProof/>
                <w:webHidden/>
              </w:rPr>
              <w:tab/>
              <w:delText>74</w:delText>
            </w:r>
          </w:del>
        </w:p>
        <w:p w14:paraId="2351E01E" w14:textId="77777777" w:rsidR="00497B58" w:rsidDel="007C5E0C" w:rsidRDefault="00497B58">
          <w:pPr>
            <w:pStyle w:val="30"/>
            <w:tabs>
              <w:tab w:val="right" w:leader="dot" w:pos="9061"/>
            </w:tabs>
            <w:rPr>
              <w:del w:id="421" w:author="Administrator" w:date="2016-11-13T11:36:00Z"/>
              <w:rFonts w:asciiTheme="minorHAnsi" w:eastAsiaTheme="minorEastAsia" w:hAnsiTheme="minorHAnsi" w:cstheme="minorBidi"/>
              <w:noProof/>
              <w:kern w:val="2"/>
              <w:sz w:val="21"/>
              <w:szCs w:val="22"/>
            </w:rPr>
          </w:pPr>
          <w:del w:id="422" w:author="Administrator" w:date="2016-11-13T11:36:00Z">
            <w:r w:rsidRPr="007C5E0C" w:rsidDel="007C5E0C">
              <w:rPr>
                <w:noProof/>
                <w:rPrChange w:id="423" w:author="Administrator" w:date="2016-11-13T11:36:00Z">
                  <w:rPr>
                    <w:rStyle w:val="ae"/>
                    <w:noProof/>
                  </w:rPr>
                </w:rPrChange>
              </w:rPr>
              <w:delText xml:space="preserve">5.3.2 </w:delText>
            </w:r>
            <w:r w:rsidRPr="007C5E0C" w:rsidDel="007C5E0C">
              <w:rPr>
                <w:rFonts w:hint="eastAsia"/>
                <w:noProof/>
                <w:rPrChange w:id="424" w:author="Administrator" w:date="2016-11-13T11:36:00Z">
                  <w:rPr>
                    <w:rStyle w:val="ae"/>
                    <w:rFonts w:hint="eastAsia"/>
                    <w:noProof/>
                  </w:rPr>
                </w:rPrChange>
              </w:rPr>
              <w:delText>视频描画效率的优化</w:delText>
            </w:r>
            <w:r w:rsidDel="007C5E0C">
              <w:rPr>
                <w:noProof/>
                <w:webHidden/>
              </w:rPr>
              <w:tab/>
              <w:delText>74</w:delText>
            </w:r>
          </w:del>
        </w:p>
        <w:p w14:paraId="170FB36C" w14:textId="77777777" w:rsidR="00497B58" w:rsidDel="007C5E0C" w:rsidRDefault="00497B58">
          <w:pPr>
            <w:pStyle w:val="20"/>
            <w:tabs>
              <w:tab w:val="right" w:leader="dot" w:pos="9061"/>
            </w:tabs>
            <w:rPr>
              <w:del w:id="425" w:author="Administrator" w:date="2016-11-13T11:36:00Z"/>
              <w:rFonts w:asciiTheme="minorHAnsi" w:eastAsiaTheme="minorEastAsia" w:hAnsiTheme="minorHAnsi" w:cstheme="minorBidi"/>
              <w:iCs w:val="0"/>
              <w:noProof/>
              <w:kern w:val="2"/>
              <w:sz w:val="21"/>
              <w:szCs w:val="22"/>
            </w:rPr>
          </w:pPr>
          <w:del w:id="426" w:author="Administrator" w:date="2016-11-13T11:36:00Z">
            <w:r w:rsidRPr="007C5E0C" w:rsidDel="007C5E0C">
              <w:rPr>
                <w:noProof/>
                <w:rPrChange w:id="427" w:author="Administrator" w:date="2016-11-13T11:36:00Z">
                  <w:rPr>
                    <w:rStyle w:val="ae"/>
                    <w:noProof/>
                  </w:rPr>
                </w:rPrChange>
              </w:rPr>
              <w:delText xml:space="preserve">5.4 </w:delText>
            </w:r>
            <w:r w:rsidRPr="007C5E0C" w:rsidDel="007C5E0C">
              <w:rPr>
                <w:rFonts w:hint="eastAsia"/>
                <w:noProof/>
                <w:rPrChange w:id="428" w:author="Administrator" w:date="2016-11-13T11:36:00Z">
                  <w:rPr>
                    <w:rStyle w:val="ae"/>
                    <w:rFonts w:hint="eastAsia"/>
                    <w:noProof/>
                  </w:rPr>
                </w:rPrChange>
              </w:rPr>
              <w:delText>本章小结</w:delText>
            </w:r>
            <w:r w:rsidDel="007C5E0C">
              <w:rPr>
                <w:noProof/>
                <w:webHidden/>
              </w:rPr>
              <w:tab/>
              <w:delText>74</w:delText>
            </w:r>
          </w:del>
        </w:p>
        <w:p w14:paraId="5062E583" w14:textId="77777777" w:rsidR="00497B58" w:rsidDel="007C5E0C" w:rsidRDefault="00497B58">
          <w:pPr>
            <w:pStyle w:val="11"/>
            <w:tabs>
              <w:tab w:val="right" w:leader="dot" w:pos="9061"/>
            </w:tabs>
            <w:rPr>
              <w:del w:id="429" w:author="Administrator" w:date="2016-11-13T11:36:00Z"/>
              <w:rFonts w:asciiTheme="minorHAnsi" w:eastAsiaTheme="minorEastAsia" w:hAnsiTheme="minorHAnsi" w:cstheme="minorBidi"/>
              <w:bCs w:val="0"/>
              <w:noProof/>
              <w:kern w:val="2"/>
              <w:sz w:val="21"/>
              <w:szCs w:val="22"/>
            </w:rPr>
          </w:pPr>
          <w:del w:id="430" w:author="Administrator" w:date="2016-11-13T11:36:00Z">
            <w:r w:rsidRPr="007C5E0C" w:rsidDel="007C5E0C">
              <w:rPr>
                <w:noProof/>
                <w:rPrChange w:id="431" w:author="Administrator" w:date="2016-11-13T11:36:00Z">
                  <w:rPr>
                    <w:rStyle w:val="ae"/>
                    <w:noProof/>
                  </w:rPr>
                </w:rPrChange>
              </w:rPr>
              <w:delText xml:space="preserve">6 </w:delText>
            </w:r>
            <w:r w:rsidRPr="007C5E0C" w:rsidDel="007C5E0C">
              <w:rPr>
                <w:rFonts w:hint="eastAsia"/>
                <w:noProof/>
                <w:rPrChange w:id="432" w:author="Administrator" w:date="2016-11-13T11:36:00Z">
                  <w:rPr>
                    <w:rStyle w:val="ae"/>
                    <w:rFonts w:hint="eastAsia"/>
                    <w:noProof/>
                  </w:rPr>
                </w:rPrChange>
              </w:rPr>
              <w:delText>总结与展望</w:delText>
            </w:r>
            <w:r w:rsidDel="007C5E0C">
              <w:rPr>
                <w:noProof/>
                <w:webHidden/>
              </w:rPr>
              <w:tab/>
              <w:delText>75</w:delText>
            </w:r>
          </w:del>
        </w:p>
        <w:p w14:paraId="7D0BC407" w14:textId="77777777" w:rsidR="00497B58" w:rsidDel="007C5E0C" w:rsidRDefault="00497B58">
          <w:pPr>
            <w:pStyle w:val="20"/>
            <w:tabs>
              <w:tab w:val="right" w:leader="dot" w:pos="9061"/>
            </w:tabs>
            <w:rPr>
              <w:del w:id="433" w:author="Administrator" w:date="2016-11-13T11:36:00Z"/>
              <w:rFonts w:asciiTheme="minorHAnsi" w:eastAsiaTheme="minorEastAsia" w:hAnsiTheme="minorHAnsi" w:cstheme="minorBidi"/>
              <w:iCs w:val="0"/>
              <w:noProof/>
              <w:kern w:val="2"/>
              <w:sz w:val="21"/>
              <w:szCs w:val="22"/>
            </w:rPr>
          </w:pPr>
          <w:del w:id="434" w:author="Administrator" w:date="2016-11-13T11:36:00Z">
            <w:r w:rsidRPr="007C5E0C" w:rsidDel="007C5E0C">
              <w:rPr>
                <w:noProof/>
                <w:rPrChange w:id="435" w:author="Administrator" w:date="2016-11-13T11:36:00Z">
                  <w:rPr>
                    <w:rStyle w:val="ae"/>
                    <w:noProof/>
                  </w:rPr>
                </w:rPrChange>
              </w:rPr>
              <w:delText xml:space="preserve">6.1 </w:delText>
            </w:r>
            <w:r w:rsidRPr="007C5E0C" w:rsidDel="007C5E0C">
              <w:rPr>
                <w:rFonts w:hint="eastAsia"/>
                <w:noProof/>
                <w:rPrChange w:id="436" w:author="Administrator" w:date="2016-11-13T11:36:00Z">
                  <w:rPr>
                    <w:rStyle w:val="ae"/>
                    <w:rFonts w:hint="eastAsia"/>
                    <w:noProof/>
                  </w:rPr>
                </w:rPrChange>
              </w:rPr>
              <w:delText>工作总结</w:delText>
            </w:r>
            <w:r w:rsidDel="007C5E0C">
              <w:rPr>
                <w:noProof/>
                <w:webHidden/>
              </w:rPr>
              <w:tab/>
              <w:delText>75</w:delText>
            </w:r>
          </w:del>
        </w:p>
        <w:p w14:paraId="476C40E5" w14:textId="77777777" w:rsidR="00497B58" w:rsidDel="007C5E0C" w:rsidRDefault="00497B58">
          <w:pPr>
            <w:pStyle w:val="20"/>
            <w:tabs>
              <w:tab w:val="right" w:leader="dot" w:pos="9061"/>
            </w:tabs>
            <w:rPr>
              <w:del w:id="437" w:author="Administrator" w:date="2016-11-13T11:36:00Z"/>
              <w:rFonts w:asciiTheme="minorHAnsi" w:eastAsiaTheme="minorEastAsia" w:hAnsiTheme="minorHAnsi" w:cstheme="minorBidi"/>
              <w:iCs w:val="0"/>
              <w:noProof/>
              <w:kern w:val="2"/>
              <w:sz w:val="21"/>
              <w:szCs w:val="22"/>
            </w:rPr>
          </w:pPr>
          <w:del w:id="438" w:author="Administrator" w:date="2016-11-13T11:36:00Z">
            <w:r w:rsidRPr="007C5E0C" w:rsidDel="007C5E0C">
              <w:rPr>
                <w:noProof/>
                <w:rPrChange w:id="439" w:author="Administrator" w:date="2016-11-13T11:36:00Z">
                  <w:rPr>
                    <w:rStyle w:val="ae"/>
                    <w:noProof/>
                  </w:rPr>
                </w:rPrChange>
              </w:rPr>
              <w:delText xml:space="preserve">6.2 </w:delText>
            </w:r>
            <w:r w:rsidRPr="007C5E0C" w:rsidDel="007C5E0C">
              <w:rPr>
                <w:rFonts w:hint="eastAsia"/>
                <w:noProof/>
                <w:rPrChange w:id="440" w:author="Administrator" w:date="2016-11-13T11:36:00Z">
                  <w:rPr>
                    <w:rStyle w:val="ae"/>
                    <w:rFonts w:hint="eastAsia"/>
                    <w:noProof/>
                  </w:rPr>
                </w:rPrChange>
              </w:rPr>
              <w:delText>问题和展望</w:delText>
            </w:r>
            <w:r w:rsidDel="007C5E0C">
              <w:rPr>
                <w:noProof/>
                <w:webHidden/>
              </w:rPr>
              <w:tab/>
              <w:delText>76</w:delText>
            </w:r>
          </w:del>
        </w:p>
        <w:p w14:paraId="1F0270E1" w14:textId="77777777" w:rsidR="00497B58" w:rsidDel="007C5E0C" w:rsidRDefault="00497B58">
          <w:pPr>
            <w:pStyle w:val="11"/>
            <w:tabs>
              <w:tab w:val="right" w:leader="dot" w:pos="9061"/>
            </w:tabs>
            <w:rPr>
              <w:del w:id="441" w:author="Administrator" w:date="2016-11-13T11:36:00Z"/>
              <w:rFonts w:asciiTheme="minorHAnsi" w:eastAsiaTheme="minorEastAsia" w:hAnsiTheme="minorHAnsi" w:cstheme="minorBidi"/>
              <w:bCs w:val="0"/>
              <w:noProof/>
              <w:kern w:val="2"/>
              <w:sz w:val="21"/>
              <w:szCs w:val="22"/>
            </w:rPr>
          </w:pPr>
          <w:del w:id="442" w:author="Administrator" w:date="2016-11-13T11:36:00Z">
            <w:r w:rsidRPr="007C5E0C" w:rsidDel="007C5E0C">
              <w:rPr>
                <w:rFonts w:hint="eastAsia"/>
                <w:noProof/>
                <w:rPrChange w:id="443" w:author="Administrator" w:date="2016-11-13T11:36:00Z">
                  <w:rPr>
                    <w:rStyle w:val="ae"/>
                    <w:rFonts w:hint="eastAsia"/>
                    <w:noProof/>
                  </w:rPr>
                </w:rPrChange>
              </w:rPr>
              <w:delText>参考文献</w:delText>
            </w:r>
            <w:r w:rsidDel="007C5E0C">
              <w:rPr>
                <w:noProof/>
                <w:webHidden/>
              </w:rPr>
              <w:tab/>
              <w:delText>78</w:delText>
            </w:r>
          </w:del>
        </w:p>
        <w:p w14:paraId="3BB1197E" w14:textId="77777777" w:rsidR="00497B58" w:rsidDel="007C5E0C" w:rsidRDefault="00497B58">
          <w:pPr>
            <w:pStyle w:val="11"/>
            <w:tabs>
              <w:tab w:val="right" w:leader="dot" w:pos="9061"/>
            </w:tabs>
            <w:rPr>
              <w:del w:id="444" w:author="Administrator" w:date="2016-11-13T11:36:00Z"/>
              <w:rFonts w:asciiTheme="minorHAnsi" w:eastAsiaTheme="minorEastAsia" w:hAnsiTheme="minorHAnsi" w:cstheme="minorBidi"/>
              <w:bCs w:val="0"/>
              <w:noProof/>
              <w:kern w:val="2"/>
              <w:sz w:val="21"/>
              <w:szCs w:val="22"/>
            </w:rPr>
          </w:pPr>
          <w:del w:id="445" w:author="Administrator" w:date="2016-11-13T11:36:00Z">
            <w:r w:rsidRPr="007C5E0C" w:rsidDel="007C5E0C">
              <w:rPr>
                <w:rFonts w:hint="eastAsia"/>
                <w:noProof/>
                <w:rPrChange w:id="446" w:author="Administrator" w:date="2016-11-13T11:36:00Z">
                  <w:rPr>
                    <w:rStyle w:val="ae"/>
                    <w:rFonts w:hint="eastAsia"/>
                    <w:noProof/>
                  </w:rPr>
                </w:rPrChange>
              </w:rPr>
              <w:delText>致</w:delText>
            </w:r>
            <w:r w:rsidRPr="007C5E0C" w:rsidDel="007C5E0C">
              <w:rPr>
                <w:noProof/>
                <w:rPrChange w:id="447" w:author="Administrator" w:date="2016-11-13T11:36:00Z">
                  <w:rPr>
                    <w:rStyle w:val="ae"/>
                    <w:noProof/>
                  </w:rPr>
                </w:rPrChange>
              </w:rPr>
              <w:delText xml:space="preserve"> </w:delText>
            </w:r>
            <w:r w:rsidRPr="007C5E0C" w:rsidDel="007C5E0C">
              <w:rPr>
                <w:rFonts w:hint="eastAsia"/>
                <w:noProof/>
                <w:rPrChange w:id="448" w:author="Administrator" w:date="2016-11-13T11:36:00Z">
                  <w:rPr>
                    <w:rStyle w:val="ae"/>
                    <w:rFonts w:hint="eastAsia"/>
                    <w:noProof/>
                  </w:rPr>
                </w:rPrChange>
              </w:rPr>
              <w:delText>谢</w:delText>
            </w:r>
            <w:r w:rsidDel="007C5E0C">
              <w:rPr>
                <w:noProof/>
                <w:webHidden/>
              </w:rPr>
              <w:tab/>
              <w:delText>80</w:delText>
            </w:r>
          </w:del>
        </w:p>
        <w:p w14:paraId="142BC1A1" w14:textId="77777777" w:rsidR="00F82B9E" w:rsidRDefault="0040288E">
          <w:r>
            <w:rPr>
              <w:rFonts w:ascii="黑体" w:eastAsia="黑体" w:hAnsi="黑体"/>
              <w:b/>
              <w:sz w:val="20"/>
              <w:szCs w:val="20"/>
            </w:rPr>
            <w:fldChar w:fldCharType="end"/>
          </w:r>
        </w:p>
      </w:sdtContent>
    </w:sdt>
    <w:p w14:paraId="6DB00292" w14:textId="77777777" w:rsidR="009B6017" w:rsidRDefault="009B6017" w:rsidP="00640AEE">
      <w:pPr>
        <w:pStyle w:val="a4"/>
        <w:sectPr w:rsidR="009B6017" w:rsidSect="009B6017">
          <w:footerReference w:type="default" r:id="rId16"/>
          <w:pgSz w:w="11906" w:h="16838"/>
          <w:pgMar w:top="1440" w:right="1134" w:bottom="1440" w:left="1701" w:header="709" w:footer="709" w:gutter="0"/>
          <w:pgNumType w:fmt="upperRoman" w:start="1"/>
          <w:cols w:space="708"/>
          <w:docGrid w:linePitch="360"/>
        </w:sectPr>
      </w:pPr>
    </w:p>
    <w:p w14:paraId="145F8704" w14:textId="77777777" w:rsidR="00640AEE" w:rsidRDefault="00640AEE" w:rsidP="00640AEE">
      <w:pPr>
        <w:pStyle w:val="a4"/>
      </w:pPr>
      <w:bookmarkStart w:id="449" w:name="_Toc466800366"/>
      <w:r>
        <w:rPr>
          <w:rFonts w:hint="eastAsia"/>
        </w:rPr>
        <w:lastRenderedPageBreak/>
        <w:t>1 绪论</w:t>
      </w:r>
      <w:bookmarkEnd w:id="449"/>
    </w:p>
    <w:p w14:paraId="2FCB4E31" w14:textId="77777777" w:rsidR="00640AEE" w:rsidRDefault="00640AEE" w:rsidP="00640AEE"/>
    <w:p w14:paraId="258367F2" w14:textId="77777777" w:rsidR="00640AEE" w:rsidRPr="00525D32" w:rsidRDefault="00640AEE" w:rsidP="00DC5799">
      <w:pPr>
        <w:pStyle w:val="My0"/>
        <w:outlineLvl w:val="1"/>
      </w:pPr>
      <w:bookmarkStart w:id="450" w:name="_Toc466800367"/>
      <w:r w:rsidRPr="00525D32">
        <w:rPr>
          <w:rFonts w:hint="eastAsia"/>
        </w:rPr>
        <w:t xml:space="preserve">1.1 </w:t>
      </w:r>
      <w:del w:id="451" w:author="Jianguo Yao" w:date="2016-11-08T14:31:00Z">
        <w:r w:rsidRPr="00525D32" w:rsidDel="00082629">
          <w:rPr>
            <w:rFonts w:hint="eastAsia"/>
          </w:rPr>
          <w:delText>选题背景及意义</w:delText>
        </w:r>
      </w:del>
      <w:ins w:id="452" w:author="Jianguo Yao" w:date="2016-11-08T14:31:00Z">
        <w:r w:rsidR="00082629">
          <w:rPr>
            <w:rFonts w:hint="eastAsia"/>
          </w:rPr>
          <w:t>研究</w:t>
        </w:r>
        <w:r w:rsidR="00082629" w:rsidRPr="00525D32">
          <w:rPr>
            <w:rFonts w:hint="eastAsia"/>
          </w:rPr>
          <w:t>背景及意义</w:t>
        </w:r>
      </w:ins>
      <w:bookmarkEnd w:id="450"/>
    </w:p>
    <w:p w14:paraId="3D3786F5" w14:textId="77777777" w:rsidR="00BE586F" w:rsidRPr="00BE586F" w:rsidRDefault="00BE586F" w:rsidP="00545A7B">
      <w:pPr>
        <w:ind w:firstLine="420"/>
        <w:rPr>
          <w:rFonts w:hAnsi="Times New Roman"/>
        </w:rPr>
      </w:pPr>
      <w:r w:rsidRPr="00BE586F">
        <w:rPr>
          <w:rFonts w:hAnsi="Times New Roman" w:hint="eastAsia"/>
        </w:rPr>
        <w:t>如今网络已经应用于人们日常生活中的各个环节，成为了其重要的组成部分。然而随着计算机网络通信技术、多媒体技术等的不断发展，静态的网页和简单的文字已经满足不了人们对网络信息的需求，人们更倾向于通过网络获取包含丰富多彩的音频和视频信息。为此，多媒体网络技术作为一种计算机综合处理动态图文信息的技术，凭借其很好的集成性、友好的交互性以及准确的实时性，将音频和视频的特性相结合</w:t>
      </w:r>
      <w:r w:rsidRPr="00C37CA4">
        <w:rPr>
          <w:rFonts w:hAnsi="Times New Roman"/>
          <w:vertAlign w:val="superscript"/>
        </w:rPr>
        <w:t>[1]</w:t>
      </w:r>
      <w:r w:rsidRPr="00BE586F">
        <w:rPr>
          <w:rFonts w:hAnsi="Times New Roman"/>
        </w:rPr>
        <w:t>，将人们带到了一个丰富多彩的网络世界，如今这种技术已经得到广泛的应用，大大的便利了人们的日常生活。</w:t>
      </w:r>
    </w:p>
    <w:p w14:paraId="164128E4" w14:textId="77777777" w:rsidR="00BE586F" w:rsidRPr="00BE586F" w:rsidRDefault="00BE586F" w:rsidP="00545A7B">
      <w:pPr>
        <w:ind w:firstLineChars="175" w:firstLine="420"/>
        <w:rPr>
          <w:rFonts w:hAnsi="Times New Roman"/>
        </w:rPr>
      </w:pPr>
      <w:r w:rsidRPr="00BE586F">
        <w:rPr>
          <w:rFonts w:hAnsi="Times New Roman" w:hint="eastAsia"/>
        </w:rPr>
        <w:t>当下，</w:t>
      </w:r>
      <w:r w:rsidRPr="00BE586F">
        <w:rPr>
          <w:rFonts w:hAnsi="Times New Roman"/>
        </w:rPr>
        <w:t>HTML5</w:t>
      </w:r>
      <w:r w:rsidRPr="00BE586F">
        <w:rPr>
          <w:rFonts w:hAnsi="Times New Roman"/>
        </w:rPr>
        <w:t>技术、音视频技术都已经被</w:t>
      </w:r>
      <w:r w:rsidR="002C7256">
        <w:rPr>
          <w:rFonts w:hAnsi="Times New Roman" w:hint="eastAsia"/>
        </w:rPr>
        <w:t>市场上</w:t>
      </w:r>
      <w:r w:rsidRPr="00BE586F">
        <w:rPr>
          <w:rFonts w:hAnsi="Times New Roman"/>
        </w:rPr>
        <w:t>主流浏览器支持，大多数的</w:t>
      </w:r>
      <w:r w:rsidR="00CE6B98">
        <w:rPr>
          <w:rFonts w:hAnsi="Times New Roman" w:hint="eastAsia"/>
        </w:rPr>
        <w:t>音</w:t>
      </w:r>
      <w:r w:rsidRPr="00BE586F">
        <w:rPr>
          <w:rFonts w:hAnsi="Times New Roman"/>
        </w:rPr>
        <w:t>视频网站也都同时提供</w:t>
      </w:r>
      <w:r w:rsidRPr="00BE586F">
        <w:rPr>
          <w:rFonts w:hAnsi="Times New Roman"/>
        </w:rPr>
        <w:t>Flash</w:t>
      </w:r>
      <w:r w:rsidRPr="00BE586F">
        <w:rPr>
          <w:rFonts w:hAnsi="Times New Roman"/>
        </w:rPr>
        <w:t>和</w:t>
      </w:r>
      <w:r w:rsidRPr="00BE586F">
        <w:rPr>
          <w:rFonts w:hAnsi="Times New Roman"/>
        </w:rPr>
        <w:t>HTML5</w:t>
      </w:r>
      <w:r w:rsidR="00B74C66">
        <w:rPr>
          <w:rFonts w:hAnsi="Times New Roman"/>
        </w:rPr>
        <w:t>两种页面</w:t>
      </w:r>
      <w:r w:rsidR="00B74C66">
        <w:rPr>
          <w:rFonts w:hAnsi="Times New Roman" w:hint="eastAsia"/>
        </w:rPr>
        <w:t>。</w:t>
      </w:r>
      <w:r w:rsidRPr="00BE586F">
        <w:rPr>
          <w:rFonts w:hAnsi="Times New Roman"/>
        </w:rPr>
        <w:t>特别是</w:t>
      </w:r>
      <w:r w:rsidR="00C37CA4">
        <w:rPr>
          <w:rFonts w:hAnsi="Times New Roman"/>
        </w:rPr>
        <w:t>Chrom</w:t>
      </w:r>
      <w:r w:rsidR="00CE6B98">
        <w:rPr>
          <w:rFonts w:hAnsi="Times New Roman"/>
        </w:rPr>
        <w:t>e</w:t>
      </w:r>
      <w:r w:rsidRPr="00BE586F">
        <w:rPr>
          <w:rFonts w:hAnsi="Times New Roman"/>
        </w:rPr>
        <w:t>浏览器对于</w:t>
      </w:r>
      <w:r w:rsidRPr="00BE586F">
        <w:rPr>
          <w:rFonts w:hAnsi="Times New Roman"/>
        </w:rPr>
        <w:t>HTML5</w:t>
      </w:r>
      <w:r w:rsidR="00C37CA4">
        <w:rPr>
          <w:rFonts w:hAnsi="Times New Roman"/>
        </w:rPr>
        <w:t>的</w:t>
      </w:r>
      <w:r w:rsidR="00C37CA4">
        <w:rPr>
          <w:rFonts w:hAnsi="Times New Roman" w:hint="eastAsia"/>
        </w:rPr>
        <w:t>支持</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Pr="00BE586F">
        <w:rPr>
          <w:rFonts w:hAnsi="Times New Roman"/>
        </w:rPr>
        <w:t>基于</w:t>
      </w:r>
      <w:r w:rsidRPr="00BE586F">
        <w:rPr>
          <w:rFonts w:hAnsi="Times New Roman"/>
        </w:rPr>
        <w:t>Chrome</w:t>
      </w:r>
      <w:r w:rsidRPr="00BE586F">
        <w:rPr>
          <w:rFonts w:hAnsi="Times New Roman"/>
        </w:rPr>
        <w:t>和</w:t>
      </w:r>
      <w:r w:rsidRPr="00BE586F">
        <w:rPr>
          <w:rFonts w:hAnsi="Times New Roman"/>
        </w:rPr>
        <w:t>HTML5</w:t>
      </w:r>
      <w:r w:rsidRPr="00BE586F">
        <w:rPr>
          <w:rFonts w:hAnsi="Times New Roman"/>
        </w:rPr>
        <w:t>的视频播放系统，可带来流畅的播控体验，并且浏览器性能消耗更低。这样的方法在嵌入式系统、移动设备中的互联网视频应用方案更能发挥其特有的优势。同时满足跨平台，高性能，体验友好的网站需求。</w:t>
      </w:r>
    </w:p>
    <w:p w14:paraId="5CCA7C08" w14:textId="77777777"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Pr="00BE586F">
        <w:rPr>
          <w:rFonts w:hAnsi="Times New Roman"/>
        </w:rPr>
        <w:t>上随时随地样</w:t>
      </w:r>
      <w:r w:rsidR="005D61B6">
        <w:rPr>
          <w:rFonts w:hAnsi="Times New Roman" w:hint="eastAsia"/>
        </w:rPr>
        <w:t>使用</w:t>
      </w:r>
      <w:r w:rsidRPr="00BE586F">
        <w:rPr>
          <w:rFonts w:hAnsi="Times New Roman"/>
        </w:rPr>
        <w:t>网络音视频播放服务。</w:t>
      </w:r>
    </w:p>
    <w:p w14:paraId="5F052A80" w14:textId="77777777"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14:paraId="643C6A68" w14:textId="77777777" w:rsidR="00BE586F" w:rsidRPr="00BE586F" w:rsidRDefault="00BE586F" w:rsidP="00BE586F">
      <w:pPr>
        <w:rPr>
          <w:rFonts w:hAnsi="Times New Roman"/>
        </w:rPr>
      </w:pPr>
      <w:r w:rsidRPr="00BE586F">
        <w:rPr>
          <w:rFonts w:hAnsi="Times New Roman" w:hint="eastAsia"/>
        </w:rPr>
        <w:t>然而，</w:t>
      </w:r>
      <w:r w:rsidRPr="00BE586F">
        <w:rPr>
          <w:rFonts w:hAnsi="Times New Roman"/>
        </w:rPr>
        <w:t xml:space="preserve"> </w:t>
      </w:r>
      <w:r w:rsidRPr="00BE586F">
        <w:rPr>
          <w:rFonts w:hAnsi="Times New Roman"/>
        </w:rPr>
        <w:t>鉴于多媒体系统功能复杂程度的提高，且不同的多媒体系统硬件平台和软件平台也存在着差异，这使得开发者必须为这些平台重新编写多媒体处理的代码。在开发应用程序时，开发人员也要花费大量的时问和精力来对这些底层的多媒体处理进行整合和使用</w:t>
      </w:r>
      <w:r w:rsidRPr="005A69F3">
        <w:rPr>
          <w:rFonts w:hAnsi="Times New Roman"/>
          <w:vertAlign w:val="superscript"/>
        </w:rPr>
        <w:t>[4]</w:t>
      </w:r>
      <w:r w:rsidRPr="00BE586F">
        <w:rPr>
          <w:rFonts w:hAnsi="Times New Roman"/>
        </w:rPr>
        <w:t>。</w:t>
      </w:r>
    </w:p>
    <w:p w14:paraId="7CCB05EC" w14:textId="77777777" w:rsidR="00BE586F" w:rsidRPr="00BE586F" w:rsidRDefault="00BE586F" w:rsidP="00BE586F">
      <w:pPr>
        <w:rPr>
          <w:rFonts w:hAnsi="Times New Roman"/>
        </w:rPr>
      </w:pPr>
      <w:r w:rsidRPr="00BE586F">
        <w:rPr>
          <w:rFonts w:hAnsi="Times New Roman"/>
        </w:rPr>
        <w:t xml:space="preserve">Gstreamer </w:t>
      </w:r>
      <w:r w:rsidRPr="00BE586F">
        <w:rPr>
          <w:rFonts w:hAnsi="Times New Roman"/>
        </w:rPr>
        <w:t>框架是一种管道的设计思想</w:t>
      </w:r>
      <w:r w:rsidRPr="00700912">
        <w:rPr>
          <w:rFonts w:hAnsi="Times New Roman"/>
          <w:vertAlign w:val="superscript"/>
        </w:rPr>
        <w:t>[5]</w:t>
      </w:r>
      <w:r w:rsidRPr="00BE586F">
        <w:rPr>
          <w:rFonts w:hAnsi="Times New Roman"/>
        </w:rPr>
        <w:t>，基于该架构可以任意开发需要增添的媒体格式、传输协议的流媒体数据处理应用</w:t>
      </w:r>
      <w:r w:rsidRPr="00B36BAC">
        <w:rPr>
          <w:rFonts w:hAnsi="Times New Roman"/>
          <w:vertAlign w:val="superscript"/>
        </w:rPr>
        <w:t>[6]</w:t>
      </w:r>
      <w:r w:rsidRPr="00BE586F">
        <w:rPr>
          <w:rFonts w:hAnsi="Times New Roman"/>
        </w:rPr>
        <w:t>。它提供的功能性元件可以有选择性的被安装到应用管道程序中是该架构最显著的优点，若采用</w:t>
      </w:r>
      <w:r w:rsidRPr="00BE586F">
        <w:rPr>
          <w:rFonts w:hAnsi="Times New Roman"/>
        </w:rPr>
        <w:t>GStreamer</w:t>
      </w:r>
      <w:r w:rsidRPr="00BE586F">
        <w:rPr>
          <w:rFonts w:hAnsi="Times New Roman"/>
        </w:rPr>
        <w:t>这个强大的通用多媒体框架，应用程序开发人员就可以将底层多媒体处理的整合和使用交给</w:t>
      </w:r>
      <w:r w:rsidRPr="00BE586F">
        <w:rPr>
          <w:rFonts w:hAnsi="Times New Roman"/>
        </w:rPr>
        <w:t>GStreamer</w:t>
      </w:r>
      <w:r w:rsidRPr="00BE586F">
        <w:rPr>
          <w:rFonts w:hAnsi="Times New Roman"/>
        </w:rPr>
        <w:t>，从而将</w:t>
      </w:r>
      <w:r w:rsidRPr="00BE586F">
        <w:rPr>
          <w:rFonts w:hAnsi="Times New Roman"/>
        </w:rPr>
        <w:lastRenderedPageBreak/>
        <w:t>精力集中于现有的媒体上，避免在如何处理后端、插件机制等问题上花费过多的时间。除此之外，被封装成</w:t>
      </w:r>
      <w:r w:rsidR="002B1B65">
        <w:rPr>
          <w:rFonts w:hAnsi="Times New Roman" w:hint="eastAsia"/>
        </w:rPr>
        <w:t>的</w:t>
      </w:r>
      <w:r w:rsidRPr="00BE586F">
        <w:rPr>
          <w:rFonts w:hAnsi="Times New Roman"/>
        </w:rPr>
        <w:t>共享库的插件所提供的元件可以被多个应用程序共享使用</w:t>
      </w:r>
      <w:r w:rsidRPr="002B1B65">
        <w:rPr>
          <w:rFonts w:hAnsi="Times New Roman"/>
          <w:vertAlign w:val="superscript"/>
        </w:rPr>
        <w:t>[7]</w:t>
      </w:r>
      <w:r w:rsidRPr="00BE586F">
        <w:rPr>
          <w:rFonts w:hAnsi="Times New Roman"/>
        </w:rPr>
        <w:t>，省去了一些播放器代码的重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架构的播放器不仅能给用户提供更多、更好的音视频享受，简化了集成和复用，快速响应市场需求，提高产品竞争力。</w:t>
      </w:r>
    </w:p>
    <w:p w14:paraId="13AF2F64" w14:textId="77777777"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14:paraId="42B9BE29" w14:textId="77777777" w:rsidR="00640AEE" w:rsidRDefault="00640AEE" w:rsidP="00640AEE">
      <w:pPr>
        <w:ind w:firstLine="0"/>
        <w:rPr>
          <w:rFonts w:hAnsi="Times New Roman"/>
        </w:rPr>
      </w:pPr>
    </w:p>
    <w:p w14:paraId="6AC0F286" w14:textId="77777777" w:rsidR="00640AEE" w:rsidRDefault="00640AEE" w:rsidP="00DC5799">
      <w:pPr>
        <w:pStyle w:val="My0"/>
        <w:outlineLvl w:val="1"/>
      </w:pPr>
      <w:bookmarkStart w:id="453" w:name="_Toc466800368"/>
      <w:r>
        <w:rPr>
          <w:rFonts w:hint="eastAsia"/>
        </w:rPr>
        <w:t xml:space="preserve">1.2 </w:t>
      </w:r>
      <w:del w:id="454" w:author="Jianguo Yao" w:date="2016-11-08T14:31:00Z">
        <w:r w:rsidDel="00082629">
          <w:rPr>
            <w:rFonts w:hint="eastAsia"/>
          </w:rPr>
          <w:delText>与课题有关的</w:delText>
        </w:r>
      </w:del>
      <w:r>
        <w:rPr>
          <w:rFonts w:hint="eastAsia"/>
        </w:rPr>
        <w:t>国内外研究现状</w:t>
      </w:r>
      <w:bookmarkEnd w:id="453"/>
    </w:p>
    <w:p w14:paraId="0724F166" w14:textId="77777777" w:rsidR="00B32B16" w:rsidRDefault="00B32B16" w:rsidP="00B32B16">
      <w:pPr>
        <w:rPr>
          <w:rStyle w:val="MyChar"/>
        </w:rPr>
      </w:pPr>
      <w:r w:rsidRPr="00B32B16">
        <w:rPr>
          <w:rStyle w:val="MyChar"/>
          <w:rFonts w:hint="eastAsia"/>
        </w:rPr>
        <w:t>浏览器是指可以显示网页服务器或者本地文件系统的</w:t>
      </w:r>
      <w:r w:rsidRPr="00B32B16">
        <w:rPr>
          <w:rStyle w:val="MyChar"/>
        </w:rPr>
        <w:t xml:space="preserve"> HTML </w:t>
      </w:r>
      <w:r w:rsidRPr="00B32B16">
        <w:rPr>
          <w:rStyle w:val="MyChar"/>
        </w:rPr>
        <w:t>文件内容，并让用户与这些文件交互的一种软件</w:t>
      </w:r>
      <w:r w:rsidRPr="0082410D">
        <w:rPr>
          <w:rStyle w:val="MyChar"/>
          <w:vertAlign w:val="superscript"/>
        </w:rPr>
        <w:t>[</w:t>
      </w:r>
      <w:r w:rsidR="0082410D" w:rsidRPr="0082410D">
        <w:rPr>
          <w:rStyle w:val="MyChar"/>
          <w:vertAlign w:val="superscript"/>
        </w:rPr>
        <w:t>8</w:t>
      </w:r>
      <w:r w:rsidRPr="0082410D">
        <w:rPr>
          <w:rStyle w:val="MyChar"/>
          <w:vertAlign w:val="superscript"/>
        </w:rPr>
        <w:t>]</w:t>
      </w:r>
      <w:r w:rsidRPr="00B32B16">
        <w:rPr>
          <w:rStyle w:val="MyChar"/>
        </w:rPr>
        <w:t>。互联网的革命浪潮带动了众多技术的快速发展，网络浏览器作为互联网的最重要的终端接入口之一在短短的二十多年时间里日新月异。经过近二十年的发展，现在的浏览器已经有几十种之多。市场占有率在前面几位的主要有</w:t>
      </w:r>
      <w:r w:rsidRPr="00B32B16">
        <w:rPr>
          <w:rStyle w:val="MyChar"/>
        </w:rPr>
        <w:t xml:space="preserve"> IE</w:t>
      </w:r>
      <w:r w:rsidRPr="00B32B16">
        <w:rPr>
          <w:rStyle w:val="MyChar"/>
        </w:rPr>
        <w:t>、</w:t>
      </w:r>
      <w:r w:rsidRPr="00B32B16">
        <w:rPr>
          <w:rStyle w:val="MyChar"/>
        </w:rPr>
        <w:t>Firefox</w:t>
      </w:r>
      <w:r w:rsidRPr="00B32B16">
        <w:rPr>
          <w:rStyle w:val="MyChar"/>
        </w:rPr>
        <w:t>、</w:t>
      </w:r>
      <w:r w:rsidRPr="00B32B16">
        <w:rPr>
          <w:rStyle w:val="MyChar"/>
        </w:rPr>
        <w:t>Google Chrome</w:t>
      </w:r>
      <w:r w:rsidRPr="00B32B16">
        <w:rPr>
          <w:rStyle w:val="MyChar"/>
        </w:rPr>
        <w:t>、</w:t>
      </w:r>
      <w:r w:rsidRPr="00B32B16">
        <w:rPr>
          <w:rStyle w:val="MyChar"/>
        </w:rPr>
        <w:t>Safari</w:t>
      </w:r>
      <w:r w:rsidRPr="00B32B16">
        <w:rPr>
          <w:rStyle w:val="MyChar"/>
        </w:rPr>
        <w:t>、</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14:paraId="2F4D8D0E" w14:textId="77777777"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Pr="00EB036A">
        <w:rPr>
          <w:rStyle w:val="MyChar"/>
        </w:rPr>
        <w:t>页面的扩展功能，能够在</w:t>
      </w:r>
      <w:r w:rsidRPr="00EB036A">
        <w:rPr>
          <w:rStyle w:val="MyChar"/>
        </w:rPr>
        <w:t>Linux</w:t>
      </w:r>
      <w:r w:rsidRPr="00EB036A">
        <w:rPr>
          <w:rStyle w:val="MyChar"/>
        </w:rPr>
        <w:t>下的电视一体机终端或者机顶盒上运行，同时传统电视以及互联网功能也均可以正常应用。基于</w:t>
      </w:r>
      <w:r w:rsidRPr="00EB036A">
        <w:rPr>
          <w:rStyle w:val="MyChar"/>
        </w:rPr>
        <w:t xml:space="preserve"> Android </w:t>
      </w:r>
      <w:r w:rsidRPr="00EB036A">
        <w:rPr>
          <w:rStyle w:val="MyChar"/>
        </w:rPr>
        <w:t>的</w:t>
      </w:r>
      <w:r w:rsidRPr="00EB036A">
        <w:rPr>
          <w:rStyle w:val="MyChar"/>
        </w:rPr>
        <w:t xml:space="preserve"> GoogleTV</w:t>
      </w:r>
      <w:r w:rsidRPr="00EB036A">
        <w:rPr>
          <w:rStyle w:val="MyChar"/>
        </w:rPr>
        <w:t>以</w:t>
      </w:r>
      <w:r w:rsidRPr="00EB036A">
        <w:rPr>
          <w:rStyle w:val="MyChar"/>
        </w:rPr>
        <w:t xml:space="preserve"> Android </w:t>
      </w:r>
      <w:r w:rsidRPr="00EB036A">
        <w:rPr>
          <w:rStyle w:val="MyChar"/>
        </w:rPr>
        <w:t>系统和谷歌</w:t>
      </w:r>
      <w:r w:rsidRPr="00EB036A">
        <w:rPr>
          <w:rStyle w:val="MyChar"/>
        </w:rPr>
        <w:t xml:space="preserve"> Chrome </w:t>
      </w:r>
      <w:r w:rsidRPr="00EB036A">
        <w:rPr>
          <w:rStyle w:val="MyChar"/>
        </w:rPr>
        <w:t>网络浏览器为基础，融合传统电视服务模式及丰富</w:t>
      </w:r>
      <w:r w:rsidRPr="00EB036A">
        <w:rPr>
          <w:rStyle w:val="MyChar"/>
        </w:rPr>
        <w:t xml:space="preserve"> Web </w:t>
      </w:r>
      <w:r w:rsidRPr="00EB036A">
        <w:rPr>
          <w:rStyle w:val="MyChar"/>
        </w:rPr>
        <w:t>服务于一身的综合娱乐体验系统。</w:t>
      </w:r>
      <w:r w:rsidRPr="00EB036A">
        <w:rPr>
          <w:rStyle w:val="MyChar"/>
        </w:rPr>
        <w:t xml:space="preserve">GoogleTV </w:t>
      </w:r>
      <w:r w:rsidRPr="00EB036A">
        <w:rPr>
          <w:rStyle w:val="MyChar"/>
        </w:rPr>
        <w:t>相比</w:t>
      </w:r>
      <w:r w:rsidRPr="00EB036A">
        <w:rPr>
          <w:rStyle w:val="MyChar"/>
        </w:rPr>
        <w:t xml:space="preserve">Yahoo ConnectedTV </w:t>
      </w:r>
      <w:r w:rsidRPr="00EB036A">
        <w:rPr>
          <w:rStyle w:val="MyChar"/>
        </w:rPr>
        <w:t>的方案会略显</w:t>
      </w:r>
      <w:r w:rsidRPr="00EB036A">
        <w:rPr>
          <w:rStyle w:val="MyChar"/>
          <w:rFonts w:hint="eastAsia"/>
        </w:rPr>
        <w:t>复杂，除了涵盖软件系统外，还将外围设备与硬件整合在一起，以此丰富生态系统的完整性</w:t>
      </w:r>
      <w:r>
        <w:rPr>
          <w:rStyle w:val="MyChar"/>
          <w:rFonts w:hint="eastAsia"/>
        </w:rPr>
        <w:t>。</w:t>
      </w:r>
    </w:p>
    <w:p w14:paraId="4D291200" w14:textId="77777777" w:rsidR="00B32B16" w:rsidRPr="00B32B16" w:rsidRDefault="00B32B16" w:rsidP="00B32B16">
      <w:pPr>
        <w:rPr>
          <w:rStyle w:val="MyChar"/>
        </w:rPr>
      </w:pPr>
      <w:commentRangeStart w:id="455"/>
      <w:r w:rsidRPr="00B32B16">
        <w:rPr>
          <w:rStyle w:val="MyChar"/>
          <w:rFonts w:hint="eastAsia"/>
        </w:rPr>
        <w:t>一般说来，浏览器都是基于浏览器排版引擎开发的，很少有人或公司从头开始编写浏览器。目前常用的浏览器引擎有如下几种</w:t>
      </w:r>
      <w:r w:rsidRPr="009A3E3B">
        <w:rPr>
          <w:rStyle w:val="MyChar"/>
          <w:vertAlign w:val="superscript"/>
        </w:rPr>
        <w:t>[</w:t>
      </w:r>
      <w:r w:rsidR="00995855" w:rsidRPr="009A3E3B">
        <w:rPr>
          <w:rStyle w:val="MyChar"/>
          <w:vertAlign w:val="superscript"/>
        </w:rPr>
        <w:t>10</w:t>
      </w:r>
      <w:r w:rsidRPr="009A3E3B">
        <w:rPr>
          <w:rStyle w:val="MyChar"/>
          <w:vertAlign w:val="superscript"/>
        </w:rPr>
        <w:t>,</w:t>
      </w:r>
      <w:r w:rsidR="00995855" w:rsidRPr="009A3E3B">
        <w:rPr>
          <w:rStyle w:val="MyChar"/>
          <w:vertAlign w:val="superscript"/>
        </w:rPr>
        <w:t>11</w:t>
      </w:r>
      <w:r w:rsidRPr="009A3E3B">
        <w:rPr>
          <w:rStyle w:val="MyChar"/>
          <w:vertAlign w:val="superscript"/>
        </w:rPr>
        <w:t>]</w:t>
      </w:r>
      <w:r w:rsidRPr="00B32B16">
        <w:rPr>
          <w:rStyle w:val="MyChar"/>
        </w:rPr>
        <w:t>：</w:t>
      </w:r>
    </w:p>
    <w:p w14:paraId="3BA46184" w14:textId="77777777" w:rsidR="00B32B16" w:rsidRPr="00B32B16" w:rsidRDefault="00B32B16" w:rsidP="00B32B16">
      <w:pPr>
        <w:rPr>
          <w:rStyle w:val="MyChar"/>
        </w:rPr>
      </w:pPr>
      <w:r w:rsidRPr="00B32B16">
        <w:rPr>
          <w:rStyle w:val="MyChar"/>
        </w:rPr>
        <w:t>Trident</w:t>
      </w:r>
      <w:r w:rsidRPr="00B32B16">
        <w:rPr>
          <w:rStyle w:val="MyChar"/>
        </w:rPr>
        <w:t>，是</w:t>
      </w:r>
      <w:r w:rsidRPr="00B32B16">
        <w:rPr>
          <w:rStyle w:val="MyChar"/>
        </w:rPr>
        <w:t xml:space="preserve"> Microsoft Windows </w:t>
      </w:r>
      <w:r w:rsidRPr="00B32B16">
        <w:rPr>
          <w:rStyle w:val="MyChar"/>
        </w:rPr>
        <w:t>操作系统的浏览器</w:t>
      </w:r>
      <w:r w:rsidRPr="00B32B16">
        <w:rPr>
          <w:rStyle w:val="MyChar"/>
        </w:rPr>
        <w:t xml:space="preserve"> IE</w:t>
      </w:r>
      <w:r w:rsidRPr="00B32B16">
        <w:rPr>
          <w:rStyle w:val="MyChar"/>
        </w:rPr>
        <w:t>（</w:t>
      </w:r>
      <w:r w:rsidRPr="00B32B16">
        <w:rPr>
          <w:rStyle w:val="MyChar"/>
        </w:rPr>
        <w:t>Internet Explorer</w:t>
      </w:r>
      <w:r w:rsidRPr="00B32B16">
        <w:rPr>
          <w:rStyle w:val="MyChar"/>
        </w:rPr>
        <w:t>）的排版引擎的名称。</w:t>
      </w:r>
      <w:r w:rsidRPr="00B32B16">
        <w:rPr>
          <w:rStyle w:val="MyChar"/>
        </w:rPr>
        <w:t xml:space="preserve"> </w:t>
      </w:r>
    </w:p>
    <w:p w14:paraId="2C3DE4CA" w14:textId="77777777" w:rsidR="00B32B16" w:rsidRPr="00B32B16" w:rsidRDefault="00B32B16" w:rsidP="00B32B16">
      <w:pPr>
        <w:rPr>
          <w:rStyle w:val="MyChar"/>
        </w:rPr>
      </w:pPr>
      <w:r w:rsidRPr="00B32B16">
        <w:rPr>
          <w:rStyle w:val="MyChar"/>
        </w:rPr>
        <w:t>Gecko</w:t>
      </w:r>
      <w:r w:rsidRPr="00B32B16">
        <w:rPr>
          <w:rStyle w:val="MyChar"/>
        </w:rPr>
        <w:t>，一套开源的、以</w:t>
      </w:r>
      <w:r w:rsidRPr="00B32B16">
        <w:rPr>
          <w:rStyle w:val="MyChar"/>
        </w:rPr>
        <w:t xml:space="preserve"> C++</w:t>
      </w:r>
      <w:r w:rsidRPr="00B32B16">
        <w:rPr>
          <w:rStyle w:val="MyChar"/>
        </w:rPr>
        <w:t>编写的网页排版引擎。</w:t>
      </w:r>
      <w:r w:rsidRPr="00B32B16">
        <w:rPr>
          <w:rStyle w:val="MyChar"/>
        </w:rPr>
        <w:t xml:space="preserve">Mozilla  Firefox </w:t>
      </w:r>
      <w:r w:rsidRPr="00B32B16">
        <w:rPr>
          <w:rStyle w:val="MyChar"/>
        </w:rPr>
        <w:t>浏览器就是以它作为浏览器引擎的。</w:t>
      </w:r>
      <w:r w:rsidRPr="00B32B16">
        <w:rPr>
          <w:rStyle w:val="MyChar"/>
        </w:rPr>
        <w:t xml:space="preserve">Gecko </w:t>
      </w:r>
      <w:r w:rsidRPr="00B32B16">
        <w:rPr>
          <w:rStyle w:val="MyChar"/>
        </w:rPr>
        <w:t>是跨平台的，可以运行于</w:t>
      </w:r>
      <w:r w:rsidRPr="00B32B16">
        <w:rPr>
          <w:rStyle w:val="MyChar"/>
        </w:rPr>
        <w:t xml:space="preserve"> Microsoft  Windows</w:t>
      </w:r>
      <w:r w:rsidRPr="00B32B16">
        <w:rPr>
          <w:rStyle w:val="MyChar"/>
        </w:rPr>
        <w:t>、</w:t>
      </w:r>
      <w:r w:rsidRPr="00B32B16">
        <w:rPr>
          <w:rStyle w:val="MyChar"/>
        </w:rPr>
        <w:t xml:space="preserve">Linux </w:t>
      </w:r>
      <w:r w:rsidRPr="00B32B16">
        <w:rPr>
          <w:rStyle w:val="MyChar"/>
        </w:rPr>
        <w:t>和</w:t>
      </w:r>
      <w:r w:rsidRPr="00B32B16">
        <w:rPr>
          <w:rStyle w:val="MyChar"/>
        </w:rPr>
        <w:t xml:space="preserve"> Mac OS X </w:t>
      </w:r>
      <w:r w:rsidRPr="00B32B16">
        <w:rPr>
          <w:rStyle w:val="MyChar"/>
        </w:rPr>
        <w:t>等操作系统之上。</w:t>
      </w:r>
      <w:r w:rsidRPr="00B32B16">
        <w:rPr>
          <w:rStyle w:val="MyChar"/>
        </w:rPr>
        <w:t xml:space="preserve"> </w:t>
      </w:r>
    </w:p>
    <w:commentRangeEnd w:id="455"/>
    <w:p w14:paraId="5D7ED912" w14:textId="77777777" w:rsidR="00B32B16" w:rsidRPr="00B32B16" w:rsidRDefault="00082629" w:rsidP="00B32B16">
      <w:pPr>
        <w:rPr>
          <w:rStyle w:val="MyChar"/>
        </w:rPr>
      </w:pPr>
      <w:r>
        <w:rPr>
          <w:rStyle w:val="af8"/>
        </w:rPr>
        <w:lastRenderedPageBreak/>
        <w:commentReference w:id="455"/>
      </w:r>
      <w:r w:rsidR="00B32B16" w:rsidRPr="00B32B16">
        <w:rPr>
          <w:rStyle w:val="MyChar"/>
        </w:rPr>
        <w:t>KHTML</w:t>
      </w:r>
      <w:r w:rsidR="00B32B16" w:rsidRPr="00B32B16">
        <w:rPr>
          <w:rStyle w:val="MyChar"/>
        </w:rPr>
        <w:t>，</w:t>
      </w:r>
      <w:r w:rsidR="00B32B16" w:rsidRPr="00B32B16">
        <w:rPr>
          <w:rStyle w:val="MyChar"/>
        </w:rPr>
        <w:t xml:space="preserve">Konqueror </w:t>
      </w:r>
      <w:r w:rsidR="00B32B16" w:rsidRPr="00B32B16">
        <w:rPr>
          <w:rStyle w:val="MyChar"/>
        </w:rPr>
        <w:t>浏览器所使用的引擎。该浏览器引擎用</w:t>
      </w:r>
      <w:r w:rsidR="00B32B16" w:rsidRPr="00B32B16">
        <w:rPr>
          <w:rStyle w:val="MyChar"/>
        </w:rPr>
        <w:t xml:space="preserve"> C++</w:t>
      </w:r>
      <w:r w:rsidR="00B32B16" w:rsidRPr="00B32B16">
        <w:rPr>
          <w:rStyle w:val="MyChar"/>
        </w:rPr>
        <w:t>语言编写，它的优点是速度快，缺点是对错误语法的容忍度低。</w:t>
      </w:r>
      <w:r w:rsidR="00B32B16" w:rsidRPr="00B32B16">
        <w:rPr>
          <w:rStyle w:val="MyChar"/>
        </w:rPr>
        <w:t xml:space="preserve"> </w:t>
      </w:r>
    </w:p>
    <w:p w14:paraId="665A7083" w14:textId="77777777" w:rsidR="00B32B16" w:rsidRPr="00B32B16" w:rsidRDefault="00B32B16" w:rsidP="00B32B16">
      <w:pPr>
        <w:rPr>
          <w:rStyle w:val="MyChar"/>
        </w:rPr>
      </w:pPr>
      <w:r w:rsidRPr="00B32B16">
        <w:rPr>
          <w:rStyle w:val="MyChar"/>
        </w:rPr>
        <w:t>WebKit</w:t>
      </w:r>
      <w:r w:rsidRPr="00B32B16">
        <w:rPr>
          <w:rStyle w:val="MyChar"/>
        </w:rPr>
        <w:t>，开源浏览器引擎，由</w:t>
      </w:r>
      <w:r w:rsidRPr="00B32B16">
        <w:rPr>
          <w:rStyle w:val="MyChar"/>
        </w:rPr>
        <w:t xml:space="preserve"> KDE </w:t>
      </w:r>
      <w:r w:rsidRPr="00B32B16">
        <w:rPr>
          <w:rStyle w:val="MyChar"/>
        </w:rPr>
        <w:t>的</w:t>
      </w:r>
      <w:r w:rsidRPr="00B32B16">
        <w:rPr>
          <w:rStyle w:val="MyChar"/>
        </w:rPr>
        <w:t xml:space="preserve"> KHTML </w:t>
      </w:r>
      <w:r w:rsidRPr="00B32B16">
        <w:rPr>
          <w:rStyle w:val="MyChar"/>
        </w:rPr>
        <w:t>修改而来。现在使用它作为引擎的浏览器有</w:t>
      </w:r>
      <w:r w:rsidRPr="00B32B16">
        <w:rPr>
          <w:rStyle w:val="MyChar"/>
        </w:rPr>
        <w:t xml:space="preserve"> Google  Chrome</w:t>
      </w:r>
      <w:r w:rsidRPr="00B32B16">
        <w:rPr>
          <w:rStyle w:val="MyChar"/>
        </w:rPr>
        <w:t>、</w:t>
      </w:r>
      <w:r w:rsidRPr="00B32B16">
        <w:rPr>
          <w:rStyle w:val="MyChar"/>
        </w:rPr>
        <w:t>Midori</w:t>
      </w:r>
      <w:r w:rsidRPr="00B32B16">
        <w:rPr>
          <w:rStyle w:val="MyChar"/>
        </w:rPr>
        <w:t>、</w:t>
      </w:r>
      <w:r w:rsidRPr="00B32B16">
        <w:rPr>
          <w:rStyle w:val="MyChar"/>
        </w:rPr>
        <w:t>Safari</w:t>
      </w:r>
      <w:r w:rsidRPr="00B32B16">
        <w:rPr>
          <w:rStyle w:val="MyChar"/>
        </w:rPr>
        <w:t>、</w:t>
      </w:r>
      <w:r w:rsidRPr="00B32B16">
        <w:rPr>
          <w:rStyle w:val="MyChar"/>
        </w:rPr>
        <w:t xml:space="preserve">Maxthon3 </w:t>
      </w:r>
      <w:r w:rsidRPr="00B32B16">
        <w:rPr>
          <w:rStyle w:val="MyChar"/>
        </w:rPr>
        <w:t>等，还有其他一些浏览器也计划转到</w:t>
      </w:r>
      <w:r w:rsidRPr="00B32B16">
        <w:rPr>
          <w:rStyle w:val="MyChar"/>
        </w:rPr>
        <w:t xml:space="preserve"> WebKit </w:t>
      </w:r>
      <w:r w:rsidRPr="00B32B16">
        <w:rPr>
          <w:rStyle w:val="MyChar"/>
        </w:rPr>
        <w:t>引擎上来。</w:t>
      </w:r>
      <w:r w:rsidRPr="00B32B16">
        <w:rPr>
          <w:rStyle w:val="MyChar"/>
        </w:rPr>
        <w:t xml:space="preserve"> </w:t>
      </w:r>
    </w:p>
    <w:p w14:paraId="369B3DCA" w14:textId="77777777" w:rsidR="00B32B16" w:rsidRPr="00B32B16" w:rsidRDefault="00B32B16" w:rsidP="00B32B16">
      <w:pPr>
        <w:rPr>
          <w:rStyle w:val="MyChar"/>
        </w:rPr>
      </w:pPr>
      <w:r w:rsidRPr="00B32B16">
        <w:rPr>
          <w:rStyle w:val="MyChar"/>
        </w:rPr>
        <w:t>Presto</w:t>
      </w:r>
      <w:r w:rsidRPr="00B32B16">
        <w:rPr>
          <w:rStyle w:val="MyChar"/>
        </w:rPr>
        <w:t>，由</w:t>
      </w:r>
      <w:r w:rsidRPr="00B32B16">
        <w:rPr>
          <w:rStyle w:val="MyChar"/>
        </w:rPr>
        <w:t xml:space="preserve"> Opera Software </w:t>
      </w:r>
      <w:r w:rsidRPr="00B32B16">
        <w:rPr>
          <w:rStyle w:val="MyChar"/>
        </w:rPr>
        <w:t>开发的浏览器排版引擎。使用它的浏览器有</w:t>
      </w:r>
      <w:r w:rsidRPr="00B32B16">
        <w:rPr>
          <w:rStyle w:val="MyChar"/>
        </w:rPr>
        <w:t xml:space="preserve"> Opera</w:t>
      </w:r>
      <w:r w:rsidRPr="00B32B16">
        <w:rPr>
          <w:rStyle w:val="MyChar"/>
        </w:rPr>
        <w:t>、任天堂</w:t>
      </w:r>
      <w:r w:rsidRPr="00B32B16">
        <w:rPr>
          <w:rStyle w:val="MyChar"/>
        </w:rPr>
        <w:t xml:space="preserve"> DS</w:t>
      </w:r>
      <w:r w:rsidRPr="00B32B16">
        <w:rPr>
          <w:rStyle w:val="MyChar"/>
        </w:rPr>
        <w:t>、</w:t>
      </w:r>
      <w:r w:rsidRPr="00B32B16">
        <w:rPr>
          <w:rStyle w:val="MyChar"/>
        </w:rPr>
        <w:t xml:space="preserve">Wii </w:t>
      </w:r>
      <w:r w:rsidRPr="00B32B16">
        <w:rPr>
          <w:rStyle w:val="MyChar"/>
        </w:rPr>
        <w:t>浏览器等。</w:t>
      </w:r>
      <w:r w:rsidRPr="00B32B16">
        <w:rPr>
          <w:rStyle w:val="MyChar"/>
        </w:rPr>
        <w:t xml:space="preserve"> </w:t>
      </w:r>
    </w:p>
    <w:p w14:paraId="7C9E2CF2" w14:textId="77777777" w:rsidR="00B32B16" w:rsidRPr="00B32B16" w:rsidRDefault="00B32B16" w:rsidP="00B32B16">
      <w:pPr>
        <w:rPr>
          <w:rStyle w:val="MyChar"/>
        </w:rPr>
      </w:pPr>
      <w:r w:rsidRPr="00B32B16">
        <w:rPr>
          <w:rStyle w:val="MyChar"/>
        </w:rPr>
        <w:t>Tasmam</w:t>
      </w:r>
      <w:r w:rsidRPr="00B32B16">
        <w:rPr>
          <w:rStyle w:val="MyChar"/>
        </w:rPr>
        <w:t>，微软推出的</w:t>
      </w:r>
      <w:r w:rsidRPr="00B32B16">
        <w:rPr>
          <w:rStyle w:val="MyChar"/>
        </w:rPr>
        <w:t xml:space="preserve"> IE for Mac </w:t>
      </w:r>
      <w:r w:rsidRPr="00B32B16">
        <w:rPr>
          <w:rStyle w:val="MyChar"/>
        </w:rPr>
        <w:t>所使用的排版引擎。</w:t>
      </w:r>
    </w:p>
    <w:p w14:paraId="5B2F3374" w14:textId="77777777"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14:paraId="3CD5C694" w14:textId="77777777" w:rsidR="00B32B16" w:rsidRPr="00B32B16" w:rsidRDefault="00B32B16" w:rsidP="00B32B16">
      <w:pPr>
        <w:rPr>
          <w:rStyle w:val="MyChar"/>
        </w:rPr>
      </w:pPr>
      <w:r w:rsidRPr="00B32B16">
        <w:rPr>
          <w:rStyle w:val="MyChar"/>
          <w:rFonts w:hint="eastAsia"/>
        </w:rPr>
        <w:t>目前，嵌入式系统面临一个巨大的发展机遇，后</w:t>
      </w:r>
      <w:r w:rsidRPr="00B32B16">
        <w:rPr>
          <w:rStyle w:val="MyChar"/>
        </w:rPr>
        <w:t>PC</w:t>
      </w:r>
      <w:r w:rsidRPr="00B32B16">
        <w:rPr>
          <w:rStyle w:val="MyChar"/>
        </w:rPr>
        <w:t>时代对嵌入式系统技术也提出了更广泛的需求</w:t>
      </w:r>
      <w:r w:rsidRPr="000F56F9">
        <w:rPr>
          <w:rStyle w:val="MyChar"/>
          <w:vertAlign w:val="superscript"/>
        </w:rPr>
        <w:t>[</w:t>
      </w:r>
      <w:r w:rsidR="009F541F" w:rsidRPr="000F56F9">
        <w:rPr>
          <w:rStyle w:val="MyChar"/>
          <w:vertAlign w:val="superscript"/>
        </w:rPr>
        <w:t>15</w:t>
      </w:r>
      <w:r w:rsidRPr="000F56F9">
        <w:rPr>
          <w:rStyle w:val="MyChar"/>
          <w:vertAlign w:val="superscript"/>
        </w:rPr>
        <w:t>]</w:t>
      </w:r>
      <w:r w:rsidRPr="00B32B16">
        <w:rPr>
          <w:rStyle w:val="MyChar"/>
        </w:rPr>
        <w:t>。嵌入式设备也凭着精湛的开发技术具备了许多原来所没有的功能，</w:t>
      </w:r>
      <w:r w:rsidRPr="00B32B16">
        <w:rPr>
          <w:rStyle w:val="MyChar"/>
        </w:rPr>
        <w:t>PC</w:t>
      </w:r>
      <w:r w:rsidRPr="00B32B16">
        <w:rPr>
          <w:rStyle w:val="MyChar"/>
        </w:rPr>
        <w:t>机上的许多应用也在嵌入式设备上得到了成功的移植和充分的应用</w:t>
      </w:r>
      <w:r w:rsidRPr="00906B9B">
        <w:rPr>
          <w:rStyle w:val="MyChar"/>
          <w:vertAlign w:val="superscript"/>
        </w:rPr>
        <w:t>[</w:t>
      </w:r>
      <w:r w:rsidR="00033213" w:rsidRPr="00906B9B">
        <w:rPr>
          <w:rStyle w:val="MyChar"/>
          <w:vertAlign w:val="superscript"/>
        </w:rPr>
        <w:t>16</w:t>
      </w:r>
      <w:r w:rsidRPr="00906B9B">
        <w:rPr>
          <w:rStyle w:val="MyChar"/>
          <w:vertAlign w:val="superscript"/>
        </w:rPr>
        <w:t>]</w:t>
      </w:r>
      <w:r w:rsidRPr="00B32B16">
        <w:rPr>
          <w:rStyle w:val="MyChar"/>
        </w:rPr>
        <w:t>。在嵌入式系统技术快速发展的同时无线网络技术也日益成熟，以往单调的媒体服务也不再满足人们的生活需求。在线直播、网络视频等网络媒体服务随之发展起来，这也对嵌入式设备对多媒体信息处理的能力上也提出了更高的要求。</w:t>
      </w:r>
    </w:p>
    <w:p w14:paraId="702FE2A5" w14:textId="77777777" w:rsidR="00B32B16" w:rsidRPr="00B32B16" w:rsidRDefault="00B32B16" w:rsidP="00B32B16">
      <w:pPr>
        <w:rPr>
          <w:rStyle w:val="MyChar"/>
        </w:rPr>
      </w:pPr>
      <w:r w:rsidRPr="00B32B16">
        <w:rPr>
          <w:rStyle w:val="MyChar"/>
          <w:rFonts w:hint="eastAsia"/>
        </w:rPr>
        <w:t>随着中国三大运营商不断推出各种移动网络业务，在一定程度促进了移动网络的大规模普及，使得移动多媒体业务有了更广阔的市场和前景</w:t>
      </w:r>
      <w:r w:rsidRPr="00680E01">
        <w:rPr>
          <w:rStyle w:val="MyChar"/>
          <w:vertAlign w:val="superscript"/>
        </w:rPr>
        <w:t>[</w:t>
      </w:r>
      <w:r w:rsidR="00BD0728" w:rsidRPr="00680E01">
        <w:rPr>
          <w:rStyle w:val="MyChar"/>
          <w:vertAlign w:val="superscript"/>
        </w:rPr>
        <w:t>17</w:t>
      </w:r>
      <w:r w:rsidRPr="00680E01">
        <w:rPr>
          <w:rStyle w:val="MyChar"/>
          <w:vertAlign w:val="superscript"/>
        </w:rPr>
        <w:t>]</w:t>
      </w:r>
      <w:r w:rsidRPr="00B32B16">
        <w:rPr>
          <w:rStyle w:val="MyChar"/>
        </w:rPr>
        <w:t>。在现阶段，作为一个移动智能设备，多媒体应用是一个必不可少的功能之一。多媒体的播放，包括本地文件和网络的流媒体，都需要强大的内置多媒体播放引擎的支持，这是多媒体功能满足用户体验的重要保证。</w:t>
      </w:r>
    </w:p>
    <w:p w14:paraId="7816CDB2" w14:textId="77777777" w:rsidR="00B32B16" w:rsidRPr="00B32B16" w:rsidRDefault="00B32B16" w:rsidP="00B32B16">
      <w:pPr>
        <w:rPr>
          <w:rStyle w:val="MyChar"/>
        </w:rPr>
      </w:pPr>
      <w:r w:rsidRPr="00B32B16">
        <w:rPr>
          <w:rStyle w:val="MyChar"/>
          <w:rFonts w:hint="eastAsia"/>
        </w:rPr>
        <w:lastRenderedPageBreak/>
        <w:t>各种嵌入式设备上都有一些不同的浏览器和播放器等多媒体处理软件。现在媒体文件的格式种类非常多，每种格式的编解码都有不同的实现代码，从而使得嵌入式设备上的解码库也变得非常复杂</w:t>
      </w:r>
      <w:r w:rsidRPr="00626255">
        <w:rPr>
          <w:rStyle w:val="MyChar"/>
          <w:vertAlign w:val="superscript"/>
        </w:rPr>
        <w:t>[1</w:t>
      </w:r>
      <w:r w:rsidR="00626255" w:rsidRPr="00626255">
        <w:rPr>
          <w:rStyle w:val="MyChar"/>
          <w:vertAlign w:val="superscript"/>
        </w:rPr>
        <w:t>8</w:t>
      </w:r>
      <w:r w:rsidRPr="00626255">
        <w:rPr>
          <w:rStyle w:val="MyChar"/>
          <w:vertAlign w:val="superscript"/>
        </w:rPr>
        <w:t>]</w:t>
      </w:r>
      <w:r w:rsidRPr="00B32B16">
        <w:rPr>
          <w:rStyle w:val="MyChar"/>
        </w:rPr>
        <w:t>。并且这些解码库的安装也需要许多的技术支持，同时也会受到一些限制。因此，在嵌入式设备上开发播放器就会变得比较繁琐，如果针对每一种音视频文件都编写相应的解码程序就会变得非常困难也完全没有必要。</w:t>
      </w:r>
    </w:p>
    <w:p w14:paraId="1DDE2C50" w14:textId="77777777" w:rsidR="00B32B16" w:rsidRPr="00B32B16" w:rsidRDefault="00B32B16" w:rsidP="008015D5">
      <w:pPr>
        <w:rPr>
          <w:rStyle w:val="MyChar"/>
        </w:rPr>
      </w:pPr>
      <w:r w:rsidRPr="00B32B16">
        <w:rPr>
          <w:rStyle w:val="MyChar"/>
          <w:rFonts w:hint="eastAsia"/>
        </w:rPr>
        <w:t>而</w:t>
      </w:r>
      <w:r w:rsidRPr="00B32B16">
        <w:rPr>
          <w:rStyle w:val="MyChar"/>
        </w:rPr>
        <w:t>Gstreame</w:t>
      </w:r>
      <w:r w:rsidRPr="00B32B16">
        <w:rPr>
          <w:rStyle w:val="MyChar"/>
        </w:rPr>
        <w:t>就为简化</w:t>
      </w:r>
      <w:r w:rsidRPr="00B32B16">
        <w:rPr>
          <w:rStyle w:val="MyChar"/>
        </w:rPr>
        <w:t>Linux</w:t>
      </w:r>
      <w:r w:rsidRPr="00B32B16">
        <w:rPr>
          <w:rStyle w:val="MyChar"/>
        </w:rPr>
        <w:t>下多媒体的开发提出了一种比较简洁的框架结构</w:t>
      </w:r>
      <w:r w:rsidR="00D42E49">
        <w:rPr>
          <w:rStyle w:val="MyChar"/>
          <w:vertAlign w:val="superscript"/>
        </w:rPr>
        <w:t>[19</w:t>
      </w:r>
      <w:r w:rsidRPr="00D42E49">
        <w:rPr>
          <w:rStyle w:val="MyChar"/>
          <w:vertAlign w:val="superscript"/>
        </w:rPr>
        <w:t>]</w:t>
      </w:r>
      <w:r w:rsidRPr="00B32B16">
        <w:rPr>
          <w:rStyle w:val="MyChar"/>
        </w:rPr>
        <w:t>。开发者可以利用这种框架结构设计一系列媒体处理模块来进行音频、视频处理。虽然</w:t>
      </w:r>
      <w:r w:rsidRPr="00B32B16">
        <w:rPr>
          <w:rStyle w:val="MyChar"/>
        </w:rPr>
        <w:t>Gstreamer</w:t>
      </w:r>
      <w:r w:rsidRPr="00B32B16">
        <w:rPr>
          <w:rStyle w:val="MyChar"/>
        </w:rPr>
        <w:t>的开发人员和开发资料比较少，具有一定的开发难度，但是相信这种多媒体框架以其简洁的开发机制和</w:t>
      </w:r>
      <w:r w:rsidRPr="00B32B16">
        <w:rPr>
          <w:rStyle w:val="MyChar"/>
          <w:rFonts w:hint="eastAsia"/>
        </w:rPr>
        <w:t>模块化的开发结构一定会成为</w:t>
      </w:r>
      <w:r w:rsidRPr="00B32B16">
        <w:rPr>
          <w:rStyle w:val="MyChar"/>
        </w:rPr>
        <w:t>Linux</w:t>
      </w:r>
      <w:r w:rsidRPr="00B32B16">
        <w:rPr>
          <w:rStyle w:val="MyChar"/>
        </w:rPr>
        <w:t>环境下主要的多媒体开发工具。</w:t>
      </w:r>
    </w:p>
    <w:p w14:paraId="6F56BC45" w14:textId="77777777" w:rsidR="00B32B16" w:rsidRPr="00B32B16" w:rsidRDefault="00B32B16" w:rsidP="00B32B16">
      <w:pPr>
        <w:rPr>
          <w:rStyle w:val="MyChar"/>
        </w:rPr>
      </w:pPr>
      <w:r w:rsidRPr="00B32B16">
        <w:rPr>
          <w:rStyle w:val="MyChar"/>
        </w:rPr>
        <w:t>Gstreamer</w:t>
      </w:r>
      <w:r w:rsidRPr="00B32B16">
        <w:rPr>
          <w:rStyle w:val="MyChar"/>
        </w:rPr>
        <w:t>是流行于</w:t>
      </w:r>
      <w:r w:rsidRPr="00B32B16">
        <w:rPr>
          <w:rStyle w:val="MyChar"/>
        </w:rPr>
        <w:t>Linux</w:t>
      </w:r>
      <w:r w:rsidRPr="00B32B16">
        <w:rPr>
          <w:rStyle w:val="MyChar"/>
        </w:rPr>
        <w:t>系统下的多媒体应用程序开发框架，其采用了基于元件和管道的体系结构，框架中的所有的功能模块都被实现成可以插拔的组件，并且在需要的时候能够很方便地安装到任意一个管道上，由于所有插件都通过管道机制进行统一的数据交换，因此很容易利用各种插件组装出一个功能完善的多媒体应用程序</w:t>
      </w:r>
      <w:r w:rsidR="008B6D19">
        <w:rPr>
          <w:rStyle w:val="MyChar"/>
          <w:vertAlign w:val="superscript"/>
        </w:rPr>
        <w:t>[20</w:t>
      </w:r>
      <w:r w:rsidRPr="008B6D19">
        <w:rPr>
          <w:rStyle w:val="MyChar"/>
          <w:vertAlign w:val="superscript"/>
        </w:rPr>
        <w:t>]</w:t>
      </w:r>
      <w:r w:rsidRPr="00B32B16">
        <w:rPr>
          <w:rStyle w:val="MyChar"/>
        </w:rPr>
        <w:t>。</w:t>
      </w:r>
    </w:p>
    <w:p w14:paraId="6D81A0A5" w14:textId="77777777" w:rsidR="005652AC" w:rsidRDefault="00CB1A1F" w:rsidP="00CB1A1F">
      <w:pPr>
        <w:rPr>
          <w:rStyle w:val="MyChar"/>
        </w:rPr>
      </w:pPr>
      <w:r w:rsidRPr="00CB1A1F">
        <w:rPr>
          <w:rStyle w:val="MyChar"/>
          <w:rFonts w:hint="eastAsia"/>
        </w:rPr>
        <w:t>在嵌入式多媒体系统中，多媒体标准技术的各种实现方法，为嵌入式多媒体系统的发展起到了关键的作用。由于在嵌入式系统中，微处理器、存储器等资源的有限，在需要很高资源的多媒体标准技术的实现上遇到瓶颈。但随着</w:t>
      </w:r>
      <w:r w:rsidRPr="00CB1A1F">
        <w:rPr>
          <w:rStyle w:val="MyChar"/>
        </w:rPr>
        <w:t xml:space="preserve"> MPEG-1</w:t>
      </w:r>
      <w:r w:rsidRPr="00CB1A1F">
        <w:rPr>
          <w:rStyle w:val="MyChar"/>
        </w:rPr>
        <w:t>、</w:t>
      </w:r>
      <w:r w:rsidRPr="00CB1A1F">
        <w:rPr>
          <w:rStyle w:val="MyChar"/>
        </w:rPr>
        <w:t>MPEG-2</w:t>
      </w:r>
      <w:r w:rsidRPr="00CB1A1F">
        <w:rPr>
          <w:rStyle w:val="MyChar"/>
        </w:rPr>
        <w:t>、</w:t>
      </w:r>
      <w:r w:rsidRPr="00CB1A1F">
        <w:rPr>
          <w:rStyle w:val="MyChar"/>
        </w:rPr>
        <w:t xml:space="preserve"> MPEG-4</w:t>
      </w:r>
      <w:r w:rsidRPr="00CB1A1F">
        <w:rPr>
          <w:rStyle w:val="MyChar"/>
        </w:rPr>
        <w:t>、</w:t>
      </w:r>
      <w:r w:rsidRPr="00CB1A1F">
        <w:rPr>
          <w:rStyle w:val="MyChar"/>
        </w:rPr>
        <w:t xml:space="preserve"> H.261</w:t>
      </w:r>
      <w:r w:rsidRPr="00CB1A1F">
        <w:rPr>
          <w:rStyle w:val="MyChar"/>
        </w:rPr>
        <w:t>、</w:t>
      </w:r>
      <w:r w:rsidRPr="00CB1A1F">
        <w:rPr>
          <w:rStyle w:val="MyChar"/>
        </w:rPr>
        <w:t xml:space="preserve"> H.263 </w:t>
      </w:r>
      <w:r w:rsidRPr="00CB1A1F">
        <w:rPr>
          <w:rStyle w:val="MyChar"/>
        </w:rPr>
        <w:t>等主要的国际标准的硬件级实现，加快了嵌</w:t>
      </w:r>
      <w:r w:rsidRPr="00CB1A1F">
        <w:rPr>
          <w:rStyle w:val="MyChar"/>
          <w:rFonts w:hint="eastAsia"/>
        </w:rPr>
        <w:t>入式多媒体系统的发展。而目前中国的国家标准</w:t>
      </w:r>
      <w:r w:rsidRPr="00CB1A1F">
        <w:rPr>
          <w:rStyle w:val="MyChar"/>
        </w:rPr>
        <w:t xml:space="preserve"> AVS </w:t>
      </w:r>
      <w:r w:rsidRPr="00CB1A1F">
        <w:rPr>
          <w:rStyle w:val="MyChar"/>
        </w:rPr>
        <w:t>标准，它能够提高编码效</w:t>
      </w:r>
      <w:r w:rsidRPr="00CB1A1F">
        <w:rPr>
          <w:rStyle w:val="MyChar"/>
          <w:rFonts w:hint="eastAsia"/>
        </w:rPr>
        <w:t>率</w:t>
      </w:r>
      <w:r w:rsidRPr="001410BF">
        <w:rPr>
          <w:rStyle w:val="MyChar"/>
          <w:vertAlign w:val="superscript"/>
        </w:rPr>
        <w:t>[21]</w:t>
      </w:r>
      <w:r w:rsidRPr="00CB1A1F">
        <w:rPr>
          <w:rStyle w:val="MyChar"/>
        </w:rPr>
        <w:t>，这个也在一定程度上，解决了软硬件编解码上的效率。</w:t>
      </w:r>
    </w:p>
    <w:p w14:paraId="20FCC444" w14:textId="77777777" w:rsidR="00640AEE" w:rsidRDefault="00640AEE" w:rsidP="00640AEE">
      <w:pPr>
        <w:ind w:firstLine="0"/>
        <w:rPr>
          <w:rStyle w:val="MyChar"/>
        </w:rPr>
      </w:pPr>
    </w:p>
    <w:p w14:paraId="1C0234F4" w14:textId="77777777" w:rsidR="00640AEE" w:rsidRDefault="00640AEE" w:rsidP="00DC5799">
      <w:pPr>
        <w:pStyle w:val="My0"/>
        <w:outlineLvl w:val="1"/>
      </w:pPr>
      <w:bookmarkStart w:id="456" w:name="_Toc466800369"/>
      <w:commentRangeStart w:id="457"/>
      <w:r>
        <w:rPr>
          <w:rFonts w:hint="eastAsia"/>
        </w:rPr>
        <w:t>1.3 本文</w:t>
      </w:r>
      <w:ins w:id="458" w:author="Jianguo Yao" w:date="2016-11-08T14:32:00Z">
        <w:r w:rsidR="00082629">
          <w:rPr>
            <w:rFonts w:hint="eastAsia"/>
          </w:rPr>
          <w:t>工作</w:t>
        </w:r>
      </w:ins>
      <w:del w:id="459" w:author="Jianguo Yao" w:date="2016-11-08T14:32:00Z">
        <w:r w:rsidDel="00082629">
          <w:rPr>
            <w:rFonts w:hint="eastAsia"/>
          </w:rPr>
          <w:delText>的研究内容及论文组织结构</w:delText>
        </w:r>
      </w:del>
      <w:commentRangeEnd w:id="457"/>
      <w:r w:rsidR="00190055">
        <w:rPr>
          <w:rStyle w:val="af8"/>
          <w:rFonts w:ascii="Times New Roman" w:eastAsia="宋体" w:hAnsi="宋体"/>
          <w:b w:val="0"/>
        </w:rPr>
        <w:commentReference w:id="457"/>
      </w:r>
      <w:bookmarkEnd w:id="456"/>
    </w:p>
    <w:p w14:paraId="1BB63CB9" w14:textId="77777777" w:rsidR="00640AEE" w:rsidRDefault="00AC7707" w:rsidP="00640AEE">
      <w:pPr>
        <w:rPr>
          <w:ins w:id="460" w:author="Jianguo Yao" w:date="2016-11-08T14:32:00Z"/>
          <w:rStyle w:val="MyChar"/>
        </w:rPr>
      </w:pPr>
      <w:r>
        <w:rPr>
          <w:rStyle w:val="MyChar"/>
          <w:rFonts w:hint="eastAsia"/>
        </w:rPr>
        <w:t>本文</w:t>
      </w:r>
      <w:r w:rsidR="000B78AE">
        <w:rPr>
          <w:rStyle w:val="MyChar"/>
          <w:rFonts w:hint="eastAsia"/>
        </w:rPr>
        <w:t>在对</w:t>
      </w:r>
      <w:r w:rsidR="00496C4D">
        <w:rPr>
          <w:rStyle w:val="MyChar"/>
        </w:rPr>
        <w:t>Chromium</w:t>
      </w:r>
      <w:r w:rsidR="00496C4D">
        <w:rPr>
          <w:rStyle w:val="MyChar"/>
        </w:rPr>
        <w:t>浏览器整体框架</w:t>
      </w:r>
      <w:r w:rsidR="000B78AE">
        <w:rPr>
          <w:rStyle w:val="MyChar"/>
          <w:rFonts w:hint="eastAsia"/>
        </w:rPr>
        <w:t>分析</w:t>
      </w:r>
      <w:r w:rsidR="000B78AE">
        <w:rPr>
          <w:rStyle w:val="MyChar"/>
        </w:rPr>
        <w:t>的基础</w:t>
      </w:r>
      <w:r w:rsidR="000B78AE">
        <w:rPr>
          <w:rStyle w:val="MyChar"/>
          <w:rFonts w:hint="eastAsia"/>
        </w:rPr>
        <w:t>上</w:t>
      </w:r>
      <w:r w:rsidR="000B78AE">
        <w:rPr>
          <w:rStyle w:val="MyChar"/>
        </w:rPr>
        <w:t>，</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BC013F">
        <w:rPr>
          <w:rStyle w:val="MyChar"/>
        </w:rPr>
        <w:t>。</w:t>
      </w:r>
      <w:r w:rsidR="00BC013F">
        <w:rPr>
          <w:rStyle w:val="MyChar"/>
          <w:rFonts w:hint="eastAsia"/>
        </w:rPr>
        <w:t>主要研究</w:t>
      </w:r>
      <w:r w:rsidR="00BC013F">
        <w:rPr>
          <w:rStyle w:val="MyChar"/>
        </w:rPr>
        <w:t>的内容包括</w:t>
      </w:r>
      <w:r w:rsidR="00B00819">
        <w:rPr>
          <w:rStyle w:val="MyChar"/>
          <w:rFonts w:hint="eastAsia"/>
        </w:rPr>
        <w:t>Chro</w:t>
      </w:r>
      <w:r w:rsidR="00593BF1">
        <w:rPr>
          <w:rStyle w:val="MyChar"/>
        </w:rPr>
        <w:softHyphen/>
      </w:r>
      <w:r w:rsidR="00B00819">
        <w:rPr>
          <w:rStyle w:val="MyChar"/>
          <w:rFonts w:hint="eastAsia"/>
        </w:rPr>
        <w:t>m</w:t>
      </w:r>
      <w:r w:rsidR="00593BF1">
        <w:rPr>
          <w:rStyle w:val="MyChar"/>
        </w:rPr>
        <w:softHyphen/>
      </w:r>
      <w:r w:rsidR="00B00819">
        <w:rPr>
          <w:rStyle w:val="MyChar"/>
          <w:rFonts w:hint="eastAsia"/>
        </w:rPr>
        <w:t>i</w:t>
      </w:r>
      <w:r w:rsidR="00593BF1">
        <w:rPr>
          <w:rStyle w:val="MyChar"/>
        </w:rPr>
        <w:softHyphen/>
      </w:r>
      <w:r w:rsidR="00B00819">
        <w:rPr>
          <w:rStyle w:val="MyChar"/>
          <w:rFonts w:hint="eastAsia"/>
        </w:rPr>
        <w:t>u</w:t>
      </w:r>
      <w:r w:rsidR="00593BF1">
        <w:rPr>
          <w:rStyle w:val="MyChar"/>
        </w:rPr>
        <w:softHyphen/>
      </w:r>
      <w:r w:rsidR="00B00819">
        <w:rPr>
          <w:rStyle w:val="MyChar"/>
          <w:rFonts w:hint="eastAsia"/>
        </w:rPr>
        <w:t>m</w:t>
      </w:r>
      <w:r w:rsidR="00B00819">
        <w:rPr>
          <w:rStyle w:val="MyChar"/>
        </w:rPr>
        <w:t>多媒体</w:t>
      </w:r>
      <w:r w:rsidR="00B00819">
        <w:rPr>
          <w:rStyle w:val="MyChar"/>
          <w:rFonts w:hint="eastAsia"/>
        </w:rPr>
        <w:t>框架</w:t>
      </w:r>
      <w:r w:rsidR="00B00819">
        <w:rPr>
          <w:rStyle w:val="MyChar"/>
        </w:rPr>
        <w:t>的分析</w:t>
      </w:r>
      <w:r w:rsidR="009229BC">
        <w:rPr>
          <w:rStyle w:val="MyChar"/>
          <w:rFonts w:hint="eastAsia"/>
        </w:rPr>
        <w:t>与</w:t>
      </w:r>
      <w:r w:rsidR="009229BC">
        <w:rPr>
          <w:rStyle w:val="MyChar"/>
        </w:rPr>
        <w:t>重构</w:t>
      </w:r>
      <w:r w:rsidR="00B00819">
        <w:rPr>
          <w:rStyle w:val="MyChar"/>
        </w:rPr>
        <w:t>、</w:t>
      </w:r>
      <w:r w:rsidR="00B00819">
        <w:rPr>
          <w:rStyle w:val="MyChar"/>
        </w:rPr>
        <w:t>Gstreamer</w:t>
      </w:r>
      <w:r w:rsidR="00B00819">
        <w:rPr>
          <w:rStyle w:val="MyChar"/>
        </w:rPr>
        <w:t>架构的原理和使用方法、</w:t>
      </w:r>
      <w:r w:rsidR="00B00819">
        <w:rPr>
          <w:rStyle w:val="MyChar"/>
        </w:rPr>
        <w:t>Chromium</w:t>
      </w:r>
      <w:r w:rsidR="00B00819">
        <w:rPr>
          <w:rStyle w:val="MyChar"/>
        </w:rPr>
        <w:t>与</w:t>
      </w:r>
      <w:r w:rsidR="00B00819">
        <w:rPr>
          <w:rStyle w:val="MyChar"/>
        </w:rPr>
        <w:t>Gstreamer</w:t>
      </w:r>
      <w:r w:rsidR="00B00819">
        <w:rPr>
          <w:rStyle w:val="MyChar"/>
        </w:rPr>
        <w:t>的</w:t>
      </w:r>
      <w:r w:rsidR="008A1C40">
        <w:rPr>
          <w:rStyle w:val="MyChar"/>
          <w:rFonts w:hint="eastAsia"/>
        </w:rPr>
        <w:t>封装</w:t>
      </w:r>
      <w:r w:rsidR="008A1C40">
        <w:rPr>
          <w:rStyle w:val="MyChar"/>
        </w:rPr>
        <w:t>与</w:t>
      </w:r>
      <w:r w:rsidR="00B00819">
        <w:rPr>
          <w:rStyle w:val="MyChar"/>
        </w:rPr>
        <w:t>适配。</w:t>
      </w:r>
    </w:p>
    <w:p w14:paraId="39445502" w14:textId="77777777" w:rsidR="00082629" w:rsidRDefault="00082629" w:rsidP="00082629">
      <w:pPr>
        <w:pStyle w:val="My0"/>
        <w:outlineLvl w:val="1"/>
        <w:rPr>
          <w:ins w:id="461" w:author="Jianguo Yao" w:date="2016-11-08T14:32:00Z"/>
        </w:rPr>
      </w:pPr>
      <w:bookmarkStart w:id="462" w:name="_Toc466800370"/>
      <w:ins w:id="463" w:author="Jianguo Yao" w:date="2016-11-08T14:32:00Z">
        <w:r>
          <w:rPr>
            <w:rFonts w:hint="eastAsia"/>
          </w:rPr>
          <w:t>1.4论文组织结构</w:t>
        </w:r>
        <w:bookmarkEnd w:id="462"/>
      </w:ins>
    </w:p>
    <w:p w14:paraId="0D7DF25D" w14:textId="77777777" w:rsidR="00082629" w:rsidRDefault="00082629" w:rsidP="00640AEE">
      <w:pPr>
        <w:rPr>
          <w:rStyle w:val="MyChar"/>
        </w:rPr>
      </w:pPr>
    </w:p>
    <w:p w14:paraId="33C79BF3" w14:textId="77777777"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14:paraId="0BB67BAB" w14:textId="77777777" w:rsidR="00EE7933" w:rsidRPr="00EE7933" w:rsidRDefault="00EE7933" w:rsidP="00640AEE">
      <w:pPr>
        <w:rPr>
          <w:rStyle w:val="MyChar"/>
        </w:rPr>
      </w:pPr>
      <w:r>
        <w:rPr>
          <w:rStyle w:val="MyChar"/>
          <w:rFonts w:hint="eastAsia"/>
        </w:rPr>
        <w:lastRenderedPageBreak/>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14:paraId="72B3000C" w14:textId="77777777"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691193">
        <w:rPr>
          <w:rStyle w:val="MyChar"/>
          <w:rFonts w:hint="eastAsia"/>
        </w:rPr>
        <w:t>；</w:t>
      </w:r>
      <w:r w:rsidR="00691193">
        <w:rPr>
          <w:rStyle w:val="MyChar"/>
        </w:rPr>
        <w:t>并对普遍的音视频编解码标准做</w:t>
      </w:r>
      <w:r w:rsidR="00691193">
        <w:rPr>
          <w:rStyle w:val="MyChar"/>
          <w:rFonts w:hint="eastAsia"/>
        </w:rPr>
        <w:t>简要</w:t>
      </w:r>
      <w:r w:rsidR="00691193">
        <w:rPr>
          <w:rStyle w:val="MyChar"/>
        </w:rPr>
        <w:t>的说明。</w:t>
      </w:r>
    </w:p>
    <w:p w14:paraId="5815BDA6" w14:textId="77777777" w:rsidR="003931E6" w:rsidRDefault="003931E6" w:rsidP="00640AEE">
      <w:pPr>
        <w:rPr>
          <w:rStyle w:val="MyChar"/>
        </w:rPr>
      </w:pPr>
      <w:r>
        <w:rPr>
          <w:rStyle w:val="MyChar"/>
          <w:rFonts w:hint="eastAsia"/>
        </w:rPr>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14:paraId="55197BB8" w14:textId="77777777"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Pr>
          <w:rStyle w:val="MyChar"/>
        </w:rPr>
        <w:t>的系统介绍和</w:t>
      </w:r>
      <w:r>
        <w:rPr>
          <w:rStyle w:val="MyChar"/>
          <w:rFonts w:hint="eastAsia"/>
        </w:rPr>
        <w:t>分析</w:t>
      </w:r>
      <w:r>
        <w:rPr>
          <w:rStyle w:val="MyChar"/>
        </w:rPr>
        <w:t>，对</w:t>
      </w:r>
      <w:r>
        <w:rPr>
          <w:rStyle w:val="MyChar"/>
        </w:rPr>
        <w:t>Chromium</w:t>
      </w:r>
      <w:r>
        <w:rPr>
          <w:rStyle w:val="MyChar"/>
        </w:rPr>
        <w:t>的源代码进行了新的构建与布局，将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14:paraId="4DAC29B2" w14:textId="77777777"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14:paraId="60C8620F" w14:textId="77777777"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14:paraId="0266D5D6" w14:textId="77777777" w:rsidR="007007E0" w:rsidRDefault="007007E0" w:rsidP="001E600F">
      <w:pPr>
        <w:ind w:firstLine="0"/>
        <w:rPr>
          <w:rStyle w:val="MyChar"/>
        </w:rPr>
      </w:pPr>
    </w:p>
    <w:p w14:paraId="3E2613F0" w14:textId="77777777" w:rsidR="00640AEE" w:rsidRDefault="00640AEE" w:rsidP="00640AEE">
      <w:pPr>
        <w:spacing w:line="220" w:lineRule="atLeast"/>
        <w:ind w:firstLine="0"/>
        <w:rPr>
          <w:rStyle w:val="MyChar"/>
        </w:rPr>
      </w:pPr>
      <w:r>
        <w:rPr>
          <w:rStyle w:val="MyChar"/>
        </w:rPr>
        <w:br w:type="page"/>
      </w:r>
    </w:p>
    <w:p w14:paraId="55D7A393" w14:textId="77777777" w:rsidR="00640AEE" w:rsidRPr="005449B8" w:rsidRDefault="00640AEE" w:rsidP="00640AEE"/>
    <w:p w14:paraId="4CAB1086" w14:textId="77777777" w:rsidR="00640AEE" w:rsidRPr="008345D0" w:rsidRDefault="00640AEE" w:rsidP="00640AEE">
      <w:pPr>
        <w:pStyle w:val="a4"/>
        <w:rPr>
          <w:rStyle w:val="MyChar"/>
          <w:rFonts w:ascii="黑体" w:eastAsia="黑体" w:hAnsi="黑体"/>
        </w:rPr>
      </w:pPr>
      <w:bookmarkStart w:id="464" w:name="_Toc466800371"/>
      <w:commentRangeStart w:id="465"/>
      <w:r w:rsidRPr="008345D0">
        <w:rPr>
          <w:rStyle w:val="MyChar"/>
          <w:rFonts w:ascii="黑体" w:eastAsia="黑体" w:hAnsi="黑体" w:hint="eastAsia"/>
        </w:rPr>
        <w:t>2 相关</w:t>
      </w:r>
      <w:del w:id="466" w:author="Jianguo Yao" w:date="2016-11-08T14:33:00Z">
        <w:r w:rsidRPr="008345D0" w:rsidDel="00190055">
          <w:rPr>
            <w:rStyle w:val="MyChar"/>
            <w:rFonts w:ascii="黑体" w:eastAsia="黑体" w:hAnsi="黑体" w:hint="eastAsia"/>
          </w:rPr>
          <w:delText>理论与</w:delText>
        </w:r>
      </w:del>
      <w:r w:rsidRPr="008345D0">
        <w:rPr>
          <w:rStyle w:val="MyChar"/>
          <w:rFonts w:ascii="黑体" w:eastAsia="黑体" w:hAnsi="黑体" w:hint="eastAsia"/>
        </w:rPr>
        <w:t>技术</w:t>
      </w:r>
      <w:del w:id="467" w:author="Jianguo Yao" w:date="2016-11-08T14:33:00Z">
        <w:r w:rsidRPr="008345D0" w:rsidDel="00190055">
          <w:rPr>
            <w:rStyle w:val="MyChar"/>
            <w:rFonts w:ascii="黑体" w:eastAsia="黑体" w:hAnsi="黑体" w:hint="eastAsia"/>
          </w:rPr>
          <w:delText>基础</w:delText>
        </w:r>
      </w:del>
      <w:commentRangeEnd w:id="465"/>
      <w:r w:rsidR="00190055">
        <w:rPr>
          <w:rStyle w:val="af8"/>
          <w:rFonts w:ascii="Times New Roman" w:eastAsia="宋体" w:hAnsi="宋体"/>
          <w:b w:val="0"/>
        </w:rPr>
        <w:commentReference w:id="465"/>
      </w:r>
      <w:bookmarkEnd w:id="464"/>
    </w:p>
    <w:p w14:paraId="59A5C184" w14:textId="77777777" w:rsidR="00640AEE" w:rsidRDefault="00640AEE" w:rsidP="00640AEE">
      <w:pPr>
        <w:ind w:firstLine="0"/>
      </w:pPr>
    </w:p>
    <w:p w14:paraId="46FDC0D1" w14:textId="77777777" w:rsidR="00640AEE" w:rsidRDefault="00640AEE" w:rsidP="00DC5799">
      <w:pPr>
        <w:pStyle w:val="My0"/>
        <w:outlineLvl w:val="1"/>
      </w:pPr>
      <w:bookmarkStart w:id="468" w:name="_Toc466800372"/>
      <w:r>
        <w:rPr>
          <w:rFonts w:hint="eastAsia"/>
        </w:rPr>
        <w:t>2.1 浏览器</w:t>
      </w:r>
      <w:bookmarkEnd w:id="468"/>
    </w:p>
    <w:p w14:paraId="0FDADFEE" w14:textId="77777777"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p>
    <w:p w14:paraId="5ACD644F" w14:textId="77777777" w:rsidR="00640AEE" w:rsidRDefault="00640AEE" w:rsidP="00640AEE"/>
    <w:p w14:paraId="148E030B" w14:textId="77777777" w:rsidR="00640AEE" w:rsidRDefault="00640AEE" w:rsidP="00DC5799">
      <w:pPr>
        <w:pStyle w:val="My1"/>
        <w:outlineLvl w:val="2"/>
      </w:pPr>
      <w:bookmarkStart w:id="469" w:name="_Toc466800373"/>
      <w:r>
        <w:rPr>
          <w:rFonts w:hint="eastAsia"/>
        </w:rPr>
        <w:t>2.1.1浏览器简介</w:t>
      </w:r>
      <w:bookmarkEnd w:id="469"/>
    </w:p>
    <w:p w14:paraId="27177665" w14:textId="77777777"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14:paraId="4A25B969" w14:textId="77777777"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14:paraId="2446DE3E" w14:textId="77777777"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14:paraId="4DC8B5FB" w14:textId="77777777"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14:paraId="27FA46A3" w14:textId="77777777"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14:paraId="477496A2" w14:textId="77777777"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14:paraId="5EC3A043" w14:textId="77777777"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14:paraId="11E81B43" w14:textId="77777777"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14:paraId="106A828E" w14:textId="77777777" w:rsidR="00640AEE" w:rsidRDefault="00640AEE" w:rsidP="00640AEE"/>
    <w:p w14:paraId="611F3150" w14:textId="77777777" w:rsidR="00640AEE" w:rsidRDefault="00640AEE" w:rsidP="00DC5799">
      <w:pPr>
        <w:pStyle w:val="My1"/>
        <w:outlineLvl w:val="2"/>
      </w:pPr>
      <w:bookmarkStart w:id="470" w:name="_Toc466800374"/>
      <w:r>
        <w:rPr>
          <w:rFonts w:hint="eastAsia"/>
        </w:rPr>
        <w:lastRenderedPageBreak/>
        <w:t>2.1.2 浏览器特性</w:t>
      </w:r>
      <w:bookmarkEnd w:id="470"/>
    </w:p>
    <w:p w14:paraId="04B3BEF4" w14:textId="77777777" w:rsidR="00640AEE" w:rsidRDefault="00640AEE" w:rsidP="00640AEE">
      <w:pPr>
        <w:ind w:firstLineChars="200" w:firstLine="480"/>
      </w:pPr>
      <w:r w:rsidRPr="00761B52">
        <w:rPr>
          <w:rFonts w:hint="eastAsia"/>
        </w:rPr>
        <w:t>从最初的仅支持简单功能到如今支持种类繁多的功能和特性，浏览器一直在向前发展，可以预见，今后浏览器的能力会越来越强。那么目前一个浏览器应该包括哪些功能呢？</w:t>
      </w:r>
    </w:p>
    <w:p w14:paraId="7EB157E6" w14:textId="77777777"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14:paraId="74861AC5" w14:textId="77777777"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14:paraId="57BE0076" w14:textId="77777777"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14:paraId="2F248350" w14:textId="77777777"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14:paraId="26CE62BD" w14:textId="77777777"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14:paraId="56AEBBDC" w14:textId="77777777"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14:paraId="0869C08A" w14:textId="77777777"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14:paraId="5C0C2AE6" w14:textId="77777777" w:rsidR="00640AEE" w:rsidRDefault="00640AEE" w:rsidP="00640AEE">
      <w:pPr>
        <w:pStyle w:val="af"/>
        <w:numPr>
          <w:ilvl w:val="0"/>
          <w:numId w:val="2"/>
        </w:numPr>
        <w:ind w:firstLineChars="0"/>
      </w:pPr>
      <w:r>
        <w:rPr>
          <w:rFonts w:hint="eastAsia"/>
        </w:rPr>
        <w:lastRenderedPageBreak/>
        <w:t>安全机制：本质是提供一个安全的浏览器环境，避免用户信息被各种非法工具窃取和破坏。这可能包括显示用户访问的网站是否安全、为网站设置安全级别、防止浏览器被恶意代码攻破等。</w:t>
      </w:r>
    </w:p>
    <w:p w14:paraId="59D69F4E" w14:textId="77777777" w:rsidR="00640AEE" w:rsidRDefault="00640AEE" w:rsidP="00640AEE">
      <w:pPr>
        <w:pStyle w:val="af"/>
        <w:numPr>
          <w:ilvl w:val="0"/>
          <w:numId w:val="2"/>
        </w:numPr>
        <w:ind w:firstLineChars="0"/>
      </w:pPr>
      <w:r>
        <w:rPr>
          <w:rFonts w:hint="eastAsia"/>
        </w:rPr>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14:paraId="19AA66CE" w14:textId="77777777"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14:paraId="39369CCA" w14:textId="77777777"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14:paraId="7F29D4CF" w14:textId="77777777"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590"/>
        <w:gridCol w:w="1591"/>
        <w:gridCol w:w="1591"/>
        <w:gridCol w:w="2658"/>
      </w:tblGrid>
      <w:tr w:rsidR="00640AEE" w:rsidRPr="00183B7F" w14:paraId="62B5EFC1" w14:textId="77777777" w:rsidTr="003F3E92">
        <w:trPr>
          <w:jc w:val="center"/>
        </w:trPr>
        <w:tc>
          <w:tcPr>
            <w:tcW w:w="1857" w:type="dxa"/>
          </w:tcPr>
          <w:p w14:paraId="02D60AD4" w14:textId="77777777" w:rsidR="00640AEE" w:rsidRPr="00183B7F" w:rsidRDefault="00640AEE" w:rsidP="003F3E92">
            <w:pPr>
              <w:spacing w:after="0"/>
              <w:ind w:firstLine="0"/>
              <w:jc w:val="center"/>
            </w:pPr>
          </w:p>
        </w:tc>
        <w:tc>
          <w:tcPr>
            <w:tcW w:w="1590" w:type="dxa"/>
          </w:tcPr>
          <w:p w14:paraId="686A23C8" w14:textId="77777777" w:rsidR="00640AEE" w:rsidRPr="00183B7F" w:rsidRDefault="00640AEE" w:rsidP="003F3E92">
            <w:pPr>
              <w:spacing w:after="0"/>
              <w:ind w:firstLine="0"/>
              <w:jc w:val="center"/>
            </w:pPr>
            <w:r w:rsidRPr="00183B7F">
              <w:t>IE</w:t>
            </w:r>
          </w:p>
        </w:tc>
        <w:tc>
          <w:tcPr>
            <w:tcW w:w="1591" w:type="dxa"/>
          </w:tcPr>
          <w:p w14:paraId="4AEB9569" w14:textId="77777777" w:rsidR="00640AEE" w:rsidRPr="00183B7F" w:rsidRDefault="00640AEE" w:rsidP="003F3E92">
            <w:pPr>
              <w:spacing w:after="0"/>
              <w:ind w:firstLine="0"/>
              <w:jc w:val="center"/>
            </w:pPr>
            <w:r w:rsidRPr="00183B7F">
              <w:t>Firefox</w:t>
            </w:r>
          </w:p>
        </w:tc>
        <w:tc>
          <w:tcPr>
            <w:tcW w:w="1591" w:type="dxa"/>
          </w:tcPr>
          <w:p w14:paraId="4ACFC140" w14:textId="77777777" w:rsidR="00640AEE" w:rsidRPr="00183B7F" w:rsidRDefault="00640AEE" w:rsidP="003F3E92">
            <w:pPr>
              <w:spacing w:after="0"/>
              <w:ind w:firstLine="0"/>
              <w:jc w:val="center"/>
            </w:pPr>
            <w:r w:rsidRPr="00183B7F">
              <w:t>Chrome</w:t>
            </w:r>
          </w:p>
        </w:tc>
        <w:tc>
          <w:tcPr>
            <w:tcW w:w="2658" w:type="dxa"/>
          </w:tcPr>
          <w:p w14:paraId="1F358181" w14:textId="77777777" w:rsidR="00640AEE" w:rsidRPr="00183B7F" w:rsidRDefault="00640AEE" w:rsidP="003F3E92">
            <w:pPr>
              <w:spacing w:after="0"/>
              <w:ind w:firstLine="0"/>
              <w:jc w:val="center"/>
            </w:pPr>
            <w:r w:rsidRPr="00183B7F">
              <w:rPr>
                <w:rFonts w:hint="eastAsia"/>
              </w:rPr>
              <w:t>Safari</w:t>
            </w:r>
          </w:p>
        </w:tc>
      </w:tr>
      <w:tr w:rsidR="00640AEE" w:rsidRPr="00183B7F" w14:paraId="68647349" w14:textId="77777777" w:rsidTr="003F3E92">
        <w:trPr>
          <w:trHeight w:val="338"/>
          <w:jc w:val="center"/>
        </w:trPr>
        <w:tc>
          <w:tcPr>
            <w:tcW w:w="1857" w:type="dxa"/>
          </w:tcPr>
          <w:p w14:paraId="78BB9A4C" w14:textId="77777777" w:rsidR="00640AEE" w:rsidRPr="00183B7F" w:rsidRDefault="00640AEE" w:rsidP="003F3E92">
            <w:pPr>
              <w:spacing w:after="0"/>
              <w:ind w:firstLine="0"/>
              <w:jc w:val="center"/>
            </w:pPr>
            <w:r w:rsidRPr="00183B7F">
              <w:t>Windows</w:t>
            </w:r>
          </w:p>
        </w:tc>
        <w:tc>
          <w:tcPr>
            <w:tcW w:w="1590" w:type="dxa"/>
          </w:tcPr>
          <w:p w14:paraId="501B57FC" w14:textId="77777777" w:rsidR="00640AEE" w:rsidRPr="00183B7F" w:rsidRDefault="00640AEE" w:rsidP="003F3E92">
            <w:pPr>
              <w:spacing w:after="0"/>
              <w:ind w:firstLine="0"/>
              <w:jc w:val="center"/>
            </w:pPr>
            <w:r w:rsidRPr="00183B7F">
              <w:t>是</w:t>
            </w:r>
          </w:p>
        </w:tc>
        <w:tc>
          <w:tcPr>
            <w:tcW w:w="1591" w:type="dxa"/>
          </w:tcPr>
          <w:p w14:paraId="440B3A7C" w14:textId="77777777" w:rsidR="00640AEE" w:rsidRPr="00183B7F" w:rsidRDefault="00640AEE" w:rsidP="003F3E92">
            <w:pPr>
              <w:spacing w:after="0"/>
              <w:ind w:firstLine="0"/>
              <w:jc w:val="center"/>
            </w:pPr>
            <w:r w:rsidRPr="00183B7F">
              <w:t>是</w:t>
            </w:r>
          </w:p>
        </w:tc>
        <w:tc>
          <w:tcPr>
            <w:tcW w:w="1591" w:type="dxa"/>
          </w:tcPr>
          <w:p w14:paraId="7DCF7C03" w14:textId="77777777" w:rsidR="00640AEE" w:rsidRPr="00183B7F" w:rsidRDefault="00640AEE" w:rsidP="003F3E92">
            <w:pPr>
              <w:spacing w:after="0"/>
              <w:ind w:firstLine="0"/>
              <w:jc w:val="center"/>
            </w:pPr>
            <w:r w:rsidRPr="00183B7F">
              <w:t>是</w:t>
            </w:r>
          </w:p>
        </w:tc>
        <w:tc>
          <w:tcPr>
            <w:tcW w:w="2658" w:type="dxa"/>
          </w:tcPr>
          <w:p w14:paraId="1BD57E8C" w14:textId="77777777"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14:paraId="3D0012AF" w14:textId="77777777" w:rsidTr="003F3E92">
        <w:trPr>
          <w:jc w:val="center"/>
        </w:trPr>
        <w:tc>
          <w:tcPr>
            <w:tcW w:w="1857" w:type="dxa"/>
          </w:tcPr>
          <w:p w14:paraId="70A79AB9" w14:textId="77777777" w:rsidR="00640AEE" w:rsidRPr="00183B7F" w:rsidRDefault="00640AEE" w:rsidP="003F3E92">
            <w:pPr>
              <w:spacing w:after="0"/>
              <w:ind w:firstLine="0"/>
              <w:jc w:val="center"/>
            </w:pPr>
            <w:r w:rsidRPr="00183B7F">
              <w:t>Mac OS</w:t>
            </w:r>
          </w:p>
        </w:tc>
        <w:tc>
          <w:tcPr>
            <w:tcW w:w="1590" w:type="dxa"/>
          </w:tcPr>
          <w:p w14:paraId="68E797ED" w14:textId="77777777" w:rsidR="00640AEE" w:rsidRPr="00183B7F" w:rsidRDefault="00640AEE" w:rsidP="003F3E92">
            <w:pPr>
              <w:spacing w:after="0"/>
              <w:ind w:firstLine="0"/>
              <w:jc w:val="center"/>
            </w:pPr>
            <w:r w:rsidRPr="00183B7F">
              <w:t>否</w:t>
            </w:r>
          </w:p>
        </w:tc>
        <w:tc>
          <w:tcPr>
            <w:tcW w:w="1591" w:type="dxa"/>
          </w:tcPr>
          <w:p w14:paraId="17BC4E85" w14:textId="77777777" w:rsidR="00640AEE" w:rsidRPr="00183B7F" w:rsidRDefault="00640AEE" w:rsidP="003F3E92">
            <w:pPr>
              <w:spacing w:after="0"/>
              <w:ind w:firstLine="0"/>
              <w:jc w:val="center"/>
            </w:pPr>
            <w:r w:rsidRPr="00183B7F">
              <w:t>是</w:t>
            </w:r>
          </w:p>
        </w:tc>
        <w:tc>
          <w:tcPr>
            <w:tcW w:w="1591" w:type="dxa"/>
          </w:tcPr>
          <w:p w14:paraId="2E1CFB9D" w14:textId="77777777" w:rsidR="00640AEE" w:rsidRPr="00183B7F" w:rsidRDefault="00640AEE" w:rsidP="003F3E92">
            <w:pPr>
              <w:spacing w:after="0"/>
              <w:ind w:firstLine="0"/>
              <w:jc w:val="center"/>
            </w:pPr>
            <w:r w:rsidRPr="00183B7F">
              <w:t>是</w:t>
            </w:r>
          </w:p>
        </w:tc>
        <w:tc>
          <w:tcPr>
            <w:tcW w:w="2658" w:type="dxa"/>
          </w:tcPr>
          <w:p w14:paraId="28ED91D3" w14:textId="77777777" w:rsidR="00640AEE" w:rsidRPr="00183B7F" w:rsidRDefault="00640AEE" w:rsidP="003F3E92">
            <w:pPr>
              <w:spacing w:after="0"/>
              <w:ind w:firstLine="0"/>
              <w:jc w:val="center"/>
            </w:pPr>
            <w:r w:rsidRPr="00183B7F">
              <w:rPr>
                <w:rFonts w:hint="eastAsia"/>
              </w:rPr>
              <w:t>是</w:t>
            </w:r>
          </w:p>
        </w:tc>
      </w:tr>
      <w:tr w:rsidR="00640AEE" w:rsidRPr="00183B7F" w14:paraId="746AAAC7" w14:textId="77777777" w:rsidTr="003F3E92">
        <w:trPr>
          <w:jc w:val="center"/>
        </w:trPr>
        <w:tc>
          <w:tcPr>
            <w:tcW w:w="1857" w:type="dxa"/>
          </w:tcPr>
          <w:p w14:paraId="46D9A4E8" w14:textId="77777777" w:rsidR="00640AEE" w:rsidRPr="00183B7F" w:rsidRDefault="00640AEE" w:rsidP="003F3E92">
            <w:pPr>
              <w:spacing w:after="0"/>
              <w:ind w:firstLine="0"/>
              <w:jc w:val="center"/>
            </w:pPr>
            <w:r w:rsidRPr="00183B7F">
              <w:t>Linux</w:t>
            </w:r>
          </w:p>
        </w:tc>
        <w:tc>
          <w:tcPr>
            <w:tcW w:w="1590" w:type="dxa"/>
          </w:tcPr>
          <w:p w14:paraId="26983040" w14:textId="77777777" w:rsidR="00640AEE" w:rsidRPr="00183B7F" w:rsidRDefault="00640AEE" w:rsidP="003F3E92">
            <w:pPr>
              <w:spacing w:after="0"/>
              <w:ind w:firstLine="0"/>
              <w:jc w:val="center"/>
            </w:pPr>
            <w:r w:rsidRPr="00183B7F">
              <w:t>否</w:t>
            </w:r>
          </w:p>
        </w:tc>
        <w:tc>
          <w:tcPr>
            <w:tcW w:w="1591" w:type="dxa"/>
          </w:tcPr>
          <w:p w14:paraId="377FC42B" w14:textId="77777777" w:rsidR="00640AEE" w:rsidRPr="00183B7F" w:rsidRDefault="00640AEE" w:rsidP="003F3E92">
            <w:pPr>
              <w:spacing w:after="0"/>
              <w:ind w:firstLine="0"/>
              <w:jc w:val="center"/>
            </w:pPr>
            <w:r w:rsidRPr="00183B7F">
              <w:t>是</w:t>
            </w:r>
          </w:p>
        </w:tc>
        <w:tc>
          <w:tcPr>
            <w:tcW w:w="1591" w:type="dxa"/>
          </w:tcPr>
          <w:p w14:paraId="3B9572F3" w14:textId="77777777" w:rsidR="00640AEE" w:rsidRPr="00183B7F" w:rsidRDefault="00640AEE" w:rsidP="003F3E92">
            <w:pPr>
              <w:spacing w:after="0"/>
              <w:ind w:firstLine="0"/>
              <w:jc w:val="center"/>
            </w:pPr>
            <w:r w:rsidRPr="00183B7F">
              <w:t>是</w:t>
            </w:r>
          </w:p>
        </w:tc>
        <w:tc>
          <w:tcPr>
            <w:tcW w:w="2658" w:type="dxa"/>
          </w:tcPr>
          <w:p w14:paraId="6F679922" w14:textId="77777777" w:rsidR="00640AEE" w:rsidRPr="00183B7F" w:rsidRDefault="00640AEE" w:rsidP="003F3E92">
            <w:pPr>
              <w:spacing w:after="0"/>
              <w:ind w:firstLine="0"/>
              <w:jc w:val="center"/>
            </w:pPr>
            <w:r w:rsidRPr="00183B7F">
              <w:t>否</w:t>
            </w:r>
          </w:p>
        </w:tc>
      </w:tr>
      <w:tr w:rsidR="00640AEE" w:rsidRPr="00183B7F" w14:paraId="5774F294" w14:textId="77777777" w:rsidTr="003F3E92">
        <w:trPr>
          <w:jc w:val="center"/>
        </w:trPr>
        <w:tc>
          <w:tcPr>
            <w:tcW w:w="1857" w:type="dxa"/>
          </w:tcPr>
          <w:p w14:paraId="3B269731" w14:textId="77777777" w:rsidR="00640AEE" w:rsidRPr="00183B7F" w:rsidRDefault="00640AEE" w:rsidP="003F3E92">
            <w:pPr>
              <w:spacing w:after="0"/>
              <w:ind w:firstLine="0"/>
              <w:jc w:val="center"/>
            </w:pPr>
            <w:r w:rsidRPr="00183B7F">
              <w:t>Android</w:t>
            </w:r>
          </w:p>
        </w:tc>
        <w:tc>
          <w:tcPr>
            <w:tcW w:w="1590" w:type="dxa"/>
          </w:tcPr>
          <w:p w14:paraId="5283193A" w14:textId="77777777" w:rsidR="00640AEE" w:rsidRPr="00183B7F" w:rsidRDefault="00640AEE" w:rsidP="003F3E92">
            <w:pPr>
              <w:spacing w:after="0"/>
              <w:ind w:firstLine="0"/>
              <w:jc w:val="center"/>
            </w:pPr>
            <w:r w:rsidRPr="00183B7F">
              <w:t>否</w:t>
            </w:r>
          </w:p>
        </w:tc>
        <w:tc>
          <w:tcPr>
            <w:tcW w:w="1591" w:type="dxa"/>
          </w:tcPr>
          <w:p w14:paraId="0A6BAB87" w14:textId="77777777" w:rsidR="00640AEE" w:rsidRPr="00183B7F" w:rsidRDefault="00640AEE" w:rsidP="003F3E92">
            <w:pPr>
              <w:spacing w:after="0"/>
              <w:ind w:firstLine="0"/>
              <w:jc w:val="center"/>
            </w:pPr>
            <w:r w:rsidRPr="00183B7F">
              <w:t>是</w:t>
            </w:r>
          </w:p>
        </w:tc>
        <w:tc>
          <w:tcPr>
            <w:tcW w:w="1591" w:type="dxa"/>
          </w:tcPr>
          <w:p w14:paraId="5FA00B45" w14:textId="77777777" w:rsidR="00640AEE" w:rsidRPr="00183B7F" w:rsidRDefault="00640AEE" w:rsidP="003F3E92">
            <w:pPr>
              <w:spacing w:after="0"/>
              <w:ind w:firstLine="0"/>
              <w:jc w:val="center"/>
            </w:pPr>
            <w:r w:rsidRPr="00183B7F">
              <w:t>是</w:t>
            </w:r>
          </w:p>
        </w:tc>
        <w:tc>
          <w:tcPr>
            <w:tcW w:w="2658" w:type="dxa"/>
          </w:tcPr>
          <w:p w14:paraId="19DD3CDF" w14:textId="77777777" w:rsidR="00640AEE" w:rsidRPr="00183B7F" w:rsidRDefault="00640AEE" w:rsidP="003F3E92">
            <w:pPr>
              <w:spacing w:after="0"/>
              <w:ind w:firstLine="0"/>
              <w:jc w:val="center"/>
            </w:pPr>
            <w:r w:rsidRPr="00183B7F">
              <w:t>否</w:t>
            </w:r>
          </w:p>
        </w:tc>
      </w:tr>
      <w:tr w:rsidR="00640AEE" w:rsidRPr="00183B7F" w14:paraId="10758F23" w14:textId="77777777" w:rsidTr="003F3E92">
        <w:trPr>
          <w:jc w:val="center"/>
        </w:trPr>
        <w:tc>
          <w:tcPr>
            <w:tcW w:w="1857" w:type="dxa"/>
          </w:tcPr>
          <w:p w14:paraId="3C8B011E" w14:textId="77777777" w:rsidR="00640AEE" w:rsidRPr="00183B7F" w:rsidRDefault="00640AEE" w:rsidP="003F3E92">
            <w:pPr>
              <w:spacing w:after="0"/>
              <w:ind w:firstLine="0"/>
              <w:jc w:val="center"/>
            </w:pPr>
            <w:r w:rsidRPr="00183B7F">
              <w:t>iOS</w:t>
            </w:r>
          </w:p>
        </w:tc>
        <w:tc>
          <w:tcPr>
            <w:tcW w:w="1590" w:type="dxa"/>
          </w:tcPr>
          <w:p w14:paraId="3BB69E36" w14:textId="77777777" w:rsidR="00640AEE" w:rsidRPr="00183B7F" w:rsidRDefault="00640AEE" w:rsidP="003F3E92">
            <w:pPr>
              <w:spacing w:after="0"/>
              <w:ind w:firstLine="0"/>
              <w:jc w:val="center"/>
            </w:pPr>
            <w:r w:rsidRPr="00183B7F">
              <w:t>否</w:t>
            </w:r>
          </w:p>
        </w:tc>
        <w:tc>
          <w:tcPr>
            <w:tcW w:w="1591" w:type="dxa"/>
          </w:tcPr>
          <w:p w14:paraId="67E04DF0" w14:textId="77777777" w:rsidR="00640AEE" w:rsidRPr="00183B7F" w:rsidRDefault="00640AEE" w:rsidP="003F3E92">
            <w:pPr>
              <w:spacing w:after="0"/>
              <w:ind w:firstLine="0"/>
              <w:jc w:val="center"/>
            </w:pPr>
            <w:r w:rsidRPr="00183B7F">
              <w:t>否</w:t>
            </w:r>
          </w:p>
        </w:tc>
        <w:tc>
          <w:tcPr>
            <w:tcW w:w="1591" w:type="dxa"/>
          </w:tcPr>
          <w:p w14:paraId="231AE59A" w14:textId="77777777" w:rsidR="00640AEE" w:rsidRPr="00183B7F" w:rsidRDefault="00640AEE" w:rsidP="003F3E92">
            <w:pPr>
              <w:spacing w:after="0"/>
              <w:ind w:firstLine="0"/>
              <w:jc w:val="center"/>
            </w:pPr>
            <w:r w:rsidRPr="00183B7F">
              <w:t>是</w:t>
            </w:r>
          </w:p>
        </w:tc>
        <w:tc>
          <w:tcPr>
            <w:tcW w:w="2658" w:type="dxa"/>
          </w:tcPr>
          <w:p w14:paraId="59E7109F" w14:textId="77777777" w:rsidR="00640AEE" w:rsidRPr="00183B7F" w:rsidRDefault="00640AEE" w:rsidP="003F3E92">
            <w:pPr>
              <w:spacing w:after="0"/>
              <w:ind w:firstLine="0"/>
              <w:jc w:val="center"/>
            </w:pPr>
            <w:r w:rsidRPr="00183B7F">
              <w:t>是</w:t>
            </w:r>
          </w:p>
        </w:tc>
      </w:tr>
    </w:tbl>
    <w:p w14:paraId="0900F05C" w14:textId="77777777" w:rsidR="00640AEE" w:rsidRDefault="00640AEE" w:rsidP="00640AEE">
      <w:pPr>
        <w:pStyle w:val="My1"/>
      </w:pPr>
    </w:p>
    <w:p w14:paraId="0411A735" w14:textId="77777777" w:rsidR="00640AEE" w:rsidRDefault="00640AEE" w:rsidP="00DC5799">
      <w:pPr>
        <w:pStyle w:val="My1"/>
        <w:outlineLvl w:val="2"/>
      </w:pPr>
      <w:bookmarkStart w:id="471" w:name="_Toc466800375"/>
      <w:r>
        <w:rPr>
          <w:rFonts w:hint="eastAsia"/>
        </w:rPr>
        <w:t>2.1.3 浏览器基本</w:t>
      </w:r>
      <w:r>
        <w:t>工作</w:t>
      </w:r>
      <w:r>
        <w:rPr>
          <w:rFonts w:hint="eastAsia"/>
        </w:rPr>
        <w:t>原理</w:t>
      </w:r>
      <w:bookmarkEnd w:id="471"/>
    </w:p>
    <w:p w14:paraId="34484F0E" w14:textId="77777777"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14:paraId="550DABC5" w14:textId="77777777"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17" w:tooltip="网页" w:history="1">
        <w:r w:rsidRPr="00E875FB">
          <w:t>网页</w:t>
        </w:r>
      </w:hyperlink>
      <w:r w:rsidRPr="00E875FB">
        <w:t>的标准</w:t>
      </w:r>
      <w:hyperlink r:id="rId18" w:tooltip="标记语言" w:history="1">
        <w:r w:rsidRPr="00E875FB">
          <w:t>标记语言</w:t>
        </w:r>
      </w:hyperlink>
      <w:r>
        <w:rPr>
          <w:rFonts w:hint="eastAsia"/>
        </w:rPr>
        <w:t>，用于网页的创建和其他信息在浏览器中的显示。它</w:t>
      </w:r>
      <w:r w:rsidRPr="00B719F2">
        <w:t>是一种基础技术，常与</w:t>
      </w:r>
      <w:hyperlink r:id="rId19" w:tooltip="JavaScript" w:history="1">
        <w:r w:rsidRPr="00B719F2">
          <w:t>JavaScript</w:t>
        </w:r>
      </w:hyperlink>
      <w:r>
        <w:rPr>
          <w:rFonts w:hint="eastAsia"/>
        </w:rPr>
        <w:t>、</w:t>
      </w:r>
      <w:hyperlink r:id="rId20"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w:t>
      </w:r>
      <w:r>
        <w:rPr>
          <w:rFonts w:hint="eastAsia"/>
        </w:rPr>
        <w:lastRenderedPageBreak/>
        <w:t>列的标签（也成为元素），这些标签可以用来表示文字、图片、多媒体等，</w:t>
      </w:r>
      <w:r w:rsidRPr="0061400C">
        <w:t>通常成对出现</w:t>
      </w:r>
      <w:r>
        <w:rPr>
          <w:rFonts w:hint="eastAsia"/>
        </w:rPr>
        <w:t>。</w:t>
      </w:r>
      <w:hyperlink r:id="rId21"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14:paraId="08837CB0" w14:textId="77777777" w:rsidR="00640AEE" w:rsidRDefault="00640AEE" w:rsidP="00640AEE">
      <w:pPr>
        <w:pStyle w:val="af"/>
        <w:ind w:left="900" w:firstLineChars="0" w:firstLine="0"/>
        <w:jc w:val="center"/>
      </w:pPr>
      <w:r w:rsidRPr="000E7441">
        <w:rPr>
          <w:noProof/>
        </w:rPr>
        <w:drawing>
          <wp:inline distT="0" distB="0" distL="0" distR="0" wp14:anchorId="0817DD72" wp14:editId="1697012F">
            <wp:extent cx="5098568" cy="16002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682" cy="1605258"/>
                    </a:xfrm>
                    <a:prstGeom prst="rect">
                      <a:avLst/>
                    </a:prstGeom>
                    <a:noFill/>
                    <a:ln>
                      <a:noFill/>
                    </a:ln>
                  </pic:spPr>
                </pic:pic>
              </a:graphicData>
            </a:graphic>
          </wp:inline>
        </w:drawing>
      </w:r>
    </w:p>
    <w:p w14:paraId="3753106E"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14:paraId="08AA110C" w14:textId="77777777"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23" w:tooltip="Hello world program" w:history="1">
        <w:r w:rsidRPr="000C5AF8">
          <w:rPr>
            <w:rFonts w:hAnsi="Times New Roman"/>
            <w:bCs w:val="0"/>
            <w:sz w:val="21"/>
            <w:szCs w:val="21"/>
          </w:rPr>
          <w:t>Hello world program</w:t>
        </w:r>
      </w:hyperlink>
    </w:p>
    <w:p w14:paraId="7F5CBEF7" w14:textId="77777777" w:rsidR="00640AEE" w:rsidRPr="00C406DA" w:rsidRDefault="00640AEE" w:rsidP="00640AEE">
      <w:pPr>
        <w:spacing w:line="240" w:lineRule="auto"/>
        <w:ind w:firstLineChars="200" w:firstLine="420"/>
        <w:jc w:val="center"/>
        <w:rPr>
          <w:rFonts w:hAnsi="Times New Roman"/>
          <w:bCs w:val="0"/>
          <w:sz w:val="21"/>
          <w:szCs w:val="21"/>
        </w:rPr>
      </w:pPr>
    </w:p>
    <w:p w14:paraId="2417001F" w14:textId="77777777"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14:paraId="216C5871" w14:textId="77777777"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lastRenderedPageBreak/>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14:paraId="54899CD9" w14:textId="77777777"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14:paraId="3E531AB5" w14:textId="77777777" w:rsidR="00640AEE" w:rsidRDefault="00640AEE" w:rsidP="00640AEE"/>
    <w:p w14:paraId="15345E7C" w14:textId="77777777" w:rsidR="00640AEE" w:rsidRDefault="006A7DB2" w:rsidP="00640AEE">
      <w:pPr>
        <w:pStyle w:val="My1"/>
      </w:pPr>
      <w:r>
        <w:rPr>
          <w:noProof/>
        </w:rPr>
        <mc:AlternateContent>
          <mc:Choice Requires="wpg">
            <w:drawing>
              <wp:anchor distT="0" distB="0" distL="114300" distR="114300" simplePos="0" relativeHeight="251659264" behindDoc="0" locked="0" layoutInCell="1" allowOverlap="1" wp14:anchorId="3A152657" wp14:editId="586CAF45">
                <wp:simplePos x="0" y="0"/>
                <wp:positionH relativeFrom="column">
                  <wp:posOffset>716280</wp:posOffset>
                </wp:positionH>
                <wp:positionV relativeFrom="paragraph">
                  <wp:posOffset>144145</wp:posOffset>
                </wp:positionV>
                <wp:extent cx="4348480" cy="539750"/>
                <wp:effectExtent l="5715" t="6350" r="8255" b="6350"/>
                <wp:wrapNone/>
                <wp:docPr id="415" name="组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539750"/>
                          <a:chOff x="2953" y="13910"/>
                          <a:chExt cx="6848" cy="850"/>
                        </a:xfrm>
                      </wpg:grpSpPr>
                      <wps:wsp>
                        <wps:cNvPr id="416" name="Rectangle 75"/>
                        <wps:cNvSpPr>
                          <a:spLocks noChangeArrowheads="1"/>
                        </wps:cNvSpPr>
                        <wps:spPr bwMode="auto">
                          <a:xfrm>
                            <a:off x="2953" y="13910"/>
                            <a:ext cx="1268" cy="850"/>
                          </a:xfrm>
                          <a:prstGeom prst="rect">
                            <a:avLst/>
                          </a:prstGeom>
                          <a:solidFill>
                            <a:srgbClr val="FFFFFF"/>
                          </a:solidFill>
                          <a:ln w="9525">
                            <a:solidFill>
                              <a:srgbClr val="000000"/>
                            </a:solidFill>
                            <a:miter lim="800000"/>
                            <a:headEnd/>
                            <a:tailEnd/>
                          </a:ln>
                        </wps:spPr>
                        <wps:txbx>
                          <w:txbxContent>
                            <w:p w14:paraId="3E7B49B5" w14:textId="77777777" w:rsidR="007C5E0C" w:rsidRDefault="007C5E0C" w:rsidP="00640AEE">
                              <w:pPr>
                                <w:ind w:firstLine="0"/>
                                <w:jc w:val="center"/>
                              </w:pPr>
                              <w:r>
                                <w:rPr>
                                  <w:rFonts w:hint="eastAsia"/>
                                </w:rPr>
                                <w:t>HTML/CSS/JavaScript</w:t>
                              </w:r>
                            </w:p>
                          </w:txbxContent>
                        </wps:txbx>
                        <wps:bodyPr rot="0" vert="horz" wrap="square" lIns="0" tIns="45720" rIns="0" bIns="45720" anchor="t" anchorCtr="0" upright="1">
                          <a:noAutofit/>
                        </wps:bodyPr>
                      </wps:wsp>
                      <wps:wsp>
                        <wps:cNvPr id="417" name="Rectangle 76"/>
                        <wps:cNvSpPr>
                          <a:spLocks noChangeArrowheads="1"/>
                        </wps:cNvSpPr>
                        <wps:spPr bwMode="auto">
                          <a:xfrm>
                            <a:off x="4910" y="14040"/>
                            <a:ext cx="2942" cy="526"/>
                          </a:xfrm>
                          <a:prstGeom prst="rect">
                            <a:avLst/>
                          </a:prstGeom>
                          <a:solidFill>
                            <a:srgbClr val="FFFFFF"/>
                          </a:solidFill>
                          <a:ln w="9525">
                            <a:solidFill>
                              <a:srgbClr val="000000"/>
                            </a:solidFill>
                            <a:miter lim="800000"/>
                            <a:headEnd/>
                            <a:tailEnd/>
                          </a:ln>
                        </wps:spPr>
                        <wps:txbx>
                          <w:txbxContent>
                            <w:p w14:paraId="72DA58AE" w14:textId="77777777" w:rsidR="007C5E0C" w:rsidRDefault="007C5E0C" w:rsidP="00640AEE">
                              <w:r>
                                <w:rPr>
                                  <w:rFonts w:hint="eastAsia"/>
                                </w:rPr>
                                <w:t>浏览器渲染引擎</w:t>
                              </w:r>
                            </w:p>
                          </w:txbxContent>
                        </wps:txbx>
                        <wps:bodyPr rot="0" vert="horz" wrap="square" lIns="91440" tIns="45720" rIns="91440" bIns="45720" anchor="t" anchorCtr="0" upright="1">
                          <a:noAutofit/>
                        </wps:bodyPr>
                      </wps:wsp>
                      <wps:wsp>
                        <wps:cNvPr id="418" name="Text Box 77"/>
                        <wps:cNvSpPr txBox="1">
                          <a:spLocks noChangeArrowheads="1"/>
                        </wps:cNvSpPr>
                        <wps:spPr bwMode="auto">
                          <a:xfrm>
                            <a:off x="8531" y="13910"/>
                            <a:ext cx="1270" cy="850"/>
                          </a:xfrm>
                          <a:prstGeom prst="rect">
                            <a:avLst/>
                          </a:prstGeom>
                          <a:solidFill>
                            <a:srgbClr val="FFFFFF"/>
                          </a:solidFill>
                          <a:ln w="9525">
                            <a:solidFill>
                              <a:srgbClr val="000000"/>
                            </a:solidFill>
                            <a:miter lim="800000"/>
                            <a:headEnd/>
                            <a:tailEnd/>
                          </a:ln>
                        </wps:spPr>
                        <wps:txbx>
                          <w:txbxContent>
                            <w:p w14:paraId="4C907E60" w14:textId="77777777" w:rsidR="007C5E0C" w:rsidRDefault="007C5E0C" w:rsidP="00640AEE">
                              <w:pPr>
                                <w:spacing w:after="0"/>
                                <w:ind w:firstLine="0"/>
                                <w:jc w:val="center"/>
                              </w:pPr>
                              <w:r>
                                <w:rPr>
                                  <w:rFonts w:hint="eastAsia"/>
                                </w:rPr>
                                <w:t>图像</w:t>
                              </w:r>
                            </w:p>
                          </w:txbxContent>
                        </wps:txbx>
                        <wps:bodyPr rot="0" vert="horz" wrap="square" lIns="0" tIns="0" rIns="0" bIns="0" anchor="ctr" anchorCtr="0" upright="1">
                          <a:noAutofit/>
                        </wps:bodyPr>
                      </wps:wsp>
                      <wps:wsp>
                        <wps:cNvPr id="419" name="AutoShape 78"/>
                        <wps:cNvSpPr>
                          <a:spLocks noChangeArrowheads="1"/>
                        </wps:cNvSpPr>
                        <wps:spPr bwMode="auto">
                          <a:xfrm>
                            <a:off x="4221"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0" name="AutoShape 79"/>
                        <wps:cNvSpPr>
                          <a:spLocks noChangeArrowheads="1"/>
                        </wps:cNvSpPr>
                        <wps:spPr bwMode="auto">
                          <a:xfrm>
                            <a:off x="7852"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52657" id="组 143" o:spid="_x0000_s1026" style="position:absolute;margin-left:56.4pt;margin-top:11.35pt;width:342.4pt;height:42.5pt;z-index:251659264" coordorigin="2953,13910" coordsize="684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">
                <v:rect id="Rectangle 75" o:spid="_x0000_s1027" style="position:absolute;left:2953;top:13910;width:126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KhcMQA&#10;AADcAAAADwAAAGRycy9kb3ducmV2LnhtbESPUWvCMBSF3wf7D+EKe1vTjiFSG2UIsuHcw6o/4NJc&#10;m7LmpiSx1n9vBoKPh3POdzjVerK9GMmHzrGCIstBEDdOd9wqOB62rwsQISJr7B2TgisFWK+enyos&#10;tbvwL411bEWCcChRgYlxKKUMjSGLIXMDcfJOzluMSfpWao+XBLe9fMvzubTYcVowONDGUPNXn62C&#10;ZrSLT//D39vdcD66ndnrutgr9TKbPpYgIk3xEb63v7SC92IO/2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oXDEAAAA3AAAAA8AAAAAAAAAAAAAAAAAmAIAAGRycy9k&#10;b3ducmV2LnhtbFBLBQYAAAAABAAEAPUAAACJAwAAAAA=&#10;">
                  <v:textbox inset="0,,0">
                    <w:txbxContent>
                      <w:p w14:paraId="3E7B49B5" w14:textId="77777777" w:rsidR="007C5E0C" w:rsidRDefault="007C5E0C" w:rsidP="00640AEE">
                        <w:pPr>
                          <w:ind w:firstLine="0"/>
                          <w:jc w:val="center"/>
                        </w:pPr>
                        <w:r>
                          <w:rPr>
                            <w:rFonts w:hint="eastAsia"/>
                          </w:rPr>
                          <w:t>HTML/CSS/JavaScript</w:t>
                        </w:r>
                      </w:p>
                    </w:txbxContent>
                  </v:textbox>
                </v:rect>
                <v:rect id="Rectangle 76" o:spid="_x0000_s1028" style="position:absolute;left:4910;top:14040;width:294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Sv8UA&#10;AADcAAAADwAAAGRycy9kb3ducmV2LnhtbESPQWvCQBSE70L/w/IKvelGW1pN3QSxWNpjjBdvz+xr&#10;Es2+DdnVpP31riD0OMzMN8wyHUwjLtS52rKC6SQCQVxYXXOpYJdvxnMQziNrbCyTgl9ykCYPoyXG&#10;2vac0WXrSxEg7GJUUHnfxlK6oiKDbmJb4uD92M6gD7Irpe6wD3DTyFkUvUqDNYeFCltaV1Sctmej&#10;4FDPdviX5Z+RWWye/feQH8/7D6WeHofVOwhPg/8P39tfWsHL9A1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dK/xQAAANwAAAAPAAAAAAAAAAAAAAAAAJgCAABkcnMv&#10;ZG93bnJldi54bWxQSwUGAAAAAAQABAD1AAAAigMAAAAA&#10;">
                  <v:textbox>
                    <w:txbxContent>
                      <w:p w14:paraId="72DA58AE" w14:textId="77777777" w:rsidR="007C5E0C" w:rsidRDefault="007C5E0C"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YCrwA&#10;AADcAAAADwAAAGRycy9kb3ducmV2LnhtbERPSwrCMBDdC94hjOBO04qIVFMRRRB3fg4wNGM/NpPS&#10;RFs9vVkILh/vv970phYval1pWUE8jUAQZ1aXnCu4XQ+TJQjnkTXWlknBmxxs0uFgjYm2HZ/pdfG5&#10;CCHsElRQeN8kUrqsIINuahviwN1ta9AH2OZSt9iFcFPLWRQtpMGSQ0OBDe0Kyh6Xp1HAs72Js7qv&#10;5PaKn2N30t2+8kqNR/12BcJT7//in/uoFczjsDa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BNgKvAAAANwAAAAPAAAAAAAAAAAAAAAAAJgCAABkcnMvZG93bnJldi54&#10;bWxQSwUGAAAAAAQABAD1AAAAgQMAAAAA&#10;">
                  <v:textbox inset="0,0,0,0">
                    <w:txbxContent>
                      <w:p w14:paraId="4C907E60" w14:textId="77777777" w:rsidR="007C5E0C" w:rsidRDefault="007C5E0C"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dsQA&#10;AADcAAAADwAAAGRycy9kb3ducmV2LnhtbESPT2vCQBTE74LfYXmCN31RitTUVUQRvPn34PE1+5qE&#10;Zt/G7Nak/fTdQsHjMDO/YRarzlbqwY0vnWiYjBNQLJkzpeQarpfd6BWUDySGKies4Zs9rJb93oJS&#10;41o58eMcchUh4lPSUIRQp4g+K9iSH7uaJXofrrEUomxyNA21EW4rnCbJDC2VEhcKqnlTcPZ5/rIa&#10;3qvt7Has73s02B75J8FLdzpoPRx06zdQgbvwDP+390bDy2QOf2fiEc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qHbEAAAA3AAAAA8AAAAAAAAAAAAAAAAAmAIAAGRycy9k&#10;b3ducmV2LnhtbFBLBQYAAAAABAAEAPUAAACJAwAAAAA=&#10;"/>
                <v:shape id="AutoShape 79" o:spid="_x0000_s1031" type="#_x0000_t13" style="position:absolute;left:7852;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LVsEA&#10;AADcAAAADwAAAGRycy9kb3ducmV2LnhtbERPTWvCQBC9C/0PyxS86aQioaSuUiqCtybaQ4/T7JgE&#10;s7NpdptEf333UOjx8b43u8m2auDeN040PC0TUCylM41UGj7Oh8UzKB9IDLVOWMONPey2D7MNZcaN&#10;UvBwCpWKIeIz0lCH0GWIvqzZkl+6jiVyF9dbChH2FZqexhhuW1wlSYqWGokNNXX8VnN5Pf1YDV/t&#10;Pv3Mu+8jGhxzvid4nop3reeP0+sLqMBT+Bf/uY9Gw3oV58cz8Qjg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Jy1bBAAAA3AAAAA8AAAAAAAAAAAAAAAAAmAIAAGRycy9kb3du&#10;cmV2LnhtbFBLBQYAAAAABAAEAPUAAACGAwAAAAA=&#10;"/>
              </v:group>
            </w:pict>
          </mc:Fallback>
        </mc:AlternateContent>
      </w:r>
    </w:p>
    <w:p w14:paraId="15196E87" w14:textId="77777777" w:rsidR="00640AEE" w:rsidRDefault="00640AEE" w:rsidP="00640AEE">
      <w:pPr>
        <w:pStyle w:val="My1"/>
      </w:pPr>
    </w:p>
    <w:p w14:paraId="0BB1DC5B"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14:paraId="415F4216" w14:textId="77777777"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14:paraId="7E771437" w14:textId="77777777" w:rsidR="00640AEE" w:rsidRDefault="00640AEE" w:rsidP="00640AEE"/>
    <w:p w14:paraId="394F7419" w14:textId="77777777"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14:paraId="3825AF23"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14:paraId="18BC9334" w14:textId="77777777"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906"/>
        <w:gridCol w:w="1024"/>
        <w:gridCol w:w="5036"/>
      </w:tblGrid>
      <w:tr w:rsidR="00640AEE" w:rsidRPr="00183B7F" w14:paraId="10B41EE0" w14:textId="77777777" w:rsidTr="003F3E92">
        <w:tc>
          <w:tcPr>
            <w:tcW w:w="2321" w:type="dxa"/>
          </w:tcPr>
          <w:p w14:paraId="1568024B" w14:textId="77777777" w:rsidR="00640AEE" w:rsidRPr="00183B7F" w:rsidRDefault="00640AEE" w:rsidP="003F3E92">
            <w:pPr>
              <w:spacing w:after="0" w:line="240" w:lineRule="auto"/>
              <w:ind w:firstLine="0"/>
              <w:jc w:val="center"/>
              <w:rPr>
                <w:rFonts w:hAnsi="Times New Roman"/>
                <w:bCs w:val="0"/>
                <w:sz w:val="21"/>
                <w:szCs w:val="21"/>
              </w:rPr>
            </w:pPr>
          </w:p>
        </w:tc>
        <w:tc>
          <w:tcPr>
            <w:tcW w:w="906" w:type="dxa"/>
          </w:tcPr>
          <w:p w14:paraId="522CA6E6"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14:paraId="160BB37A"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14:paraId="59F114B4"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14:paraId="32FD7315" w14:textId="77777777" w:rsidTr="003F3E92">
        <w:tc>
          <w:tcPr>
            <w:tcW w:w="2321" w:type="dxa"/>
          </w:tcPr>
          <w:p w14:paraId="691136E9"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14:paraId="54748A0B"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14:paraId="15E0BC70"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14:paraId="69A9D280" w14:textId="77777777"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14:paraId="4034CCC3" w14:textId="77777777"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14:paraId="44A03067" w14:textId="77777777" w:rsidR="00640AEE" w:rsidRDefault="00640AEE" w:rsidP="00640AEE">
      <w:r>
        <w:rPr>
          <w:rFonts w:hint="eastAsia"/>
        </w:rPr>
        <w:t>前面我们把渲染引擎看做是一个黑盒子，黑盒子中包含什么以及有什么作用，我们还没有探究，接下来让我们一窥究竟。</w:t>
      </w:r>
    </w:p>
    <w:p w14:paraId="506DB7E8" w14:textId="77777777"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14:paraId="1C352CFB" w14:textId="77777777" w:rsidR="00370C08" w:rsidRDefault="00370C08" w:rsidP="00640AEE"/>
    <w:p w14:paraId="3F0B49AA" w14:textId="77777777" w:rsidR="00370C08" w:rsidRPr="00370C08" w:rsidRDefault="00370C08" w:rsidP="00640AEE"/>
    <w:p w14:paraId="2F15C63E" w14:textId="77777777" w:rsidR="00640AEE" w:rsidRDefault="006A7DB2" w:rsidP="00640AEE">
      <w:r>
        <w:rPr>
          <w:noProof/>
        </w:rPr>
        <mc:AlternateContent>
          <mc:Choice Requires="wpg">
            <w:drawing>
              <wp:anchor distT="0" distB="0" distL="114300" distR="114300" simplePos="0" relativeHeight="251660288" behindDoc="0" locked="0" layoutInCell="1" allowOverlap="1" wp14:anchorId="5C8CD7D6" wp14:editId="22410A8E">
                <wp:simplePos x="0" y="0"/>
                <wp:positionH relativeFrom="column">
                  <wp:posOffset>114300</wp:posOffset>
                </wp:positionH>
                <wp:positionV relativeFrom="paragraph">
                  <wp:posOffset>208280</wp:posOffset>
                </wp:positionV>
                <wp:extent cx="5486400" cy="1687830"/>
                <wp:effectExtent l="13335" t="12065" r="5715" b="5080"/>
                <wp:wrapNone/>
                <wp:docPr id="403" name="组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7830"/>
                          <a:chOff x="1881" y="10662"/>
                          <a:chExt cx="8640" cy="2658"/>
                        </a:xfrm>
                      </wpg:grpSpPr>
                      <wps:wsp>
                        <wps:cNvPr id="404" name="Rectangle 81"/>
                        <wps:cNvSpPr>
                          <a:spLocks noChangeArrowheads="1"/>
                        </wps:cNvSpPr>
                        <wps:spPr bwMode="auto">
                          <a:xfrm>
                            <a:off x="1889" y="10662"/>
                            <a:ext cx="8632" cy="1149"/>
                          </a:xfrm>
                          <a:prstGeom prst="rect">
                            <a:avLst/>
                          </a:prstGeom>
                          <a:noFill/>
                          <a:ln w="9525">
                            <a:solidFill>
                              <a:srgbClr val="000000"/>
                            </a:solidFill>
                            <a:prstDash val="dash"/>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txbx>
                          <w:txbxContent>
                            <w:p w14:paraId="4DC6BD1F" w14:textId="77777777" w:rsidR="007C5E0C" w:rsidRPr="00527366" w:rsidRDefault="007C5E0C"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wps:txbx>
                        <wps:bodyPr rot="0" vert="horz" wrap="square" lIns="91440" tIns="45720" rIns="91440" bIns="45720" anchor="t" anchorCtr="0" upright="1">
                          <a:noAutofit/>
                        </wps:bodyPr>
                      </wps:wsp>
                      <wps:wsp>
                        <wps:cNvPr id="405" name="Rectangle 82"/>
                        <wps:cNvSpPr>
                          <a:spLocks noChangeArrowheads="1"/>
                        </wps:cNvSpPr>
                        <wps:spPr bwMode="auto">
                          <a:xfrm>
                            <a:off x="2061" y="11160"/>
                            <a:ext cx="1856" cy="540"/>
                          </a:xfrm>
                          <a:prstGeom prst="rect">
                            <a:avLst/>
                          </a:prstGeom>
                          <a:solidFill>
                            <a:srgbClr val="FFFFFF"/>
                          </a:solidFill>
                          <a:ln w="9525">
                            <a:solidFill>
                              <a:srgbClr val="000000"/>
                            </a:solidFill>
                            <a:miter lim="800000"/>
                            <a:headEnd/>
                            <a:tailEnd/>
                          </a:ln>
                        </wps:spPr>
                        <wps:txbx>
                          <w:txbxContent>
                            <w:p w14:paraId="59EFBB8D" w14:textId="77777777" w:rsidR="007C5E0C" w:rsidRPr="00527366" w:rsidRDefault="007C5E0C"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wps:txbx>
                        <wps:bodyPr rot="0" vert="horz" wrap="square" lIns="91440" tIns="45720" rIns="91440" bIns="45720" anchor="t" anchorCtr="0" upright="1">
                          <a:noAutofit/>
                        </wps:bodyPr>
                      </wps:wsp>
                      <wps:wsp>
                        <wps:cNvPr id="406" name="Rectangle 83"/>
                        <wps:cNvSpPr>
                          <a:spLocks noChangeArrowheads="1"/>
                        </wps:cNvSpPr>
                        <wps:spPr bwMode="auto">
                          <a:xfrm>
                            <a:off x="4165" y="11160"/>
                            <a:ext cx="1856" cy="540"/>
                          </a:xfrm>
                          <a:prstGeom prst="rect">
                            <a:avLst/>
                          </a:prstGeom>
                          <a:solidFill>
                            <a:srgbClr val="FFFFFF"/>
                          </a:solidFill>
                          <a:ln w="9525">
                            <a:solidFill>
                              <a:srgbClr val="000000"/>
                            </a:solidFill>
                            <a:miter lim="800000"/>
                            <a:headEnd/>
                            <a:tailEnd/>
                          </a:ln>
                        </wps:spPr>
                        <wps:txbx>
                          <w:txbxContent>
                            <w:p w14:paraId="23847BDF" w14:textId="77777777" w:rsidR="007C5E0C" w:rsidRPr="00527366" w:rsidRDefault="007C5E0C"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wps:txbx>
                        <wps:bodyPr rot="0" vert="horz" wrap="square" lIns="91440" tIns="45720" rIns="91440" bIns="45720" anchor="t" anchorCtr="0" upright="1">
                          <a:noAutofit/>
                        </wps:bodyPr>
                      </wps:wsp>
                      <wps:wsp>
                        <wps:cNvPr id="407" name="Rectangle 84"/>
                        <wps:cNvSpPr>
                          <a:spLocks noChangeArrowheads="1"/>
                        </wps:cNvSpPr>
                        <wps:spPr bwMode="auto">
                          <a:xfrm>
                            <a:off x="6325" y="11160"/>
                            <a:ext cx="1856" cy="540"/>
                          </a:xfrm>
                          <a:prstGeom prst="rect">
                            <a:avLst/>
                          </a:prstGeom>
                          <a:solidFill>
                            <a:srgbClr val="FFFFFF"/>
                          </a:solidFill>
                          <a:ln w="9525">
                            <a:solidFill>
                              <a:srgbClr val="000000"/>
                            </a:solidFill>
                            <a:miter lim="800000"/>
                            <a:headEnd/>
                            <a:tailEnd/>
                          </a:ln>
                        </wps:spPr>
                        <wps:txbx>
                          <w:txbxContent>
                            <w:p w14:paraId="4C640C59" w14:textId="77777777" w:rsidR="007C5E0C" w:rsidRPr="00527366" w:rsidRDefault="007C5E0C"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14:paraId="353A7D43" w14:textId="77777777" w:rsidR="007C5E0C" w:rsidRDefault="007C5E0C" w:rsidP="00640AEE">
                              <w:pPr>
                                <w:ind w:firstLine="0"/>
                                <w:jc w:val="center"/>
                              </w:pPr>
                            </w:p>
                          </w:txbxContent>
                        </wps:txbx>
                        <wps:bodyPr rot="0" vert="horz" wrap="square" lIns="91440" tIns="45720" rIns="91440" bIns="45720" anchor="t" anchorCtr="0" upright="1">
                          <a:noAutofit/>
                        </wps:bodyPr>
                      </wps:wsp>
                      <wps:wsp>
                        <wps:cNvPr id="408" name="Rectangle 85"/>
                        <wps:cNvSpPr>
                          <a:spLocks noChangeArrowheads="1"/>
                        </wps:cNvSpPr>
                        <wps:spPr bwMode="auto">
                          <a:xfrm>
                            <a:off x="8485" y="11160"/>
                            <a:ext cx="1856" cy="540"/>
                          </a:xfrm>
                          <a:prstGeom prst="rect">
                            <a:avLst/>
                          </a:prstGeom>
                          <a:solidFill>
                            <a:srgbClr val="FFFFFF"/>
                          </a:solidFill>
                          <a:ln w="9525">
                            <a:solidFill>
                              <a:srgbClr val="000000"/>
                            </a:solidFill>
                            <a:miter lim="800000"/>
                            <a:headEnd/>
                            <a:tailEnd/>
                          </a:ln>
                        </wps:spPr>
                        <wps:txbx>
                          <w:txbxContent>
                            <w:p w14:paraId="1260C72F" w14:textId="77777777" w:rsidR="007C5E0C" w:rsidRPr="00527366" w:rsidRDefault="007C5E0C"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14:paraId="25C6001C" w14:textId="77777777" w:rsidR="007C5E0C" w:rsidRDefault="007C5E0C" w:rsidP="00640AEE"/>
                          </w:txbxContent>
                        </wps:txbx>
                        <wps:bodyPr rot="0" vert="horz" wrap="square" lIns="91440" tIns="45720" rIns="91440" bIns="45720" anchor="t" anchorCtr="0" upright="1">
                          <a:noAutofit/>
                        </wps:bodyPr>
                      </wps:wsp>
                      <wps:wsp>
                        <wps:cNvPr id="409" name="Rectangle 86"/>
                        <wps:cNvSpPr>
                          <a:spLocks noChangeArrowheads="1"/>
                        </wps:cNvSpPr>
                        <wps:spPr bwMode="auto">
                          <a:xfrm>
                            <a:off x="1881" y="12060"/>
                            <a:ext cx="1376" cy="540"/>
                          </a:xfrm>
                          <a:prstGeom prst="rect">
                            <a:avLst/>
                          </a:prstGeom>
                          <a:solidFill>
                            <a:srgbClr val="FFFFFF"/>
                          </a:solidFill>
                          <a:ln w="9525">
                            <a:solidFill>
                              <a:srgbClr val="000000"/>
                            </a:solidFill>
                            <a:miter lim="800000"/>
                            <a:headEnd/>
                            <a:tailEnd/>
                          </a:ln>
                        </wps:spPr>
                        <wps:txbx>
                          <w:txbxContent>
                            <w:p w14:paraId="4DEA075B" w14:textId="77777777" w:rsidR="007C5E0C" w:rsidRPr="00527366" w:rsidRDefault="007C5E0C" w:rsidP="00640AEE">
                              <w:pPr>
                                <w:ind w:firstLine="0"/>
                                <w:jc w:val="center"/>
                                <w:rPr>
                                  <w:rFonts w:hAnsi="Times New Roman"/>
                                  <w:sz w:val="21"/>
                                  <w:szCs w:val="21"/>
                                </w:rPr>
                              </w:pPr>
                              <w:r w:rsidRPr="00527366">
                                <w:rPr>
                                  <w:sz w:val="21"/>
                                  <w:szCs w:val="21"/>
                                </w:rPr>
                                <w:t>网络</w:t>
                              </w:r>
                            </w:p>
                            <w:p w14:paraId="262919CF" w14:textId="77777777" w:rsidR="007C5E0C" w:rsidRPr="00527366" w:rsidRDefault="007C5E0C" w:rsidP="00640AEE">
                              <w:pPr>
                                <w:rPr>
                                  <w:rFonts w:hAnsi="Times New Roman"/>
                                </w:rPr>
                              </w:pPr>
                            </w:p>
                          </w:txbxContent>
                        </wps:txbx>
                        <wps:bodyPr rot="0" vert="horz" wrap="square" lIns="91440" tIns="45720" rIns="91440" bIns="45720" anchor="t" anchorCtr="0" upright="1">
                          <a:noAutofit/>
                        </wps:bodyPr>
                      </wps:wsp>
                      <wps:wsp>
                        <wps:cNvPr id="410" name="Rectangle 87"/>
                        <wps:cNvSpPr>
                          <a:spLocks noChangeArrowheads="1"/>
                        </wps:cNvSpPr>
                        <wps:spPr bwMode="auto">
                          <a:xfrm>
                            <a:off x="3745" y="12060"/>
                            <a:ext cx="1376" cy="540"/>
                          </a:xfrm>
                          <a:prstGeom prst="rect">
                            <a:avLst/>
                          </a:prstGeom>
                          <a:solidFill>
                            <a:srgbClr val="FFFFFF"/>
                          </a:solidFill>
                          <a:ln w="9525">
                            <a:solidFill>
                              <a:srgbClr val="000000"/>
                            </a:solidFill>
                            <a:miter lim="800000"/>
                            <a:headEnd/>
                            <a:tailEnd/>
                          </a:ln>
                        </wps:spPr>
                        <wps:txbx>
                          <w:txbxContent>
                            <w:p w14:paraId="6D376A53" w14:textId="77777777" w:rsidR="007C5E0C" w:rsidRPr="00527366" w:rsidRDefault="007C5E0C" w:rsidP="00640AEE">
                              <w:pPr>
                                <w:ind w:firstLine="0"/>
                                <w:jc w:val="center"/>
                                <w:rPr>
                                  <w:rFonts w:hAnsi="Times New Roman"/>
                                  <w:sz w:val="21"/>
                                  <w:szCs w:val="21"/>
                                </w:rPr>
                              </w:pPr>
                              <w:r w:rsidRPr="00527366">
                                <w:rPr>
                                  <w:sz w:val="21"/>
                                  <w:szCs w:val="21"/>
                                </w:rPr>
                                <w:t>存储</w:t>
                              </w:r>
                            </w:p>
                            <w:p w14:paraId="01F6F38F" w14:textId="77777777" w:rsidR="007C5E0C" w:rsidRDefault="007C5E0C" w:rsidP="00640AEE"/>
                          </w:txbxContent>
                        </wps:txbx>
                        <wps:bodyPr rot="0" vert="horz" wrap="square" lIns="91440" tIns="45720" rIns="91440" bIns="45720" anchor="t" anchorCtr="0" upright="1">
                          <a:noAutofit/>
                        </wps:bodyPr>
                      </wps:wsp>
                      <wps:wsp>
                        <wps:cNvPr id="411" name="Rectangle 88"/>
                        <wps:cNvSpPr>
                          <a:spLocks noChangeArrowheads="1"/>
                        </wps:cNvSpPr>
                        <wps:spPr bwMode="auto">
                          <a:xfrm>
                            <a:off x="5545" y="12060"/>
                            <a:ext cx="1461" cy="540"/>
                          </a:xfrm>
                          <a:prstGeom prst="rect">
                            <a:avLst/>
                          </a:prstGeom>
                          <a:solidFill>
                            <a:srgbClr val="FFFFFF"/>
                          </a:solidFill>
                          <a:ln w="9525">
                            <a:solidFill>
                              <a:srgbClr val="000000"/>
                            </a:solidFill>
                            <a:miter lim="800000"/>
                            <a:headEnd/>
                            <a:tailEnd/>
                          </a:ln>
                        </wps:spPr>
                        <wps:txbx>
                          <w:txbxContent>
                            <w:p w14:paraId="2EF48373" w14:textId="77777777" w:rsidR="007C5E0C" w:rsidRPr="00527366" w:rsidRDefault="007C5E0C"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14:paraId="75639396" w14:textId="77777777" w:rsidR="007C5E0C" w:rsidRDefault="007C5E0C" w:rsidP="00640AEE"/>
                          </w:txbxContent>
                        </wps:txbx>
                        <wps:bodyPr rot="0" vert="horz" wrap="square" lIns="91440" tIns="45720" rIns="91440" bIns="45720" anchor="t" anchorCtr="0" upright="1">
                          <a:noAutofit/>
                        </wps:bodyPr>
                      </wps:wsp>
                      <wps:wsp>
                        <wps:cNvPr id="412" name="Rectangle 89"/>
                        <wps:cNvSpPr>
                          <a:spLocks noChangeArrowheads="1"/>
                        </wps:cNvSpPr>
                        <wps:spPr bwMode="auto">
                          <a:xfrm>
                            <a:off x="7345" y="12060"/>
                            <a:ext cx="1376" cy="540"/>
                          </a:xfrm>
                          <a:prstGeom prst="rect">
                            <a:avLst/>
                          </a:prstGeom>
                          <a:solidFill>
                            <a:srgbClr val="FFFFFF"/>
                          </a:solidFill>
                          <a:ln w="9525">
                            <a:solidFill>
                              <a:srgbClr val="000000"/>
                            </a:solidFill>
                            <a:miter lim="800000"/>
                            <a:headEnd/>
                            <a:tailEnd/>
                          </a:ln>
                        </wps:spPr>
                        <wps:txbx>
                          <w:txbxContent>
                            <w:p w14:paraId="178B9373" w14:textId="77777777" w:rsidR="007C5E0C" w:rsidRPr="00527366" w:rsidRDefault="007C5E0C" w:rsidP="00640AEE">
                              <w:pPr>
                                <w:ind w:firstLine="0"/>
                                <w:jc w:val="center"/>
                                <w:rPr>
                                  <w:rFonts w:hAnsi="Times New Roman"/>
                                  <w:sz w:val="21"/>
                                  <w:szCs w:val="21"/>
                                </w:rPr>
                              </w:pPr>
                              <w:r w:rsidRPr="00527366">
                                <w:rPr>
                                  <w:sz w:val="21"/>
                                  <w:szCs w:val="21"/>
                                </w:rPr>
                                <w:t>音视频</w:t>
                              </w:r>
                            </w:p>
                            <w:p w14:paraId="60A466F6" w14:textId="77777777" w:rsidR="007C5E0C" w:rsidRDefault="007C5E0C" w:rsidP="00640AEE"/>
                          </w:txbxContent>
                        </wps:txbx>
                        <wps:bodyPr rot="0" vert="horz" wrap="square" lIns="91440" tIns="45720" rIns="91440" bIns="45720" anchor="t" anchorCtr="0" upright="1">
                          <a:noAutofit/>
                        </wps:bodyPr>
                      </wps:wsp>
                      <wps:wsp>
                        <wps:cNvPr id="413" name="Rectangle 90"/>
                        <wps:cNvSpPr>
                          <a:spLocks noChangeArrowheads="1"/>
                        </wps:cNvSpPr>
                        <wps:spPr bwMode="auto">
                          <a:xfrm>
                            <a:off x="9145" y="12060"/>
                            <a:ext cx="1376" cy="540"/>
                          </a:xfrm>
                          <a:prstGeom prst="rect">
                            <a:avLst/>
                          </a:prstGeom>
                          <a:solidFill>
                            <a:srgbClr val="FFFFFF"/>
                          </a:solidFill>
                          <a:ln w="9525">
                            <a:solidFill>
                              <a:srgbClr val="000000"/>
                            </a:solidFill>
                            <a:miter lim="800000"/>
                            <a:headEnd/>
                            <a:tailEnd/>
                          </a:ln>
                        </wps:spPr>
                        <wps:txbx>
                          <w:txbxContent>
                            <w:p w14:paraId="395F8087" w14:textId="77777777" w:rsidR="007C5E0C" w:rsidRPr="00527366" w:rsidRDefault="007C5E0C" w:rsidP="00640AEE">
                              <w:pPr>
                                <w:ind w:firstLine="0"/>
                                <w:jc w:val="center"/>
                                <w:rPr>
                                  <w:rFonts w:hAnsi="Times New Roman"/>
                                  <w:sz w:val="21"/>
                                  <w:szCs w:val="21"/>
                                </w:rPr>
                              </w:pPr>
                              <w:r w:rsidRPr="00527366">
                                <w:rPr>
                                  <w:sz w:val="21"/>
                                  <w:szCs w:val="21"/>
                                </w:rPr>
                                <w:t>图片解码器</w:t>
                              </w:r>
                            </w:p>
                            <w:p w14:paraId="1FD29017" w14:textId="77777777" w:rsidR="007C5E0C" w:rsidRDefault="007C5E0C" w:rsidP="00640AEE"/>
                          </w:txbxContent>
                        </wps:txbx>
                        <wps:bodyPr rot="0" vert="horz" wrap="square" lIns="91440" tIns="45720" rIns="91440" bIns="45720" anchor="t" anchorCtr="0" upright="1">
                          <a:noAutofit/>
                        </wps:bodyPr>
                      </wps:wsp>
                      <wps:wsp>
                        <wps:cNvPr id="414" name="Rectangle 91"/>
                        <wps:cNvSpPr>
                          <a:spLocks noChangeArrowheads="1"/>
                        </wps:cNvSpPr>
                        <wps:spPr bwMode="auto">
                          <a:xfrm>
                            <a:off x="1889" y="12780"/>
                            <a:ext cx="8632" cy="540"/>
                          </a:xfrm>
                          <a:prstGeom prst="rect">
                            <a:avLst/>
                          </a:prstGeom>
                          <a:solidFill>
                            <a:srgbClr val="FFFFFF"/>
                          </a:solidFill>
                          <a:ln w="9525">
                            <a:solidFill>
                              <a:srgbClr val="000000"/>
                            </a:solidFill>
                            <a:miter lim="800000"/>
                            <a:headEnd/>
                            <a:tailEnd/>
                          </a:ln>
                        </wps:spPr>
                        <wps:txbx>
                          <w:txbxContent>
                            <w:p w14:paraId="3719D351" w14:textId="77777777" w:rsidR="007C5E0C" w:rsidRPr="00527366" w:rsidRDefault="007C5E0C" w:rsidP="00640AEE">
                              <w:pPr>
                                <w:ind w:firstLine="0"/>
                                <w:jc w:val="center"/>
                                <w:rPr>
                                  <w:rFonts w:ascii="宋体"/>
                                  <w:sz w:val="21"/>
                                  <w:szCs w:val="21"/>
                                </w:rPr>
                              </w:pPr>
                              <w:r w:rsidRPr="00527366">
                                <w:rPr>
                                  <w:rFonts w:ascii="宋体" w:hint="eastAsia"/>
                                  <w:sz w:val="21"/>
                                  <w:szCs w:val="21"/>
                                </w:rPr>
                                <w:t>操作系统支持</w:t>
                              </w:r>
                            </w:p>
                            <w:p w14:paraId="74CCA71C" w14:textId="77777777" w:rsidR="007C5E0C" w:rsidRDefault="007C5E0C" w:rsidP="00640AE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CD7D6" id="组 131" o:spid="_x0000_s1032" style="position:absolute;left:0;text-align:left;margin-left:9pt;margin-top:16.4pt;width:6in;height:132.9pt;z-index:251660288" coordorigin="1881,10662" coordsize="8640,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">
                <v:rect id="Rectangle 81" o:spid="_x0000_s1033" style="position:absolute;left:1889;top:10662;width:8632;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79cIA&#10;AADcAAAADwAAAGRycy9kb3ducmV2LnhtbESPzWoCMRSF90LfIdxCN1ITZRhkapRSKrgSqkK3l+R2&#10;ZmhyMyRRx7dvhILLw/n5OKvN6J24UEx9YA3zmQJBbILtudVwOm5flyBSRrboApOGGyXYrJ8mK2xs&#10;uPIXXQ65FWWEU4MaupyHRspkOvKYZmEgLt5PiB5zkbGVNuK1jHsnF0rV0mPPhdDhQB8dmd/D2ReI&#10;+Twrt3P7Ld++61xXJk55qfXL8/j+BiLTmB/h//bOaqhUBfcz5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Pv1wgAAANwAAAAPAAAAAAAAAAAAAAAAAJgCAABkcnMvZG93&#10;bnJldi54bWxQSwUGAAAAAAQABAD1AAAAhwMAAAAA&#10;" filled="f">
                  <v:stroke dashstyle="dash"/>
                  <v:textbox>
                    <w:txbxContent>
                      <w:p w14:paraId="4DC6BD1F" w14:textId="77777777" w:rsidR="007C5E0C" w:rsidRPr="00527366" w:rsidRDefault="007C5E0C"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jsUA&#10;AADcAAAADwAAAGRycy9kb3ducmV2LnhtbESPzW7CMBCE70i8g7VIvYEN/VEbYhCiomqPEC69LfGS&#10;BOJ1FJuQ9ukxUqUeRzPzjSZd9rYWHbW+cqxhOlEgiHNnKi407LPN+BWED8gGa8ek4Yc8LBfDQYqJ&#10;cVfeUrcLhYgQ9glqKENoEil9XpJFP3ENcfSOrrUYomwLaVq8Rrit5UypF2mx4rhQYkPrkvLz7mI1&#10;HKrZHn+32Yeyb5vH8NVnp8v3u9YPo341BxGoD//hv/an0fCkn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n+OxQAAANwAAAAPAAAAAAAAAAAAAAAAAJgCAABkcnMv&#10;ZG93bnJldi54bWxQSwUGAAAAAAQABAD1AAAAigMAAAAA&#10;">
                  <v:textbox>
                    <w:txbxContent>
                      <w:p w14:paraId="59EFBB8D" w14:textId="77777777" w:rsidR="007C5E0C" w:rsidRPr="00527366" w:rsidRDefault="007C5E0C"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14:paraId="23847BDF" w14:textId="77777777" w:rsidR="007C5E0C" w:rsidRPr="00527366" w:rsidRDefault="007C5E0C"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w:txbxContent>
                      <w:p w14:paraId="4C640C59" w14:textId="77777777" w:rsidR="007C5E0C" w:rsidRPr="00527366" w:rsidRDefault="007C5E0C"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14:paraId="353A7D43" w14:textId="77777777" w:rsidR="007C5E0C" w:rsidRDefault="007C5E0C" w:rsidP="00640AEE">
                        <w:pPr>
                          <w:ind w:firstLine="0"/>
                          <w:jc w:val="center"/>
                        </w:pPr>
                      </w:p>
                    </w:txbxContent>
                  </v:textbox>
                </v:rect>
                <v:rect id="Rectangle 85" o:spid="_x0000_s1037" style="position:absolute;left:848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QEMEA&#10;AADcAAAADwAAAGRycy9kb3ducmV2LnhtbERPu27CMBTdK/EP1kViKzYPVZBiEAKBYISwsN3Gt0lK&#10;fB3FBgJfj4dKjEfnPVu0thI3anzpWMOgr0AQZ86UnGs4pZvPCQgfkA1WjknDgzws5p2PGSbG3flA&#10;t2PIRQxhn6CGIoQ6kdJnBVn0fVcTR+7XNRZDhE0uTYP3GG4rOVTqS1osOTYUWNOqoOxyvFoNP+Xw&#10;hM9DulV2uhmFfZv+Xc9rrXvddvkNIlAb3uJ/985oGKu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0BDBAAAA3AAAAA8AAAAAAAAAAAAAAAAAmAIAAGRycy9kb3du&#10;cmV2LnhtbFBLBQYAAAAABAAEAPUAAACGAwAAAAA=&#10;">
                  <v:textbox>
                    <w:txbxContent>
                      <w:p w14:paraId="1260C72F" w14:textId="77777777" w:rsidR="007C5E0C" w:rsidRPr="00527366" w:rsidRDefault="007C5E0C"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14:paraId="25C6001C" w14:textId="77777777" w:rsidR="007C5E0C" w:rsidRDefault="007C5E0C" w:rsidP="00640AEE"/>
                    </w:txbxContent>
                  </v:textbox>
                </v:rect>
                <v:rect id="Rectangle 86" o:spid="_x0000_s1038" style="position:absolute;left:1881;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textbox>
                    <w:txbxContent>
                      <w:p w14:paraId="4DEA075B" w14:textId="77777777" w:rsidR="007C5E0C" w:rsidRPr="00527366" w:rsidRDefault="007C5E0C" w:rsidP="00640AEE">
                        <w:pPr>
                          <w:ind w:firstLine="0"/>
                          <w:jc w:val="center"/>
                          <w:rPr>
                            <w:rFonts w:hAnsi="Times New Roman"/>
                            <w:sz w:val="21"/>
                            <w:szCs w:val="21"/>
                          </w:rPr>
                        </w:pPr>
                        <w:r w:rsidRPr="00527366">
                          <w:rPr>
                            <w:sz w:val="21"/>
                            <w:szCs w:val="21"/>
                          </w:rPr>
                          <w:t>网络</w:t>
                        </w:r>
                      </w:p>
                      <w:p w14:paraId="262919CF" w14:textId="77777777" w:rsidR="007C5E0C" w:rsidRPr="00527366" w:rsidRDefault="007C5E0C" w:rsidP="00640AEE">
                        <w:pPr>
                          <w:rPr>
                            <w:rFonts w:hAnsi="Times New Roman"/>
                          </w:rPr>
                        </w:pPr>
                      </w:p>
                    </w:txbxContent>
                  </v:textbox>
                </v:rect>
                <v:rect id="Rectangle 87" o:spid="_x0000_s1039" style="position:absolute;left:37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14:paraId="6D376A53" w14:textId="77777777" w:rsidR="007C5E0C" w:rsidRPr="00527366" w:rsidRDefault="007C5E0C" w:rsidP="00640AEE">
                        <w:pPr>
                          <w:ind w:firstLine="0"/>
                          <w:jc w:val="center"/>
                          <w:rPr>
                            <w:rFonts w:hAnsi="Times New Roman"/>
                            <w:sz w:val="21"/>
                            <w:szCs w:val="21"/>
                          </w:rPr>
                        </w:pPr>
                        <w:r w:rsidRPr="00527366">
                          <w:rPr>
                            <w:sz w:val="21"/>
                            <w:szCs w:val="21"/>
                          </w:rPr>
                          <w:t>存储</w:t>
                        </w:r>
                      </w:p>
                      <w:p w14:paraId="01F6F38F" w14:textId="77777777" w:rsidR="007C5E0C" w:rsidRDefault="007C5E0C" w:rsidP="00640AEE"/>
                    </w:txbxContent>
                  </v:textbox>
                </v:rect>
                <v:rect id="Rectangle 88" o:spid="_x0000_s1040" style="position:absolute;left:5545;top:12060;width:146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14:paraId="2EF48373" w14:textId="77777777" w:rsidR="007C5E0C" w:rsidRPr="00527366" w:rsidRDefault="007C5E0C"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14:paraId="75639396" w14:textId="77777777" w:rsidR="007C5E0C" w:rsidRDefault="007C5E0C" w:rsidP="00640AEE"/>
                    </w:txbxContent>
                  </v:textbox>
                </v:rect>
                <v:rect id="Rectangle 89" o:spid="_x0000_s1041" style="position:absolute;left:73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xJ8UA&#10;AADcAAAADwAAAGRycy9kb3ducmV2LnhtbESPQWvCQBSE74L/YXmF3nRjK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nEnxQAAANwAAAAPAAAAAAAAAAAAAAAAAJgCAABkcnMv&#10;ZG93bnJldi54bWxQSwUGAAAAAAQABAD1AAAAigMAAAAA&#10;">
                  <v:textbox>
                    <w:txbxContent>
                      <w:p w14:paraId="178B9373" w14:textId="77777777" w:rsidR="007C5E0C" w:rsidRPr="00527366" w:rsidRDefault="007C5E0C" w:rsidP="00640AEE">
                        <w:pPr>
                          <w:ind w:firstLine="0"/>
                          <w:jc w:val="center"/>
                          <w:rPr>
                            <w:rFonts w:hAnsi="Times New Roman"/>
                            <w:sz w:val="21"/>
                            <w:szCs w:val="21"/>
                          </w:rPr>
                        </w:pPr>
                        <w:r w:rsidRPr="00527366">
                          <w:rPr>
                            <w:sz w:val="21"/>
                            <w:szCs w:val="21"/>
                          </w:rPr>
                          <w:t>音视频</w:t>
                        </w:r>
                      </w:p>
                      <w:p w14:paraId="60A466F6" w14:textId="77777777" w:rsidR="007C5E0C" w:rsidRDefault="007C5E0C" w:rsidP="00640AEE"/>
                    </w:txbxContent>
                  </v:textbox>
                </v:rect>
                <v:rect id="Rectangle 90" o:spid="_x0000_s1042" style="position:absolute;left:91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UvMYA&#10;AADcAAAADwAAAGRycy9kb3ducmV2LnhtbESPzWrDMBCE74W8g9hAb42cH0rjRAkhxSU9xvalt421&#10;sd1aK2MpttunrwqFHIeZ+YbZ7kfTiJ46V1tWMJ9FIIgLq2suFeRZ8vQCwnlkjY1lUvBNDva7ycMW&#10;Y20HPlOf+lIECLsYFVTet7GUrqjIoJvZljh4V9sZ9EF2pdQdDgFuGrmIomdpsOawUGFLx4qKr/Rm&#10;FFzqRY4/5+wtMutk6d/H7PP28arU43Q8bEB4Gv09/N8+aQWr+RL+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rUvMYAAADcAAAADwAAAAAAAAAAAAAAAACYAgAAZHJz&#10;L2Rvd25yZXYueG1sUEsFBgAAAAAEAAQA9QAAAIsDAAAAAA==&#10;">
                  <v:textbox>
                    <w:txbxContent>
                      <w:p w14:paraId="395F8087" w14:textId="77777777" w:rsidR="007C5E0C" w:rsidRPr="00527366" w:rsidRDefault="007C5E0C" w:rsidP="00640AEE">
                        <w:pPr>
                          <w:ind w:firstLine="0"/>
                          <w:jc w:val="center"/>
                          <w:rPr>
                            <w:rFonts w:hAnsi="Times New Roman"/>
                            <w:sz w:val="21"/>
                            <w:szCs w:val="21"/>
                          </w:rPr>
                        </w:pPr>
                        <w:r w:rsidRPr="00527366">
                          <w:rPr>
                            <w:sz w:val="21"/>
                            <w:szCs w:val="21"/>
                          </w:rPr>
                          <w:t>图片解码器</w:t>
                        </w:r>
                      </w:p>
                      <w:p w14:paraId="1FD29017" w14:textId="77777777" w:rsidR="007C5E0C" w:rsidRDefault="007C5E0C" w:rsidP="00640AEE"/>
                    </w:txbxContent>
                  </v:textbox>
                </v:rect>
                <v:rect id="Rectangle 91" o:spid="_x0000_s1043" style="position:absolute;left:1889;top:12780;width:863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MyMQA&#10;AADcAAAADwAAAGRycy9kb3ducmV2LnhtbESPT4vCMBTE74LfITzBm6b+QdyuUURRdo/aXry9bd62&#10;1ealNFG7fnqzIHgcZuY3zGLVmkrcqHGlZQWjYQSCOLO65FxBmuwGcxDOI2usLJOCP3KwWnY7C4y1&#10;vfOBbkefiwBhF6OCwvs6ltJlBRl0Q1sTB+/XNgZ9kE0udYP3ADeVHEfRTBosOSwUWNOmoOxyvBoF&#10;P+U4xcch2UfmYzfx321yvp62SvV77foThKfWv8Ov9pdWMB1N4f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TMjEAAAA3AAAAA8AAAAAAAAAAAAAAAAAmAIAAGRycy9k&#10;b3ducmV2LnhtbFBLBQYAAAAABAAEAPUAAACJAwAAAAA=&#10;">
                  <v:textbox>
                    <w:txbxContent>
                      <w:p w14:paraId="3719D351" w14:textId="77777777" w:rsidR="007C5E0C" w:rsidRPr="00527366" w:rsidRDefault="007C5E0C" w:rsidP="00640AEE">
                        <w:pPr>
                          <w:ind w:firstLine="0"/>
                          <w:jc w:val="center"/>
                          <w:rPr>
                            <w:rFonts w:ascii="宋体"/>
                            <w:sz w:val="21"/>
                            <w:szCs w:val="21"/>
                          </w:rPr>
                        </w:pPr>
                        <w:r w:rsidRPr="00527366">
                          <w:rPr>
                            <w:rFonts w:ascii="宋体" w:hint="eastAsia"/>
                            <w:sz w:val="21"/>
                            <w:szCs w:val="21"/>
                          </w:rPr>
                          <w:t>操作系统支持</w:t>
                        </w:r>
                      </w:p>
                      <w:p w14:paraId="74CCA71C" w14:textId="77777777" w:rsidR="007C5E0C" w:rsidRDefault="007C5E0C" w:rsidP="00640AEE"/>
                    </w:txbxContent>
                  </v:textbox>
                </v:rect>
              </v:group>
            </w:pict>
          </mc:Fallback>
        </mc:AlternateContent>
      </w:r>
    </w:p>
    <w:p w14:paraId="7162F6F0" w14:textId="77777777" w:rsidR="00640AEE" w:rsidRDefault="00640AEE" w:rsidP="00640AEE"/>
    <w:p w14:paraId="7CA83AC9" w14:textId="77777777" w:rsidR="00640AEE" w:rsidRDefault="00640AEE" w:rsidP="00640AEE"/>
    <w:p w14:paraId="5CE43CE9" w14:textId="77777777" w:rsidR="00640AEE" w:rsidRDefault="00640AEE" w:rsidP="00640AEE"/>
    <w:p w14:paraId="3B019548" w14:textId="77777777" w:rsidR="00640AEE" w:rsidRDefault="00640AEE" w:rsidP="00640AEE"/>
    <w:p w14:paraId="46C8AE71" w14:textId="77777777" w:rsidR="00640AEE" w:rsidRDefault="00640AEE" w:rsidP="00640AEE"/>
    <w:p w14:paraId="1BD9033D"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14:paraId="6F5DFAFF" w14:textId="77777777"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14:paraId="0372FF8D" w14:textId="77777777" w:rsidR="00640AEE" w:rsidRDefault="00640AEE" w:rsidP="00640AEE">
      <w:r>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14:paraId="6DC281E3" w14:textId="77777777" w:rsidR="00640AEE" w:rsidRDefault="00640AEE" w:rsidP="00640AEE">
      <w:pPr>
        <w:pStyle w:val="af"/>
        <w:numPr>
          <w:ilvl w:val="0"/>
          <w:numId w:val="16"/>
        </w:numPr>
        <w:ind w:firstLineChars="0"/>
      </w:pPr>
      <w:r>
        <w:rPr>
          <w:rFonts w:hint="eastAsia"/>
        </w:rPr>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14:paraId="59FDCE1C" w14:textId="77777777"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14:paraId="78D8F0B2" w14:textId="77777777"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14:paraId="3596C56A" w14:textId="77777777"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14:paraId="74204AF2" w14:textId="77777777"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14:paraId="15E82525" w14:textId="77777777"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14:paraId="05E5C068" w14:textId="77777777" w:rsidR="00640AEE" w:rsidRDefault="00640AEE" w:rsidP="00640AEE">
      <w:r>
        <w:lastRenderedPageBreak/>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14:paraId="5A12FF97" w14:textId="77777777"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14:paraId="25E42B55" w14:textId="77777777"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1312" behindDoc="0" locked="0" layoutInCell="1" allowOverlap="1" wp14:anchorId="343EACF3" wp14:editId="637DA511">
                <wp:simplePos x="0" y="0"/>
                <wp:positionH relativeFrom="column">
                  <wp:align>center</wp:align>
                </wp:positionH>
                <wp:positionV relativeFrom="paragraph">
                  <wp:posOffset>152400</wp:posOffset>
                </wp:positionV>
                <wp:extent cx="5417185" cy="2889885"/>
                <wp:effectExtent l="3810" t="0" r="0" b="0"/>
                <wp:wrapTopAndBottom/>
                <wp:docPr id="373" name="组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17185" cy="2889885"/>
                          <a:chOff x="1971" y="1680"/>
                          <a:chExt cx="8531" cy="4551"/>
                        </a:xfrm>
                      </wpg:grpSpPr>
                      <wps:wsp>
                        <wps:cNvPr id="374" name="AutoShape 93"/>
                        <wps:cNvSpPr>
                          <a:spLocks noChangeAspect="1" noChangeArrowheads="1" noTextEdit="1"/>
                        </wps:cNvSpPr>
                        <wps:spPr bwMode="auto">
                          <a:xfrm>
                            <a:off x="1971" y="1680"/>
                            <a:ext cx="8531" cy="455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94"/>
                        <wps:cNvSpPr>
                          <a:spLocks noChangeArrowheads="1"/>
                        </wps:cNvSpPr>
                        <wps:spPr bwMode="auto">
                          <a:xfrm>
                            <a:off x="4595" y="3270"/>
                            <a:ext cx="874" cy="512"/>
                          </a:xfrm>
                          <a:prstGeom prst="rect">
                            <a:avLst/>
                          </a:prstGeom>
                          <a:solidFill>
                            <a:srgbClr val="FFFFFF"/>
                          </a:solidFill>
                          <a:ln w="6350">
                            <a:solidFill>
                              <a:srgbClr val="000000"/>
                            </a:solidFill>
                            <a:miter lim="800000"/>
                            <a:headEnd/>
                            <a:tailEnd/>
                          </a:ln>
                        </wps:spPr>
                        <wps:txbx>
                          <w:txbxContent>
                            <w:p w14:paraId="60F7721C" w14:textId="77777777" w:rsidR="007C5E0C" w:rsidRPr="00E60BA6" w:rsidRDefault="007C5E0C" w:rsidP="00640AEE">
                              <w:pPr>
                                <w:ind w:firstLine="0"/>
                                <w:jc w:val="center"/>
                                <w:rPr>
                                  <w:sz w:val="21"/>
                                  <w:szCs w:val="21"/>
                                </w:rPr>
                              </w:pPr>
                              <w:r w:rsidRPr="00E60BA6">
                                <w:rPr>
                                  <w:rFonts w:hint="eastAsia"/>
                                  <w:sz w:val="21"/>
                                  <w:szCs w:val="21"/>
                                </w:rPr>
                                <w:t>DOM</w:t>
                              </w:r>
                            </w:p>
                          </w:txbxContent>
                        </wps:txbx>
                        <wps:bodyPr rot="0" vert="horz" wrap="square" lIns="91440" tIns="45720" rIns="91440" bIns="45720" anchor="t" anchorCtr="0" upright="1">
                          <a:noAutofit/>
                        </wps:bodyPr>
                      </wps:wsp>
                      <wps:wsp>
                        <wps:cNvPr id="376" name="AutoShape 95"/>
                        <wps:cNvSpPr>
                          <a:spLocks noChangeArrowheads="1"/>
                        </wps:cNvSpPr>
                        <wps:spPr bwMode="auto">
                          <a:xfrm>
                            <a:off x="2204" y="2104"/>
                            <a:ext cx="1218" cy="567"/>
                          </a:xfrm>
                          <a:prstGeom prst="flowChartDocument">
                            <a:avLst/>
                          </a:prstGeom>
                          <a:solidFill>
                            <a:srgbClr val="FFFFFF"/>
                          </a:solidFill>
                          <a:ln w="6350">
                            <a:solidFill>
                              <a:srgbClr val="000000"/>
                            </a:solidFill>
                            <a:miter lim="800000"/>
                            <a:headEnd/>
                            <a:tailEnd/>
                          </a:ln>
                        </wps:spPr>
                        <wps:txbx>
                          <w:txbxContent>
                            <w:p w14:paraId="57DDBE3C" w14:textId="77777777" w:rsidR="007C5E0C" w:rsidRPr="00183B7F" w:rsidRDefault="007C5E0C" w:rsidP="00640AEE">
                              <w:pPr>
                                <w:ind w:firstLine="0"/>
                                <w:rPr>
                                  <w:rFonts w:ascii="宋体"/>
                                  <w:sz w:val="21"/>
                                  <w:szCs w:val="21"/>
                                </w:rPr>
                              </w:pPr>
                              <w:r w:rsidRPr="00183B7F">
                                <w:rPr>
                                  <w:rFonts w:ascii="宋体" w:hint="eastAsia"/>
                                  <w:sz w:val="21"/>
                                  <w:szCs w:val="21"/>
                                </w:rPr>
                                <w:t>网页内容</w:t>
                              </w:r>
                            </w:p>
                          </w:txbxContent>
                        </wps:txbx>
                        <wps:bodyPr rot="0" vert="horz" wrap="square" lIns="91440" tIns="45720" rIns="91440" bIns="45720" anchor="t" anchorCtr="0" upright="1">
                          <a:noAutofit/>
                        </wps:bodyPr>
                      </wps:wsp>
                      <wps:wsp>
                        <wps:cNvPr id="377" name="Rectangle 96"/>
                        <wps:cNvSpPr>
                          <a:spLocks noChangeArrowheads="1"/>
                        </wps:cNvSpPr>
                        <wps:spPr bwMode="auto">
                          <a:xfrm>
                            <a:off x="4511" y="2104"/>
                            <a:ext cx="955" cy="764"/>
                          </a:xfrm>
                          <a:prstGeom prst="rect">
                            <a:avLst/>
                          </a:prstGeom>
                          <a:solidFill>
                            <a:srgbClr val="FFFFFF"/>
                          </a:solidFill>
                          <a:ln w="6350">
                            <a:solidFill>
                              <a:srgbClr val="000000"/>
                            </a:solidFill>
                            <a:miter lim="800000"/>
                            <a:headEnd/>
                            <a:tailEnd/>
                          </a:ln>
                        </wps:spPr>
                        <wps:txbx>
                          <w:txbxContent>
                            <w:p w14:paraId="25AED8C2" w14:textId="77777777" w:rsidR="007C5E0C" w:rsidRPr="00CD251D" w:rsidRDefault="007C5E0C"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wps:txbx>
                        <wps:bodyPr rot="0" vert="horz" wrap="square" lIns="91440" tIns="45720" rIns="91440" bIns="45720" anchor="t" anchorCtr="0" upright="1">
                          <a:noAutofit/>
                        </wps:bodyPr>
                      </wps:wsp>
                      <wps:wsp>
                        <wps:cNvPr id="378" name="Rectangle 97"/>
                        <wps:cNvSpPr>
                          <a:spLocks noChangeArrowheads="1"/>
                        </wps:cNvSpPr>
                        <wps:spPr bwMode="auto">
                          <a:xfrm>
                            <a:off x="3172" y="3087"/>
                            <a:ext cx="1108" cy="860"/>
                          </a:xfrm>
                          <a:prstGeom prst="rect">
                            <a:avLst/>
                          </a:prstGeom>
                          <a:solidFill>
                            <a:srgbClr val="FFFFFF"/>
                          </a:solidFill>
                          <a:ln w="6350">
                            <a:solidFill>
                              <a:srgbClr val="000000"/>
                            </a:solidFill>
                            <a:miter lim="800000"/>
                            <a:headEnd/>
                            <a:tailEnd/>
                          </a:ln>
                        </wps:spPr>
                        <wps:txbx>
                          <w:txbxContent>
                            <w:p w14:paraId="02C86F62" w14:textId="77777777" w:rsidR="007C5E0C" w:rsidRPr="00E60BA6" w:rsidRDefault="007C5E0C"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wps:txbx>
                        <wps:bodyPr rot="0" vert="horz" wrap="square" lIns="91440" tIns="45720" rIns="91440" bIns="45720" anchor="t" anchorCtr="0" upright="1">
                          <a:noAutofit/>
                        </wps:bodyPr>
                      </wps:wsp>
                      <wps:wsp>
                        <wps:cNvPr id="379" name="Rectangle 98"/>
                        <wps:cNvSpPr>
                          <a:spLocks noChangeArrowheads="1"/>
                        </wps:cNvSpPr>
                        <wps:spPr bwMode="auto">
                          <a:xfrm>
                            <a:off x="4364" y="4182"/>
                            <a:ext cx="1331" cy="762"/>
                          </a:xfrm>
                          <a:prstGeom prst="rect">
                            <a:avLst/>
                          </a:prstGeom>
                          <a:solidFill>
                            <a:srgbClr val="FFFFFF"/>
                          </a:solidFill>
                          <a:ln w="6350">
                            <a:solidFill>
                              <a:srgbClr val="000000"/>
                            </a:solidFill>
                            <a:miter lim="800000"/>
                            <a:headEnd/>
                            <a:tailEnd/>
                          </a:ln>
                        </wps:spPr>
                        <wps:txbx>
                          <w:txbxContent>
                            <w:p w14:paraId="7DCABD2A" w14:textId="77777777" w:rsidR="007C5E0C" w:rsidRPr="00E60BA6" w:rsidRDefault="007C5E0C" w:rsidP="00640AEE">
                              <w:pPr>
                                <w:ind w:firstLine="0"/>
                                <w:jc w:val="center"/>
                                <w:rPr>
                                  <w:sz w:val="21"/>
                                  <w:szCs w:val="21"/>
                                </w:rPr>
                              </w:pPr>
                              <w:r>
                                <w:rPr>
                                  <w:rFonts w:hint="eastAsia"/>
                                  <w:sz w:val="21"/>
                                  <w:szCs w:val="21"/>
                                </w:rPr>
                                <w:t>JavaScript</w:t>
                              </w:r>
                              <w:r>
                                <w:rPr>
                                  <w:rFonts w:hint="eastAsia"/>
                                  <w:sz w:val="21"/>
                                  <w:szCs w:val="21"/>
                                </w:rPr>
                                <w:t>引擎</w:t>
                              </w:r>
                            </w:p>
                          </w:txbxContent>
                        </wps:txbx>
                        <wps:bodyPr rot="0" vert="horz" wrap="square" lIns="91440" tIns="45720" rIns="91440" bIns="45720" anchor="t" anchorCtr="0" upright="1">
                          <a:noAutofit/>
                        </wps:bodyPr>
                      </wps:wsp>
                      <wps:wsp>
                        <wps:cNvPr id="380" name="Rectangle 99"/>
                        <wps:cNvSpPr>
                          <a:spLocks noChangeArrowheads="1"/>
                        </wps:cNvSpPr>
                        <wps:spPr bwMode="auto">
                          <a:xfrm>
                            <a:off x="5709" y="3226"/>
                            <a:ext cx="1217" cy="513"/>
                          </a:xfrm>
                          <a:prstGeom prst="rect">
                            <a:avLst/>
                          </a:prstGeom>
                          <a:solidFill>
                            <a:srgbClr val="FFFFFF"/>
                          </a:solidFill>
                          <a:ln w="6350">
                            <a:solidFill>
                              <a:srgbClr val="000000"/>
                            </a:solidFill>
                            <a:miter lim="800000"/>
                            <a:headEnd/>
                            <a:tailEnd/>
                          </a:ln>
                        </wps:spPr>
                        <wps:txbx>
                          <w:txbxContent>
                            <w:p w14:paraId="3F8D6C22" w14:textId="77777777" w:rsidR="007C5E0C" w:rsidRPr="00E60BA6" w:rsidRDefault="007C5E0C" w:rsidP="00640AEE">
                              <w:pPr>
                                <w:ind w:firstLine="0"/>
                                <w:jc w:val="center"/>
                                <w:rPr>
                                  <w:sz w:val="21"/>
                                  <w:szCs w:val="21"/>
                                </w:rPr>
                              </w:pPr>
                              <w:r>
                                <w:rPr>
                                  <w:rFonts w:hint="eastAsia"/>
                                  <w:sz w:val="21"/>
                                  <w:szCs w:val="21"/>
                                </w:rPr>
                                <w:t>内部表示</w:t>
                              </w:r>
                            </w:p>
                          </w:txbxContent>
                        </wps:txbx>
                        <wps:bodyPr rot="0" vert="horz" wrap="square" lIns="91440" tIns="45720" rIns="91440" bIns="45720" anchor="t" anchorCtr="0" upright="1">
                          <a:noAutofit/>
                        </wps:bodyPr>
                      </wps:wsp>
                      <wps:wsp>
                        <wps:cNvPr id="381" name="Rectangle 100"/>
                        <wps:cNvSpPr>
                          <a:spLocks noChangeArrowheads="1"/>
                        </wps:cNvSpPr>
                        <wps:spPr bwMode="auto">
                          <a:xfrm>
                            <a:off x="7231" y="3226"/>
                            <a:ext cx="1492" cy="513"/>
                          </a:xfrm>
                          <a:prstGeom prst="rect">
                            <a:avLst/>
                          </a:prstGeom>
                          <a:solidFill>
                            <a:srgbClr val="FFFFFF"/>
                          </a:solidFill>
                          <a:ln w="6350">
                            <a:solidFill>
                              <a:srgbClr val="000000"/>
                            </a:solidFill>
                            <a:miter lim="800000"/>
                            <a:headEnd/>
                            <a:tailEnd/>
                          </a:ln>
                        </wps:spPr>
                        <wps:txbx>
                          <w:txbxContent>
                            <w:p w14:paraId="7DF477D7" w14:textId="77777777" w:rsidR="007C5E0C" w:rsidRPr="00E60BA6" w:rsidRDefault="007C5E0C" w:rsidP="00640AEE">
                              <w:pPr>
                                <w:ind w:firstLine="0"/>
                                <w:jc w:val="center"/>
                                <w:rPr>
                                  <w:sz w:val="21"/>
                                  <w:szCs w:val="21"/>
                                </w:rPr>
                              </w:pPr>
                              <w:r>
                                <w:rPr>
                                  <w:rFonts w:hint="eastAsia"/>
                                  <w:sz w:val="21"/>
                                  <w:szCs w:val="21"/>
                                </w:rPr>
                                <w:t>布局和绘图</w:t>
                              </w:r>
                            </w:p>
                          </w:txbxContent>
                        </wps:txbx>
                        <wps:bodyPr rot="0" vert="horz" wrap="square" lIns="91440" tIns="45720" rIns="91440" bIns="45720" anchor="t" anchorCtr="0" upright="1">
                          <a:noAutofit/>
                        </wps:bodyPr>
                      </wps:wsp>
                      <wps:wsp>
                        <wps:cNvPr id="382" name="Rectangle 101"/>
                        <wps:cNvSpPr>
                          <a:spLocks noChangeArrowheads="1"/>
                        </wps:cNvSpPr>
                        <wps:spPr bwMode="auto">
                          <a:xfrm>
                            <a:off x="9030" y="3226"/>
                            <a:ext cx="874" cy="514"/>
                          </a:xfrm>
                          <a:prstGeom prst="rect">
                            <a:avLst/>
                          </a:prstGeom>
                          <a:solidFill>
                            <a:srgbClr val="FFFFFF"/>
                          </a:solidFill>
                          <a:ln w="6350">
                            <a:solidFill>
                              <a:srgbClr val="000000"/>
                            </a:solidFill>
                            <a:miter lim="800000"/>
                            <a:headEnd/>
                            <a:tailEnd/>
                          </a:ln>
                        </wps:spPr>
                        <wps:txbx>
                          <w:txbxContent>
                            <w:p w14:paraId="589FE685" w14:textId="77777777" w:rsidR="007C5E0C" w:rsidRPr="00E60BA6" w:rsidRDefault="007C5E0C" w:rsidP="00640AEE">
                              <w:pPr>
                                <w:ind w:firstLine="0"/>
                                <w:jc w:val="center"/>
                                <w:rPr>
                                  <w:sz w:val="21"/>
                                  <w:szCs w:val="21"/>
                                </w:rPr>
                              </w:pPr>
                              <w:r>
                                <w:rPr>
                                  <w:rFonts w:hint="eastAsia"/>
                                  <w:sz w:val="21"/>
                                  <w:szCs w:val="21"/>
                                </w:rPr>
                                <w:t>图像</w:t>
                              </w:r>
                            </w:p>
                          </w:txbxContent>
                        </wps:txbx>
                        <wps:bodyPr rot="0" vert="horz" wrap="square" lIns="91440" tIns="45720" rIns="91440" bIns="45720" anchor="t" anchorCtr="0" upright="1">
                          <a:noAutofit/>
                        </wps:bodyPr>
                      </wps:wsp>
                      <wps:wsp>
                        <wps:cNvPr id="383" name="Rectangle 102"/>
                        <wps:cNvSpPr>
                          <a:spLocks noChangeArrowheads="1"/>
                        </wps:cNvSpPr>
                        <wps:spPr bwMode="auto">
                          <a:xfrm>
                            <a:off x="2548" y="5428"/>
                            <a:ext cx="874" cy="513"/>
                          </a:xfrm>
                          <a:prstGeom prst="rect">
                            <a:avLst/>
                          </a:prstGeom>
                          <a:solidFill>
                            <a:srgbClr val="FFFFFF"/>
                          </a:solidFill>
                          <a:ln w="6350">
                            <a:solidFill>
                              <a:srgbClr val="000000"/>
                            </a:solidFill>
                            <a:miter lim="800000"/>
                            <a:headEnd/>
                            <a:tailEnd/>
                          </a:ln>
                        </wps:spPr>
                        <wps:txbx>
                          <w:txbxContent>
                            <w:p w14:paraId="11441FDA" w14:textId="77777777" w:rsidR="007C5E0C" w:rsidRPr="00E60BA6" w:rsidRDefault="007C5E0C" w:rsidP="00640AEE">
                              <w:pPr>
                                <w:ind w:firstLine="0"/>
                                <w:jc w:val="center"/>
                                <w:rPr>
                                  <w:sz w:val="21"/>
                                  <w:szCs w:val="21"/>
                                </w:rPr>
                              </w:pPr>
                              <w:r>
                                <w:rPr>
                                  <w:rFonts w:hint="eastAsia"/>
                                  <w:sz w:val="21"/>
                                  <w:szCs w:val="21"/>
                                </w:rPr>
                                <w:t>网络</w:t>
                              </w:r>
                            </w:p>
                          </w:txbxContent>
                        </wps:txbx>
                        <wps:bodyPr rot="0" vert="horz" wrap="square" lIns="91440" tIns="45720" rIns="91440" bIns="45720" anchor="t" anchorCtr="0" upright="1">
                          <a:noAutofit/>
                        </wps:bodyPr>
                      </wps:wsp>
                      <wps:wsp>
                        <wps:cNvPr id="384" name="Rectangle 103"/>
                        <wps:cNvSpPr>
                          <a:spLocks noChangeArrowheads="1"/>
                        </wps:cNvSpPr>
                        <wps:spPr bwMode="auto">
                          <a:xfrm>
                            <a:off x="3838" y="5428"/>
                            <a:ext cx="875" cy="513"/>
                          </a:xfrm>
                          <a:prstGeom prst="rect">
                            <a:avLst/>
                          </a:prstGeom>
                          <a:solidFill>
                            <a:srgbClr val="FFFFFF"/>
                          </a:solidFill>
                          <a:ln w="6350">
                            <a:solidFill>
                              <a:srgbClr val="000000"/>
                            </a:solidFill>
                            <a:miter lim="800000"/>
                            <a:headEnd/>
                            <a:tailEnd/>
                          </a:ln>
                        </wps:spPr>
                        <wps:txbx>
                          <w:txbxContent>
                            <w:p w14:paraId="3153F0E4" w14:textId="77777777" w:rsidR="007C5E0C" w:rsidRPr="00E60BA6" w:rsidRDefault="007C5E0C" w:rsidP="00640AEE">
                              <w:pPr>
                                <w:ind w:firstLine="0"/>
                                <w:jc w:val="center"/>
                                <w:rPr>
                                  <w:sz w:val="21"/>
                                  <w:szCs w:val="21"/>
                                </w:rPr>
                              </w:pPr>
                              <w:r>
                                <w:rPr>
                                  <w:rFonts w:hint="eastAsia"/>
                                  <w:sz w:val="21"/>
                                  <w:szCs w:val="21"/>
                                </w:rPr>
                                <w:t>存储</w:t>
                              </w:r>
                            </w:p>
                          </w:txbxContent>
                        </wps:txbx>
                        <wps:bodyPr rot="0" vert="horz" wrap="square" lIns="91440" tIns="45720" rIns="91440" bIns="45720" anchor="t" anchorCtr="0" upright="1">
                          <a:noAutofit/>
                        </wps:bodyPr>
                      </wps:wsp>
                      <wps:wsp>
                        <wps:cNvPr id="385" name="Rectangle 104"/>
                        <wps:cNvSpPr>
                          <a:spLocks noChangeArrowheads="1"/>
                        </wps:cNvSpPr>
                        <wps:spPr bwMode="auto">
                          <a:xfrm>
                            <a:off x="5181" y="5428"/>
                            <a:ext cx="1479" cy="513"/>
                          </a:xfrm>
                          <a:prstGeom prst="rect">
                            <a:avLst/>
                          </a:prstGeom>
                          <a:solidFill>
                            <a:srgbClr val="FFFFFF"/>
                          </a:solidFill>
                          <a:ln w="6350">
                            <a:solidFill>
                              <a:srgbClr val="000000"/>
                            </a:solidFill>
                            <a:miter lim="800000"/>
                            <a:headEnd/>
                            <a:tailEnd/>
                          </a:ln>
                        </wps:spPr>
                        <wps:txbx>
                          <w:txbxContent>
                            <w:p w14:paraId="35B9FA86" w14:textId="77777777" w:rsidR="007C5E0C" w:rsidRPr="00E60BA6" w:rsidRDefault="007C5E0C" w:rsidP="00640AEE">
                              <w:pPr>
                                <w:ind w:firstLine="0"/>
                                <w:jc w:val="center"/>
                                <w:rPr>
                                  <w:sz w:val="21"/>
                                  <w:szCs w:val="21"/>
                                </w:rPr>
                              </w:pPr>
                              <w:r>
                                <w:rPr>
                                  <w:rFonts w:hint="eastAsia"/>
                                  <w:sz w:val="21"/>
                                  <w:szCs w:val="21"/>
                                </w:rPr>
                                <w:t>2D/3D</w:t>
                              </w:r>
                              <w:r>
                                <w:rPr>
                                  <w:rFonts w:hint="eastAsia"/>
                                  <w:sz w:val="21"/>
                                  <w:szCs w:val="21"/>
                                </w:rPr>
                                <w:t>图形</w:t>
                              </w:r>
                            </w:p>
                          </w:txbxContent>
                        </wps:txbx>
                        <wps:bodyPr rot="0" vert="horz" wrap="square" lIns="91440" tIns="45720" rIns="91440" bIns="45720" anchor="t" anchorCtr="0" upright="1">
                          <a:noAutofit/>
                        </wps:bodyPr>
                      </wps:wsp>
                      <wps:wsp>
                        <wps:cNvPr id="386" name="Rectangle 105"/>
                        <wps:cNvSpPr>
                          <a:spLocks noChangeArrowheads="1"/>
                        </wps:cNvSpPr>
                        <wps:spPr bwMode="auto">
                          <a:xfrm>
                            <a:off x="6995" y="5428"/>
                            <a:ext cx="1520" cy="513"/>
                          </a:xfrm>
                          <a:prstGeom prst="rect">
                            <a:avLst/>
                          </a:prstGeom>
                          <a:solidFill>
                            <a:srgbClr val="FFFFFF"/>
                          </a:solidFill>
                          <a:ln w="6350">
                            <a:solidFill>
                              <a:srgbClr val="000000"/>
                            </a:solidFill>
                            <a:miter lim="800000"/>
                            <a:headEnd/>
                            <a:tailEnd/>
                          </a:ln>
                        </wps:spPr>
                        <wps:txbx>
                          <w:txbxContent>
                            <w:p w14:paraId="5922A118" w14:textId="77777777" w:rsidR="007C5E0C" w:rsidRPr="00E60BA6" w:rsidRDefault="007C5E0C" w:rsidP="00640AEE">
                              <w:pPr>
                                <w:ind w:firstLine="0"/>
                                <w:jc w:val="center"/>
                                <w:rPr>
                                  <w:sz w:val="21"/>
                                  <w:szCs w:val="21"/>
                                </w:rPr>
                              </w:pPr>
                              <w:r>
                                <w:rPr>
                                  <w:rFonts w:hint="eastAsia"/>
                                  <w:sz w:val="21"/>
                                  <w:szCs w:val="21"/>
                                </w:rPr>
                                <w:t>音频和视频</w:t>
                              </w:r>
                            </w:p>
                          </w:txbxContent>
                        </wps:txbx>
                        <wps:bodyPr rot="0" vert="horz" wrap="square" lIns="91440" tIns="45720" rIns="91440" bIns="45720" anchor="t" anchorCtr="0" upright="1">
                          <a:noAutofit/>
                        </wps:bodyPr>
                      </wps:wsp>
                      <wps:wsp>
                        <wps:cNvPr id="387" name="Rectangle 106"/>
                        <wps:cNvSpPr>
                          <a:spLocks noChangeArrowheads="1"/>
                        </wps:cNvSpPr>
                        <wps:spPr bwMode="auto">
                          <a:xfrm>
                            <a:off x="8654" y="5428"/>
                            <a:ext cx="1412" cy="513"/>
                          </a:xfrm>
                          <a:prstGeom prst="rect">
                            <a:avLst/>
                          </a:prstGeom>
                          <a:solidFill>
                            <a:srgbClr val="FFFFFF"/>
                          </a:solidFill>
                          <a:ln w="6350">
                            <a:solidFill>
                              <a:srgbClr val="000000"/>
                            </a:solidFill>
                            <a:miter lim="800000"/>
                            <a:headEnd/>
                            <a:tailEnd/>
                          </a:ln>
                        </wps:spPr>
                        <wps:txbx>
                          <w:txbxContent>
                            <w:p w14:paraId="0FE3B24B" w14:textId="77777777" w:rsidR="007C5E0C" w:rsidRPr="00E60BA6" w:rsidRDefault="007C5E0C" w:rsidP="00640AEE">
                              <w:pPr>
                                <w:ind w:firstLine="0"/>
                                <w:jc w:val="center"/>
                                <w:rPr>
                                  <w:sz w:val="21"/>
                                  <w:szCs w:val="21"/>
                                </w:rPr>
                              </w:pPr>
                              <w:r>
                                <w:rPr>
                                  <w:rFonts w:hint="eastAsia"/>
                                  <w:sz w:val="21"/>
                                  <w:szCs w:val="21"/>
                                </w:rPr>
                                <w:t>图片解码器</w:t>
                              </w:r>
                            </w:p>
                          </w:txbxContent>
                        </wps:txbx>
                        <wps:bodyPr rot="0" vert="horz" wrap="square" lIns="91440" tIns="45720" rIns="91440" bIns="45720" anchor="t" anchorCtr="0" upright="1">
                          <a:noAutofit/>
                        </wps:bodyPr>
                      </wps:wsp>
                      <wps:wsp>
                        <wps:cNvPr id="388" name="AutoShape 107"/>
                        <wps:cNvCnPr>
                          <a:cxnSpLocks noChangeShapeType="1"/>
                        </wps:cNvCnPr>
                        <wps:spPr bwMode="auto">
                          <a:xfrm rot="16200000" flipH="1">
                            <a:off x="2554" y="2899"/>
                            <a:ext cx="877" cy="359"/>
                          </a:xfrm>
                          <a:prstGeom prst="bentConnector2">
                            <a:avLst/>
                          </a:prstGeom>
                          <a:noFill/>
                          <a:ln w="6350">
                            <a:solidFill>
                              <a:srgbClr val="000000"/>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89" name="AutoShape 108"/>
                        <wps:cNvCnPr>
                          <a:cxnSpLocks noChangeShapeType="1"/>
                        </wps:cNvCnPr>
                        <wps:spPr bwMode="auto">
                          <a:xfrm>
                            <a:off x="4280" y="3517"/>
                            <a:ext cx="315" cy="9"/>
                          </a:xfrm>
                          <a:prstGeom prst="bentConnector3">
                            <a:avLst>
                              <a:gd name="adj1" fmla="val 49843"/>
                            </a:avLst>
                          </a:prstGeom>
                          <a:noFill/>
                          <a:ln w="6350">
                            <a:solidFill>
                              <a:srgbClr val="000000"/>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0" name="AutoShape 109"/>
                        <wps:cNvCnPr>
                          <a:cxnSpLocks noChangeShapeType="1"/>
                        </wps:cNvCnPr>
                        <wps:spPr bwMode="auto">
                          <a:xfrm rot="-5400000">
                            <a:off x="3818" y="2394"/>
                            <a:ext cx="601" cy="785"/>
                          </a:xfrm>
                          <a:prstGeom prst="bentConnector2">
                            <a:avLst/>
                          </a:prstGeom>
                          <a:noFill/>
                          <a:ln w="6350">
                            <a:solidFill>
                              <a:srgbClr val="000000"/>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1" name="AutoShape 110"/>
                        <wps:cNvCnPr>
                          <a:cxnSpLocks noChangeShapeType="1"/>
                        </wps:cNvCnPr>
                        <wps:spPr bwMode="auto">
                          <a:xfrm>
                            <a:off x="5466" y="2486"/>
                            <a:ext cx="852" cy="740"/>
                          </a:xfrm>
                          <a:prstGeom prst="bentConnector2">
                            <a:avLst/>
                          </a:prstGeom>
                          <a:noFill/>
                          <a:ln w="6350">
                            <a:solidFill>
                              <a:srgbClr val="000000"/>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2" name="AutoShape 111"/>
                        <wps:cNvCnPr>
                          <a:cxnSpLocks noChangeShapeType="1"/>
                        </wps:cNvCnPr>
                        <wps:spPr bwMode="auto">
                          <a:xfrm flipV="1">
                            <a:off x="5469" y="3483"/>
                            <a:ext cx="240" cy="43"/>
                          </a:xfrm>
                          <a:prstGeom prst="bentConnector3">
                            <a:avLst>
                              <a:gd name="adj1" fmla="val 50000"/>
                            </a:avLst>
                          </a:prstGeom>
                          <a:noFill/>
                          <a:ln w="6350">
                            <a:solidFill>
                              <a:srgbClr val="000000"/>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3" name="AutoShape 112"/>
                        <wps:cNvCnPr>
                          <a:cxnSpLocks noChangeShapeType="1"/>
                        </wps:cNvCnPr>
                        <wps:spPr bwMode="auto">
                          <a:xfrm rot="5400000">
                            <a:off x="4831" y="3981"/>
                            <a:ext cx="400" cy="2"/>
                          </a:xfrm>
                          <a:prstGeom prst="bentConnector3">
                            <a:avLst>
                              <a:gd name="adj1" fmla="val 50000"/>
                            </a:avLst>
                          </a:prstGeom>
                          <a:noFill/>
                          <a:ln w="6350">
                            <a:solidFill>
                              <a:srgbClr val="000000"/>
                            </a:solidFill>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4" name="AutoShape 113"/>
                        <wps:cNvCnPr>
                          <a:cxnSpLocks noChangeShapeType="1"/>
                        </wps:cNvCnPr>
                        <wps:spPr bwMode="auto">
                          <a:xfrm rot="16200000" flipH="1">
                            <a:off x="3737" y="3936"/>
                            <a:ext cx="616" cy="638"/>
                          </a:xfrm>
                          <a:prstGeom prst="bentConnector2">
                            <a:avLst/>
                          </a:prstGeom>
                          <a:noFill/>
                          <a:ln w="6350">
                            <a:solidFill>
                              <a:srgbClr val="000000"/>
                            </a:solidFill>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5" name="AutoShape 114"/>
                        <wps:cNvCnPr>
                          <a:cxnSpLocks noChangeShapeType="1"/>
                        </wps:cNvCnPr>
                        <wps:spPr bwMode="auto">
                          <a:xfrm flipV="1">
                            <a:off x="5695" y="3739"/>
                            <a:ext cx="623" cy="824"/>
                          </a:xfrm>
                          <a:prstGeom prst="bentConnector2">
                            <a:avLst/>
                          </a:prstGeom>
                          <a:noFill/>
                          <a:ln w="6350">
                            <a:solidFill>
                              <a:srgbClr val="000000"/>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6" name="AutoShape 115"/>
                        <wps:cNvCnPr>
                          <a:cxnSpLocks noChangeShapeType="1"/>
                        </wps:cNvCnPr>
                        <wps:spPr bwMode="auto">
                          <a:xfrm>
                            <a:off x="6926" y="3483"/>
                            <a:ext cx="305" cy="1"/>
                          </a:xfrm>
                          <a:prstGeom prst="straightConnector1">
                            <a:avLst/>
                          </a:prstGeom>
                          <a:noFill/>
                          <a:ln w="6350">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7" name="AutoShape 116"/>
                        <wps:cNvCnPr>
                          <a:cxnSpLocks noChangeShapeType="1"/>
                        </wps:cNvCnPr>
                        <wps:spPr bwMode="auto">
                          <a:xfrm>
                            <a:off x="8723" y="3483"/>
                            <a:ext cx="307" cy="1"/>
                          </a:xfrm>
                          <a:prstGeom prst="straightConnector1">
                            <a:avLst/>
                          </a:prstGeom>
                          <a:noFill/>
                          <a:ln w="6350">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8" name="AutoShape 117"/>
                        <wps:cNvCnPr>
                          <a:cxnSpLocks noChangeShapeType="1"/>
                        </wps:cNvCnPr>
                        <wps:spPr bwMode="auto">
                          <a:xfrm rot="16200000" flipH="1">
                            <a:off x="2108" y="3260"/>
                            <a:ext cx="2701" cy="1635"/>
                          </a:xfrm>
                          <a:prstGeom prst="bentConnector3">
                            <a:avLst>
                              <a:gd name="adj1" fmla="val 76634"/>
                            </a:avLst>
                          </a:prstGeom>
                          <a:noFill/>
                          <a:ln w="6350">
                            <a:solidFill>
                              <a:srgbClr val="000000"/>
                            </a:solidFill>
                            <a:prstDash val="lg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9" name="AutoShape 118"/>
                        <wps:cNvCnPr>
                          <a:cxnSpLocks noChangeShapeType="1"/>
                        </wps:cNvCnPr>
                        <wps:spPr bwMode="auto">
                          <a:xfrm rot="16200000" flipH="1">
                            <a:off x="1365" y="3808"/>
                            <a:ext cx="2732" cy="508"/>
                          </a:xfrm>
                          <a:prstGeom prst="bentConnector3">
                            <a:avLst>
                              <a:gd name="adj1" fmla="val 85977"/>
                            </a:avLst>
                          </a:prstGeom>
                          <a:noFill/>
                          <a:ln w="6350">
                            <a:solidFill>
                              <a:srgbClr val="000000"/>
                            </a:solidFill>
                            <a:prstDash val="lg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00" name="AutoShape 119"/>
                        <wps:cNvCnPr>
                          <a:cxnSpLocks noChangeShapeType="1"/>
                        </wps:cNvCnPr>
                        <wps:spPr bwMode="auto">
                          <a:xfrm rot="5400000">
                            <a:off x="7021" y="4473"/>
                            <a:ext cx="1689" cy="222"/>
                          </a:xfrm>
                          <a:prstGeom prst="bentConnector3">
                            <a:avLst>
                              <a:gd name="adj1" fmla="val 49972"/>
                            </a:avLst>
                          </a:prstGeom>
                          <a:noFill/>
                          <a:ln w="6350">
                            <a:solidFill>
                              <a:srgbClr val="000000"/>
                            </a:solidFill>
                            <a:prstDash val="lg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01" name="AutoShape 120"/>
                        <wps:cNvCnPr>
                          <a:cxnSpLocks noChangeShapeType="1"/>
                        </wps:cNvCnPr>
                        <wps:spPr bwMode="auto">
                          <a:xfrm rot="5400000">
                            <a:off x="5873" y="3787"/>
                            <a:ext cx="1689" cy="1594"/>
                          </a:xfrm>
                          <a:prstGeom prst="bentConnector3">
                            <a:avLst>
                              <a:gd name="adj1" fmla="val 68796"/>
                            </a:avLst>
                          </a:prstGeom>
                          <a:noFill/>
                          <a:ln w="6350">
                            <a:solidFill>
                              <a:srgbClr val="000000"/>
                            </a:solidFill>
                            <a:prstDash val="lg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02" name="AutoShape 121"/>
                        <wps:cNvCnPr>
                          <a:cxnSpLocks noChangeShapeType="1"/>
                        </wps:cNvCnPr>
                        <wps:spPr bwMode="auto">
                          <a:xfrm rot="16200000" flipH="1">
                            <a:off x="8080" y="4148"/>
                            <a:ext cx="1646" cy="914"/>
                          </a:xfrm>
                          <a:prstGeom prst="bentConnector3">
                            <a:avLst>
                              <a:gd name="adj1" fmla="val 50000"/>
                            </a:avLst>
                          </a:prstGeom>
                          <a:noFill/>
                          <a:ln w="6350">
                            <a:solidFill>
                              <a:srgbClr val="000000"/>
                            </a:solidFill>
                            <a:prstDash val="lg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3EACF3" id="组 101" o:spid="_x0000_s1044" style="position:absolute;left:0;text-align:left;margin-left:0;margin-top:12pt;width:426.55pt;height:227.55pt;z-index:251661312;mso-position-horizontal:center" coordorigin="1971,1680" coordsize="8531,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">
                <o:lock v:ext="edit" aspectratio="t"/>
                <v:rect id="AutoShape 93" o:spid="_x0000_s1045" style="position:absolute;left:1971;top:1680;width:8531;height:4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AjcUA&#10;AADcAAAADwAAAGRycy9kb3ducmV2LnhtbESPQWvCQBSE70L/w/IKXqRuqtKW1FWKUAwiiLH1/Mi+&#10;JqHZtzG7JvHfu4LgcZiZb5j5sjeVaKlxpWUFr+MIBHFmdcm5gp/D98sHCOeRNVaWScGFHCwXT4M5&#10;xtp2vKc29bkIEHYxKii8r2MpXVaQQTe2NXHw/mxj0AfZ5FI32AW4qeQkit6kwZLDQoE1rQrK/tOz&#10;UdBlu/Z42K7lbnRMLJ+S0yr93Sg1fO6/PkF46v0jfG8nWsH0f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4CNxQAAANwAAAAPAAAAAAAAAAAAAAAAAJgCAABkcnMv&#10;ZG93bnJldi54bWxQSwUGAAAAAAQABAD1AAAAigMAAAAA&#10;" filled="f" stroked="f">
                  <o:lock v:ext="edit" aspectratio="t" text="t"/>
                </v:rect>
                <v:rect id="Rectangle 94" o:spid="_x0000_s1046" style="position:absolute;left:4595;top:3270;width:874;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UEcMA&#10;AADcAAAADwAAAGRycy9kb3ducmV2LnhtbESPQYvCMBSE74L/ITzBm6Yq6tI1iooLgqfVBa9vm2db&#10;bV5KErXrrzcLgsdhZr5hZovGVOJGzpeWFQz6CQjizOqScwU/h6/eBwgfkDVWlknBH3lYzNutGaba&#10;3vmbbvuQiwhhn6KCIoQ6ldJnBRn0fVsTR+9kncEQpculdniPcFPJYZJMpMGS40KBNa0Lyi77q1Fg&#10;z6vNsVwe1/XOyZF5PGT4zU5KdTvN8hNEoCa8w6/2VisYTcf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UEcMAAADcAAAADwAAAAAAAAAAAAAAAACYAgAAZHJzL2Rv&#10;d25yZXYueG1sUEsFBgAAAAAEAAQA9QAAAIgDAAAAAA==&#10;" strokeweight=".5pt">
                  <v:textbox>
                    <w:txbxContent>
                      <w:p w14:paraId="60F7721C" w14:textId="77777777" w:rsidR="007C5E0C" w:rsidRPr="00E60BA6" w:rsidRDefault="007C5E0C"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ZJMUA&#10;AADcAAAADwAAAGRycy9kb3ducmV2LnhtbESPX2vCQBDE3wv9DscW+lYvthgl9ZRSEHwS/Ffq2za3&#10;JsHsXpo7Ne2n9wTBx2FmfsOMpx3X6kStr5wY6PcSUCS5s5UUBjbr2csIlA8oFmsnZOCPPEwnjw9j&#10;zKw7y5JOq1CoCBGfoYEyhCbT2uclMfqea0iit3ctY4iyLbRt8RzhXOvXJEk1YyVxocSGPkvKD6sj&#10;G6Ad8tfPfrH9lpTrwWD5u/3n1Jjnp+7jHVSgLtzDt/bcGngbpnA9E4+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dkkxQAAANwAAAAPAAAAAAAAAAAAAAAAAJgCAABkcnMv&#10;ZG93bnJldi54bWxQSwUGAAAAAAQABAD1AAAAigMAAAAA&#10;" strokeweight=".5pt">
                  <v:textbox>
                    <w:txbxContent>
                      <w:p w14:paraId="57DDBE3C" w14:textId="77777777" w:rsidR="007C5E0C" w:rsidRPr="00183B7F" w:rsidRDefault="007C5E0C"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v/cMA&#10;AADcAAAADwAAAGRycy9kb3ducmV2LnhtbESPQYvCMBSE7wv+h/AEbzZVYZVqFBUFYU+rgtdn82yr&#10;zUtJonb99ZsFYY/DzHzDzBatqcWDnK8sKxgkKQji3OqKCwXHw7Y/AeEDssbaMin4IQ+Leedjhpm2&#10;T/6mxz4UIkLYZ6igDKHJpPR5SQZ9Yhvi6F2sMxiidIXUDp8Rbmo5TNNPabDiuFBiQ+uS8tv+bhTY&#10;62pzqpandfPl5Mi8XjKc84tSvW67nIII1Ib/8Lu90wpG4zH8nYlH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8v/cMAAADcAAAADwAAAAAAAAAAAAAAAACYAgAAZHJzL2Rv&#10;d25yZXYueG1sUEsFBgAAAAAEAAQA9QAAAIgDAAAAAA==&#10;" strokeweight=".5pt">
                  <v:textbox>
                    <w:txbxContent>
                      <w:p w14:paraId="25AED8C2" w14:textId="77777777" w:rsidR="007C5E0C" w:rsidRPr="00CD251D" w:rsidRDefault="007C5E0C"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7j8EA&#10;AADcAAAADwAAAGRycy9kb3ducmV2LnhtbERPy4rCMBTdD/gP4QruxtQRRqmmRWUEYVY+wO21ubbV&#10;5qYkUTt+/WQhuDyc9zzvTCPu5HxtWcFomIAgLqyuuVRw2K8/pyB8QNbYWCYFf+Qhz3ofc0y1ffCW&#10;7rtQihjCPkUFVQhtKqUvKjLoh7YljtzZOoMhQldK7fARw00jv5LkWxqsOTZU2NKqouK6uxkF9rL8&#10;OdaL46r9dXJsnk8ZTsVZqUG/W8xABOrCW/xyb7SC8SS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wu4/BAAAA3AAAAA8AAAAAAAAAAAAAAAAAmAIAAGRycy9kb3du&#10;cmV2LnhtbFBLBQYAAAAABAAEAPUAAACGAwAAAAA=&#10;" strokeweight=".5pt">
                  <v:textbox>
                    <w:txbxContent>
                      <w:p w14:paraId="02C86F62" w14:textId="77777777" w:rsidR="007C5E0C" w:rsidRPr="00E60BA6" w:rsidRDefault="007C5E0C"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eFMMA&#10;AADcAAAADwAAAGRycy9kb3ducmV2LnhtbESPQYvCMBSE74L/ITzBm6YqqNs1iooLgqfVBa9vm2db&#10;bV5KErXrrzcLgsdhZr5hZovGVOJGzpeWFQz6CQjizOqScwU/h6/eFIQPyBory6Tgjzws5u3WDFNt&#10;7/xNt33IRYSwT1FBEUKdSumzggz6vq2Jo3eyzmCI0uVSO7xHuKnkMEnG0mDJcaHAmtYFZZf91Siw&#10;59XmWC6P63rn5Mg8HjL8Zielup1m+QkiUBPe4Vd7qxWMJh/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weFMMAAADcAAAADwAAAAAAAAAAAAAAAACYAgAAZHJzL2Rv&#10;d25yZXYueG1sUEsFBgAAAAAEAAQA9QAAAIgDAAAAAA==&#10;" strokeweight=".5pt">
                  <v:textbox>
                    <w:txbxContent>
                      <w:p w14:paraId="7DCABD2A" w14:textId="77777777" w:rsidR="007C5E0C" w:rsidRPr="00E60BA6" w:rsidRDefault="007C5E0C"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HrsAA&#10;AADcAAAADwAAAGRycy9kb3ducmV2LnhtbERPy4rCMBTdC/5DuII7TVUYpJqKioIwq3GEbq/N7UOb&#10;m5JE7fj1k8XALA/nvd70phVPcr6xrGA2TUAQF1Y3XCm4fB8nSxA+IGtsLZOCH/KwyYaDNabavviL&#10;nudQiRjCPkUFdQhdKqUvajLop7YjjlxpncEQoaukdviK4aaV8yT5kAYbjg01drSvqbifH0aBve0O&#10;ebPN992nkwvzfstwLUqlxqN+uwIRqA//4j/3SStYLOP8eCYeAZ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PHrsAAAADcAAAADwAAAAAAAAAAAAAAAACYAgAAZHJzL2Rvd25y&#10;ZXYueG1sUEsFBgAAAAAEAAQA9QAAAIUDAAAAAA==&#10;" strokeweight=".5pt">
                  <v:textbox>
                    <w:txbxContent>
                      <w:p w14:paraId="3F8D6C22" w14:textId="77777777" w:rsidR="007C5E0C" w:rsidRPr="00E60BA6" w:rsidRDefault="007C5E0C"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iNcUA&#10;AADcAAAADwAAAGRycy9kb3ducmV2LnhtbESPzWrDMBCE74W8g9hAb42cBEpwrYTEpFDoqU4g1621&#10;/mmtlZEUx/XTV4VCjsPMfMNku9F0YiDnW8sKlosEBHFpdcu1gvPp9WkDwgdkjZ1lUvBDHnbb2UOG&#10;qbY3/qChCLWIEPYpKmhC6FMpfdmQQb+wPXH0KusMhihdLbXDW4SbTq6S5FkabDkuNNhT3lD5XVyN&#10;Avt1OF7a/SXv351cm2mS4bOslHqcj/sXEIHGcA//t9+0gvVmCX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2I1xQAAANwAAAAPAAAAAAAAAAAAAAAAAJgCAABkcnMv&#10;ZG93bnJldi54bWxQSwUGAAAAAAQABAD1AAAAigMAAAAA&#10;" strokeweight=".5pt">
                  <v:textbox>
                    <w:txbxContent>
                      <w:p w14:paraId="7DF477D7" w14:textId="77777777" w:rsidR="007C5E0C" w:rsidRPr="00E60BA6" w:rsidRDefault="007C5E0C"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8QsUA&#10;AADcAAAADwAAAGRycy9kb3ducmV2LnhtbESPzWrDMBCE74W+g9hCb43cGEpwrIQ0NBDIqW4g1421&#10;/kmslZHU2PXTR4VCj8PMfMPk69F04kbOt5YVvM4SEMSl1S3XCo5fu5cFCB+QNXaWScEPeVivHh9y&#10;zLQd+JNuRahFhLDPUEETQp9J6cuGDPqZ7YmjV1lnMETpaqkdDhFuOjlPkjdpsOW40GBP24bKa/Ft&#10;FNjL+8ep3Zy2/cHJ1EyTDOeyUur5adwsQQQaw3/4r73XCtLFHH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fxCxQAAANwAAAAPAAAAAAAAAAAAAAAAAJgCAABkcnMv&#10;ZG93bnJldi54bWxQSwUGAAAAAAQABAD1AAAAigMAAAAA&#10;" strokeweight=".5pt">
                  <v:textbox>
                    <w:txbxContent>
                      <w:p w14:paraId="589FE685" w14:textId="77777777" w:rsidR="007C5E0C" w:rsidRPr="00E60BA6" w:rsidRDefault="007C5E0C"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Z2cMA&#10;AADcAAAADwAAAGRycy9kb3ducmV2LnhtbESPT4vCMBTE74LfITzBm6ZuQaRrFFcUBE/+Aa/P5tl2&#10;t3kpSVarn94IgsdhZn7DTOetqcWVnK8sKxgNExDEudUVFwqOh/VgAsIHZI21ZVJwJw/zWbczxUzb&#10;G+/oug+FiBD2GSooQ2gyKX1ekkE/tA1x9C7WGQxRukJqh7cIN7X8SpKxNFhxXCixoWVJ+d/+3yiw&#10;vz+rU7U4LZutk6l5PGQ45xel+r128Q0iUBs+4Xd7oxWkkxRe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FZ2cMAAADcAAAADwAAAAAAAAAAAAAAAACYAgAAZHJzL2Rv&#10;d25yZXYueG1sUEsFBgAAAAAEAAQA9QAAAIgDAAAAAA==&#10;" strokeweight=".5pt">
                  <v:textbox>
                    <w:txbxContent>
                      <w:p w14:paraId="11441FDA" w14:textId="77777777" w:rsidR="007C5E0C" w:rsidRPr="00E60BA6" w:rsidRDefault="007C5E0C"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BrcIA&#10;AADcAAAADwAAAGRycy9kb3ducmV2LnhtbESPQYvCMBSE74L/IbwFb5ruK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MGtwgAAANwAAAAPAAAAAAAAAAAAAAAAAJgCAABkcnMvZG93&#10;bnJldi54bWxQSwUGAAAAAAQABAD1AAAAhwMAAAAA&#10;" strokeweight=".5pt">
                  <v:textbox>
                    <w:txbxContent>
                      <w:p w14:paraId="3153F0E4" w14:textId="77777777" w:rsidR="007C5E0C" w:rsidRPr="00E60BA6" w:rsidRDefault="007C5E0C"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kNsIA&#10;AADcAAAADwAAAGRycy9kb3ducmV2LnhtbESPQYvCMBSE74L/IbwFb5rui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GQ2wgAAANwAAAAPAAAAAAAAAAAAAAAAAJgCAABkcnMvZG93&#10;bnJldi54bWxQSwUGAAAAAAQABAD1AAAAhwMAAAAA&#10;" strokeweight=".5pt">
                  <v:textbox>
                    <w:txbxContent>
                      <w:p w14:paraId="35B9FA86" w14:textId="77777777" w:rsidR="007C5E0C" w:rsidRPr="00E60BA6" w:rsidRDefault="007C5E0C"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b6QcQA&#10;AADcAAAADwAAAGRycy9kb3ducmV2LnhtbESPQWvCQBSE74X+h+UVvNVNGwgSXcVKBcGTqeD1mX0m&#10;abNvw+6qMb/eFYQeh5n5hpktetOKCznfWFbwMU5AEJdWN1wp2P+s3ycgfEDW2FomBTfysJi/vsww&#10;1/bKO7oUoRIRwj5HBXUIXS6lL2sy6Me2I47eyTqDIUpXSe3wGuGmlZ9JkkmDDceFGjta1VT+FWej&#10;wP5+fR+a5WHVbZ1MzTDIcCxPSo3e+uUURKA+/Ief7Y1WkE4y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2+kHEAAAA3AAAAA8AAAAAAAAAAAAAAAAAmAIAAGRycy9k&#10;b3ducmV2LnhtbFBLBQYAAAAABAAEAPUAAACJAwAAAAA=&#10;" strokeweight=".5pt">
                  <v:textbox>
                    <w:txbxContent>
                      <w:p w14:paraId="5922A118" w14:textId="77777777" w:rsidR="007C5E0C" w:rsidRPr="00E60BA6" w:rsidRDefault="007C5E0C"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f2sIA&#10;AADcAAAADwAAAGRycy9kb3ducmV2LnhtbESPQYvCMBSE74L/IbwFb5ruCirVKCorCJ50F7w+m2db&#10;bV5KErX6640geBxm5htmMmtMJa7kfGlZwXcvAUGcWV1yruD/b9UdgfABWWNlmRTcycNs2m5NMNX2&#10;xlu67kIuIoR9igqKEOpUSp8VZND3bE0cvaN1BkOULpfa4S3CTSV/kmQgDZYcFwqsaVlQdt5djAJ7&#10;Wvzuy/l+WW+c7JvHQ4ZDdlSq89XMxyACNeETfrfXWkF/NIT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l/awgAAANwAAAAPAAAAAAAAAAAAAAAAAJgCAABkcnMvZG93&#10;bnJldi54bWxQSwUGAAAAAAQABAD1AAAAhwMAAAAA&#10;" strokeweight=".5pt">
                  <v:textbox>
                    <w:txbxContent>
                      <w:p w14:paraId="0FE3B24B" w14:textId="77777777" w:rsidR="007C5E0C" w:rsidRPr="00E60BA6" w:rsidRDefault="007C5E0C"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ETSsMAAADcAAAADwAAAGRycy9kb3ducmV2LnhtbERP3WrCMBS+F/YO4Qx2I5rOMSnVKNuY&#10;4PTC3wc4NMemrDnpmqi1T28uBl5+fP/TeWsrcaHGl44VvA4TEMS50yUXCo6HxSAF4QOyxsoxKbiR&#10;h/nsqTfFTLsr7+iyD4WIIewzVGBCqDMpfW7Ioh+6mjhyJ9dYDBE2hdQNXmO4reQoScbSYsmxwWBN&#10;X4by3/3ZKvg5pN33ePP3Gcxq3b3L7fk26vpKvTy3HxMQgdrwEP+7l1rBWxr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BE0rDAAAA3AAAAA8AAAAAAAAAAAAA&#10;AAAAoQIAAGRycy9kb3ducmV2LnhtbFBLBQYAAAAABAAEAPkAAACRAw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ETt8IAAADcAAAADwAAAGRycy9kb3ducmV2LnhtbESPQYvCMBSE7wv+h/AEb2uquyu1GkUE&#10;wYMXrXh+Ns+22LzUJKv135sFYY/DzHzDzJedacSdnK8tKxgNExDEhdU1lwqO+eYzBeEDssbGMil4&#10;koflovcxx0zbB+/pfgiliBD2GSqoQmgzKX1RkUE/tC1x9C7WGQxRulJqh48IN40cJ8lEGqw5LlTY&#10;0rqi4nr4NQq+z7tVTkl30+6Hx4ybnTnVqVKDfreagQjUhf/wu73VCr7SKfydiUd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ETt8IAAADcAAAADwAAAAAAAAAAAAAA&#10;AAChAgAAZHJzL2Rvd25yZXYueG1sUEsFBgAAAAAEAAQA+QAAAJADAAAAAA==&#10;" adj="10766" strokeweight=".5pt">
                  <v:stroke endarrow="block"/>
                </v:shape>
                <v:shape id="AutoShape 109" o:spid="_x0000_s1061" type="#_x0000_t33" style="position:absolute;left:3818;top:2394;width:601;height:7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ql8EAAADcAAAADwAAAGRycy9kb3ducmV2LnhtbERPXWvCMBR9F/Yfwh34pmmVFdcZiwwE&#10;QaRM3fuluWvqmpvSxFr/vXkY7PFwvtfFaFsxUO8bxwrSeQKCuHK64VrB5bybrUD4gKyxdUwKHuSh&#10;2LxM1phrd+cvGk6hFjGEfY4KTAhdLqWvDFn0c9cRR+7H9RZDhH0tdY/3GG5buUiSTFpsODYY7OjT&#10;UPV7ulkFfmDL38dyv81Kszu8pefx2lyVmr6O2w8QgcbwL/5z77WC5XucH8/EI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kSqXwQAAANwAAAAPAAAAAAAAAAAAAAAA&#10;AKECAABkcnMvZG93bnJldi54bWxQSwUGAAAAAAQABAD5AAAAjwMAAAAA&#10;" strokeweight=".5pt">
                  <v:stroke endarrow="block"/>
                </v:shape>
                <v:shape id="AutoShape 110" o:spid="_x0000_s1062" type="#_x0000_t33" style="position:absolute;left:5466;top:2486;width:852;height:7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aSMYAAADcAAAADwAAAGRycy9kb3ducmV2LnhtbESPT2vCQBDF7wW/wzKCl6IbLRWN2YgU&#10;LT00h/rnPmTHJJidDdltXL99t1Do8fHm/d68bBtMKwbqXWNZwXyWgCAurW64UnA+HaYrEM4ja2wt&#10;k4IHOdjmo6cMU23v/EXD0VciQtilqKD2vkuldGVNBt3MdsTRu9reoI+yr6Tu8R7hppWLJFlKgw3H&#10;hho7equpvB2/TXxj/7rURREOqy55Ly5DOD9/LvZKTcZhtwHhKfj/47/0h1bwsp7D75hIAJ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EWkjGAAAA3AAAAA8AAAAAAAAA&#10;AAAAAAAAoQIAAGRycy9kb3ducmV2LnhtbFBLBQYAAAAABAAEAPkAAACUAwAAAAA=&#10;" strokeweight=".5pt">
                  <v:stroke endarrow="block"/>
                </v:shape>
                <v:shape id="AutoShape 111" o:spid="_x0000_s1063" type="#_x0000_t34" style="position:absolute;left:5469;top:3483;width:240;height: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yhMYAAADcAAAADwAAAGRycy9kb3ducmV2LnhtbESPQWvCQBSE7wX/w/KE3urGKFVjNtJW&#10;BKm9VD14fGRfk9Ts25BdTeyv7xYKHoeZ+YZJV72pxZVaV1lWMB5FIIhzqysuFBwPm6c5COeRNdaW&#10;ScGNHKyywUOKibYdf9J17wsRIOwSVFB63yRSurwkg25kG+LgfdnWoA+yLaRusQtwU8s4ip6lwYrD&#10;QokNvZWUn/cXo+Cns5OP+Htm+X03JX+a6cP6daHU47B/WYLw1Pt7+L+91Qomixj+zoQjI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kcoTGAAAA3AAAAA8AAAAAAAAA&#10;AAAAAAAAoQIAAGRycy9kb3ducmV2LnhtbFBLBQYAAAAABAAEAPkAAACUAwAAAAA=&#10;" strokeweight=".5pt">
                  <v:stroke endarrow="block"/>
                </v:shape>
                <v:shape id="AutoShape 112" o:spid="_x0000_s1064" type="#_x0000_t34" style="position:absolute;left:4831;top:3981;width:400;height: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PRHMUAAADcAAAADwAAAGRycy9kb3ducmV2LnhtbESPQWvCQBSE70L/w/KE3upGhVijqxSl&#10;tHgQqqJ4e2Sf2WD2bciuMf77bqHgcZiZb5j5srOVaKnxpWMFw0ECgjh3uuRCwWH/+fYOwgdkjZVj&#10;UvAgD8vFS2+OmXZ3/qF2FwoRIewzVGBCqDMpfW7Ioh+4mjh6F9dYDFE2hdQN3iPcVnKUJKm0WHJc&#10;MFjTylB+3d2sgm159MWpNTpdr78uj9s55c1ko9Rrv/uYgQjUhWf4v/2tFYynY/g7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PRHMUAAADcAAAADwAAAAAAAAAA&#10;AAAAAAChAgAAZHJzL2Rvd25yZXYueG1sUEsFBgAAAAAEAAQA+QAAAJMDAAAAAA==&#10;" strokeweight=".5pt">
                  <v:stroke startarrow="block" endarrow="block"/>
                </v:shape>
                <v:shape id="AutoShape 113" o:spid="_x0000_s1065" type="#_x0000_t33" style="position:absolute;left:3737;top:3936;width:616;height:6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lW2cUAAADcAAAADwAAAGRycy9kb3ducmV2LnhtbESPQU8CMRSE7yT8h+aReJMWUMCVQhA1&#10;8eoCB2+P7XO7Yfu6bAus/96amHCczMw3mcWqc7W4UBsqzxpGQwWCuPCm4lLDbvt+PwcRIrLB2jNp&#10;+KEAq2W/t8DM+Ct/0iWPpUgQDhlqsDE2mZShsOQwDH1DnLxv3zqMSbalNC1eE9zVcqzUVDqsOC1Y&#10;bGhjqTjmZ6dBvZzUflI8Hl7VZvb2dTiPcmtqre8G3foZRKQu3sL/7Q+jYfL0AH9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lW2cUAAADcAAAADwAAAAAAAAAA&#10;AAAAAAChAgAAZHJzL2Rvd25yZXYueG1sUEsFBgAAAAAEAAQA+QAAAJMDAAAAAA==&#10;" strokeweight=".5pt">
                  <v:stroke startarrow="block" endarrow="block"/>
                </v:shape>
                <v:shape id="AutoShape 114" o:spid="_x0000_s1066" type="#_x0000_t33" style="position:absolute;left:5695;top:3739;width:623;height:8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fMUAAADcAAAADwAAAGRycy9kb3ducmV2LnhtbESPQWsCMRCF74X+hzAFbzXbitKuRikF&#10;wQoi2l68DZtxs+tmsibpuv57IxR6fLx535s3W/S2ER35UDlW8DLMQBAXTldcKvj5Xj6/gQgRWWPj&#10;mBRcKcBi/vgww1y7C++o28dSJAiHHBWYGNtcylAYshiGriVO3tF5izFJX0rt8ZLgtpGvWTaRFitO&#10;DQZb+jRUnPa/Nr2RecPb7mvDdSHr+tCdR71dKzV46j+mICL18f/4L73SCkbvY7iPSQS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z/fMUAAADcAAAADwAAAAAAAAAA&#10;AAAAAAChAgAAZHJzL2Rvd25yZXYueG1sUEsFBgAAAAAEAAQA+QAAAJMDA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P+MUAAADcAAAADwAAAGRycy9kb3ducmV2LnhtbESP3WoCMRSE74W+QzgFb0SzWlh0axQR&#10;CoJi8Qd7e9icbpZuTpYk1fXtG6Hg5TAz3zDzZWcbcSUfascKxqMMBHHpdM2VgvPpYzgFESKyxsYx&#10;KbhTgOXipTfHQrsbH+h6jJVIEA4FKjAxtoWUoTRkMYxcS5y8b+ctxiR9JbXHW4LbRk6yLJcWa04L&#10;BltaGyp/jr9Wwc4Mwudlu8nb/bpc1X6881+nqVL91271DiJSF5/h//ZGK3ib5fA4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cP+MUAAADcAAAADwAAAAAAAAAA&#10;AAAAAAChAgAAZHJzL2Rvd25yZXYueG1sUEsFBgAAAAAEAAQA+QAAAJMDAAAAAA==&#10;" strokeweight=".5pt">
                  <v:stroke startarrow="block" endarrow="block"/>
                </v:shape>
                <v:shape id="AutoShape 116" o:spid="_x0000_s1068" type="#_x0000_t32" style="position:absolute;left:8723;top:3483;width:3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qY8UAAADcAAAADwAAAGRycy9kb3ducmV2LnhtbESPQWsCMRSE74X+h/AKvYhmbcHqahQR&#10;CkJFqYpeH5vnZnHzsiSprv/eCEKPw8x8w0xmra3FhXyoHCvo9zIQxIXTFZcK9rvv7hBEiMgaa8ek&#10;4EYBZtPXlwnm2l35ly7bWIoE4ZCjAhNjk0sZCkMWQ881xMk7OW8xJulLqT1eE9zW8iPLBtJixWnB&#10;YEMLQ8V5+2cVrEwnbA4/y0GzXhTzyvdX/rgbKvX+1s7HICK18T/8bC+1gs/RFzzOpCM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uqY8UAAADcAAAADwAAAAAAAAAA&#10;AAAAAAChAgAAZHJzL2Rvd25yZXYueG1sUEsFBgAAAAAEAAQA+QAAAJMDAAAAAA==&#10;" strokeweight=".5pt">
                  <v:stroke startarrow="block" endarrow="block"/>
                </v:shape>
                <v:shape id="AutoShape 117" o:spid="_x0000_s1069" type="#_x0000_t34" style="position:absolute;left:2108;top:3260;width:2701;height:16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NQ8IAAADcAAAADwAAAGRycy9kb3ducmV2LnhtbERP3WrCMBS+H/gO4Qi7GZpOsXadUYqj&#10;MPTK6gMcmrOmrDkpTVa7t18uBl5+fP+7w2Q7MdLgW8cKXpcJCOLa6ZYbBbdruchA+ICssXNMCn7J&#10;w2E/e9phrt2dLzRWoRExhH2OCkwIfS6lrw1Z9EvXE0fuyw0WQ4RDI/WA9xhuO7lKklRabDk2GOzp&#10;aKj+rn6sgk3h1s3pbM9lZrZpeXr54G12Vep5PhXvIAJN4SH+d39qBeu3uDaeiUdA7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TNQ8IAAADcAAAADwAAAAAAAAAAAAAA&#10;AAChAgAAZHJzL2Rvd25yZXYueG1sUEsFBgAAAAAEAAQA+QAAAJADAAAAAA==&#10;" adj="16553" strokeweight=".5pt">
                  <v:stroke dashstyle="longDash" endarrow="block"/>
                </v:shape>
                <v:shape id="AutoShape 118" o:spid="_x0000_s1070" type="#_x0000_t34" style="position:absolute;left:1365;top:3808;width:2732;height:5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SWacYAAADcAAAADwAAAGRycy9kb3ducmV2LnhtbESPT2vCQBTE7wW/w/KEXqTutoVaU1cR&#10;QbEUD8Y/50f2NQlm36bZNYnfvlsQehxm5jfMbNHbSrTU+NKxhuexAkGcOVNyruF4WD+9g/AB2WDl&#10;mDTcyMNiPniYYWJcx3tq05CLCGGfoIYihDqR0mcFWfRjVxNH79s1FkOUTS5Ng12E20q+KPUmLZYc&#10;FwqsaVVQdkmvVkP/Mzp1543NWnv9UpOb+qTdqdb6cdgvP0AE6sN/+N7eGg2v0y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klmnGAAAA3AAAAA8AAAAAAAAA&#10;AAAAAAAAoQIAAGRycy9kb3ducmV2LnhtbFBLBQYAAAAABAAEAPkAAACUAwAAAAA=&#10;" adj="18571" strokeweight=".5pt">
                  <v:stroke dashstyle="longDash" endarrow="block"/>
                </v:shape>
                <v:shape id="AutoShape 119" o:spid="_x0000_s1071" type="#_x0000_t34" style="position:absolute;left:7021;top:4473;width:1689;height:2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rPL8IAAADcAAAADwAAAGRycy9kb3ducmV2LnhtbERPy4rCMBTdC/MP4Q7MTtNxVKQaRQcG&#10;BUWoiuDu0tw+mOamNFGrX28WgsvDeU/nranElRpXWlbw3YtAEKdWl5wrOB7+umMQziNrrCyTgjs5&#10;mM8+OlOMtb1xQte9z0UIYRejgsL7OpbSpQUZdD1bEwcus41BH2CTS93gLYSbSvajaCQNlhwaCqzp&#10;t6D0f38xCs7leFethz9bvVkmPts++km2Oin19dkuJiA8tf4tfrnXWsEgCvPDmXAE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rPL8IAAADcAAAADwAAAAAAAAAAAAAA&#10;AAChAgAAZHJzL2Rvd25yZXYueG1sUEsFBgAAAAAEAAQA+QAAAJADAAAAAA==&#10;" adj="10794" strokeweight=".5pt">
                  <v:stroke dashstyle="longDash" endarrow="block"/>
                </v:shape>
                <v:shape id="AutoShape 120" o:spid="_x0000_s1072" type="#_x0000_t34" style="position:absolute;left:5873;top:3787;width:1689;height:15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D4TcAAAADcAAAADwAAAGRycy9kb3ducmV2LnhtbESPzQrCMBCE74LvEFbwpqmiItUoIoie&#10;xF/E29KsbbHZlCZqfXsjCB6HmfmGmc5rU4gnVS63rKDXjUAQJ1bnnCo4HVedMQjnkTUWlknBmxzM&#10;Z83GFGNtX7yn58GnIkDYxagg876MpXRJRgZd15bEwbvZyqAPskqlrvAV4KaQ/SgaSYM5h4UMS1pm&#10;lNwPD6NgsR7ztn99DKW5nL0pcXddD1Kl2q16MQHhqfb/8K+90QoGUQ++Z8IRkL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A+E3AAAAA3AAAAA8AAAAAAAAAAAAAAAAA&#10;oQIAAGRycy9kb3ducmV2LnhtbFBLBQYAAAAABAAEAPkAAACOAwAAAAA=&#10;" adj="14860" strokeweight=".5pt">
                  <v:stroke dashstyle="longDash" endarrow="block"/>
                </v:shape>
                <v:shape id="AutoShape 121" o:spid="_x0000_s1073" type="#_x0000_t34" style="position:absolute;left:8080;top:4148;width:1646;height:9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2UgMMAAADcAAAADwAAAGRycy9kb3ducmV2LnhtbESPwWrDMBBE74X8g9hAb41kU0rtRgkh&#10;odBDKTTJByzW1jaxVsLaOO7fV4VCj8PMvGHW29kPaqIx9YEtFCsDirgJrufWwvn0+vAMKgmywyEw&#10;WfimBNvN4m6NtQs3/qTpKK3KEE41WuhEYq11ajrymFYhEmfvK4weJcux1W7EW4b7QZfGPGmPPeeF&#10;DiPtO2oux6u3gKfCVHI9TLGN704+UnUui8ra++W8ewElNMt/+K/95iw8mhJ+z+Qjo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tlIDDAAAA3AAAAA8AAAAAAAAAAAAA&#10;AAAAoQIAAGRycy9kb3ducmV2LnhtbFBLBQYAAAAABAAEAPkAAACRAwAAAAA=&#10;" strokeweight=".5pt">
                  <v:stroke dashstyle="longDash" endarrow="block"/>
                </v:shape>
                <w10:wrap type="topAndBottom"/>
              </v:group>
            </w:pict>
          </mc:Fallback>
        </mc:AlternateContent>
      </w:r>
      <w:r w:rsidR="00640AEE">
        <w:rPr>
          <w:rFonts w:ascii="楷体_GB2312" w:eastAsia="楷体_GB2312" w:hAnsi="华文楷体" w:hint="eastAsia"/>
          <w:bCs w:val="0"/>
          <w:snapToGrid w:val="0"/>
          <w:color w:val="000000"/>
          <w:sz w:val="21"/>
          <w:szCs w:val="21"/>
        </w:rPr>
        <w:t>图2-4 渲染引擎的一般渲染过程及各阶段依赖的其他模块</w:t>
      </w:r>
    </w:p>
    <w:p w14:paraId="3D5F2FCD"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BB52EC">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14:paraId="07B98FBC" w14:textId="77777777" w:rsidR="00640AEE" w:rsidRPr="005740E8" w:rsidRDefault="00640AEE" w:rsidP="00640AEE">
      <w:pPr>
        <w:spacing w:line="240" w:lineRule="auto"/>
        <w:ind w:firstLineChars="200" w:firstLine="420"/>
        <w:jc w:val="center"/>
        <w:rPr>
          <w:rFonts w:hAnsi="Times New Roman"/>
          <w:bCs w:val="0"/>
          <w:sz w:val="21"/>
          <w:szCs w:val="21"/>
        </w:rPr>
      </w:pPr>
    </w:p>
    <w:p w14:paraId="74CBE4FA" w14:textId="77777777"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14:paraId="4D1C482D" w14:textId="77777777"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14:paraId="5109BBD7" w14:textId="77777777" w:rsidR="00640AEE" w:rsidRDefault="00640AEE" w:rsidP="00640AEE">
      <w:r>
        <w:rPr>
          <w:rFonts w:hint="eastAsia"/>
        </w:rPr>
        <w:lastRenderedPageBreak/>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14:paraId="7D780A9B" w14:textId="77777777" w:rsidR="00C0316C" w:rsidRDefault="00C0316C" w:rsidP="00C0316C">
      <w:pPr>
        <w:ind w:firstLine="0"/>
      </w:pPr>
      <w:r>
        <w:rPr>
          <w:rFonts w:hint="eastAsia"/>
        </w:rPr>
        <w:tab/>
      </w:r>
      <w:r>
        <w:rPr>
          <w:rFonts w:hint="eastAsia"/>
        </w:rPr>
        <w:t>具体</w:t>
      </w:r>
      <w:r>
        <w:t>的过程</w:t>
      </w:r>
      <w:r>
        <w:rPr>
          <w:rFonts w:hint="eastAsia"/>
        </w:rPr>
        <w:t>如下</w:t>
      </w:r>
      <w:r>
        <w:t>。</w:t>
      </w:r>
    </w:p>
    <w:p w14:paraId="013BE4E8" w14:textId="77777777" w:rsidR="00C0316C" w:rsidRDefault="00C0316C" w:rsidP="00C0316C">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14:paraId="71C950D9" w14:textId="77777777" w:rsidR="00C0316C" w:rsidRDefault="00C0316C" w:rsidP="00C0316C">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14:paraId="532F9A5B" w14:textId="77777777" w:rsidR="00C0316C" w:rsidRDefault="00C0316C" w:rsidP="00C0316C">
      <w:pPr>
        <w:pStyle w:val="af"/>
        <w:numPr>
          <w:ilvl w:val="0"/>
          <w:numId w:val="17"/>
        </w:numPr>
        <w:ind w:firstLineChars="0"/>
      </w:pPr>
      <w:r>
        <w:rPr>
          <w:rFonts w:hint="eastAsia"/>
        </w:rPr>
        <w:t>WebKit</w:t>
      </w:r>
      <w:r>
        <w:t>接收到各种网页或者资源的数据，</w:t>
      </w:r>
      <w:r>
        <w:rPr>
          <w:rFonts w:hint="eastAsia"/>
        </w:rPr>
        <w:t>其中</w:t>
      </w:r>
      <w:r>
        <w:t>某些资源可能是同步或</w:t>
      </w:r>
      <w:r>
        <w:rPr>
          <w:rFonts w:hint="eastAsia"/>
        </w:rPr>
        <w:t>异步</w:t>
      </w:r>
      <w:r>
        <w:t>获取的。</w:t>
      </w:r>
    </w:p>
    <w:p w14:paraId="64416E4C" w14:textId="77777777"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66325F41" wp14:editId="357D37E6">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14:paraId="636EF415" w14:textId="77777777" w:rsidR="007C5E0C" w:rsidRPr="00CD251D" w:rsidRDefault="007C5E0C"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14:paraId="5BF81700" w14:textId="77777777" w:rsidR="007C5E0C" w:rsidRPr="00140912" w:rsidRDefault="007C5E0C"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14:paraId="6111D3E9" w14:textId="77777777" w:rsidR="007C5E0C" w:rsidRPr="00140912" w:rsidRDefault="007C5E0C"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14:paraId="623CE45A" w14:textId="77777777" w:rsidR="007C5E0C" w:rsidRPr="00140912" w:rsidRDefault="007C5E0C"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14:paraId="102C0957" w14:textId="77777777" w:rsidR="007C5E0C" w:rsidRPr="00CD251D" w:rsidRDefault="007C5E0C"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14:paraId="3164F4AA" w14:textId="77777777" w:rsidR="007C5E0C" w:rsidRPr="00CD251D" w:rsidRDefault="007C5E0C"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14:paraId="038788BE" w14:textId="77777777" w:rsidR="007C5E0C" w:rsidRPr="00CD251D" w:rsidRDefault="007C5E0C"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628B82E0" w14:textId="77777777" w:rsidR="007C5E0C" w:rsidRPr="00975332" w:rsidRDefault="007C5E0C"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40984F98" w14:textId="77777777" w:rsidR="007C5E0C" w:rsidRPr="00975332" w:rsidRDefault="007C5E0C"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58F855D7" w14:textId="77777777" w:rsidR="007C5E0C" w:rsidRPr="00975332" w:rsidRDefault="007C5E0C"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48C65498" w14:textId="77777777" w:rsidR="007C5E0C" w:rsidRPr="00975332" w:rsidRDefault="007C5E0C"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7BD0AB8F" w14:textId="77777777" w:rsidR="007C5E0C" w:rsidRPr="00975332" w:rsidRDefault="007C5E0C"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6C06AE09" w14:textId="77777777" w:rsidR="007C5E0C" w:rsidRPr="00975332" w:rsidRDefault="007C5E0C"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1ED8EDD1" w14:textId="77777777" w:rsidR="007C5E0C" w:rsidRPr="00975332" w:rsidRDefault="007C5E0C"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3839A387" w14:textId="77777777" w:rsidR="007C5E0C" w:rsidRPr="00975332" w:rsidRDefault="007C5E0C"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25F41" id="组 74" o:spid="_x0000_s1074"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">
                <o:lock v:ext="edit" aspectratio="t"/>
                <v:rect id="AutoShape 123" o:spid="_x0000_s1075"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76"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14:paraId="636EF415" w14:textId="77777777" w:rsidR="007C5E0C" w:rsidRPr="00CD251D" w:rsidRDefault="007C5E0C"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14:paraId="5BF81700" w14:textId="77777777" w:rsidR="007C5E0C" w:rsidRPr="00140912" w:rsidRDefault="007C5E0C"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14:paraId="6111D3E9" w14:textId="77777777" w:rsidR="007C5E0C" w:rsidRPr="00140912" w:rsidRDefault="007C5E0C"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14:paraId="623CE45A" w14:textId="77777777" w:rsidR="007C5E0C" w:rsidRPr="00140912" w:rsidRDefault="007C5E0C"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14:paraId="102C0957" w14:textId="77777777" w:rsidR="007C5E0C" w:rsidRPr="00CD251D" w:rsidRDefault="007C5E0C"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14:paraId="3164F4AA" w14:textId="77777777" w:rsidR="007C5E0C" w:rsidRPr="00CD251D" w:rsidRDefault="007C5E0C"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14:paraId="038788BE" w14:textId="77777777" w:rsidR="007C5E0C" w:rsidRPr="00CD251D" w:rsidRDefault="007C5E0C"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84"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85"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 id="AutoShape 134" o:spid="_x0000_s1086"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87"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88"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89"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90"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91"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92"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 id="Text Box 141" o:spid="_x0000_s1093"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14:paraId="628B82E0" w14:textId="77777777" w:rsidR="007C5E0C" w:rsidRPr="00975332" w:rsidRDefault="007C5E0C"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pTsQA&#10;AADcAAAADwAAAGRycy9kb3ducmV2LnhtbESPQWvCQBSE74X+h+UVvNXdVhtq6iaUiuDJolbB2yP7&#10;TEKzb0N2NfHfu4WCx2FmvmHm+WAbcaHO1441vIwVCOLCmZpLDT+75fM7CB+QDTaOScOVPOTZ48Mc&#10;U+N63tBlG0oRIexT1FCF0KZS+qIii37sWuLonVxnMUTZldJ02Ee4beSrUom0WHNcqLClr4qK3+3Z&#10;ativT8fDVH2XC/vW9m5Qku1Maj16Gj4/QAQawj38314ZDZM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U7EAAAA3AAAAA8AAAAAAAAAAAAAAAAAmAIAAGRycy9k&#10;b3ducmV2LnhtbFBLBQYAAAAABAAEAPUAAACJAwAAAAA=&#10;" filled="f" stroked="f">
                  <v:textbox>
                    <w:txbxContent>
                      <w:p w14:paraId="40984F98" w14:textId="77777777" w:rsidR="007C5E0C" w:rsidRPr="00975332" w:rsidRDefault="007C5E0C"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58F855D7" w14:textId="77777777" w:rsidR="007C5E0C" w:rsidRPr="00975332" w:rsidRDefault="007C5E0C"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48C65498" w14:textId="77777777" w:rsidR="007C5E0C" w:rsidRPr="00975332" w:rsidRDefault="007C5E0C"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7BD0AB8F" w14:textId="77777777" w:rsidR="007C5E0C" w:rsidRPr="00975332" w:rsidRDefault="007C5E0C"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6C06AE09" w14:textId="77777777" w:rsidR="007C5E0C" w:rsidRPr="00975332" w:rsidRDefault="007C5E0C"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14:paraId="1ED8EDD1" w14:textId="77777777" w:rsidR="007C5E0C" w:rsidRPr="00975332" w:rsidRDefault="007C5E0C"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3839A387" w14:textId="77777777" w:rsidR="007C5E0C" w:rsidRPr="00975332" w:rsidRDefault="007C5E0C" w:rsidP="00640AEE">
                        <w:pPr>
                          <w:ind w:firstLine="0"/>
                          <w:rPr>
                            <w:sz w:val="21"/>
                            <w:szCs w:val="21"/>
                          </w:rPr>
                        </w:pPr>
                        <w:r>
                          <w:rPr>
                            <w:rFonts w:hint="eastAsia"/>
                            <w:sz w:val="21"/>
                            <w:szCs w:val="21"/>
                          </w:rPr>
                          <w:t>8</w:t>
                        </w:r>
                      </w:p>
                    </w:txbxContent>
                  </v:textbox>
                </v:shape>
                <w10:wrap type="topAndBottom"/>
              </v:group>
            </w:pict>
          </mc:Fallback>
        </mc:AlternateContent>
      </w:r>
      <w:r w:rsidR="005560B8">
        <w:rPr>
          <w:rFonts w:ascii="楷体_GB2312" w:eastAsia="楷体_GB2312" w:hAnsi="华文楷体"/>
          <w:bCs w:val="0"/>
          <w:snapToGrid w:val="0"/>
          <w:color w:val="000000"/>
          <w:sz w:val="21"/>
          <w:szCs w:val="21"/>
        </w:rPr>
        <w:t xml:space="preserve"> </w:t>
      </w:r>
    </w:p>
    <w:p w14:paraId="3D314043" w14:textId="77777777" w:rsidR="005560B8" w:rsidRDefault="005560B8" w:rsidP="00640AEE">
      <w:pPr>
        <w:spacing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图2-5 从网页URL到DOM树</w:t>
      </w:r>
    </w:p>
    <w:p w14:paraId="257B1E56"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14:paraId="7F479477" w14:textId="77777777" w:rsidR="00640AEE" w:rsidRDefault="00640AEE" w:rsidP="00640AEE">
      <w:pPr>
        <w:ind w:firstLine="0"/>
      </w:pPr>
      <w:r>
        <w:rPr>
          <w:rFonts w:hint="eastAsia"/>
        </w:rPr>
        <w:tab/>
      </w:r>
    </w:p>
    <w:p w14:paraId="7817A784" w14:textId="77777777" w:rsidR="00640AEE" w:rsidRDefault="00640AEE" w:rsidP="00640AEE">
      <w:pPr>
        <w:pStyle w:val="af"/>
        <w:numPr>
          <w:ilvl w:val="0"/>
          <w:numId w:val="17"/>
        </w:numPr>
        <w:ind w:firstLineChars="0"/>
      </w:pPr>
      <w:r>
        <w:t>网页被交给</w:t>
      </w:r>
      <w:r>
        <w:t>HTML</w:t>
      </w:r>
      <w:r>
        <w:t>解释器转变成一系列的词语（</w:t>
      </w:r>
      <w:r>
        <w:t>Token</w:t>
      </w:r>
      <w:r>
        <w:t>）</w:t>
      </w:r>
    </w:p>
    <w:p w14:paraId="3E8270C2" w14:textId="77777777" w:rsidR="00640AEE" w:rsidRDefault="00640AEE" w:rsidP="00640AEE">
      <w:pPr>
        <w:pStyle w:val="af"/>
        <w:numPr>
          <w:ilvl w:val="0"/>
          <w:numId w:val="17"/>
        </w:numPr>
        <w:ind w:firstLineChars="0"/>
      </w:pPr>
      <w:r>
        <w:rPr>
          <w:rFonts w:hint="eastAsia"/>
        </w:rPr>
        <w:lastRenderedPageBreak/>
        <w:t>解释器</w:t>
      </w:r>
      <w:r>
        <w:t>根据词语构建节点（</w:t>
      </w:r>
      <w:r>
        <w:t>Node</w:t>
      </w:r>
      <w:r>
        <w:t>），</w:t>
      </w:r>
      <w:r>
        <w:rPr>
          <w:rFonts w:hint="eastAsia"/>
        </w:rPr>
        <w:t>形成</w:t>
      </w:r>
      <w:r>
        <w:t>DOM</w:t>
      </w:r>
      <w:r>
        <w:rPr>
          <w:rFonts w:hint="eastAsia"/>
        </w:rPr>
        <w:t>树</w:t>
      </w:r>
      <w:r>
        <w:t>。</w:t>
      </w:r>
    </w:p>
    <w:p w14:paraId="2D2C9B6B" w14:textId="77777777"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14:paraId="235322A7" w14:textId="77777777"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14:paraId="47651EC9" w14:textId="77777777"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14:paraId="0D5ACEC1" w14:textId="77777777" w:rsidR="00640AEE" w:rsidRDefault="00640AEE" w:rsidP="00640AEE">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14:paraId="6FBA6B65" w14:textId="77777777" w:rsidR="00640AEE" w:rsidRDefault="00640AEE" w:rsidP="00640AEE">
      <w:r>
        <w:rPr>
          <w:rFonts w:hint="eastAsia"/>
        </w:rPr>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14:paraId="5DB7051D" w14:textId="77777777" w:rsidR="00640AEE" w:rsidRDefault="006A7DB2" w:rsidP="00640AEE">
      <w:pPr>
        <w:ind w:firstLine="0"/>
        <w:jc w:val="center"/>
      </w:pPr>
      <w:r>
        <w:rPr>
          <w:noProof/>
        </w:rPr>
        <mc:AlternateContent>
          <mc:Choice Requires="wpg">
            <w:drawing>
              <wp:inline distT="0" distB="0" distL="0" distR="0" wp14:anchorId="1FD652FD" wp14:editId="7C3A84FB">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14:paraId="2B958A61" w14:textId="77777777" w:rsidR="007C5E0C" w:rsidRPr="00140912" w:rsidRDefault="007C5E0C"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14:paraId="15209A11" w14:textId="77777777" w:rsidR="007C5E0C" w:rsidRPr="00CD251D" w:rsidRDefault="007C5E0C"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14:paraId="44D57CFD" w14:textId="77777777" w:rsidR="007C5E0C" w:rsidRPr="00140912" w:rsidRDefault="007C5E0C"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14:paraId="346E6B20" w14:textId="77777777" w:rsidR="007C5E0C" w:rsidRPr="00140912" w:rsidRDefault="007C5E0C"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14:paraId="13AB1B6C" w14:textId="77777777" w:rsidR="007C5E0C" w:rsidRPr="00140912" w:rsidRDefault="007C5E0C"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14:paraId="29E0891D" w14:textId="77777777" w:rsidR="007C5E0C" w:rsidRPr="00140912" w:rsidRDefault="007C5E0C"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14:paraId="5B36EF8C" w14:textId="77777777" w:rsidR="007C5E0C" w:rsidRPr="00CD251D" w:rsidRDefault="007C5E0C"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796D1079" w14:textId="77777777" w:rsidR="007C5E0C" w:rsidRPr="00975332" w:rsidRDefault="007C5E0C"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5DC378F4" w14:textId="77777777" w:rsidR="007C5E0C" w:rsidRPr="00975332" w:rsidRDefault="007C5E0C"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49F9822C" w14:textId="77777777" w:rsidR="007C5E0C" w:rsidRPr="00975332" w:rsidRDefault="007C5E0C"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1FD652FD" id="组 56" o:spid="_x0000_s1101"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">
                <o:lock v:ext="edit" aspectratio="t"/>
                <v:rect id="AutoShape 57" o:spid="_x0000_s1102"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103"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14:paraId="2B958A61" w14:textId="77777777" w:rsidR="007C5E0C" w:rsidRPr="00140912" w:rsidRDefault="007C5E0C"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14:paraId="15209A11" w14:textId="77777777" w:rsidR="007C5E0C" w:rsidRPr="00CD251D" w:rsidRDefault="007C5E0C"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14:paraId="44D57CFD" w14:textId="77777777" w:rsidR="007C5E0C" w:rsidRPr="00140912" w:rsidRDefault="007C5E0C"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14:paraId="346E6B20" w14:textId="77777777" w:rsidR="007C5E0C" w:rsidRPr="00140912" w:rsidRDefault="007C5E0C"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14:paraId="13AB1B6C" w14:textId="77777777" w:rsidR="007C5E0C" w:rsidRPr="00140912" w:rsidRDefault="007C5E0C"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14:paraId="29E0891D" w14:textId="77777777" w:rsidR="007C5E0C" w:rsidRPr="00140912" w:rsidRDefault="007C5E0C"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14:paraId="5B36EF8C" w14:textId="77777777" w:rsidR="007C5E0C" w:rsidRPr="00CD251D" w:rsidRDefault="007C5E0C"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111"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112"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113"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114"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115"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116"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796D1079" w14:textId="77777777" w:rsidR="007C5E0C" w:rsidRPr="00975332" w:rsidRDefault="007C5E0C"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OwsQA&#10;AADcAAAADwAAAGRycy9kb3ducmV2LnhtbESPT2vCQBTE7wW/w/IEb7prTcVGV5GK4MninxZ6e2Sf&#10;STD7NmRXk377riD0OMzMb5jFqrOVuFPjS8caxiMFgjhzpuRcw/m0Hc5A+IBssHJMGn7Jw2rZe1lg&#10;alzLB7ofQy4ihH2KGooQ6lRKnxVk0Y9cTRy9i2sshiibXJoG2wi3lXxVaiotlhwXCqzpo6DserxZ&#10;DV/7y893oj7zjX2rW9cpyfZdaj3od+s5iEBd+A8/2zujYZI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zsLEAAAA3AAAAA8AAAAAAAAAAAAAAAAAmAIAAGRycy9k&#10;b3ducmV2LnhtbFBLBQYAAAAABAAEAPUAAACJAwAAAAA=&#10;" filled="f" stroked="f">
                  <v:textbox>
                    <w:txbxContent>
                      <w:p w14:paraId="5DC378F4" w14:textId="77777777" w:rsidR="007C5E0C" w:rsidRPr="00975332" w:rsidRDefault="007C5E0C"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14:paraId="49F9822C" w14:textId="77777777" w:rsidR="007C5E0C" w:rsidRPr="00975332" w:rsidRDefault="007C5E0C" w:rsidP="00640AEE">
                        <w:pPr>
                          <w:ind w:firstLine="0"/>
                          <w:rPr>
                            <w:sz w:val="21"/>
                            <w:szCs w:val="21"/>
                          </w:rPr>
                        </w:pPr>
                        <w:r>
                          <w:rPr>
                            <w:rFonts w:hint="eastAsia"/>
                            <w:sz w:val="21"/>
                            <w:szCs w:val="21"/>
                          </w:rPr>
                          <w:t>3</w:t>
                        </w:r>
                      </w:p>
                    </w:txbxContent>
                  </v:textbox>
                </v:shape>
                <w10:anchorlock/>
              </v:group>
            </w:pict>
          </mc:Fallback>
        </mc:AlternateContent>
      </w:r>
    </w:p>
    <w:p w14:paraId="514C1A74"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14:paraId="6F9FA3B6"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14:paraId="5A587992" w14:textId="77777777" w:rsidR="00640AEE" w:rsidRPr="00BE5C83" w:rsidRDefault="00640AEE" w:rsidP="00640AEE">
      <w:pPr>
        <w:spacing w:line="240" w:lineRule="auto"/>
        <w:ind w:firstLineChars="200" w:firstLine="420"/>
        <w:jc w:val="center"/>
        <w:rPr>
          <w:rFonts w:hAnsi="Times New Roman"/>
          <w:bCs w:val="0"/>
          <w:sz w:val="21"/>
          <w:szCs w:val="21"/>
        </w:rPr>
      </w:pPr>
    </w:p>
    <w:p w14:paraId="0F3CCB01" w14:textId="77777777" w:rsidR="00640AEE" w:rsidRDefault="00640AEE" w:rsidP="00640AEE">
      <w:pPr>
        <w:ind w:firstLine="480"/>
      </w:pPr>
      <w:r>
        <w:rPr>
          <w:rFonts w:hint="eastAsia"/>
        </w:rPr>
        <w:t>这一阶段</w:t>
      </w:r>
      <w:r>
        <w:t>的具体过程如下。</w:t>
      </w:r>
    </w:p>
    <w:p w14:paraId="2A44AD99" w14:textId="77777777" w:rsidR="00640AEE" w:rsidRDefault="00640AEE" w:rsidP="00640AEE">
      <w:pPr>
        <w:pStyle w:val="af"/>
        <w:numPr>
          <w:ilvl w:val="0"/>
          <w:numId w:val="18"/>
        </w:numPr>
        <w:ind w:firstLineChars="0"/>
      </w:pPr>
      <w:r>
        <w:rPr>
          <w:rFonts w:hint="eastAsia"/>
        </w:rPr>
        <w:lastRenderedPageBreak/>
        <w:t>CSS</w:t>
      </w:r>
      <w:r>
        <w:t>文件被</w:t>
      </w:r>
      <w:r>
        <w:t>CSS</w:t>
      </w:r>
      <w:r>
        <w:t>解释成内部表示结构。</w:t>
      </w:r>
    </w:p>
    <w:p w14:paraId="27C47DF5" w14:textId="77777777"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14:paraId="3820DC66" w14:textId="77777777"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14:paraId="5FB3F7F7" w14:textId="77777777"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14:paraId="163CA071" w14:textId="77777777" w:rsidR="00640AEE" w:rsidRDefault="00640AEE" w:rsidP="00640AEE">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14:paraId="2EE3BD22" w14:textId="77777777" w:rsidR="00640AEE" w:rsidRDefault="006A7DB2" w:rsidP="00640AEE">
      <w:pPr>
        <w:ind w:firstLine="0"/>
        <w:jc w:val="center"/>
      </w:pPr>
      <w:r>
        <w:rPr>
          <w:noProof/>
        </w:rPr>
        <mc:AlternateContent>
          <mc:Choice Requires="wpg">
            <w:drawing>
              <wp:inline distT="0" distB="0" distL="0" distR="0" wp14:anchorId="6C0C7F8D" wp14:editId="3686337E">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14:paraId="1B50F5EC" w14:textId="77777777" w:rsidR="007C5E0C" w:rsidRPr="00140912" w:rsidRDefault="007C5E0C"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14:paraId="23317462" w14:textId="77777777" w:rsidR="007C5E0C" w:rsidRPr="00CD251D" w:rsidRDefault="007C5E0C"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14:paraId="36FBA71E" w14:textId="77777777" w:rsidR="007C5E0C" w:rsidRPr="00140912" w:rsidRDefault="007C5E0C"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14:paraId="10A3EFA4" w14:textId="77777777" w:rsidR="007C5E0C" w:rsidRPr="00CD251D" w:rsidRDefault="007C5E0C"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14:paraId="6878A653" w14:textId="77777777" w:rsidR="007C5E0C" w:rsidRPr="00CD251D" w:rsidRDefault="007C5E0C"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2CE47EDF" w14:textId="77777777" w:rsidR="007C5E0C" w:rsidRPr="00975332" w:rsidRDefault="007C5E0C"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4839C4A1" w14:textId="77777777" w:rsidR="007C5E0C" w:rsidRPr="00975332" w:rsidRDefault="007C5E0C"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14:paraId="0DBE46A7" w14:textId="77777777" w:rsidR="007C5E0C" w:rsidRPr="00975332" w:rsidRDefault="007C5E0C"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6C0C7F8D" id="组 41" o:spid="_x0000_s1119"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">
                <o:lock v:ext="edit" aspectratio="t"/>
                <v:rect id="AutoShape 42" o:spid="_x0000_s1120"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121"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14:paraId="1B50F5EC" w14:textId="77777777" w:rsidR="007C5E0C" w:rsidRPr="00140912" w:rsidRDefault="007C5E0C"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14:paraId="23317462" w14:textId="77777777" w:rsidR="007C5E0C" w:rsidRPr="00CD251D" w:rsidRDefault="007C5E0C"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14:paraId="36FBA71E" w14:textId="77777777" w:rsidR="007C5E0C" w:rsidRPr="00140912" w:rsidRDefault="007C5E0C"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14:paraId="10A3EFA4" w14:textId="77777777" w:rsidR="007C5E0C" w:rsidRPr="00CD251D" w:rsidRDefault="007C5E0C"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14:paraId="6878A653" w14:textId="77777777" w:rsidR="007C5E0C" w:rsidRPr="00CD251D" w:rsidRDefault="007C5E0C"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127"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128"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129"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130"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131"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14:paraId="2CE47EDF" w14:textId="77777777" w:rsidR="007C5E0C" w:rsidRPr="00975332" w:rsidRDefault="007C5E0C"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14:paraId="4839C4A1" w14:textId="77777777" w:rsidR="007C5E0C" w:rsidRPr="00975332" w:rsidRDefault="007C5E0C"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14:paraId="0DBE46A7" w14:textId="77777777" w:rsidR="007C5E0C" w:rsidRPr="00975332" w:rsidRDefault="007C5E0C" w:rsidP="00640AEE">
                        <w:pPr>
                          <w:ind w:firstLine="0"/>
                          <w:rPr>
                            <w:sz w:val="21"/>
                            <w:szCs w:val="21"/>
                          </w:rPr>
                        </w:pPr>
                        <w:r>
                          <w:rPr>
                            <w:rFonts w:hint="eastAsia"/>
                            <w:sz w:val="21"/>
                            <w:szCs w:val="21"/>
                          </w:rPr>
                          <w:t>2</w:t>
                        </w:r>
                      </w:p>
                    </w:txbxContent>
                  </v:textbox>
                </v:shape>
                <w10:anchorlock/>
              </v:group>
            </w:pict>
          </mc:Fallback>
        </mc:AlternateContent>
      </w:r>
    </w:p>
    <w:p w14:paraId="71DB9006"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14:paraId="0F312BBF"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14:paraId="6C67F1B6" w14:textId="77777777" w:rsidR="00640AEE" w:rsidRDefault="00640AEE" w:rsidP="00640AEE">
      <w:pPr>
        <w:ind w:firstLine="0"/>
      </w:pPr>
    </w:p>
    <w:p w14:paraId="6AB0BD37" w14:textId="77777777" w:rsidR="00640AEE" w:rsidRDefault="00640AEE" w:rsidP="00640AEE">
      <w:pPr>
        <w:ind w:firstLine="0"/>
      </w:pPr>
      <w:r>
        <w:tab/>
      </w:r>
      <w:r>
        <w:t>图中这一阶段对应的具体过程如下。</w:t>
      </w:r>
    </w:p>
    <w:p w14:paraId="1957C89D" w14:textId="77777777"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14:paraId="57B7FC83" w14:textId="77777777" w:rsidR="00640AEE" w:rsidRDefault="00640AEE" w:rsidP="00640AEE">
      <w:pPr>
        <w:pStyle w:val="af"/>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14:paraId="485F0063" w14:textId="77777777" w:rsidR="00640AEE" w:rsidRDefault="00640AEE" w:rsidP="00640AEE">
      <w:pPr>
        <w:pStyle w:val="af"/>
        <w:numPr>
          <w:ilvl w:val="0"/>
          <w:numId w:val="19"/>
        </w:numPr>
        <w:ind w:firstLineChars="0"/>
      </w:pPr>
      <w:r>
        <w:lastRenderedPageBreak/>
        <w:t>绘图实现类将</w:t>
      </w:r>
      <w:r>
        <w:t>2</w:t>
      </w:r>
      <w:r>
        <w:rPr>
          <w:rFonts w:hint="eastAsia"/>
        </w:rPr>
        <w:t>D</w:t>
      </w:r>
      <w:r>
        <w:t>图形库或者</w:t>
      </w:r>
      <w:r>
        <w:t>3</w:t>
      </w:r>
      <w:r>
        <w:rPr>
          <w:rFonts w:hint="eastAsia"/>
        </w:rPr>
        <w:t>D</w:t>
      </w:r>
      <w:r>
        <w:t>图形库绘制的结果保存下来，交给浏览器来同浏览器界面一起显示。</w:t>
      </w:r>
    </w:p>
    <w:p w14:paraId="7F9EA4C9" w14:textId="77777777"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14:paraId="0424B686" w14:textId="77777777"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14:paraId="0F7ADDC4" w14:textId="77777777" w:rsidR="00640AEE" w:rsidRPr="001E48BD" w:rsidRDefault="00640AEE" w:rsidP="00640AEE">
      <w:pPr>
        <w:ind w:firstLine="0"/>
      </w:pPr>
    </w:p>
    <w:p w14:paraId="779A6CAF" w14:textId="77777777" w:rsidR="00640AEE" w:rsidRDefault="00640AEE" w:rsidP="00DC5799">
      <w:pPr>
        <w:pStyle w:val="My1"/>
        <w:outlineLvl w:val="2"/>
      </w:pPr>
      <w:bookmarkStart w:id="472" w:name="_Toc466800376"/>
      <w:r>
        <w:rPr>
          <w:rFonts w:hint="eastAsia"/>
        </w:rPr>
        <w:t xml:space="preserve">2.1.4 </w:t>
      </w:r>
      <w:r>
        <w:t>浏览器内核架构及Chromium</w:t>
      </w:r>
      <w:r>
        <w:rPr>
          <w:rFonts w:hint="eastAsia"/>
        </w:rPr>
        <w:t>浏览器</w:t>
      </w:r>
      <w:r>
        <w:t>总体</w:t>
      </w:r>
      <w:r>
        <w:rPr>
          <w:rFonts w:hint="eastAsia"/>
        </w:rPr>
        <w:t>架构</w:t>
      </w:r>
      <w:bookmarkEnd w:id="472"/>
    </w:p>
    <w:p w14:paraId="7A487686" w14:textId="77777777"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月开始，市场占有超过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14:paraId="48F7E3BF" w14:textId="77777777"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14:paraId="68E8F3F8" w14:textId="77777777"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14:paraId="4BE46C47" w14:textId="77777777" w:rsidR="00AA72EA" w:rsidRDefault="00AA72EA" w:rsidP="00640AEE">
      <w:pPr>
        <w:ind w:firstLine="480"/>
      </w:pPr>
    </w:p>
    <w:p w14:paraId="151AAAF3" w14:textId="77777777" w:rsidR="00640AEE" w:rsidRDefault="006A7DB2" w:rsidP="00640AEE">
      <w:pPr>
        <w:ind w:firstLine="0"/>
        <w:jc w:val="center"/>
      </w:pPr>
      <w:r>
        <w:rPr>
          <w:noProof/>
        </w:rPr>
        <w:lastRenderedPageBreak/>
        <mc:AlternateContent>
          <mc:Choice Requires="wpg">
            <w:drawing>
              <wp:inline distT="0" distB="0" distL="0" distR="0" wp14:anchorId="55723892" wp14:editId="19F1240A">
                <wp:extent cx="4563110" cy="2168525"/>
                <wp:effectExtent l="2540" t="0" r="0" b="4445"/>
                <wp:docPr id="306" name="组 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563110" cy="2168525"/>
                          <a:chOff x="3857" y="9194"/>
                          <a:chExt cx="5704" cy="2710"/>
                        </a:xfrm>
                      </wpg:grpSpPr>
                      <wps:wsp>
                        <wps:cNvPr id="307" name="AutoShape 35"/>
                        <wps:cNvSpPr>
                          <a:spLocks noChangeAspect="1" noChangeArrowheads="1" noTextEdit="1"/>
                        </wps:cNvSpPr>
                        <wps:spPr bwMode="auto">
                          <a:xfrm>
                            <a:off x="3857" y="9194"/>
                            <a:ext cx="5704" cy="271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6"/>
                        <wps:cNvSpPr>
                          <a:spLocks noChangeArrowheads="1"/>
                        </wps:cNvSpPr>
                        <wps:spPr bwMode="auto">
                          <a:xfrm>
                            <a:off x="4467" y="9420"/>
                            <a:ext cx="864" cy="2424"/>
                          </a:xfrm>
                          <a:prstGeom prst="rect">
                            <a:avLst/>
                          </a:prstGeom>
                          <a:solidFill>
                            <a:srgbClr val="FFFFFF"/>
                          </a:solidFill>
                          <a:ln w="6350">
                            <a:solidFill>
                              <a:srgbClr val="000000"/>
                            </a:solidFill>
                            <a:miter lim="800000"/>
                            <a:headEnd/>
                            <a:tailEnd/>
                          </a:ln>
                        </wps:spPr>
                        <wps:txbx>
                          <w:txbxContent>
                            <w:p w14:paraId="11F9C826" w14:textId="77777777" w:rsidR="007C5E0C" w:rsidRPr="00CD251D" w:rsidRDefault="007C5E0C"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wps:txbx>
                        <wps:bodyPr rot="0" vert="eaVert" wrap="square" lIns="91440" tIns="45720" rIns="91440" bIns="45720" anchor="t" anchorCtr="0" upright="1">
                          <a:noAutofit/>
                        </wps:bodyPr>
                      </wps:wsp>
                      <wps:wsp>
                        <wps:cNvPr id="309" name="Rectangle 37"/>
                        <wps:cNvSpPr>
                          <a:spLocks noChangeArrowheads="1"/>
                        </wps:cNvSpPr>
                        <wps:spPr bwMode="auto">
                          <a:xfrm>
                            <a:off x="5614" y="9420"/>
                            <a:ext cx="3706" cy="702"/>
                          </a:xfrm>
                          <a:prstGeom prst="rect">
                            <a:avLst/>
                          </a:prstGeom>
                          <a:solidFill>
                            <a:srgbClr val="FFFFFF"/>
                          </a:solidFill>
                          <a:ln w="6350">
                            <a:solidFill>
                              <a:srgbClr val="000000"/>
                            </a:solidFill>
                            <a:miter lim="800000"/>
                            <a:headEnd/>
                            <a:tailEnd/>
                          </a:ln>
                        </wps:spPr>
                        <wps:txbx>
                          <w:txbxContent>
                            <w:p w14:paraId="691D19BE"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310" name="Rectangle 38"/>
                        <wps:cNvSpPr>
                          <a:spLocks noChangeArrowheads="1"/>
                        </wps:cNvSpPr>
                        <wps:spPr bwMode="auto">
                          <a:xfrm>
                            <a:off x="5614" y="10245"/>
                            <a:ext cx="1860" cy="659"/>
                          </a:xfrm>
                          <a:prstGeom prst="rect">
                            <a:avLst/>
                          </a:prstGeom>
                          <a:solidFill>
                            <a:srgbClr val="FFFFFF"/>
                          </a:solidFill>
                          <a:ln w="6350">
                            <a:solidFill>
                              <a:srgbClr val="000000"/>
                            </a:solidFill>
                            <a:miter lim="800000"/>
                            <a:headEnd/>
                            <a:tailEnd/>
                          </a:ln>
                        </wps:spPr>
                        <wps:txbx>
                          <w:txbxContent>
                            <w:p w14:paraId="4611D64D"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311" name="Rectangle 39"/>
                        <wps:cNvSpPr>
                          <a:spLocks noChangeArrowheads="1"/>
                        </wps:cNvSpPr>
                        <wps:spPr bwMode="auto">
                          <a:xfrm>
                            <a:off x="7585" y="10245"/>
                            <a:ext cx="1735" cy="659"/>
                          </a:xfrm>
                          <a:prstGeom prst="rect">
                            <a:avLst/>
                          </a:prstGeom>
                          <a:solidFill>
                            <a:srgbClr val="FFFFFF"/>
                          </a:solidFill>
                          <a:ln w="6350">
                            <a:solidFill>
                              <a:srgbClr val="000000"/>
                            </a:solidFill>
                            <a:miter lim="800000"/>
                            <a:headEnd/>
                            <a:tailEnd/>
                          </a:ln>
                        </wps:spPr>
                        <wps:txbx>
                          <w:txbxContent>
                            <w:p w14:paraId="6B6B3237"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12" name="Rectangle 40"/>
                        <wps:cNvSpPr>
                          <a:spLocks noChangeArrowheads="1"/>
                        </wps:cNvSpPr>
                        <wps:spPr bwMode="auto">
                          <a:xfrm>
                            <a:off x="5614" y="11091"/>
                            <a:ext cx="3706" cy="693"/>
                          </a:xfrm>
                          <a:prstGeom prst="rect">
                            <a:avLst/>
                          </a:prstGeom>
                          <a:solidFill>
                            <a:srgbClr val="FFFFFF"/>
                          </a:solidFill>
                          <a:ln w="6350">
                            <a:solidFill>
                              <a:srgbClr val="000000"/>
                            </a:solidFill>
                            <a:miter lim="800000"/>
                            <a:headEnd/>
                            <a:tailEnd/>
                          </a:ln>
                        </wps:spPr>
                        <wps:txbx>
                          <w:txbxContent>
                            <w:p w14:paraId="5E36D14F"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wps:txbx>
                        <wps:bodyPr rot="0" vert="horz" wrap="square" lIns="91440" tIns="45720" rIns="91440" bIns="45720" anchor="t" anchorCtr="0" upright="1">
                          <a:noAutofit/>
                        </wps:bodyPr>
                      </wps:wsp>
                    </wpg:wgp>
                  </a:graphicData>
                </a:graphic>
              </wp:inline>
            </w:drawing>
          </mc:Choice>
          <mc:Fallback>
            <w:pict>
              <v:group w14:anchorId="55723892" id="组 34" o:spid="_x0000_s1134" style="width:359.3pt;height:170.75pt;mso-position-horizontal-relative:char;mso-position-vertical-relative:line" coordorigin="3857,9194" coordsize="5704,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">
                <o:lock v:ext="edit" aspectratio="t"/>
                <v:rect id="AutoShape 35" o:spid="_x0000_s1135" style="position:absolute;left:3857;top:9194;width:5704;height:2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th8UA&#10;AADcAAAADwAAAGRycy9kb3ducmV2LnhtbESPQWvCQBSE74L/YXlCL0U3VlBJXUWE0lAEMVrPj+xr&#10;Epp9G7PbJP57Vyh4HGbmG2a16U0lWmpcaVnBdBKBIM6sLjlXcD59jJcgnEfWWFkmBTdysFkPByuM&#10;te34SG3qcxEg7GJUUHhfx1K6rCCDbmJr4uD92MagD7LJpW6wC3BTybcomku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22HxQAAANwAAAAPAAAAAAAAAAAAAAAAAJgCAABkcnMv&#10;ZG93bnJldi54bWxQSwUGAAAAAAQABAD1AAAAigMAAAAA&#10;" filled="f" stroked="f">
                  <o:lock v:ext="edit" aspectratio="t" text="t"/>
                </v:rect>
                <v:rect id="Rectangle 36" o:spid="_x0000_s1136" style="position:absolute;left:4467;top:9420;width:864;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ppcEA&#10;AADcAAAADwAAAGRycy9kb3ducmV2LnhtbERPz2vCMBS+D/wfwhN2m4kTpXTGooUN8ba6wY6P5q2p&#10;a15qk2n335vDwOPH93tdjK4TFxpC61nDfKZAENfetNxo+Di+PmUgQkQ22HkmDX8UoNhMHtaYG3/l&#10;d7pUsREphEOOGmyMfS5lqC05DDPfEyfu2w8OY4JDI82A1xTuOvms1Eo6bDk1WOyptFT/VL9OQxWX&#10;n4vmyx5wt5fqrV+eynN20vpxOm5fQEQa4138794bDQuV1qYz6Qj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JaaXBAAAA3AAAAA8AAAAAAAAAAAAAAAAAmAIAAGRycy9kb3du&#10;cmV2LnhtbFBLBQYAAAAABAAEAPUAAACGAwAAAAA=&#10;" strokeweight=".5pt">
                  <v:textbox style="layout-flow:vertical-ideographic">
                    <w:txbxContent>
                      <w:p w14:paraId="11F9C826" w14:textId="77777777" w:rsidR="007C5E0C" w:rsidRPr="00CD251D" w:rsidRDefault="007C5E0C"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tacUA&#10;AADcAAAADwAAAGRycy9kb3ducmV2LnhtbESPQWvCQBSE74X+h+UVejObKoiNWUWlhYKnqpDra/aZ&#10;xGbfht1tkvrru4LQ4zAz3zD5ejSt6Mn5xrKClyQFQVxa3XCl4HR8nyxA+ICssbVMCn7Jw3r1+JBj&#10;pu3An9QfQiUihH2GCuoQukxKX9Zk0Ce2I47e2TqDIUpXSe1wiHDTymmazqXBhuNCjR3taiq/Dz9G&#10;gb1s34pmU+y6vZMzc73K8FWelXp+GjdLEIHG8B++tz+0gln6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m1pxQAAANwAAAAPAAAAAAAAAAAAAAAAAJgCAABkcnMv&#10;ZG93bnJldi54bWxQSwUGAAAAAAQABAD1AAAAigMAAAAA&#10;" strokeweight=".5pt">
                  <v:textbox>
                    <w:txbxContent>
                      <w:p w14:paraId="691D19BE"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SKcAA&#10;AADcAAAADwAAAGRycy9kb3ducmV2LnhtbERPy4rCMBTdC/5DuII7TR1hGKqpqCgIrsYRur02tw9t&#10;bkqS0erXm8XALA/nvVz1phV3cr6xrGA2TUAQF1Y3XCk4/+wnXyB8QNbYWiYFT/KwyoaDJabaPvib&#10;7qdQiRjCPkUFdQhdKqUvajLop7YjjlxpncEQoaukdviI4aaVH0nyKQ02HBtq7GhbU3E7/RoF9rrZ&#10;5c0633ZHJ+fm9ZLhUpRKjUf9egEiUB/+xX/ug1Ywn8X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lSKcAAAADcAAAADwAAAAAAAAAAAAAAAACYAgAAZHJzL2Rvd25y&#10;ZXYueG1sUEsFBgAAAAAEAAQA9QAAAIUDAAAAAA==&#10;" strokeweight=".5pt">
                  <v:textbox>
                    <w:txbxContent>
                      <w:p w14:paraId="4611D64D"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3ssMA&#10;AADcAAAADwAAAGRycy9kb3ducmV2LnhtbESPQYvCMBSE7wv+h/AEb2tahUWqUVQUhD2tCr0+m2db&#10;bV5KErXrr98sCB6HmfmGmS0604g7OV9bVpAOExDEhdU1lwqOh+3nBIQPyBoby6Tglzws5r2PGWba&#10;PviH7vtQighhn6GCKoQ2k9IXFRn0Q9sSR+9sncEQpSuldviIcNPIUZJ8SYM1x4UKW1pXVFz3N6PA&#10;XlabvF7m6/bbybF5PmU4FWelBv1uOQURqAvv8Ku90wrGaQr/Z+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X3ssMAAADcAAAADwAAAAAAAAAAAAAAAACYAgAAZHJzL2Rv&#10;d25yZXYueG1sUEsFBgAAAAAEAAQA9QAAAIgDAAAAAA==&#10;" strokeweight=".5pt">
                  <v:textbox>
                    <w:txbxContent>
                      <w:p w14:paraId="6B6B3237"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pxcUA&#10;AADcAAAADwAAAGRycy9kb3ducmV2LnhtbESPQWvCQBSE7wX/w/IKvdWNCRSJboINCoWeqoLXZ/aZ&#10;pM2+Dburpvn13UKhx2FmvmHW5Wh6cSPnO8sKFvMEBHFtdceNguNh97wE4QOyxt4yKfgmD2Uxe1hj&#10;ru2dP+i2D42IEPY5KmhDGHIpfd2SQT+3A3H0LtYZDFG6RmqH9wg3vUyT5EUa7DgutDhQ1VL9tb8a&#10;BfbzdXvqNqdqeHcyM9Mkw7m+KPX0OG5WIAKN4T/8137TCrJF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2nFxQAAANwAAAAPAAAAAAAAAAAAAAAAAJgCAABkcnMv&#10;ZG93bnJldi54bWxQSwUGAAAAAAQABAD1AAAAigMAAAAA&#10;" strokeweight=".5pt">
                  <v:textbox>
                    <w:txbxContent>
                      <w:p w14:paraId="5E36D14F" w14:textId="77777777" w:rsidR="007C5E0C" w:rsidRPr="00CD251D" w:rsidRDefault="007C5E0C"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mc:Fallback>
        </mc:AlternateContent>
      </w:r>
    </w:p>
    <w:p w14:paraId="3B1CE6DF"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14:paraId="5ED1D47F"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14:paraId="32D20406" w14:textId="77777777" w:rsidR="00640AEE" w:rsidRDefault="00640AEE" w:rsidP="00640AEE">
      <w:pPr>
        <w:ind w:firstLine="480"/>
      </w:pPr>
    </w:p>
    <w:p w14:paraId="3DF125A2" w14:textId="77777777" w:rsidR="00640AEE" w:rsidRDefault="00640AEE" w:rsidP="00640AEE">
      <w:pPr>
        <w:ind w:firstLine="480"/>
      </w:pPr>
    </w:p>
    <w:p w14:paraId="673D8E51" w14:textId="77777777" w:rsidR="00640AEE" w:rsidRDefault="00640AEE" w:rsidP="00640AEE">
      <w:pPr>
        <w:ind w:firstLine="480"/>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14:paraId="3F89AACB" w14:textId="77777777" w:rsidR="00640AEE" w:rsidRDefault="006A7DB2" w:rsidP="00640AEE">
      <w:pPr>
        <w:ind w:firstLine="0"/>
        <w:jc w:val="center"/>
      </w:pPr>
      <w:r>
        <w:rPr>
          <w:noProof/>
        </w:rPr>
        <mc:AlternateContent>
          <mc:Choice Requires="wpg">
            <w:drawing>
              <wp:inline distT="0" distB="0" distL="0" distR="0" wp14:anchorId="530055CB" wp14:editId="4EE8357F">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txbx>
                          <w:txbxContent>
                            <w:p w14:paraId="7E45A0A7" w14:textId="77777777" w:rsidR="007C5E0C" w:rsidRDefault="007C5E0C" w:rsidP="00640AEE">
                              <w:pPr>
                                <w:jc w:val="center"/>
                                <w:rPr>
                                  <w:szCs w:val="21"/>
                                </w:rPr>
                              </w:pPr>
                            </w:p>
                            <w:p w14:paraId="50312F69" w14:textId="77777777" w:rsidR="007C5E0C" w:rsidRDefault="007C5E0C" w:rsidP="00640AEE">
                              <w:pPr>
                                <w:jc w:val="center"/>
                                <w:rPr>
                                  <w:szCs w:val="21"/>
                                </w:rPr>
                              </w:pPr>
                            </w:p>
                            <w:p w14:paraId="09F4BC05" w14:textId="77777777" w:rsidR="007C5E0C" w:rsidRDefault="007C5E0C" w:rsidP="00640AEE">
                              <w:pPr>
                                <w:jc w:val="center"/>
                                <w:rPr>
                                  <w:szCs w:val="21"/>
                                </w:rPr>
                              </w:pPr>
                            </w:p>
                            <w:p w14:paraId="0CDDBC60" w14:textId="77777777" w:rsidR="007C5E0C" w:rsidRDefault="007C5E0C" w:rsidP="00640AEE">
                              <w:pPr>
                                <w:jc w:val="center"/>
                                <w:rPr>
                                  <w:szCs w:val="21"/>
                                </w:rPr>
                              </w:pPr>
                            </w:p>
                            <w:p w14:paraId="319056F6" w14:textId="77777777" w:rsidR="007C5E0C" w:rsidRDefault="007C5E0C" w:rsidP="00640AEE">
                              <w:pPr>
                                <w:jc w:val="center"/>
                                <w:rPr>
                                  <w:szCs w:val="21"/>
                                </w:rPr>
                              </w:pPr>
                            </w:p>
                            <w:p w14:paraId="0964FC07" w14:textId="77777777" w:rsidR="007C5E0C" w:rsidRDefault="007C5E0C" w:rsidP="00640AEE">
                              <w:pPr>
                                <w:jc w:val="center"/>
                                <w:rPr>
                                  <w:szCs w:val="21"/>
                                </w:rPr>
                              </w:pPr>
                            </w:p>
                            <w:p w14:paraId="02255829" w14:textId="77777777" w:rsidR="007C5E0C" w:rsidRDefault="007C5E0C"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txbx>
                          <w:txbxContent>
                            <w:p w14:paraId="2786F017"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14:paraId="12B823DB"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14:paraId="017A4C02"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14:paraId="05CC7319"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14:paraId="2F12B67D"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14:paraId="358012A3"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14:paraId="7E660776"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14:paraId="4A50BA7F"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14:paraId="6B4E1F1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14:paraId="48FF993C"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14:paraId="5B7D1C9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14:paraId="31C5A026"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14:paraId="0BCED620"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14:paraId="2FD19BC7"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14:paraId="3DF9C616"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14:paraId="1EE40ECA"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14:paraId="6B7205EE"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14:paraId="75FA0BF5"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14:paraId="4E807869"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14:paraId="370C040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14:paraId="6D53C18A"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14:paraId="1DDA3D10"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14:paraId="586551CC"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14:paraId="116BDA59"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14:paraId="71A43104"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14:paraId="72C4C54B"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网络库</w:t>
                              </w:r>
                            </w:p>
                            <w:p w14:paraId="01D1C13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14:paraId="311E1544"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存储</w:t>
                              </w:r>
                            </w:p>
                            <w:p w14:paraId="6A2292BD"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14:paraId="625CF233"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音频库</w:t>
                              </w:r>
                            </w:p>
                            <w:p w14:paraId="22C47A34"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14:paraId="5CB056A8"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视频库库</w:t>
                              </w:r>
                            </w:p>
                            <w:p w14:paraId="73F945B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14:paraId="66CBCFD5"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 . .</w:t>
                              </w:r>
                            </w:p>
                            <w:p w14:paraId="33F11E0F"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14:paraId="57F7ABA0" w14:textId="77777777" w:rsidR="007C5E0C" w:rsidRPr="00085499" w:rsidRDefault="007C5E0C"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530055CB" id="组 2" o:spid="_x0000_s1141"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">
                <o:lock v:ext="edit" aspectratio="t"/>
                <v:rect id="AutoShape 3" o:spid="_x0000_s1142"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143"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14:paraId="7E45A0A7" w14:textId="77777777" w:rsidR="007C5E0C" w:rsidRDefault="007C5E0C" w:rsidP="00640AEE">
                        <w:pPr>
                          <w:jc w:val="center"/>
                          <w:rPr>
                            <w:szCs w:val="21"/>
                          </w:rPr>
                        </w:pPr>
                      </w:p>
                      <w:p w14:paraId="50312F69" w14:textId="77777777" w:rsidR="007C5E0C" w:rsidRDefault="007C5E0C" w:rsidP="00640AEE">
                        <w:pPr>
                          <w:jc w:val="center"/>
                          <w:rPr>
                            <w:szCs w:val="21"/>
                          </w:rPr>
                        </w:pPr>
                      </w:p>
                      <w:p w14:paraId="09F4BC05" w14:textId="77777777" w:rsidR="007C5E0C" w:rsidRDefault="007C5E0C" w:rsidP="00640AEE">
                        <w:pPr>
                          <w:jc w:val="center"/>
                          <w:rPr>
                            <w:szCs w:val="21"/>
                          </w:rPr>
                        </w:pPr>
                      </w:p>
                      <w:p w14:paraId="0CDDBC60" w14:textId="77777777" w:rsidR="007C5E0C" w:rsidRDefault="007C5E0C" w:rsidP="00640AEE">
                        <w:pPr>
                          <w:jc w:val="center"/>
                          <w:rPr>
                            <w:szCs w:val="21"/>
                          </w:rPr>
                        </w:pPr>
                      </w:p>
                      <w:p w14:paraId="319056F6" w14:textId="77777777" w:rsidR="007C5E0C" w:rsidRDefault="007C5E0C" w:rsidP="00640AEE">
                        <w:pPr>
                          <w:jc w:val="center"/>
                          <w:rPr>
                            <w:szCs w:val="21"/>
                          </w:rPr>
                        </w:pPr>
                      </w:p>
                      <w:p w14:paraId="0964FC07" w14:textId="77777777" w:rsidR="007C5E0C" w:rsidRDefault="007C5E0C" w:rsidP="00640AEE">
                        <w:pPr>
                          <w:jc w:val="center"/>
                          <w:rPr>
                            <w:szCs w:val="21"/>
                          </w:rPr>
                        </w:pPr>
                      </w:p>
                      <w:p w14:paraId="02255829" w14:textId="77777777" w:rsidR="007C5E0C" w:rsidRDefault="007C5E0C"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14:paraId="2786F017"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14:paraId="12B823DB"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14:paraId="017A4C02"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14:paraId="05CC7319"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14:paraId="2F12B67D"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14:paraId="358012A3"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14:paraId="7E660776"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151"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14:paraId="4A50BA7F"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14:paraId="6B4E1F1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14:paraId="48FF993C"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14:paraId="5B7D1C9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14:paraId="31C5A026"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14:paraId="0BCED620"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14:paraId="2FD19BC7"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14:paraId="3DF9C616"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14:paraId="1EE40ECA"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14:paraId="6B7205EE"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14:paraId="75FA0BF5"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14:paraId="4E807869"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14:paraId="370C040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14:paraId="6D53C18A"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14:paraId="1DDA3D10"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14:paraId="586551CC"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66"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14:paraId="116BDA59"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14:paraId="71A43104"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67"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14:paraId="72C4C54B"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网络库</w:t>
                        </w:r>
                      </w:p>
                      <w:p w14:paraId="01D1C13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68"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14:paraId="311E1544"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存储</w:t>
                        </w:r>
                      </w:p>
                      <w:p w14:paraId="6A2292BD"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69"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14:paraId="625CF233"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音频库</w:t>
                        </w:r>
                      </w:p>
                      <w:p w14:paraId="22C47A34"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70"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14:paraId="5CB056A8"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视频库库</w:t>
                        </w:r>
                      </w:p>
                      <w:p w14:paraId="73F945B1"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71"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14:paraId="66CBCFD5" w14:textId="77777777" w:rsidR="007C5E0C" w:rsidRDefault="007C5E0C" w:rsidP="00640AEE">
                        <w:pPr>
                          <w:spacing w:after="0" w:line="240" w:lineRule="auto"/>
                          <w:ind w:firstLine="0"/>
                          <w:jc w:val="center"/>
                          <w:rPr>
                            <w:rFonts w:hAnsi="Times New Roman"/>
                            <w:sz w:val="21"/>
                            <w:szCs w:val="21"/>
                          </w:rPr>
                        </w:pPr>
                        <w:r>
                          <w:rPr>
                            <w:rFonts w:hAnsi="Times New Roman" w:hint="eastAsia"/>
                            <w:sz w:val="21"/>
                            <w:szCs w:val="21"/>
                          </w:rPr>
                          <w:t>. . .</w:t>
                        </w:r>
                      </w:p>
                      <w:p w14:paraId="33F11E0F" w14:textId="77777777" w:rsidR="007C5E0C" w:rsidRPr="00CD251D" w:rsidRDefault="007C5E0C"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72"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14:paraId="57F7ABA0" w14:textId="77777777" w:rsidR="007C5E0C" w:rsidRPr="00085499" w:rsidRDefault="007C5E0C"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14:paraId="1F6A00C5" w14:textId="77777777"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lastRenderedPageBreak/>
        <w:t>图2-9 WebKit架构</w:t>
      </w:r>
    </w:p>
    <w:p w14:paraId="40AC42EF" w14:textId="77777777"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14:paraId="2B909B99" w14:textId="77777777" w:rsidR="00640AEE" w:rsidRPr="00337734" w:rsidRDefault="00640AEE" w:rsidP="00640AEE">
      <w:pPr>
        <w:spacing w:line="240" w:lineRule="auto"/>
        <w:ind w:firstLineChars="200" w:firstLine="420"/>
        <w:jc w:val="center"/>
        <w:rPr>
          <w:rFonts w:hAnsi="Times New Roman"/>
          <w:bCs w:val="0"/>
          <w:sz w:val="21"/>
          <w:szCs w:val="21"/>
        </w:rPr>
      </w:pPr>
    </w:p>
    <w:p w14:paraId="65AE0F13" w14:textId="77777777"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14:paraId="61854B94" w14:textId="77777777" w:rsidR="00640AEE" w:rsidRDefault="00640AEE" w:rsidP="00640AEE">
      <w:pPr>
        <w:ind w:firstLine="480"/>
      </w:pPr>
      <w:r>
        <w:rPr>
          <w:rFonts w:hint="eastAsia"/>
        </w:rPr>
        <w:t>下面</w:t>
      </w:r>
      <w:r>
        <w:t>，</w:t>
      </w:r>
      <w:r>
        <w:rPr>
          <w:rFonts w:hint="eastAsia"/>
        </w:rPr>
        <w:t>我们开始依次</w:t>
      </w:r>
      <w:r>
        <w:t>从下向上分析。</w:t>
      </w:r>
    </w:p>
    <w:p w14:paraId="51B15A63" w14:textId="77777777"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14:paraId="1BE557D7" w14:textId="77777777" w:rsidR="00640AEE" w:rsidRDefault="00640AEE" w:rsidP="00640AEE">
      <w:pPr>
        <w:ind w:firstLine="480"/>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14:paraId="48679EB5" w14:textId="77777777"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14:paraId="4A406A28" w14:textId="77777777"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14:paraId="243569A8" w14:textId="77777777"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lastRenderedPageBreak/>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14:paraId="302325CD" w14:textId="77777777"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14:paraId="4F6E0629" w14:textId="77777777"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14:paraId="4AEF20D2" w14:textId="77777777" w:rsidR="00626F84" w:rsidRDefault="00626F84" w:rsidP="00640AEE">
      <w:pPr>
        <w:ind w:firstLine="480"/>
      </w:pPr>
      <w:r>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14:paraId="52CAEE88" w14:textId="77777777"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14:paraId="4E2DB3DE" w14:textId="77777777" w:rsidR="007B6080" w:rsidRDefault="006707FB" w:rsidP="00640AEE">
      <w:pPr>
        <w:ind w:firstLine="480"/>
      </w:pPr>
      <w:r>
        <w:rPr>
          <w:rFonts w:hint="eastAsia"/>
        </w:rPr>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14:paraId="4A5A2B08" w14:textId="77777777"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14:paraId="0031B484" w14:textId="77777777" w:rsidR="000143AE" w:rsidRDefault="000143AE" w:rsidP="00640AEE">
      <w:pPr>
        <w:ind w:firstLine="480"/>
      </w:pPr>
      <w:r>
        <w:rPr>
          <w:rFonts w:hint="eastAsia"/>
        </w:rPr>
        <w:lastRenderedPageBreak/>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14:paraId="0DE6E0EE" w14:textId="77777777"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14:paraId="6D4FCE0C" w14:textId="77777777"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14:paraId="29A0846C" w14:textId="77777777"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14:paraId="0E04FC07" w14:textId="77777777"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14:paraId="70455562" w14:textId="77777777"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14:paraId="2EE97D53" w14:textId="77777777" w:rsidR="00551950" w:rsidRDefault="008F5FA1" w:rsidP="00640AEE">
      <w:pPr>
        <w:ind w:firstLine="480"/>
      </w:pPr>
      <w:r>
        <w:t>首先要熟悉的是</w:t>
      </w:r>
      <w:r>
        <w:t>Chromium</w:t>
      </w:r>
      <w:r>
        <w:t>的架构</w:t>
      </w:r>
      <w:r>
        <w:rPr>
          <w:rFonts w:hint="eastAsia"/>
        </w:rPr>
        <w:t>及其</w:t>
      </w:r>
      <w:r>
        <w:t>包含的模块。</w:t>
      </w:r>
    </w:p>
    <w:p w14:paraId="4E79A235" w14:textId="77777777" w:rsidR="00551950" w:rsidRDefault="006A7DB2" w:rsidP="00B44630">
      <w:pPr>
        <w:ind w:firstLine="0"/>
        <w:jc w:val="center"/>
      </w:pPr>
      <w:r>
        <w:rPr>
          <w:noProof/>
        </w:rPr>
        <w:lastRenderedPageBreak/>
        <mc:AlternateContent>
          <mc:Choice Requires="wpg">
            <w:drawing>
              <wp:inline distT="0" distB="0" distL="0" distR="0" wp14:anchorId="3D59206E" wp14:editId="1F3DE6E4">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14:paraId="723655C2" w14:textId="77777777" w:rsidR="007C5E0C" w:rsidRPr="000D7FCF" w:rsidRDefault="007C5E0C"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14:paraId="690FD3CA" w14:textId="77777777" w:rsidR="007C5E0C" w:rsidRPr="000D7FCF" w:rsidRDefault="007C5E0C"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14:paraId="7B05D96F" w14:textId="77777777" w:rsidR="007C5E0C" w:rsidRPr="000D7FCF" w:rsidRDefault="007C5E0C"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14:paraId="2A41AD47" w14:textId="77777777" w:rsidR="007C5E0C" w:rsidRPr="000D7FCF" w:rsidRDefault="007C5E0C"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14:paraId="2A439085" w14:textId="77777777" w:rsidR="007C5E0C" w:rsidRPr="000D7FCF" w:rsidRDefault="007C5E0C"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14:paraId="519D8402" w14:textId="77777777" w:rsidR="007C5E0C" w:rsidRDefault="007C5E0C" w:rsidP="00706CF8">
                              <w:pPr>
                                <w:ind w:firstLine="0"/>
                                <w:jc w:val="center"/>
                                <w:rPr>
                                  <w:sz w:val="21"/>
                                  <w:szCs w:val="21"/>
                                </w:rPr>
                              </w:pPr>
                            </w:p>
                            <w:p w14:paraId="22DE1DDD" w14:textId="77777777" w:rsidR="007C5E0C" w:rsidRPr="000D7FCF" w:rsidRDefault="007C5E0C"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14:paraId="4B1DA8E9" w14:textId="77777777" w:rsidR="007C5E0C" w:rsidRPr="000D7FCF" w:rsidRDefault="007C5E0C"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14:paraId="4A9D5A50" w14:textId="77777777" w:rsidR="007C5E0C" w:rsidRPr="000D7FCF" w:rsidRDefault="007C5E0C"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14:paraId="09FF7735" w14:textId="77777777" w:rsidR="007C5E0C" w:rsidRPr="000D7FCF" w:rsidRDefault="007C5E0C"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14:paraId="3D8450B8" w14:textId="77777777" w:rsidR="007C5E0C" w:rsidRPr="000D7FCF" w:rsidRDefault="007C5E0C"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14:paraId="26DF1F95" w14:textId="77777777" w:rsidR="007C5E0C" w:rsidRDefault="007C5E0C" w:rsidP="00EE559F">
                              <w:pPr>
                                <w:spacing w:after="0" w:line="240" w:lineRule="atLeast"/>
                                <w:ind w:firstLine="0"/>
                                <w:jc w:val="center"/>
                                <w:rPr>
                                  <w:sz w:val="21"/>
                                  <w:szCs w:val="21"/>
                                </w:rPr>
                              </w:pPr>
                            </w:p>
                            <w:p w14:paraId="58CB5744" w14:textId="77777777" w:rsidR="007C5E0C" w:rsidRDefault="007C5E0C" w:rsidP="00EE559F">
                              <w:pPr>
                                <w:spacing w:after="0" w:line="240" w:lineRule="atLeast"/>
                                <w:ind w:firstLine="0"/>
                                <w:jc w:val="center"/>
                                <w:rPr>
                                  <w:sz w:val="21"/>
                                  <w:szCs w:val="21"/>
                                </w:rPr>
                              </w:pPr>
                              <w:r>
                                <w:rPr>
                                  <w:rFonts w:hint="eastAsia"/>
                                  <w:sz w:val="21"/>
                                  <w:szCs w:val="21"/>
                                </w:rPr>
                                <w:t>IPC</w:t>
                              </w:r>
                              <w:r>
                                <w:rPr>
                                  <w:rFonts w:hint="eastAsia"/>
                                  <w:sz w:val="21"/>
                                  <w:szCs w:val="21"/>
                                </w:rPr>
                                <w:t>、</w:t>
                              </w:r>
                            </w:p>
                            <w:p w14:paraId="0BDFB821" w14:textId="77777777" w:rsidR="007C5E0C" w:rsidRDefault="007C5E0C" w:rsidP="00EE559F">
                              <w:pPr>
                                <w:spacing w:after="0" w:line="240" w:lineRule="atLeast"/>
                                <w:ind w:firstLine="0"/>
                                <w:jc w:val="center"/>
                                <w:rPr>
                                  <w:sz w:val="21"/>
                                  <w:szCs w:val="21"/>
                                </w:rPr>
                              </w:pPr>
                              <w:r>
                                <w:rPr>
                                  <w:rFonts w:hint="eastAsia"/>
                                  <w:sz w:val="21"/>
                                  <w:szCs w:val="21"/>
                                </w:rPr>
                                <w:t>UI</w:t>
                              </w:r>
                              <w:r>
                                <w:rPr>
                                  <w:rFonts w:hint="eastAsia"/>
                                  <w:sz w:val="21"/>
                                  <w:szCs w:val="21"/>
                                </w:rPr>
                                <w:t>、</w:t>
                              </w:r>
                            </w:p>
                            <w:p w14:paraId="20A77719" w14:textId="77777777" w:rsidR="007C5E0C" w:rsidRDefault="007C5E0C"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14:paraId="5390BAE5" w14:textId="77777777" w:rsidR="007C5E0C" w:rsidRPr="000D7FCF" w:rsidRDefault="007C5E0C"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3D59206E" id="Group 180" o:spid="_x0000_s1173"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">
                <o:lock v:ext="edit" aspectratio="t"/>
                <v:rect id="AutoShape 179" o:spid="_x0000_s1174"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75"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14:paraId="723655C2" w14:textId="77777777" w:rsidR="007C5E0C" w:rsidRPr="000D7FCF" w:rsidRDefault="007C5E0C"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76"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14:paraId="690FD3CA" w14:textId="77777777" w:rsidR="007C5E0C" w:rsidRPr="000D7FCF" w:rsidRDefault="007C5E0C"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77"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14:paraId="7B05D96F" w14:textId="77777777" w:rsidR="007C5E0C" w:rsidRPr="000D7FCF" w:rsidRDefault="007C5E0C" w:rsidP="00706CF8">
                        <w:pPr>
                          <w:spacing w:before="240"/>
                          <w:ind w:firstLine="0"/>
                          <w:jc w:val="center"/>
                          <w:rPr>
                            <w:sz w:val="21"/>
                            <w:szCs w:val="21"/>
                          </w:rPr>
                        </w:pPr>
                        <w:r>
                          <w:rPr>
                            <w:rFonts w:hint="eastAsia"/>
                            <w:sz w:val="21"/>
                            <w:szCs w:val="21"/>
                          </w:rPr>
                          <w:t>Android WebView</w:t>
                        </w:r>
                      </w:p>
                    </w:txbxContent>
                  </v:textbox>
                </v:rect>
                <v:rect id="Rectangle 184" o:spid="_x0000_s1178"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14:paraId="2A41AD47" w14:textId="77777777" w:rsidR="007C5E0C" w:rsidRPr="000D7FCF" w:rsidRDefault="007C5E0C"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79"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14:paraId="2A439085" w14:textId="77777777" w:rsidR="007C5E0C" w:rsidRPr="000D7FCF" w:rsidRDefault="007C5E0C"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80"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14:paraId="519D8402" w14:textId="77777777" w:rsidR="007C5E0C" w:rsidRDefault="007C5E0C" w:rsidP="00706CF8">
                        <w:pPr>
                          <w:ind w:firstLine="0"/>
                          <w:jc w:val="center"/>
                          <w:rPr>
                            <w:sz w:val="21"/>
                            <w:szCs w:val="21"/>
                          </w:rPr>
                        </w:pPr>
                      </w:p>
                      <w:p w14:paraId="22DE1DDD" w14:textId="77777777" w:rsidR="007C5E0C" w:rsidRPr="000D7FCF" w:rsidRDefault="007C5E0C" w:rsidP="00706CF8">
                        <w:pPr>
                          <w:spacing w:after="0"/>
                          <w:ind w:firstLine="0"/>
                          <w:jc w:val="center"/>
                          <w:rPr>
                            <w:sz w:val="21"/>
                            <w:szCs w:val="21"/>
                          </w:rPr>
                        </w:pPr>
                        <w:r>
                          <w:rPr>
                            <w:rFonts w:hint="eastAsia"/>
                            <w:sz w:val="21"/>
                            <w:szCs w:val="21"/>
                          </w:rPr>
                          <w:t>Blink(WebKit)</w:t>
                        </w:r>
                      </w:p>
                    </w:txbxContent>
                  </v:textbox>
                </v:rect>
                <v:rect id="Rectangle 187" o:spid="_x0000_s1181"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14:paraId="4B1DA8E9" w14:textId="77777777" w:rsidR="007C5E0C" w:rsidRPr="000D7FCF" w:rsidRDefault="007C5E0C" w:rsidP="00EE559F">
                        <w:pPr>
                          <w:ind w:firstLine="0"/>
                          <w:jc w:val="center"/>
                          <w:rPr>
                            <w:sz w:val="21"/>
                            <w:szCs w:val="21"/>
                          </w:rPr>
                        </w:pPr>
                        <w:r>
                          <w:rPr>
                            <w:rFonts w:hint="eastAsia"/>
                            <w:sz w:val="21"/>
                            <w:szCs w:val="21"/>
                          </w:rPr>
                          <w:t>GPU/Command Buffer</w:t>
                        </w:r>
                      </w:p>
                    </w:txbxContent>
                  </v:textbox>
                </v:rect>
                <v:rect id="Rectangle 188" o:spid="_x0000_s1182"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14:paraId="4A9D5A50" w14:textId="77777777" w:rsidR="007C5E0C" w:rsidRPr="000D7FCF" w:rsidRDefault="007C5E0C" w:rsidP="00706CF8">
                        <w:pPr>
                          <w:spacing w:before="240"/>
                          <w:ind w:firstLine="0"/>
                          <w:jc w:val="center"/>
                          <w:rPr>
                            <w:sz w:val="21"/>
                            <w:szCs w:val="21"/>
                          </w:rPr>
                        </w:pPr>
                        <w:r>
                          <w:rPr>
                            <w:rFonts w:hint="eastAsia"/>
                            <w:sz w:val="21"/>
                            <w:szCs w:val="21"/>
                          </w:rPr>
                          <w:t>V8</w:t>
                        </w:r>
                      </w:p>
                    </w:txbxContent>
                  </v:textbox>
                </v:rect>
                <v:rect id="Rectangle 189" o:spid="_x0000_s1183"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14:paraId="09FF7735" w14:textId="77777777" w:rsidR="007C5E0C" w:rsidRPr="000D7FCF" w:rsidRDefault="007C5E0C"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84"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14:paraId="3D8450B8" w14:textId="77777777" w:rsidR="007C5E0C" w:rsidRPr="000D7FCF" w:rsidRDefault="007C5E0C"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85"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14:paraId="26DF1F95" w14:textId="77777777" w:rsidR="007C5E0C" w:rsidRDefault="007C5E0C" w:rsidP="00EE559F">
                        <w:pPr>
                          <w:spacing w:after="0" w:line="240" w:lineRule="atLeast"/>
                          <w:ind w:firstLine="0"/>
                          <w:jc w:val="center"/>
                          <w:rPr>
                            <w:sz w:val="21"/>
                            <w:szCs w:val="21"/>
                          </w:rPr>
                        </w:pPr>
                      </w:p>
                      <w:p w14:paraId="58CB5744" w14:textId="77777777" w:rsidR="007C5E0C" w:rsidRDefault="007C5E0C" w:rsidP="00EE559F">
                        <w:pPr>
                          <w:spacing w:after="0" w:line="240" w:lineRule="atLeast"/>
                          <w:ind w:firstLine="0"/>
                          <w:jc w:val="center"/>
                          <w:rPr>
                            <w:sz w:val="21"/>
                            <w:szCs w:val="21"/>
                          </w:rPr>
                        </w:pPr>
                        <w:r>
                          <w:rPr>
                            <w:rFonts w:hint="eastAsia"/>
                            <w:sz w:val="21"/>
                            <w:szCs w:val="21"/>
                          </w:rPr>
                          <w:t>IPC</w:t>
                        </w:r>
                        <w:r>
                          <w:rPr>
                            <w:rFonts w:hint="eastAsia"/>
                            <w:sz w:val="21"/>
                            <w:szCs w:val="21"/>
                          </w:rPr>
                          <w:t>、</w:t>
                        </w:r>
                      </w:p>
                      <w:p w14:paraId="0BDFB821" w14:textId="77777777" w:rsidR="007C5E0C" w:rsidRDefault="007C5E0C" w:rsidP="00EE559F">
                        <w:pPr>
                          <w:spacing w:after="0" w:line="240" w:lineRule="atLeast"/>
                          <w:ind w:firstLine="0"/>
                          <w:jc w:val="center"/>
                          <w:rPr>
                            <w:sz w:val="21"/>
                            <w:szCs w:val="21"/>
                          </w:rPr>
                        </w:pPr>
                        <w:r>
                          <w:rPr>
                            <w:rFonts w:hint="eastAsia"/>
                            <w:sz w:val="21"/>
                            <w:szCs w:val="21"/>
                          </w:rPr>
                          <w:t>UI</w:t>
                        </w:r>
                        <w:r>
                          <w:rPr>
                            <w:rFonts w:hint="eastAsia"/>
                            <w:sz w:val="21"/>
                            <w:szCs w:val="21"/>
                          </w:rPr>
                          <w:t>、</w:t>
                        </w:r>
                      </w:p>
                      <w:p w14:paraId="20A77719" w14:textId="77777777" w:rsidR="007C5E0C" w:rsidRDefault="007C5E0C"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14:paraId="5390BAE5" w14:textId="77777777" w:rsidR="007C5E0C" w:rsidRPr="000D7FCF" w:rsidRDefault="007C5E0C"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14:paraId="2B50A8EA" w14:textId="77777777"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14:paraId="506CF4CB" w14:textId="77777777"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14:paraId="7EF7FD23" w14:textId="77777777" w:rsidR="00BF29A9" w:rsidRDefault="00BF29A9" w:rsidP="00640AEE">
      <w:pPr>
        <w:ind w:firstLine="480"/>
      </w:pPr>
    </w:p>
    <w:p w14:paraId="0AB72F6A" w14:textId="77777777"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14:paraId="30A2A730" w14:textId="77777777"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14:paraId="6AF4A052" w14:textId="77777777" w:rsidR="00D05C10" w:rsidRDefault="00D05C10" w:rsidP="00640AEE">
      <w:pPr>
        <w:ind w:firstLine="480"/>
      </w:pPr>
      <w:r>
        <w:rPr>
          <w:rFonts w:hint="eastAsia"/>
        </w:rPr>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14:paraId="45B7595B" w14:textId="77777777"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14:paraId="25EBE3BC" w14:textId="77777777"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14:paraId="658C5772" w14:textId="77777777"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14:paraId="54039A70" w14:textId="77777777" w:rsidR="008822BF" w:rsidRDefault="00974467" w:rsidP="008822BF">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r w:rsidR="008822BF">
        <w:rPr>
          <w:rFonts w:hint="eastAsia"/>
        </w:rPr>
        <w:t>？</w:t>
      </w:r>
    </w:p>
    <w:p w14:paraId="2948955A" w14:textId="77777777" w:rsidR="008822BF" w:rsidRDefault="008822BF" w:rsidP="008822BF">
      <w:pPr>
        <w:ind w:firstLine="480"/>
      </w:pPr>
      <w:r>
        <w:t>图</w:t>
      </w:r>
      <w:r>
        <w:t>2-11</w:t>
      </w:r>
      <w:r>
        <w:t>给出了最常用的</w:t>
      </w:r>
      <w:r>
        <w:t>Chromium</w:t>
      </w:r>
      <w:r>
        <w:t>浏览器多进程模型，</w:t>
      </w:r>
      <w:r>
        <w:rPr>
          <w:rFonts w:hint="eastAsia"/>
        </w:rPr>
        <w:t>Chromium</w:t>
      </w:r>
      <w:r>
        <w:t>架构的设计是非常灵活的，</w:t>
      </w:r>
      <w:r>
        <w:rPr>
          <w:rFonts w:hint="eastAsia"/>
        </w:rPr>
        <w:t>使用者</w:t>
      </w:r>
      <w:r>
        <w:t>可以通过简单的设置来随意改变它的进程模型方式。图中方框</w:t>
      </w:r>
      <w:r>
        <w:rPr>
          <w:rFonts w:hint="eastAsia"/>
        </w:rPr>
        <w:t>代表</w:t>
      </w:r>
      <w:r>
        <w:t>进程，</w:t>
      </w:r>
      <w:r>
        <w:rPr>
          <w:rFonts w:hint="eastAsia"/>
        </w:rPr>
        <w:t>连接线</w:t>
      </w:r>
      <w:r>
        <w:t>代表</w:t>
      </w:r>
      <w:r>
        <w:rPr>
          <w:rFonts w:hint="eastAsia"/>
        </w:rPr>
        <w:t>IPC</w:t>
      </w:r>
      <w:r>
        <w:t>进程间通信。这些</w:t>
      </w:r>
      <w:r>
        <w:rPr>
          <w:rFonts w:hint="eastAsia"/>
        </w:rPr>
        <w:t>连接线</w:t>
      </w:r>
      <w:r>
        <w:t>其实是很讲究的，它表进程存在进程间通信，</w:t>
      </w:r>
      <w:r>
        <w:rPr>
          <w:rFonts w:hint="eastAsia"/>
        </w:rPr>
        <w:t>如果</w:t>
      </w:r>
      <w:r>
        <w:t>没有，</w:t>
      </w:r>
      <w:r>
        <w:rPr>
          <w:rFonts w:hint="eastAsia"/>
        </w:rPr>
        <w:t>表明</w:t>
      </w:r>
      <w:r>
        <w:t>两种不同类型的进程之间没有通信。</w:t>
      </w:r>
      <w:r>
        <w:rPr>
          <w:rFonts w:hint="eastAsia"/>
        </w:rPr>
        <w:t>例如</w:t>
      </w:r>
      <w:r>
        <w:t>NPAPI</w:t>
      </w:r>
      <w:r>
        <w:t>插件和</w:t>
      </w:r>
      <w:r>
        <w:t>GPU</w:t>
      </w:r>
      <w:r>
        <w:t>之间没有通信，</w:t>
      </w:r>
      <w:r>
        <w:rPr>
          <w:rFonts w:hint="eastAsia"/>
        </w:rPr>
        <w:t>这是</w:t>
      </w:r>
      <w:r>
        <w:t>因为</w:t>
      </w:r>
      <w:r>
        <w:t>NPAPI</w:t>
      </w:r>
      <w:r>
        <w:t>是一种古老的插件标准，</w:t>
      </w:r>
      <w:r>
        <w:rPr>
          <w:rFonts w:hint="eastAsia"/>
        </w:rPr>
        <w:t>它没有</w:t>
      </w:r>
      <w:r>
        <w:t>定义使用</w:t>
      </w:r>
      <w:r>
        <w:t>GPU</w:t>
      </w:r>
      <w:r>
        <w:t>进行加速的接口。</w:t>
      </w:r>
    </w:p>
    <w:p w14:paraId="60966F4A" w14:textId="77777777" w:rsidR="00414F3C" w:rsidRDefault="006A7DB2" w:rsidP="00AD6874">
      <w:pPr>
        <w:ind w:firstLine="0"/>
        <w:jc w:val="center"/>
      </w:pPr>
      <w:r>
        <w:rPr>
          <w:noProof/>
        </w:rPr>
        <w:lastRenderedPageBreak/>
        <mc:AlternateContent>
          <mc:Choice Requires="wpg">
            <w:drawing>
              <wp:inline distT="0" distB="0" distL="0" distR="0" wp14:anchorId="24CF84E2" wp14:editId="48299397">
                <wp:extent cx="5760085" cy="2202180"/>
                <wp:effectExtent l="0" t="3810" r="4445" b="3810"/>
                <wp:docPr id="268" name="Group 1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2202180"/>
                          <a:chOff x="1701" y="1440"/>
                          <a:chExt cx="9071" cy="3468"/>
                        </a:xfrm>
                      </wpg:grpSpPr>
                      <wps:wsp>
                        <wps:cNvPr id="269" name="AutoShape 192"/>
                        <wps:cNvSpPr>
                          <a:spLocks noChangeAspect="1" noChangeArrowheads="1" noTextEdit="1"/>
                        </wps:cNvSpPr>
                        <wps:spPr bwMode="auto">
                          <a:xfrm>
                            <a:off x="1701" y="1440"/>
                            <a:ext cx="9071" cy="346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bodyPr rot="0" vert="horz" wrap="square" lIns="91440" tIns="45720" rIns="91440" bIns="45720" anchor="t" anchorCtr="0" upright="1">
                          <a:noAutofit/>
                        </wps:bodyPr>
                      </wps:wsp>
                      <wps:wsp>
                        <wps:cNvPr id="270" name="Rectangle 194"/>
                        <wps:cNvSpPr>
                          <a:spLocks noChangeArrowheads="1"/>
                        </wps:cNvSpPr>
                        <wps:spPr bwMode="auto">
                          <a:xfrm>
                            <a:off x="2283" y="1758"/>
                            <a:ext cx="8121" cy="452"/>
                          </a:xfrm>
                          <a:prstGeom prst="rect">
                            <a:avLst/>
                          </a:prstGeom>
                          <a:solidFill>
                            <a:srgbClr val="FFFFFF"/>
                          </a:solidFill>
                          <a:ln w="9525">
                            <a:solidFill>
                              <a:srgbClr val="000000"/>
                            </a:solidFill>
                            <a:miter lim="800000"/>
                            <a:headEnd/>
                            <a:tailEnd/>
                          </a:ln>
                        </wps:spPr>
                        <wps:txbx>
                          <w:txbxContent>
                            <w:p w14:paraId="383605B1" w14:textId="77777777" w:rsidR="007C5E0C" w:rsidRPr="00AF1D76" w:rsidRDefault="007C5E0C"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wps:txbx>
                        <wps:bodyPr rot="0" vert="horz" wrap="square" lIns="91440" tIns="45720" rIns="91440" bIns="45720" anchor="t" anchorCtr="0" upright="1">
                          <a:noAutofit/>
                        </wps:bodyPr>
                      </wps:wsp>
                      <wps:wsp>
                        <wps:cNvPr id="271" name="Rectangle 196"/>
                        <wps:cNvSpPr>
                          <a:spLocks noChangeArrowheads="1"/>
                        </wps:cNvSpPr>
                        <wps:spPr bwMode="auto">
                          <a:xfrm>
                            <a:off x="2283" y="2451"/>
                            <a:ext cx="1635" cy="453"/>
                          </a:xfrm>
                          <a:prstGeom prst="rect">
                            <a:avLst/>
                          </a:prstGeom>
                          <a:solidFill>
                            <a:srgbClr val="FFFFFF"/>
                          </a:solidFill>
                          <a:ln w="9525">
                            <a:solidFill>
                              <a:srgbClr val="000000"/>
                            </a:solidFill>
                            <a:miter lim="800000"/>
                            <a:headEnd/>
                            <a:tailEnd/>
                          </a:ln>
                        </wps:spPr>
                        <wps:txbx>
                          <w:txbxContent>
                            <w:p w14:paraId="0C7F2900" w14:textId="77777777" w:rsidR="007C5E0C" w:rsidRPr="00AF1D76" w:rsidRDefault="007C5E0C"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2" name="Rectangle 197"/>
                        <wps:cNvSpPr>
                          <a:spLocks noChangeArrowheads="1"/>
                        </wps:cNvSpPr>
                        <wps:spPr bwMode="auto">
                          <a:xfrm>
                            <a:off x="2283" y="3144"/>
                            <a:ext cx="1637" cy="453"/>
                          </a:xfrm>
                          <a:prstGeom prst="rect">
                            <a:avLst/>
                          </a:prstGeom>
                          <a:solidFill>
                            <a:srgbClr val="FFFFFF"/>
                          </a:solidFill>
                          <a:ln w="9525">
                            <a:solidFill>
                              <a:srgbClr val="000000"/>
                            </a:solidFill>
                            <a:miter lim="800000"/>
                            <a:headEnd/>
                            <a:tailEnd/>
                          </a:ln>
                        </wps:spPr>
                        <wps:txbx>
                          <w:txbxContent>
                            <w:p w14:paraId="18FD16E9" w14:textId="77777777" w:rsidR="007C5E0C" w:rsidRPr="00AF1D76" w:rsidRDefault="007C5E0C"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3" name="Rectangle 198"/>
                        <wps:cNvSpPr>
                          <a:spLocks noChangeArrowheads="1"/>
                        </wps:cNvSpPr>
                        <wps:spPr bwMode="auto">
                          <a:xfrm>
                            <a:off x="2283" y="3837"/>
                            <a:ext cx="1638" cy="453"/>
                          </a:xfrm>
                          <a:prstGeom prst="rect">
                            <a:avLst/>
                          </a:prstGeom>
                          <a:solidFill>
                            <a:srgbClr val="FFFFFF"/>
                          </a:solidFill>
                          <a:ln w="9525">
                            <a:solidFill>
                              <a:srgbClr val="000000"/>
                            </a:solidFill>
                            <a:miter lim="800000"/>
                            <a:headEnd/>
                            <a:tailEnd/>
                          </a:ln>
                        </wps:spPr>
                        <wps:txbx>
                          <w:txbxContent>
                            <w:p w14:paraId="6F2D9E46" w14:textId="77777777" w:rsidR="007C5E0C" w:rsidRPr="00AF1D76" w:rsidRDefault="007C5E0C"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4" name="Rectangle 199"/>
                        <wps:cNvSpPr>
                          <a:spLocks noChangeArrowheads="1"/>
                        </wps:cNvSpPr>
                        <wps:spPr bwMode="auto">
                          <a:xfrm>
                            <a:off x="4260" y="2451"/>
                            <a:ext cx="1636" cy="453"/>
                          </a:xfrm>
                          <a:prstGeom prst="rect">
                            <a:avLst/>
                          </a:prstGeom>
                          <a:solidFill>
                            <a:srgbClr val="FFFFFF"/>
                          </a:solidFill>
                          <a:ln w="9525">
                            <a:solidFill>
                              <a:srgbClr val="000000"/>
                            </a:solidFill>
                            <a:miter lim="800000"/>
                            <a:headEnd/>
                            <a:tailEnd/>
                          </a:ln>
                        </wps:spPr>
                        <wps:txbx>
                          <w:txbxContent>
                            <w:p w14:paraId="4A64C794" w14:textId="77777777" w:rsidR="007C5E0C" w:rsidRPr="00AF1D76" w:rsidRDefault="007C5E0C" w:rsidP="00061745">
                              <w:pPr>
                                <w:spacing w:after="0"/>
                                <w:ind w:firstLine="0"/>
                                <w:jc w:val="center"/>
                                <w:rPr>
                                  <w:sz w:val="21"/>
                                  <w:szCs w:val="21"/>
                                </w:rPr>
                              </w:pPr>
                              <w:r>
                                <w:rPr>
                                  <w:rFonts w:hint="eastAsia"/>
                                  <w:sz w:val="21"/>
                                  <w:szCs w:val="21"/>
                                </w:rPr>
                                <w:t>Render</w:t>
                              </w:r>
                            </w:p>
                          </w:txbxContent>
                        </wps:txbx>
                        <wps:bodyPr rot="0" vert="horz" wrap="square" lIns="91440" tIns="45720" rIns="91440" bIns="45720" anchor="t" anchorCtr="0" upright="1">
                          <a:noAutofit/>
                        </wps:bodyPr>
                      </wps:wsp>
                      <wps:wsp>
                        <wps:cNvPr id="275" name="Rectangle 200"/>
                        <wps:cNvSpPr>
                          <a:spLocks noChangeArrowheads="1"/>
                        </wps:cNvSpPr>
                        <wps:spPr bwMode="auto">
                          <a:xfrm>
                            <a:off x="4260" y="3144"/>
                            <a:ext cx="1636" cy="453"/>
                          </a:xfrm>
                          <a:prstGeom prst="rect">
                            <a:avLst/>
                          </a:prstGeom>
                          <a:solidFill>
                            <a:srgbClr val="FFFFFF"/>
                          </a:solidFill>
                          <a:ln w="9525">
                            <a:solidFill>
                              <a:srgbClr val="000000"/>
                            </a:solidFill>
                            <a:miter lim="800000"/>
                            <a:headEnd/>
                            <a:tailEnd/>
                          </a:ln>
                        </wps:spPr>
                        <wps:txbx>
                          <w:txbxContent>
                            <w:p w14:paraId="75E11439" w14:textId="77777777" w:rsidR="007C5E0C" w:rsidRPr="00AF1D76" w:rsidRDefault="007C5E0C" w:rsidP="00061745">
                              <w:pPr>
                                <w:spacing w:after="0"/>
                                <w:ind w:firstLine="0"/>
                                <w:jc w:val="center"/>
                                <w:rPr>
                                  <w:sz w:val="21"/>
                                  <w:szCs w:val="21"/>
                                </w:rPr>
                              </w:pPr>
                              <w:r>
                                <w:rPr>
                                  <w:rFonts w:hint="eastAsia"/>
                                  <w:sz w:val="21"/>
                                  <w:szCs w:val="21"/>
                                </w:rPr>
                                <w:t>Render</w:t>
                              </w:r>
                            </w:p>
                            <w:p w14:paraId="56D1CD09" w14:textId="77777777" w:rsidR="007C5E0C" w:rsidRPr="00200C08" w:rsidRDefault="007C5E0C" w:rsidP="00061745"/>
                          </w:txbxContent>
                        </wps:txbx>
                        <wps:bodyPr rot="0" vert="horz" wrap="square" lIns="91440" tIns="45720" rIns="91440" bIns="45720" anchor="t" anchorCtr="0" upright="1">
                          <a:noAutofit/>
                        </wps:bodyPr>
                      </wps:wsp>
                      <wps:wsp>
                        <wps:cNvPr id="277" name="Rectangle 201"/>
                        <wps:cNvSpPr>
                          <a:spLocks noChangeArrowheads="1"/>
                        </wps:cNvSpPr>
                        <wps:spPr bwMode="auto">
                          <a:xfrm>
                            <a:off x="4256" y="3837"/>
                            <a:ext cx="1640" cy="453"/>
                          </a:xfrm>
                          <a:prstGeom prst="rect">
                            <a:avLst/>
                          </a:prstGeom>
                          <a:solidFill>
                            <a:srgbClr val="FFFFFF"/>
                          </a:solidFill>
                          <a:ln w="9525">
                            <a:solidFill>
                              <a:srgbClr val="000000"/>
                            </a:solidFill>
                            <a:miter lim="800000"/>
                            <a:headEnd/>
                            <a:tailEnd/>
                          </a:ln>
                        </wps:spPr>
                        <wps:txbx>
                          <w:txbxContent>
                            <w:p w14:paraId="0E4E6F4B" w14:textId="77777777" w:rsidR="007C5E0C" w:rsidRPr="00AF1D76" w:rsidRDefault="007C5E0C"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8" name="Rectangle 202"/>
                        <wps:cNvSpPr>
                          <a:spLocks noChangeArrowheads="1"/>
                        </wps:cNvSpPr>
                        <wps:spPr bwMode="auto">
                          <a:xfrm>
                            <a:off x="6270" y="2451"/>
                            <a:ext cx="1635" cy="453"/>
                          </a:xfrm>
                          <a:prstGeom prst="rect">
                            <a:avLst/>
                          </a:prstGeom>
                          <a:solidFill>
                            <a:srgbClr val="FFFFFF"/>
                          </a:solidFill>
                          <a:ln w="9525">
                            <a:solidFill>
                              <a:srgbClr val="000000"/>
                            </a:solidFill>
                            <a:miter lim="800000"/>
                            <a:headEnd/>
                            <a:tailEnd/>
                          </a:ln>
                        </wps:spPr>
                        <wps:txbx>
                          <w:txbxContent>
                            <w:p w14:paraId="76619219" w14:textId="77777777" w:rsidR="007C5E0C" w:rsidRPr="00AF1D76" w:rsidRDefault="007C5E0C"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79" name="Rectangle 203"/>
                        <wps:cNvSpPr>
                          <a:spLocks noChangeArrowheads="1"/>
                        </wps:cNvSpPr>
                        <wps:spPr bwMode="auto">
                          <a:xfrm>
                            <a:off x="6270" y="3144"/>
                            <a:ext cx="1638" cy="453"/>
                          </a:xfrm>
                          <a:prstGeom prst="rect">
                            <a:avLst/>
                          </a:prstGeom>
                          <a:solidFill>
                            <a:srgbClr val="FFFFFF"/>
                          </a:solidFill>
                          <a:ln w="9525">
                            <a:solidFill>
                              <a:srgbClr val="000000"/>
                            </a:solidFill>
                            <a:miter lim="800000"/>
                            <a:headEnd/>
                            <a:tailEnd/>
                          </a:ln>
                        </wps:spPr>
                        <wps:txbx>
                          <w:txbxContent>
                            <w:p w14:paraId="55404F06" w14:textId="77777777" w:rsidR="007C5E0C" w:rsidRPr="00AF1D76" w:rsidRDefault="007C5E0C"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80" name="Rectangle 204"/>
                        <wps:cNvSpPr>
                          <a:spLocks noChangeArrowheads="1"/>
                        </wps:cNvSpPr>
                        <wps:spPr bwMode="auto">
                          <a:xfrm>
                            <a:off x="6270" y="3837"/>
                            <a:ext cx="1638" cy="453"/>
                          </a:xfrm>
                          <a:prstGeom prst="rect">
                            <a:avLst/>
                          </a:prstGeom>
                          <a:solidFill>
                            <a:srgbClr val="FFFFFF"/>
                          </a:solidFill>
                          <a:ln w="9525">
                            <a:solidFill>
                              <a:srgbClr val="000000"/>
                            </a:solidFill>
                            <a:miter lim="800000"/>
                            <a:headEnd/>
                            <a:tailEnd/>
                          </a:ln>
                        </wps:spPr>
                        <wps:txbx>
                          <w:txbxContent>
                            <w:p w14:paraId="57E6CFC0" w14:textId="77777777" w:rsidR="007C5E0C" w:rsidRPr="00AF1D76" w:rsidRDefault="007C5E0C"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81" name="Rectangle 205"/>
                        <wps:cNvSpPr>
                          <a:spLocks noChangeArrowheads="1"/>
                        </wps:cNvSpPr>
                        <wps:spPr bwMode="auto">
                          <a:xfrm>
                            <a:off x="8281" y="2451"/>
                            <a:ext cx="1634" cy="453"/>
                          </a:xfrm>
                          <a:prstGeom prst="rect">
                            <a:avLst/>
                          </a:prstGeom>
                          <a:solidFill>
                            <a:srgbClr val="FFFFFF"/>
                          </a:solidFill>
                          <a:ln w="9525">
                            <a:solidFill>
                              <a:srgbClr val="000000"/>
                            </a:solidFill>
                            <a:miter lim="800000"/>
                            <a:headEnd/>
                            <a:tailEnd/>
                          </a:ln>
                        </wps:spPr>
                        <wps:txbx>
                          <w:txbxContent>
                            <w:p w14:paraId="03C51293" w14:textId="77777777" w:rsidR="007C5E0C" w:rsidRPr="00AF1D76" w:rsidRDefault="007C5E0C" w:rsidP="00061745">
                              <w:pPr>
                                <w:spacing w:after="0"/>
                                <w:ind w:firstLine="0"/>
                                <w:jc w:val="center"/>
                                <w:rPr>
                                  <w:sz w:val="21"/>
                                  <w:szCs w:val="21"/>
                                </w:rPr>
                              </w:pPr>
                              <w:r>
                                <w:rPr>
                                  <w:rFonts w:hint="eastAsia"/>
                                  <w:sz w:val="21"/>
                                  <w:szCs w:val="21"/>
                                </w:rPr>
                                <w:t>GPU</w:t>
                              </w:r>
                            </w:p>
                          </w:txbxContent>
                        </wps:txbx>
                        <wps:bodyPr rot="0" vert="horz" wrap="square" lIns="91440" tIns="45720" rIns="91440" bIns="45720" anchor="t" anchorCtr="0" upright="1">
                          <a:noAutofit/>
                        </wps:bodyPr>
                      </wps:wsp>
                      <wps:wsp>
                        <wps:cNvPr id="282" name="AutoShape 210"/>
                        <wps:cNvCnPr>
                          <a:cxnSpLocks noChangeShapeType="1"/>
                          <a:stCxn id="271" idx="3"/>
                        </wps:cNvCnPr>
                        <wps:spPr bwMode="auto">
                          <a:xfrm flipV="1">
                            <a:off x="3918" y="2224"/>
                            <a:ext cx="151" cy="454"/>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83" name="AutoShape 211"/>
                        <wps:cNvCnPr>
                          <a:cxnSpLocks noChangeShapeType="1"/>
                          <a:stCxn id="272" idx="3"/>
                        </wps:cNvCnPr>
                        <wps:spPr bwMode="auto">
                          <a:xfrm flipV="1">
                            <a:off x="3920" y="2329"/>
                            <a:ext cx="149" cy="1042"/>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84" name="AutoShape 212"/>
                        <wps:cNvCnPr>
                          <a:cxnSpLocks noChangeShapeType="1"/>
                          <a:stCxn id="273" idx="3"/>
                        </wps:cNvCnPr>
                        <wps:spPr bwMode="auto">
                          <a:xfrm flipV="1">
                            <a:off x="3921" y="2569"/>
                            <a:ext cx="148" cy="1495"/>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85" name="AutoShape 218"/>
                        <wps:cNvCnPr>
                          <a:cxnSpLocks noChangeShapeType="1"/>
                        </wps:cNvCnPr>
                        <wps:spPr bwMode="auto">
                          <a:xfrm flipV="1">
                            <a:off x="5896" y="2224"/>
                            <a:ext cx="151" cy="454"/>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86" name="AutoShape 219"/>
                        <wps:cNvCnPr>
                          <a:cxnSpLocks noChangeShapeType="1"/>
                        </wps:cNvCnPr>
                        <wps:spPr bwMode="auto">
                          <a:xfrm flipV="1">
                            <a:off x="5898" y="2329"/>
                            <a:ext cx="149" cy="1042"/>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87" name="AutoShape 220"/>
                        <wps:cNvCnPr>
                          <a:cxnSpLocks noChangeShapeType="1"/>
                        </wps:cNvCnPr>
                        <wps:spPr bwMode="auto">
                          <a:xfrm flipV="1">
                            <a:off x="5899" y="2569"/>
                            <a:ext cx="148" cy="1495"/>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0" name="AutoShape 224"/>
                        <wps:cNvCnPr>
                          <a:cxnSpLocks noChangeShapeType="1"/>
                        </wps:cNvCnPr>
                        <wps:spPr bwMode="auto">
                          <a:xfrm flipV="1">
                            <a:off x="7908" y="2224"/>
                            <a:ext cx="151" cy="454"/>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1" name="AutoShape 225"/>
                        <wps:cNvCnPr>
                          <a:cxnSpLocks noChangeShapeType="1"/>
                        </wps:cNvCnPr>
                        <wps:spPr bwMode="auto">
                          <a:xfrm flipV="1">
                            <a:off x="7905" y="2329"/>
                            <a:ext cx="149" cy="1042"/>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2" name="AutoShape 226"/>
                        <wps:cNvCnPr>
                          <a:cxnSpLocks noChangeShapeType="1"/>
                        </wps:cNvCnPr>
                        <wps:spPr bwMode="auto">
                          <a:xfrm flipV="1">
                            <a:off x="7911" y="2569"/>
                            <a:ext cx="148" cy="1495"/>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3" name="AutoShape 229"/>
                        <wps:cNvCnPr>
                          <a:cxnSpLocks noChangeShapeType="1"/>
                        </wps:cNvCnPr>
                        <wps:spPr bwMode="auto">
                          <a:xfrm flipV="1">
                            <a:off x="9915" y="2210"/>
                            <a:ext cx="151" cy="454"/>
                          </a:xfrm>
                          <a:prstGeom prst="bentConnector2">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4" name="AutoShape 230"/>
                        <wps:cNvCnPr>
                          <a:cxnSpLocks noChangeShapeType="1"/>
                          <a:stCxn id="281" idx="2"/>
                          <a:endCxn id="280" idx="2"/>
                        </wps:cNvCnPr>
                        <wps:spPr bwMode="auto">
                          <a:xfrm rot="5400000">
                            <a:off x="7401" y="2592"/>
                            <a:ext cx="1386" cy="2009"/>
                          </a:xfrm>
                          <a:prstGeom prst="bentConnector3">
                            <a:avLst>
                              <a:gd name="adj1" fmla="val 115148"/>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5" name="AutoShape 233"/>
                        <wps:cNvCnPr>
                          <a:cxnSpLocks noChangeShapeType="1"/>
                        </wps:cNvCnPr>
                        <wps:spPr bwMode="auto">
                          <a:xfrm rot="16200000" flipH="1">
                            <a:off x="3430" y="3304"/>
                            <a:ext cx="1" cy="1974"/>
                          </a:xfrm>
                          <a:prstGeom prst="bentConnector3">
                            <a:avLst>
                              <a:gd name="adj1" fmla="val 22500000"/>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6" name="AutoShape 234"/>
                        <wps:cNvCnPr>
                          <a:cxnSpLocks noChangeShapeType="1"/>
                        </wps:cNvCnPr>
                        <wps:spPr bwMode="auto">
                          <a:xfrm rot="16200000" flipH="1">
                            <a:off x="5979" y="3306"/>
                            <a:ext cx="1" cy="1974"/>
                          </a:xfrm>
                          <a:prstGeom prst="bentConnector3">
                            <a:avLst>
                              <a:gd name="adj1" fmla="val 22500000"/>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67" name="AutoShape 235"/>
                        <wps:cNvCnPr>
                          <a:cxnSpLocks noChangeShapeType="1"/>
                        </wps:cNvCnPr>
                        <wps:spPr bwMode="auto">
                          <a:xfrm rot="5400000" flipH="1" flipV="1">
                            <a:off x="6400" y="1329"/>
                            <a:ext cx="1386" cy="4535"/>
                          </a:xfrm>
                          <a:prstGeom prst="bentConnector3">
                            <a:avLst>
                              <a:gd name="adj1" fmla="val -33120"/>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g:wgp>
                  </a:graphicData>
                </a:graphic>
              </wp:inline>
            </w:drawing>
          </mc:Choice>
          <mc:Fallback>
            <w:pict>
              <v:group w14:anchorId="24CF84E2" id="Group 193" o:spid="_x0000_s1186" style="width:453.55pt;height:173.4pt;mso-position-horizontal-relative:char;mso-position-vertical-relative:line" coordorigin="1701,1440" coordsize="907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">
                <o:lock v:ext="edit" aspectratio="t"/>
                <v:rect id="AutoShape 192" o:spid="_x0000_s1187" style="position:absolute;left:1701;top:1440;width:9071;height:3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2U8YA&#10;AADcAAAADwAAAGRycy9kb3ducmV2LnhtbESPQWvCQBSE74X+h+UVeim6qQepMRspQmmQgjRpPT+y&#10;zySYfRuz2yT++64geBxm5hsm2UymFQP1rrGs4HUegSAurW64UvBTfMzeQDiPrLG1TAou5GCTPj4k&#10;GGs78jcNua9EgLCLUUHtfRdL6cqaDLq57YiDd7S9QR9kX0nd4xjgppWLKFpKgw2HhRo72tZUnvI/&#10;o2As98Oh+PqU+5dDZvmcnbf5706p56fpfQ3C0+Tv4Vs70woWyx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K2U8YAAADcAAAADwAAAAAAAAAAAAAAAACYAgAAZHJz&#10;L2Rvd25yZXYueG1sUEsFBgAAAAAEAAQA9QAAAIsDAAAAAA==&#10;" filled="f" stroked="f">
                  <o:lock v:ext="edit" aspectratio="t" text="t"/>
                </v:rect>
                <v:rect id="Rectangle 194" o:spid="_x0000_s1188" style="position:absolute;left:2283;top:1758;width:812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tk8IA&#10;AADcAAAADwAAAGRycy9kb3ducmV2LnhtbERPTW+CQBC9m/Q/bKZJb7pIE23RhTRtaOpR4dLbyE6B&#10;ys4SdlHqr3cPJj2+vO9tNplOnGlwrWUFy0UEgriyuuVaQVnk8xcQziNr7CyTgj9ykKUPsy0m2l54&#10;T+eDr0UIYZeggsb7PpHSVQ0ZdAvbEwfuxw4GfYBDLfWAlxBuOhlH0UoabDk0NNjTe0PV6TAaBcc2&#10;LvG6Lz4j85o/+91U/I7fH0o9PU5vGxCeJv8vvru/tIJ4H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G2TwgAAANwAAAAPAAAAAAAAAAAAAAAAAJgCAABkcnMvZG93&#10;bnJldi54bWxQSwUGAAAAAAQABAD1AAAAhwMAAAAA&#10;">
                  <v:textbox>
                    <w:txbxContent>
                      <w:p w14:paraId="383605B1" w14:textId="77777777" w:rsidR="007C5E0C" w:rsidRPr="00AF1D76" w:rsidRDefault="007C5E0C"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Rectangle 196" o:spid="_x0000_s1189" style="position:absolute;left:2283;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14:paraId="0C7F2900" w14:textId="77777777" w:rsidR="007C5E0C" w:rsidRPr="00AF1D76" w:rsidRDefault="007C5E0C" w:rsidP="00061745">
                        <w:pPr>
                          <w:spacing w:after="0"/>
                          <w:ind w:firstLine="0"/>
                          <w:jc w:val="center"/>
                          <w:rPr>
                            <w:sz w:val="21"/>
                            <w:szCs w:val="21"/>
                          </w:rPr>
                        </w:pPr>
                        <w:r>
                          <w:rPr>
                            <w:rFonts w:hint="eastAsia"/>
                            <w:sz w:val="21"/>
                            <w:szCs w:val="21"/>
                          </w:rPr>
                          <w:t>NPAPI Plugin</w:t>
                        </w:r>
                      </w:p>
                    </w:txbxContent>
                  </v:textbox>
                </v:rect>
                <v:rect id="Rectangle 197" o:spid="_x0000_s1190" style="position:absolute;left:2283;top:3144;width:1637;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Wf8UA&#10;AADcAAAADwAAAGRycy9kb3ducmV2LnhtbESPQWvCQBSE7wX/w/IKvTWbpmBrdBVRLPZokktvz+wz&#10;SZt9G7KrSf31bqHgcZiZb5jFajStuFDvGssKXqIYBHFpdcOVgiLfPb+DcB5ZY2uZFPySg9Vy8rDA&#10;VNuBD3TJfCUChF2KCmrvu1RKV9Zk0EW2Iw7eyfYGfZB9JXWPQ4CbViZxPJUGGw4LNXa0qan8yc5G&#10;wbFJCrwe8o/YzHav/nPMv89fW6WeHsf1HISn0d/D/+29VpC8Jf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lZ/xQAAANwAAAAPAAAAAAAAAAAAAAAAAJgCAABkcnMv&#10;ZG93bnJldi54bWxQSwUGAAAAAAQABAD1AAAAigMAAAAA&#10;">
                  <v:textbox>
                    <w:txbxContent>
                      <w:p w14:paraId="18FD16E9" w14:textId="77777777" w:rsidR="007C5E0C" w:rsidRPr="00AF1D76" w:rsidRDefault="007C5E0C" w:rsidP="00061745">
                        <w:pPr>
                          <w:spacing w:after="0"/>
                          <w:ind w:firstLine="0"/>
                          <w:jc w:val="center"/>
                          <w:rPr>
                            <w:sz w:val="21"/>
                            <w:szCs w:val="21"/>
                          </w:rPr>
                        </w:pPr>
                        <w:r>
                          <w:rPr>
                            <w:rFonts w:hint="eastAsia"/>
                            <w:sz w:val="21"/>
                            <w:szCs w:val="21"/>
                          </w:rPr>
                          <w:t>NPAPI Plugin</w:t>
                        </w:r>
                      </w:p>
                    </w:txbxContent>
                  </v:textbox>
                </v:rect>
                <v:rect id="Rectangle 198" o:spid="_x0000_s1191" style="position:absolute;left:2283;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textbox>
                    <w:txbxContent>
                      <w:p w14:paraId="6F2D9E46" w14:textId="77777777" w:rsidR="007C5E0C" w:rsidRPr="00AF1D76" w:rsidRDefault="007C5E0C" w:rsidP="00061745">
                        <w:pPr>
                          <w:spacing w:after="0"/>
                          <w:ind w:firstLine="0"/>
                          <w:jc w:val="center"/>
                          <w:rPr>
                            <w:sz w:val="21"/>
                            <w:szCs w:val="21"/>
                          </w:rPr>
                        </w:pPr>
                        <w:r>
                          <w:rPr>
                            <w:rFonts w:hint="eastAsia"/>
                            <w:sz w:val="21"/>
                            <w:szCs w:val="21"/>
                          </w:rPr>
                          <w:t>. . .</w:t>
                        </w:r>
                      </w:p>
                    </w:txbxContent>
                  </v:textbox>
                </v:rect>
                <v:rect id="Rectangle 199" o:spid="_x0000_s1192" style="position:absolute;left:4260;top:2451;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textbox>
                    <w:txbxContent>
                      <w:p w14:paraId="4A64C794" w14:textId="77777777" w:rsidR="007C5E0C" w:rsidRPr="00AF1D76" w:rsidRDefault="007C5E0C" w:rsidP="00061745">
                        <w:pPr>
                          <w:spacing w:after="0"/>
                          <w:ind w:firstLine="0"/>
                          <w:jc w:val="center"/>
                          <w:rPr>
                            <w:sz w:val="21"/>
                            <w:szCs w:val="21"/>
                          </w:rPr>
                        </w:pPr>
                        <w:r>
                          <w:rPr>
                            <w:rFonts w:hint="eastAsia"/>
                            <w:sz w:val="21"/>
                            <w:szCs w:val="21"/>
                          </w:rPr>
                          <w:t>Render</w:t>
                        </w:r>
                      </w:p>
                    </w:txbxContent>
                  </v:textbox>
                </v:rect>
                <v:rect id="Rectangle 200" o:spid="_x0000_s1193" style="position:absolute;left:4260;top:3144;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textbox>
                    <w:txbxContent>
                      <w:p w14:paraId="75E11439" w14:textId="77777777" w:rsidR="007C5E0C" w:rsidRPr="00AF1D76" w:rsidRDefault="007C5E0C" w:rsidP="00061745">
                        <w:pPr>
                          <w:spacing w:after="0"/>
                          <w:ind w:firstLine="0"/>
                          <w:jc w:val="center"/>
                          <w:rPr>
                            <w:sz w:val="21"/>
                            <w:szCs w:val="21"/>
                          </w:rPr>
                        </w:pPr>
                        <w:r>
                          <w:rPr>
                            <w:rFonts w:hint="eastAsia"/>
                            <w:sz w:val="21"/>
                            <w:szCs w:val="21"/>
                          </w:rPr>
                          <w:t>Render</w:t>
                        </w:r>
                      </w:p>
                      <w:p w14:paraId="56D1CD09" w14:textId="77777777" w:rsidR="007C5E0C" w:rsidRPr="00200C08" w:rsidRDefault="007C5E0C" w:rsidP="00061745"/>
                    </w:txbxContent>
                  </v:textbox>
                </v:rect>
                <v:rect id="Rectangle 201" o:spid="_x0000_s1194" style="position:absolute;left:4256;top:3837;width:164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textbox>
                    <w:txbxContent>
                      <w:p w14:paraId="0E4E6F4B" w14:textId="77777777" w:rsidR="007C5E0C" w:rsidRPr="00AF1D76" w:rsidRDefault="007C5E0C" w:rsidP="00061745">
                        <w:pPr>
                          <w:spacing w:after="0"/>
                          <w:ind w:firstLine="0"/>
                          <w:jc w:val="center"/>
                          <w:rPr>
                            <w:sz w:val="21"/>
                            <w:szCs w:val="21"/>
                          </w:rPr>
                        </w:pPr>
                        <w:r>
                          <w:rPr>
                            <w:rFonts w:hint="eastAsia"/>
                            <w:sz w:val="21"/>
                            <w:szCs w:val="21"/>
                          </w:rPr>
                          <w:t>. . .</w:t>
                        </w:r>
                      </w:p>
                    </w:txbxContent>
                  </v:textbox>
                </v:rect>
                <v:rect id="Rectangle 202" o:spid="_x0000_s1195" style="position:absolute;left:6270;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lcIA&#10;AADcAAAADwAAAGRycy9kb3ducmV2LnhtbERPTW+CQBC9m/Q/bKZJb7pIE23RhTRtaOpR4dLbyE6B&#10;ys4SdlHqr3cPJj2+vO9tNplOnGlwrWUFy0UEgriyuuVaQVnk8xcQziNr7CyTgj9ykKUPsy0m2l54&#10;T+eDr0UIYZeggsb7PpHSVQ0ZdAvbEwfuxw4GfYBDLfWAlxBuOhlH0UoabDk0NNjTe0PV6TAaBcc2&#10;LvG6Lz4j85o/+91U/I7fH0o9PU5vGxCeJv8vvru/tIJ4H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GVwgAAANwAAAAPAAAAAAAAAAAAAAAAAJgCAABkcnMvZG93&#10;bnJldi54bWxQSwUGAAAAAAQABAD1AAAAhwMAAAAA&#10;">
                  <v:textbox>
                    <w:txbxContent>
                      <w:p w14:paraId="76619219" w14:textId="77777777" w:rsidR="007C5E0C" w:rsidRPr="00AF1D76" w:rsidRDefault="007C5E0C" w:rsidP="00061745">
                        <w:pPr>
                          <w:spacing w:after="0"/>
                          <w:ind w:firstLine="0"/>
                          <w:jc w:val="center"/>
                          <w:rPr>
                            <w:sz w:val="21"/>
                            <w:szCs w:val="21"/>
                          </w:rPr>
                        </w:pPr>
                        <w:r>
                          <w:rPr>
                            <w:rFonts w:hint="eastAsia"/>
                            <w:sz w:val="21"/>
                            <w:szCs w:val="21"/>
                          </w:rPr>
                          <w:t>Pepper Plugin</w:t>
                        </w:r>
                      </w:p>
                    </w:txbxContent>
                  </v:textbox>
                </v:rect>
                <v:rect id="Rectangle 203" o:spid="_x0000_s1196" style="position:absolute;left:6270;top:3144;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DsQA&#10;AADcAAAADwAAAGRycy9kb3ducmV2LnhtbESPQYvCMBSE74L/IbyFvWm6XXC1GkUURY9aL96ezbPt&#10;bvNSmqjVX2+EBY/DzHzDTGatqcSVGldaVvDVj0AQZ1aXnCs4pKveEITzyBory6TgTg5m025ngom2&#10;N97Rde9zESDsElRQeF8nUrqsIIOub2vi4J1tY9AH2eRSN3gLcFPJOIoG0mDJYaHAmhYFZX/7i1Fw&#10;KuMDPnbpOjKj1bfftunv5bhU6vOjnY9BeGr9O/zf3mgF8c8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2xA7EAAAA3AAAAA8AAAAAAAAAAAAAAAAAmAIAAGRycy9k&#10;b3ducmV2LnhtbFBLBQYAAAAABAAEAPUAAACJAwAAAAA=&#10;">
                  <v:textbox>
                    <w:txbxContent>
                      <w:p w14:paraId="55404F06" w14:textId="77777777" w:rsidR="007C5E0C" w:rsidRPr="00AF1D76" w:rsidRDefault="007C5E0C" w:rsidP="00061745">
                        <w:pPr>
                          <w:spacing w:after="0"/>
                          <w:ind w:firstLine="0"/>
                          <w:jc w:val="center"/>
                          <w:rPr>
                            <w:sz w:val="21"/>
                            <w:szCs w:val="21"/>
                          </w:rPr>
                        </w:pPr>
                        <w:r>
                          <w:rPr>
                            <w:rFonts w:hint="eastAsia"/>
                            <w:sz w:val="21"/>
                            <w:szCs w:val="21"/>
                          </w:rPr>
                          <w:t>Pepper Plugin</w:t>
                        </w:r>
                      </w:p>
                    </w:txbxContent>
                  </v:textbox>
                </v:rect>
                <v:rect id="Rectangle 204" o:spid="_x0000_s1197" style="position:absolute;left:6270;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dtMIA&#10;AADcAAAADwAAAGRycy9kb3ducmV2LnhtbERPPW/CMBDdkfofrEPqBg6phGgaB6EiEB1DWLpd4yMJ&#10;xOcoNiT01+OhUsen952uR9OKO/WusaxgMY9AEJdWN1wpOBW72QqE88gaW8uk4EEO1tnLJMVE24Fz&#10;uh99JUIIuwQV1N53iZSurMmgm9uOOHBn2xv0AfaV1D0OIdy0Mo6ipTTYcGiosaPPmsrr8WYU/DTx&#10;CX/zYh+Z992b/xqLy+17q9TrdNx8gPA0+n/xn/ugFcSrMD+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R20wgAAANwAAAAPAAAAAAAAAAAAAAAAAJgCAABkcnMvZG93&#10;bnJldi54bWxQSwUGAAAAAAQABAD1AAAAhwMAAAAA&#10;">
                  <v:textbox>
                    <w:txbxContent>
                      <w:p w14:paraId="57E6CFC0" w14:textId="77777777" w:rsidR="007C5E0C" w:rsidRPr="00AF1D76" w:rsidRDefault="007C5E0C" w:rsidP="00061745">
                        <w:pPr>
                          <w:spacing w:after="0"/>
                          <w:ind w:firstLine="0"/>
                          <w:jc w:val="center"/>
                          <w:rPr>
                            <w:sz w:val="21"/>
                            <w:szCs w:val="21"/>
                          </w:rPr>
                        </w:pPr>
                        <w:r>
                          <w:rPr>
                            <w:rFonts w:hint="eastAsia"/>
                            <w:sz w:val="21"/>
                            <w:szCs w:val="21"/>
                          </w:rPr>
                          <w:t>. . .</w:t>
                        </w:r>
                      </w:p>
                    </w:txbxContent>
                  </v:textbox>
                </v:rect>
                <v:rect id="Rectangle 205" o:spid="_x0000_s1198" style="position:absolute;left:8281;top:2451;width:1634;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14:paraId="03C51293" w14:textId="77777777" w:rsidR="007C5E0C" w:rsidRPr="00AF1D76" w:rsidRDefault="007C5E0C" w:rsidP="00061745">
                        <w:pPr>
                          <w:spacing w:after="0"/>
                          <w:ind w:firstLine="0"/>
                          <w:jc w:val="center"/>
                          <w:rPr>
                            <w:sz w:val="21"/>
                            <w:szCs w:val="21"/>
                          </w:rPr>
                        </w:pPr>
                        <w:r>
                          <w:rPr>
                            <w:rFonts w:hint="eastAsia"/>
                            <w:sz w:val="21"/>
                            <w:szCs w:val="21"/>
                          </w:rPr>
                          <w:t>GPU</w:t>
                        </w:r>
                      </w:p>
                    </w:txbxContent>
                  </v:textbox>
                </v:rect>
                <v:shape id="AutoShape 210" o:spid="_x0000_s1199" type="#_x0000_t33" style="position:absolute;left:391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T5cQAAADcAAAADwAAAGRycy9kb3ducmV2LnhtbESPzWrDMBCE74G+g9hCb7Ec0RbjRgkl&#10;UGJyqpOCr4u1tU2tlbGU2O3TR4FAj8P8fMx6O9teXGj0nWMNqyQFQVw703Gj4ev0scxA+IBssHdM&#10;Gn7Jw3bzsFhjbtzEJV2OoRFxhH2OGtoQhlxKX7dk0SduII7etxsthijHRpoRpzhue6nS9FVa7DgS&#10;Whxo11L9czzbCPkb1Oe0q/eGiupldVBz9TyVWj89zu9vIALN4T98bxdGg8oU3M7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9dPlxAAAANwAAAAPAAAAAAAAAAAA&#10;AAAAAKECAABkcnMvZG93bnJldi54bWxQSwUGAAAAAAQABAD5AAAAkgMAAAAA&#10;"/>
                <v:shape id="AutoShape 211" o:spid="_x0000_s1200" type="#_x0000_t33" style="position:absolute;left:3920;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l2fsEAAADcAAAADwAAAGRycy9kb3ducmV2LnhtbESPS4vCMBSF9wP+h3AFd2NqdUSqUUQQ&#10;xZUvcHtprm2xuSlNtNVfbwRhlofz+DizRWtK8aDaFZYVDPoRCOLU6oIzBefT+ncCwnlkjaVlUvAk&#10;B4t552eGibYNH+hx9JkII+wSVJB7XyVSujQng65vK+LgXW1t0AdZZ1LX2IRxU8o4isbSYMGBkGNF&#10;q5zS2/FuAuRVxftmlW40bS9/g13cXkbNQalet11OQXhq/X/4295qBfFkC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XZ+wQAAANwAAAAPAAAAAAAAAAAAAAAA&#10;AKECAABkcnMvZG93bnJldi54bWxQSwUGAAAAAAQABAD5AAAAjwMAAAAA&#10;"/>
                <v:shape id="AutoShape 212" o:spid="_x0000_s1201" type="#_x0000_t33" style="position:absolute;left:392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DuCsIAAADcAAAADwAAAGRycy9kb3ducmV2LnhtbESPS4vCMBSF94L/IVzBnU0tziDVKCKI&#10;4mp8gNtLc22LzU1poq3+eiMIszycx8eZLztTiQc1rrSsYBzFIIgzq0vOFZxPm9EUhPPIGivLpOBJ&#10;DpaLfm+OqbYtH+hx9LkII+xSVFB4X6dSuqwggy6yNXHwrrYx6INscqkbbMO4qWQSx7/SYMmBUGBN&#10;64Ky2/FuAuRVJ3/tOttq2l1+xvuku0zag1LDQbeagfDU+f/wt73TCpLpBD5nw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DuCsIAAADcAAAADwAAAAAAAAAAAAAA&#10;AAChAgAAZHJzL2Rvd25yZXYueG1sUEsFBgAAAAAEAAQA+QAAAJADAAAAAA==&#10;"/>
                <v:shape id="AutoShape 218" o:spid="_x0000_s1202" type="#_x0000_t33" style="position:absolute;left:5896;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LkcMAAADcAAAADwAAAGRycy9kb3ducmV2LnhtbESPzWrCQBSF94LvMFyhOzMxNEVSRxFB&#10;GroyacHtJXObBDN3QmY0aZ/eEYQuD+fn42x2k+nEjQbXWlawimIQxJXVLdcKvr+OyzUI55E1dpZJ&#10;wS852G3nsw1m2o5c0K30tQgj7DJU0HjfZ1K6qiGDLrI9cfB+7GDQBznUUg84hnHTySSO36TBlgOh&#10;wZ4ODVWX8moC5K9PTuOh+tCUn9PVZzKdX8dCqZfFtH8H4Wny/+FnO9cKknUKjzPh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cS5HDAAAA3AAAAA8AAAAAAAAAAAAA&#10;AAAAoQIAAGRycy9kb3ducmV2LnhtbFBLBQYAAAAABAAEAPkAAACRAwAAAAA=&#10;"/>
                <v:shape id="AutoShape 219" o:spid="_x0000_s1203" type="#_x0000_t33" style="position:absolute;left:5898;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V5sMAAADcAAAADwAAAGRycy9kb3ducmV2LnhtbESPzWrCQBSF94LvMFyhOzMx1CCpo4gg&#10;DV2ZtOD2krlNgpk7ITOatE/vCIUuD+fn42z3k+nEnQbXWlawimIQxJXVLdcKvj5Pyw0I55E1dpZJ&#10;wQ852O/msy1m2o5c0L30tQgj7DJU0HjfZ1K6qiGDLrI9cfC+7WDQBznUUg84hnHTySSOU2mw5UBo&#10;sKdjQ9W1vJkA+e2T83is3jXll/XqI5kur2Oh1MtiOryB8DT5//BfO9cKkk0KzzPhCM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O1ebDAAAA3AAAAA8AAAAAAAAAAAAA&#10;AAAAoQIAAGRycy9kb3ducmV2LnhtbFBLBQYAAAAABAAEAPkAAACRAwAAAAA=&#10;"/>
                <v:shape id="AutoShape 220" o:spid="_x0000_s1204" type="#_x0000_t33" style="position:absolute;left:5899;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wfcEAAADcAAAADwAAAGRycy9kb3ducmV2LnhtbESPS4vCMBSF9wP+h3AFd2Nq0VGqUUQQ&#10;xZUvcHtprm2xuSlNtNVfbwRhlofz+DizRWtK8aDaFZYVDPoRCOLU6oIzBefT+ncCwnlkjaVlUvAk&#10;B4t552eGibYNH+hx9JkII+wSVJB7XyVSujQng65vK+LgXW1t0AdZZ1LX2IRxU8o4iv6kwYIDIceK&#10;Vjmlt+PdBMirivfNKt1o2l5Gg13cXobNQalet11OQXhq/X/4295qBfFkD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B9wQAAANwAAAAPAAAAAAAAAAAAAAAA&#10;AKECAABkcnMvZG93bnJldi54bWxQSwUGAAAAAAQABAD5AAAAjwMAAAAA&#10;"/>
                <v:shape id="AutoShape 224" o:spid="_x0000_s1205" type="#_x0000_t33" style="position:absolute;left:790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Jvj8IAAADcAAAADwAAAGRycy9kb3ducmV2LnhtbESPTYvCQAyG7wv+hyEL3tapRWXpOsoi&#10;iOJJ3QWvoRPbYidTOqOt/npzELwl5P14Ml/2rlY3akPl2cB4lIAizr2tuDDw/7f++gYVIrLF2jMZ&#10;uFOA5WLwMcfM+o4PdDvGQkkIhwwNlDE2mdYhL8lhGPmGWG5n3zqMsraFti12Eu5qnSbJTDusWBpK&#10;bGhVUn45Xp2UPJp0363yjaXtaTrepf1p0h2MGX72vz+gIvXxLX65t1bwZ4Ivz8gEe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Jvj8IAAADcAAAADwAAAAAAAAAAAAAA&#10;AAChAgAAZHJzL2Rvd25yZXYueG1sUEsFBgAAAAAEAAQA+QAAAJADAAAAAA==&#10;"/>
                <v:shape id="AutoShape 225" o:spid="_x0000_s1206" type="#_x0000_t33" style="position:absolute;left:7905;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7KFMQAAADcAAAADwAAAGRycy9kb3ducmV2LnhtbESPT4vCMBDF78J+hzAL3jRtUZHaVBZh&#10;UfbkP/A6NGNbtpmUJmvrfnojCN5meG/e7022HkwjbtS52rKCeBqBIC6srrlUcD59T5YgnEfW2Fgm&#10;BXdysM4/Rhmm2vZ8oNvRlyKEsEtRQeV9m0rpiooMuqltiYN2tZ1BH9aulLrDPoSbRiZRtJAGaw6E&#10;ClvaVFT8Hv9MgPy3yb7fFFtNu8s8/kmGy6w/KDX+HL5WIDwN/m1+Xe90qL+I4flMmED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DsoUxAAAANwAAAAPAAAAAAAAAAAA&#10;AAAAAKECAABkcnMvZG93bnJldi54bWxQSwUGAAAAAAQABAD5AAAAkgMAAAAA&#10;"/>
                <v:shape id="AutoShape 226" o:spid="_x0000_s1207" type="#_x0000_t33" style="position:absolute;left:791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UY8QAAADcAAAADwAAAGRycy9kb3ducmV2LnhtbESPQWvCQBCF74L/YRmhN7NJaKWkriIB&#10;qfRkYsHrkJ0mwexsyK4m7a93C4K3Gd6b971ZbyfTiRsNrrWsIIliEMSV1S3XCr5P++U7COeRNXaW&#10;ScEvOdhu5rM1ZtqOXNCt9LUIIewyVNB432dSuqohgy6yPXHQfuxg0Id1qKUecAzhppNpHK+kwZYD&#10;ocGe8oaqS3k1AfLXp8cxrz41Hc5vyVc6nV/HQqmXxbT7AOFp8k/z4/qgQ/1VCv/PhAn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3FRjxAAAANwAAAAPAAAAAAAAAAAA&#10;AAAAAKECAABkcnMvZG93bnJldi54bWxQSwUGAAAAAAQABAD5AAAAkgMAAAAA&#10;"/>
                <v:shape id="AutoShape 229" o:spid="_x0000_s1208" type="#_x0000_t33" style="position:absolute;left:9915;top:2210;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Dx+MQAAADcAAAADwAAAGRycy9kb3ducmV2LnhtbESPQYvCMBCF74L/IYzgTVPrKlKbigii&#10;7Gl1F7wOzdgWm0lpoq3++s3CgrcZ3pv3vUk3vanFg1pXWVYwm0YgiHOrKy4U/HzvJysQziNrrC2T&#10;gic52GTDQYqJth2f6HH2hQgh7BJUUHrfJFK6vCSDbmob4qBdbWvQh7UtpG6xC+GmlnEULaXBigOh&#10;xIZ2JeW3890EyKuJv7pdftB0vCxmn3F/+ehOSo1H/XYNwlPv3+b/66MO9Zdz+HsmTC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PH4xAAAANwAAAAPAAAAAAAAAAAA&#10;AAAAAKECAABkcnMvZG93bnJldi54bWxQSwUGAAAAAAQABAD5AAAAkgMAAAAA&#10;"/>
                <v:shape id="AutoShape 230" o:spid="_x0000_s1209" type="#_x0000_t34" style="position:absolute;left:7401;top:2592;width:1386;height:20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3pU8IAAADcAAAADwAAAGRycy9kb3ducmV2LnhtbERPS2sCMRC+F/ofwhR6KZrtWhZZjSJC&#10;wYMXHweP42bcBDeTdZPq2l/fCEJv8/E9ZzrvXSOu1AXrWcHnMANBXHltuVaw330PxiBCRNbYeCYF&#10;dwown72+TLHU/sYbum5jLVIIhxIVmBjbUspQGXIYhr4lTtzJdw5jgl0tdYe3FO4amWdZIR1aTg0G&#10;W1oaqs7bH6dgzccPsov9YUfW/ObnUSFX+UWp97d+MQERqY//4qd7pdP84gsez6QL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3pU8IAAADcAAAADwAAAAAAAAAAAAAA&#10;AAChAgAAZHJzL2Rvd25yZXYueG1sUEsFBgAAAAAEAAQA+QAAAJADAAAAAA==&#10;" adj="24872"/>
                <v:shape id="AutoShape 233" o:spid="_x0000_s1210" type="#_x0000_t34" style="position:absolute;left:3430;top:3304;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FKMEAAADcAAAADwAAAGRycy9kb3ducmV2LnhtbERPS2sCMRC+C/0PYQq9aVJB0a1RWqXo&#10;0Rf1Ot1Md5cmk2UTdfXXG0HwNh/fcyaz1llxoiZUnjW89xQI4tybigsN+913dwQiRGSD1jNpuFCA&#10;2fSlM8HM+DNv6LSNhUghHDLUUMZYZ1KGvCSHoedr4sT9+cZhTLAppGnwnMKdlX2lhtJhxamhxJrm&#10;JeX/26PTQNdxsGr9u9j/2N3goOzha7leav322n5+gIjUxqf44V6ZNH84gPsz6QI5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SIUowQAAANwAAAAPAAAAAAAAAAAAAAAA&#10;AKECAABkcnMvZG93bnJldi54bWxQSwUGAAAAAAQABAD5AAAAjwMAAAAA&#10;" adj="4860000"/>
                <v:shape id="AutoShape 234" o:spid="_x0000_s1211" type="#_x0000_t34" style="position:absolute;left:5979;top:3306;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bX8IAAADcAAAADwAAAGRycy9kb3ducmV2LnhtbERPS2sCMRC+F/ofwhR6q4lCl3ZrFB8U&#10;e1RX6nW6GXcXk8mySXXrrzdCwdt8fM8ZT3tnxYm60HjWMBwoEMSlNw1XGnbF58sbiBCRDVrPpOGP&#10;Akwnjw9jzI0/84ZO21iJFMIhRw11jG0uZShrchgGviVO3MF3DmOCXSVNh+cU7qwcKZVJhw2nhhpb&#10;WtRUHre/TgNd3oNV65/l7tsWr3tl9/PVeqX181M/+wARqY938b/7y6T5WQa3Z9IFcn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obX8IAAADcAAAADwAAAAAAAAAAAAAA&#10;AAChAgAAZHJzL2Rvd25yZXYueG1sUEsFBgAAAAAEAAQA+QAAAJADAAAAAA==&#10;" adj="4860000"/>
                <v:shape id="AutoShape 235" o:spid="_x0000_s1212" type="#_x0000_t34" style="position:absolute;left:6400;top:1329;width:1386;height:45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ca8EAAADcAAAADwAAAGRycy9kb3ducmV2LnhtbERPS4vCMBC+C/sfwizsTdP1oFKNIj5W&#10;BQ++Lt6GZmzKNpPSZG333xtB8DYf33Mms9aW4k61Lxwr+O4lIIgzpwvOFVzO6+4IhA/IGkvHpOCf&#10;PMymH50Jpto1fKT7KeQihrBPUYEJoUql9Jkhi77nKuLI3VxtMURY51LX2MRwW8p+kgykxYJjg8GK&#10;Foay39OfVbC6HjD52e2LxSajRppy5zfLSqmvz3Y+BhGoDW/xy73Vcf5gCM9n4gV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hRxrwQAAANwAAAAPAAAAAAAAAAAAAAAA&#10;AKECAABkcnMvZG93bnJldi54bWxQSwUGAAAAAAQABAD5AAAAjwMAAAAA&#10;" adj="-7154"/>
                <w10:anchorlock/>
              </v:group>
            </w:pict>
          </mc:Fallback>
        </mc:AlternateContent>
      </w:r>
    </w:p>
    <w:p w14:paraId="063862AC" w14:textId="77777777"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14:paraId="3C2E0C78" w14:textId="77777777"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14:paraId="4DA122F9" w14:textId="77777777" w:rsidR="0018698D" w:rsidRDefault="0018698D" w:rsidP="00640AEE">
      <w:pPr>
        <w:ind w:firstLine="480"/>
      </w:pPr>
    </w:p>
    <w:p w14:paraId="39C779F5" w14:textId="77777777"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14:paraId="349E7B21" w14:textId="77777777"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14:paraId="3EE673A2" w14:textId="77777777"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14:paraId="29EEF51B" w14:textId="77777777"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14:paraId="4F3DCBD3" w14:textId="77777777" w:rsidR="003F6CE3" w:rsidRDefault="00A904F3" w:rsidP="001E2434">
      <w:pPr>
        <w:pStyle w:val="af"/>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14:paraId="10C12E47" w14:textId="77777777"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14:paraId="5E191E5A" w14:textId="77777777" w:rsidR="00BC5BEF" w:rsidRDefault="00BC5BEF" w:rsidP="00675E55">
      <w:pPr>
        <w:pStyle w:val="af"/>
        <w:widowControl w:val="0"/>
        <w:numPr>
          <w:ilvl w:val="0"/>
          <w:numId w:val="20"/>
        </w:numPr>
        <w:ind w:left="964" w:firstLineChars="0" w:hanging="482"/>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一个就是名为“</w:t>
      </w:r>
      <w:r>
        <w:t>Sandbox</w:t>
      </w:r>
      <w:r>
        <w:t>”</w:t>
      </w:r>
      <w:r w:rsidR="00211E4D">
        <w:t>的准备进程</w:t>
      </w:r>
      <w:r w:rsidR="00531DDE">
        <w:t>。</w:t>
      </w:r>
    </w:p>
    <w:p w14:paraId="04AE4442" w14:textId="77777777" w:rsidR="00531DDE" w:rsidRDefault="007113CA" w:rsidP="00065348">
      <w:pPr>
        <w:ind w:firstLineChars="200" w:firstLine="480"/>
      </w:pPr>
      <w:r>
        <w:rPr>
          <w:rFonts w:hint="eastAsia"/>
        </w:rPr>
        <w:lastRenderedPageBreak/>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14:paraId="2C7D381F" w14:textId="77777777"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14:paraId="5ADED42D" w14:textId="77777777"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14:paraId="317EB729" w14:textId="77777777" w:rsidR="00D92416" w:rsidRDefault="00F201E2" w:rsidP="0046504D">
      <w:pPr>
        <w:pStyle w:val="af"/>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14:paraId="6545808D" w14:textId="77777777" w:rsidR="00756B7C" w:rsidRDefault="009C15CF" w:rsidP="0046504D">
      <w:pPr>
        <w:pStyle w:val="af"/>
        <w:numPr>
          <w:ilvl w:val="0"/>
          <w:numId w:val="22"/>
        </w:numPr>
        <w:ind w:firstLineChars="0"/>
      </w:pPr>
      <w:r>
        <w:t>GPU</w:t>
      </w:r>
      <w:r>
        <w:t>硬件</w:t>
      </w:r>
      <w:r w:rsidR="005A141E">
        <w:t>加速进程</w:t>
      </w:r>
      <w:r w:rsidR="002B4A07">
        <w:t>也是独立。</w:t>
      </w:r>
    </w:p>
    <w:p w14:paraId="36618733" w14:textId="77777777"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14:paraId="568C9188" w14:textId="77777777" w:rsidR="002D6C1C" w:rsidRDefault="002D6C1C" w:rsidP="0090281E">
      <w:r>
        <w:rPr>
          <w:rFonts w:hint="eastAsia"/>
        </w:rPr>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14:paraId="69B7FEB9" w14:textId="77777777" w:rsidR="00664343" w:rsidRDefault="00AF3BB1" w:rsidP="00AF3BB1">
      <w:pPr>
        <w:pStyle w:val="af"/>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14:paraId="52B3E3C3" w14:textId="77777777"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14:paraId="5A358089" w14:textId="77777777" w:rsidR="00824734" w:rsidRDefault="00824734" w:rsidP="00AF3BB1">
      <w:pPr>
        <w:pStyle w:val="af"/>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14:paraId="5190F9A9" w14:textId="77777777"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14:paraId="41C6A5D5" w14:textId="77777777" w:rsidR="00C350B6" w:rsidRDefault="00C350B6" w:rsidP="00051C3D">
      <w:r>
        <w:lastRenderedPageBreak/>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14:paraId="7CD4A342" w14:textId="77777777" w:rsidR="009C08C1" w:rsidRDefault="006A7DB2" w:rsidP="00051C3D">
      <w:r>
        <w:rPr>
          <w:noProof/>
        </w:rPr>
        <mc:AlternateContent>
          <mc:Choice Requires="wpg">
            <w:drawing>
              <wp:inline distT="0" distB="0" distL="0" distR="0" wp14:anchorId="7E0FD840" wp14:editId="40E80BA2">
                <wp:extent cx="5189220" cy="3678555"/>
                <wp:effectExtent l="0" t="0" r="4445" b="0"/>
                <wp:docPr id="257" name="Group 2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89220" cy="3678555"/>
                          <a:chOff x="2126" y="1440"/>
                          <a:chExt cx="8172" cy="5793"/>
                        </a:xfrm>
                      </wpg:grpSpPr>
                      <wps:wsp>
                        <wps:cNvPr id="258" name="AutoShape 259"/>
                        <wps:cNvSpPr>
                          <a:spLocks noChangeAspect="1" noChangeArrowheads="1" noTextEdit="1"/>
                        </wps:cNvSpPr>
                        <wps:spPr bwMode="auto">
                          <a:xfrm>
                            <a:off x="2126" y="1440"/>
                            <a:ext cx="8172" cy="5793"/>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bodyPr rot="0" vert="horz" wrap="square" lIns="91440" tIns="45720" rIns="91440" bIns="45720" anchor="t" anchorCtr="0" upright="1">
                          <a:noAutofit/>
                        </wps:bodyPr>
                      </wps:wsp>
                      <wps:wsp>
                        <wps:cNvPr id="259" name="Rectangle 261"/>
                        <wps:cNvSpPr>
                          <a:spLocks noChangeArrowheads="1"/>
                        </wps:cNvSpPr>
                        <wps:spPr bwMode="auto">
                          <a:xfrm>
                            <a:off x="2411" y="1775"/>
                            <a:ext cx="6279" cy="653"/>
                          </a:xfrm>
                          <a:prstGeom prst="rect">
                            <a:avLst/>
                          </a:prstGeom>
                          <a:solidFill>
                            <a:srgbClr val="FFFFFF"/>
                          </a:solidFill>
                          <a:ln w="9525">
                            <a:solidFill>
                              <a:srgbClr val="000000"/>
                            </a:solidFill>
                            <a:miter lim="800000"/>
                            <a:headEnd/>
                            <a:tailEnd/>
                          </a:ln>
                        </wps:spPr>
                        <wps:txbx>
                          <w:txbxContent>
                            <w:p w14:paraId="7ECC7029" w14:textId="77777777" w:rsidR="007C5E0C" w:rsidRDefault="007C5E0C" w:rsidP="00FF0441">
                              <w:pPr>
                                <w:spacing w:after="0" w:line="240" w:lineRule="exact"/>
                                <w:jc w:val="center"/>
                                <w:rPr>
                                  <w:sz w:val="21"/>
                                  <w:szCs w:val="21"/>
                                </w:rPr>
                              </w:pPr>
                              <w:r>
                                <w:rPr>
                                  <w:rFonts w:hint="eastAsia"/>
                                  <w:sz w:val="21"/>
                                  <w:szCs w:val="21"/>
                                </w:rPr>
                                <w:t>浏览器的用户界面</w:t>
                              </w:r>
                            </w:p>
                            <w:p w14:paraId="03F7C464" w14:textId="77777777" w:rsidR="007C5E0C" w:rsidRPr="00A301D2" w:rsidRDefault="007C5E0C" w:rsidP="00FF0441">
                              <w:pPr>
                                <w:spacing w:after="0" w:line="240" w:lineRule="exact"/>
                                <w:jc w:val="center"/>
                                <w:rPr>
                                  <w:sz w:val="21"/>
                                  <w:szCs w:val="21"/>
                                </w:rPr>
                              </w:pPr>
                              <w:r>
                                <w:rPr>
                                  <w:rFonts w:hint="eastAsia"/>
                                  <w:sz w:val="21"/>
                                  <w:szCs w:val="21"/>
                                </w:rPr>
                                <w:t>(src/chrome)</w:t>
                              </w:r>
                            </w:p>
                          </w:txbxContent>
                        </wps:txbx>
                        <wps:bodyPr rot="0" vert="horz" wrap="square" lIns="91440" tIns="45720" rIns="91440" bIns="45720" anchor="t" anchorCtr="0" upright="1">
                          <a:noAutofit/>
                        </wps:bodyPr>
                      </wps:wsp>
                      <wps:wsp>
                        <wps:cNvPr id="260" name="Rectangle 262"/>
                        <wps:cNvSpPr>
                          <a:spLocks noChangeArrowheads="1"/>
                        </wps:cNvSpPr>
                        <wps:spPr bwMode="auto">
                          <a:xfrm>
                            <a:off x="2411" y="2668"/>
                            <a:ext cx="6279" cy="653"/>
                          </a:xfrm>
                          <a:prstGeom prst="rect">
                            <a:avLst/>
                          </a:prstGeom>
                          <a:solidFill>
                            <a:srgbClr val="FFFFFF"/>
                          </a:solidFill>
                          <a:ln w="9525">
                            <a:solidFill>
                              <a:srgbClr val="000000"/>
                            </a:solidFill>
                            <a:miter lim="800000"/>
                            <a:headEnd/>
                            <a:tailEnd/>
                          </a:ln>
                        </wps:spPr>
                        <wps:txbx>
                          <w:txbxContent>
                            <w:p w14:paraId="570F14E2" w14:textId="77777777" w:rsidR="007C5E0C" w:rsidRDefault="007C5E0C"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14:paraId="78A10FDE" w14:textId="77777777" w:rsidR="007C5E0C" w:rsidRPr="00A301D2" w:rsidRDefault="007C5E0C" w:rsidP="00FF0441">
                              <w:pPr>
                                <w:spacing w:after="0" w:line="240" w:lineRule="exact"/>
                                <w:jc w:val="center"/>
                                <w:rPr>
                                  <w:sz w:val="21"/>
                                  <w:szCs w:val="21"/>
                                </w:rPr>
                              </w:pPr>
                              <w:r>
                                <w:rPr>
                                  <w:rFonts w:hint="eastAsia"/>
                                  <w:sz w:val="21"/>
                                  <w:szCs w:val="21"/>
                                </w:rPr>
                                <w:t>(src/content/browser/web_contents)</w:t>
                              </w:r>
                            </w:p>
                          </w:txbxContent>
                        </wps:txbx>
                        <wps:bodyPr rot="0" vert="horz" wrap="square" lIns="91440" tIns="45720" rIns="91440" bIns="45720" anchor="t" anchorCtr="0" upright="1">
                          <a:noAutofit/>
                        </wps:bodyPr>
                      </wps:wsp>
                      <wps:wsp>
                        <wps:cNvPr id="261" name="Rectangle 263"/>
                        <wps:cNvSpPr>
                          <a:spLocks noChangeArrowheads="1"/>
                        </wps:cNvSpPr>
                        <wps:spPr bwMode="auto">
                          <a:xfrm>
                            <a:off x="2411" y="3560"/>
                            <a:ext cx="6279" cy="654"/>
                          </a:xfrm>
                          <a:prstGeom prst="rect">
                            <a:avLst/>
                          </a:prstGeom>
                          <a:solidFill>
                            <a:srgbClr val="FFFFFF"/>
                          </a:solidFill>
                          <a:ln w="9525">
                            <a:solidFill>
                              <a:srgbClr val="000000"/>
                            </a:solidFill>
                            <a:miter lim="800000"/>
                            <a:headEnd/>
                            <a:tailEnd/>
                          </a:ln>
                        </wps:spPr>
                        <wps:txbx>
                          <w:txbxContent>
                            <w:p w14:paraId="29345104" w14:textId="77777777" w:rsidR="007C5E0C" w:rsidRDefault="007C5E0C" w:rsidP="00FF0441">
                              <w:pPr>
                                <w:spacing w:after="0" w:line="240" w:lineRule="exact"/>
                                <w:jc w:val="center"/>
                                <w:rPr>
                                  <w:sz w:val="21"/>
                                  <w:szCs w:val="21"/>
                                </w:rPr>
                              </w:pPr>
                              <w:r>
                                <w:rPr>
                                  <w:rFonts w:hint="eastAsia"/>
                                  <w:sz w:val="21"/>
                                  <w:szCs w:val="21"/>
                                </w:rPr>
                                <w:t>RendererHost</w:t>
                              </w:r>
                            </w:p>
                            <w:p w14:paraId="5714C53E" w14:textId="77777777" w:rsidR="007C5E0C" w:rsidRPr="00A301D2" w:rsidRDefault="007C5E0C" w:rsidP="00FF0441">
                              <w:pPr>
                                <w:spacing w:after="0" w:line="240" w:lineRule="exact"/>
                                <w:jc w:val="center"/>
                                <w:rPr>
                                  <w:sz w:val="21"/>
                                  <w:szCs w:val="21"/>
                                </w:rPr>
                              </w:pPr>
                              <w:r>
                                <w:rPr>
                                  <w:rFonts w:hint="eastAsia"/>
                                  <w:sz w:val="21"/>
                                  <w:szCs w:val="21"/>
                                </w:rPr>
                                <w:t>(src/content/renderer_host)</w:t>
                              </w:r>
                            </w:p>
                          </w:txbxContent>
                        </wps:txbx>
                        <wps:bodyPr rot="0" vert="horz" wrap="square" lIns="91440" tIns="45720" rIns="91440" bIns="45720" anchor="t" anchorCtr="0" upright="1">
                          <a:noAutofit/>
                        </wps:bodyPr>
                      </wps:wsp>
                      <wps:wsp>
                        <wps:cNvPr id="262" name="Rectangle 264"/>
                        <wps:cNvSpPr>
                          <a:spLocks noChangeArrowheads="1"/>
                        </wps:cNvSpPr>
                        <wps:spPr bwMode="auto">
                          <a:xfrm>
                            <a:off x="2411" y="4454"/>
                            <a:ext cx="6279" cy="652"/>
                          </a:xfrm>
                          <a:prstGeom prst="rect">
                            <a:avLst/>
                          </a:prstGeom>
                          <a:solidFill>
                            <a:srgbClr val="FFFFFF"/>
                          </a:solidFill>
                          <a:ln w="9525">
                            <a:solidFill>
                              <a:srgbClr val="000000"/>
                            </a:solidFill>
                            <a:miter lim="800000"/>
                            <a:headEnd/>
                            <a:tailEnd/>
                          </a:ln>
                        </wps:spPr>
                        <wps:txbx>
                          <w:txbxContent>
                            <w:p w14:paraId="6C79B43B" w14:textId="77777777" w:rsidR="007C5E0C" w:rsidRDefault="007C5E0C" w:rsidP="00FF0441">
                              <w:pPr>
                                <w:spacing w:after="0" w:line="240" w:lineRule="exact"/>
                                <w:jc w:val="center"/>
                                <w:rPr>
                                  <w:sz w:val="21"/>
                                  <w:szCs w:val="21"/>
                                </w:rPr>
                              </w:pPr>
                              <w:r>
                                <w:rPr>
                                  <w:rFonts w:hint="eastAsia"/>
                                  <w:sz w:val="21"/>
                                  <w:szCs w:val="21"/>
                                </w:rPr>
                                <w:t>Renderer</w:t>
                              </w:r>
                            </w:p>
                            <w:p w14:paraId="14041BDF" w14:textId="77777777" w:rsidR="007C5E0C" w:rsidRPr="00A301D2" w:rsidRDefault="007C5E0C" w:rsidP="00FF0441">
                              <w:pPr>
                                <w:spacing w:after="0" w:line="240" w:lineRule="exact"/>
                                <w:jc w:val="center"/>
                                <w:rPr>
                                  <w:sz w:val="21"/>
                                  <w:szCs w:val="21"/>
                                </w:rPr>
                              </w:pPr>
                              <w:r>
                                <w:rPr>
                                  <w:rFonts w:hint="eastAsia"/>
                                  <w:sz w:val="21"/>
                                  <w:szCs w:val="21"/>
                                </w:rPr>
                                <w:t>(src/content/renderer)</w:t>
                              </w:r>
                            </w:p>
                          </w:txbxContent>
                        </wps:txbx>
                        <wps:bodyPr rot="0" vert="horz" wrap="square" lIns="91440" tIns="45720" rIns="91440" bIns="45720" anchor="t" anchorCtr="0" upright="1">
                          <a:noAutofit/>
                        </wps:bodyPr>
                      </wps:wsp>
                      <wps:wsp>
                        <wps:cNvPr id="263" name="Rectangle 265"/>
                        <wps:cNvSpPr>
                          <a:spLocks noChangeArrowheads="1"/>
                        </wps:cNvSpPr>
                        <wps:spPr bwMode="auto">
                          <a:xfrm>
                            <a:off x="2411" y="5346"/>
                            <a:ext cx="6279" cy="652"/>
                          </a:xfrm>
                          <a:prstGeom prst="rect">
                            <a:avLst/>
                          </a:prstGeom>
                          <a:solidFill>
                            <a:srgbClr val="FFFFFF"/>
                          </a:solidFill>
                          <a:ln w="9525">
                            <a:solidFill>
                              <a:srgbClr val="000000"/>
                            </a:solidFill>
                            <a:miter lim="800000"/>
                            <a:headEnd/>
                            <a:tailEnd/>
                          </a:ln>
                        </wps:spPr>
                        <wps:txbx>
                          <w:txbxContent>
                            <w:p w14:paraId="362F3516" w14:textId="77777777" w:rsidR="007C5E0C" w:rsidRDefault="007C5E0C" w:rsidP="00FF0441">
                              <w:pPr>
                                <w:spacing w:after="0" w:line="240" w:lineRule="exact"/>
                                <w:jc w:val="center"/>
                                <w:rPr>
                                  <w:sz w:val="21"/>
                                  <w:szCs w:val="21"/>
                                </w:rPr>
                              </w:pPr>
                              <w:r>
                                <w:rPr>
                                  <w:rFonts w:hint="eastAsia"/>
                                  <w:sz w:val="21"/>
                                  <w:szCs w:val="21"/>
                                </w:rPr>
                                <w:t>WebKit</w:t>
                              </w:r>
                              <w:r>
                                <w:rPr>
                                  <w:rFonts w:hint="eastAsia"/>
                                  <w:sz w:val="21"/>
                                  <w:szCs w:val="21"/>
                                </w:rPr>
                                <w:t>黏附层</w:t>
                              </w:r>
                            </w:p>
                            <w:p w14:paraId="4C1451DA" w14:textId="77777777" w:rsidR="007C5E0C" w:rsidRPr="00A301D2" w:rsidRDefault="007C5E0C" w:rsidP="00FF0441">
                              <w:pPr>
                                <w:spacing w:after="0" w:line="240" w:lineRule="exact"/>
                                <w:jc w:val="center"/>
                                <w:rPr>
                                  <w:sz w:val="21"/>
                                  <w:szCs w:val="21"/>
                                </w:rPr>
                              </w:pPr>
                              <w:r>
                                <w:rPr>
                                  <w:rFonts w:hint="eastAsia"/>
                                  <w:sz w:val="21"/>
                                  <w:szCs w:val="21"/>
                                </w:rPr>
                                <w:t>(src/webkit/glue)</w:t>
                              </w:r>
                            </w:p>
                          </w:txbxContent>
                        </wps:txbx>
                        <wps:bodyPr rot="0" vert="horz" wrap="square" lIns="91440" tIns="45720" rIns="91440" bIns="45720" anchor="t" anchorCtr="0" upright="1">
                          <a:noAutofit/>
                        </wps:bodyPr>
                      </wps:wsp>
                      <wps:wsp>
                        <wps:cNvPr id="264" name="Rectangle 266"/>
                        <wps:cNvSpPr>
                          <a:spLocks noChangeArrowheads="1"/>
                        </wps:cNvSpPr>
                        <wps:spPr bwMode="auto">
                          <a:xfrm>
                            <a:off x="2411" y="6238"/>
                            <a:ext cx="6279" cy="652"/>
                          </a:xfrm>
                          <a:prstGeom prst="rect">
                            <a:avLst/>
                          </a:prstGeom>
                          <a:solidFill>
                            <a:srgbClr val="FFFFFF"/>
                          </a:solidFill>
                          <a:ln w="9525">
                            <a:solidFill>
                              <a:srgbClr val="000000"/>
                            </a:solidFill>
                            <a:miter lim="800000"/>
                            <a:headEnd/>
                            <a:tailEnd/>
                          </a:ln>
                        </wps:spPr>
                        <wps:txbx>
                          <w:txbxContent>
                            <w:p w14:paraId="66ABB9B9" w14:textId="77777777" w:rsidR="007C5E0C" w:rsidRDefault="007C5E0C" w:rsidP="00FF0441">
                              <w:pPr>
                                <w:spacing w:after="0" w:line="240" w:lineRule="exact"/>
                                <w:jc w:val="center"/>
                                <w:rPr>
                                  <w:sz w:val="21"/>
                                  <w:szCs w:val="21"/>
                                </w:rPr>
                              </w:pPr>
                              <w:r>
                                <w:rPr>
                                  <w:rFonts w:hint="eastAsia"/>
                                  <w:sz w:val="21"/>
                                  <w:szCs w:val="21"/>
                                </w:rPr>
                                <w:t>WebKit</w:t>
                              </w:r>
                              <w:r>
                                <w:rPr>
                                  <w:rFonts w:hint="eastAsia"/>
                                  <w:sz w:val="21"/>
                                  <w:szCs w:val="21"/>
                                </w:rPr>
                                <w:t>接口层</w:t>
                              </w:r>
                            </w:p>
                            <w:p w14:paraId="6500ECFC" w14:textId="77777777" w:rsidR="007C5E0C" w:rsidRPr="00A301D2" w:rsidRDefault="007C5E0C" w:rsidP="00FF0441">
                              <w:pPr>
                                <w:spacing w:after="0" w:line="240" w:lineRule="exact"/>
                                <w:jc w:val="center"/>
                                <w:rPr>
                                  <w:sz w:val="21"/>
                                  <w:szCs w:val="21"/>
                                </w:rPr>
                              </w:pPr>
                              <w:r>
                                <w:rPr>
                                  <w:rFonts w:hint="eastAsia"/>
                                  <w:sz w:val="21"/>
                                  <w:szCs w:val="21"/>
                                </w:rPr>
                                <w:t>(WebKit/Source/WebKit)</w:t>
                              </w:r>
                            </w:p>
                          </w:txbxContent>
                        </wps:txbx>
                        <wps:bodyPr rot="0" vert="horz" wrap="square" lIns="91440" tIns="45720" rIns="91440" bIns="45720" anchor="t" anchorCtr="0" upright="1">
                          <a:noAutofit/>
                        </wps:bodyPr>
                      </wps:wsp>
                      <wps:wsp>
                        <wps:cNvPr id="265" name="AutoShape 267"/>
                        <wps:cNvCnPr>
                          <a:cxnSpLocks noChangeShapeType="1"/>
                        </wps:cNvCnPr>
                        <wps:spPr bwMode="auto">
                          <a:xfrm>
                            <a:off x="2355" y="4320"/>
                            <a:ext cx="7370" cy="1"/>
                          </a:xfrm>
                          <a:prstGeom prst="straightConnector1">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66" name="Rectangle 268"/>
                        <wps:cNvSpPr>
                          <a:spLocks noChangeArrowheads="1"/>
                        </wps:cNvSpPr>
                        <wps:spPr bwMode="auto">
                          <a:xfrm>
                            <a:off x="8858" y="3560"/>
                            <a:ext cx="1122" cy="654"/>
                          </a:xfrm>
                          <a:prstGeom prst="rect">
                            <a:avLst/>
                          </a:prstGeom>
                          <a:solidFill>
                            <a:srgbClr val="FFFFFF"/>
                          </a:solidFill>
                          <a:ln w="9525">
                            <a:solidFill>
                              <a:srgbClr val="000000"/>
                            </a:solidFill>
                            <a:miter lim="800000"/>
                            <a:headEnd/>
                            <a:tailEnd/>
                          </a:ln>
                        </wps:spPr>
                        <wps:txbx>
                          <w:txbxContent>
                            <w:p w14:paraId="11B06665" w14:textId="77777777" w:rsidR="007C5E0C" w:rsidRDefault="007C5E0C" w:rsidP="00FF0441">
                              <w:pPr>
                                <w:spacing w:after="0" w:line="240" w:lineRule="exact"/>
                                <w:ind w:firstLine="0"/>
                                <w:jc w:val="center"/>
                                <w:rPr>
                                  <w:sz w:val="21"/>
                                  <w:szCs w:val="21"/>
                                </w:rPr>
                              </w:pPr>
                              <w:r>
                                <w:rPr>
                                  <w:rFonts w:hint="eastAsia"/>
                                  <w:sz w:val="21"/>
                                  <w:szCs w:val="21"/>
                                </w:rPr>
                                <w:t>Browser</w:t>
                              </w:r>
                            </w:p>
                            <w:p w14:paraId="3754F7F3" w14:textId="77777777" w:rsidR="007C5E0C" w:rsidRPr="00A301D2" w:rsidRDefault="007C5E0C"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s:wsp>
                        <wps:cNvPr id="267" name="Rectangle 269"/>
                        <wps:cNvSpPr>
                          <a:spLocks noChangeArrowheads="1"/>
                        </wps:cNvSpPr>
                        <wps:spPr bwMode="auto">
                          <a:xfrm>
                            <a:off x="8858" y="4454"/>
                            <a:ext cx="1122" cy="654"/>
                          </a:xfrm>
                          <a:prstGeom prst="rect">
                            <a:avLst/>
                          </a:prstGeom>
                          <a:solidFill>
                            <a:srgbClr val="FFFFFF"/>
                          </a:solidFill>
                          <a:ln w="9525">
                            <a:solidFill>
                              <a:srgbClr val="000000"/>
                            </a:solidFill>
                            <a:miter lim="800000"/>
                            <a:headEnd/>
                            <a:tailEnd/>
                          </a:ln>
                        </wps:spPr>
                        <wps:txbx>
                          <w:txbxContent>
                            <w:p w14:paraId="3FA1A4C5" w14:textId="77777777" w:rsidR="007C5E0C" w:rsidRDefault="007C5E0C" w:rsidP="00FF0441">
                              <w:pPr>
                                <w:spacing w:after="0" w:line="240" w:lineRule="exact"/>
                                <w:ind w:firstLine="0"/>
                                <w:jc w:val="center"/>
                                <w:rPr>
                                  <w:sz w:val="21"/>
                                  <w:szCs w:val="21"/>
                                </w:rPr>
                              </w:pPr>
                              <w:r>
                                <w:rPr>
                                  <w:rFonts w:hint="eastAsia"/>
                                  <w:sz w:val="21"/>
                                  <w:szCs w:val="21"/>
                                </w:rPr>
                                <w:t>Renderer</w:t>
                              </w:r>
                            </w:p>
                            <w:p w14:paraId="373AFDF9" w14:textId="77777777" w:rsidR="007C5E0C" w:rsidRPr="00A301D2" w:rsidRDefault="007C5E0C"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g:wgp>
                  </a:graphicData>
                </a:graphic>
              </wp:inline>
            </w:drawing>
          </mc:Choice>
          <mc:Fallback>
            <w:pict>
              <v:group w14:anchorId="7E0FD840" id="Group 260" o:spid="_x0000_s1213" style="width:408.6pt;height:289.65pt;mso-position-horizontal-relative:char;mso-position-vertical-relative:line" coordorigin="2126,1440" coordsize="8172,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">
                <o:lock v:ext="edit" aspectratio="t"/>
                <v:rect id="AutoShape 259" o:spid="_x0000_s1214" style="position:absolute;left:2126;top:1440;width:8172;height:5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ZdcMA&#10;AADcAAAADwAAAGRycy9kb3ducmV2LnhtbERPTWuDQBC9F/Iflgn0UpI1Qksx2YQghEopSE2T8+BO&#10;VOLOqrtV+++7h0KPj/e9O8ymFSMNrrGsYLOOQBCXVjdcKfg6n1avIJxH1thaJgU/5OCwXzzsMNF2&#10;4k8aC1+JEMIuQQW1910ipStrMujWtiMO3M0OBn2AQyX1gFMIN62Mo+hFGmw4NNTYUVpTeS++jYKp&#10;zMfr+eNN5k/XzHKf9WlxeVfqcTkftyA8zf5f/OfOtIL4O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LZdcMAAADcAAAADwAAAAAAAAAAAAAAAACYAgAAZHJzL2Rv&#10;d25yZXYueG1sUEsFBgAAAAAEAAQA9QAAAIgDAAAAAA==&#10;" filled="f" stroked="f">
                  <o:lock v:ext="edit" aspectratio="t" text="t"/>
                </v:rect>
                <v:rect id="Rectangle 261" o:spid="_x0000_s1215" style="position:absolute;left:2411;top:1775;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textbox>
                    <w:txbxContent>
                      <w:p w14:paraId="7ECC7029" w14:textId="77777777" w:rsidR="007C5E0C" w:rsidRDefault="007C5E0C" w:rsidP="00FF0441">
                        <w:pPr>
                          <w:spacing w:after="0" w:line="240" w:lineRule="exact"/>
                          <w:jc w:val="center"/>
                          <w:rPr>
                            <w:sz w:val="21"/>
                            <w:szCs w:val="21"/>
                          </w:rPr>
                        </w:pPr>
                        <w:r>
                          <w:rPr>
                            <w:rFonts w:hint="eastAsia"/>
                            <w:sz w:val="21"/>
                            <w:szCs w:val="21"/>
                          </w:rPr>
                          <w:t>浏览器的用户界面</w:t>
                        </w:r>
                      </w:p>
                      <w:p w14:paraId="03F7C464" w14:textId="77777777" w:rsidR="007C5E0C" w:rsidRPr="00A301D2" w:rsidRDefault="007C5E0C" w:rsidP="00FF0441">
                        <w:pPr>
                          <w:spacing w:after="0" w:line="240" w:lineRule="exact"/>
                          <w:jc w:val="center"/>
                          <w:rPr>
                            <w:sz w:val="21"/>
                            <w:szCs w:val="21"/>
                          </w:rPr>
                        </w:pPr>
                        <w:r>
                          <w:rPr>
                            <w:rFonts w:hint="eastAsia"/>
                            <w:sz w:val="21"/>
                            <w:szCs w:val="21"/>
                          </w:rPr>
                          <w:t>(src/chrome)</w:t>
                        </w:r>
                      </w:p>
                    </w:txbxContent>
                  </v:textbox>
                </v:rect>
                <v:rect id="Rectangle 262" o:spid="_x0000_s1216" style="position:absolute;left:2411;top:2668;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textbox>
                    <w:txbxContent>
                      <w:p w14:paraId="570F14E2" w14:textId="77777777" w:rsidR="007C5E0C" w:rsidRDefault="007C5E0C"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14:paraId="78A10FDE" w14:textId="77777777" w:rsidR="007C5E0C" w:rsidRPr="00A301D2" w:rsidRDefault="007C5E0C" w:rsidP="00FF0441">
                        <w:pPr>
                          <w:spacing w:after="0" w:line="240" w:lineRule="exact"/>
                          <w:jc w:val="center"/>
                          <w:rPr>
                            <w:sz w:val="21"/>
                            <w:szCs w:val="21"/>
                          </w:rPr>
                        </w:pPr>
                        <w:r>
                          <w:rPr>
                            <w:rFonts w:hint="eastAsia"/>
                            <w:sz w:val="21"/>
                            <w:szCs w:val="21"/>
                          </w:rPr>
                          <w:t>(src/content/browser/web_contents)</w:t>
                        </w:r>
                      </w:p>
                    </w:txbxContent>
                  </v:textbox>
                </v:rect>
                <v:rect id="Rectangle 263" o:spid="_x0000_s1217" style="position:absolute;left:2411;top:3560;width:6279;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textbox>
                    <w:txbxContent>
                      <w:p w14:paraId="29345104" w14:textId="77777777" w:rsidR="007C5E0C" w:rsidRDefault="007C5E0C" w:rsidP="00FF0441">
                        <w:pPr>
                          <w:spacing w:after="0" w:line="240" w:lineRule="exact"/>
                          <w:jc w:val="center"/>
                          <w:rPr>
                            <w:sz w:val="21"/>
                            <w:szCs w:val="21"/>
                          </w:rPr>
                        </w:pPr>
                        <w:r>
                          <w:rPr>
                            <w:rFonts w:hint="eastAsia"/>
                            <w:sz w:val="21"/>
                            <w:szCs w:val="21"/>
                          </w:rPr>
                          <w:t>RendererHost</w:t>
                        </w:r>
                      </w:p>
                      <w:p w14:paraId="5714C53E" w14:textId="77777777" w:rsidR="007C5E0C" w:rsidRPr="00A301D2" w:rsidRDefault="007C5E0C" w:rsidP="00FF0441">
                        <w:pPr>
                          <w:spacing w:after="0" w:line="240" w:lineRule="exact"/>
                          <w:jc w:val="center"/>
                          <w:rPr>
                            <w:sz w:val="21"/>
                            <w:szCs w:val="21"/>
                          </w:rPr>
                        </w:pPr>
                        <w:r>
                          <w:rPr>
                            <w:rFonts w:hint="eastAsia"/>
                            <w:sz w:val="21"/>
                            <w:szCs w:val="21"/>
                          </w:rPr>
                          <w:t>(src/content/renderer_host)</w:t>
                        </w:r>
                      </w:p>
                    </w:txbxContent>
                  </v:textbox>
                </v:rect>
                <v:rect id="Rectangle 264" o:spid="_x0000_s1218" style="position:absolute;left:2411;top:4454;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AosMA&#10;AADcAAAADwAAAGRycy9kb3ducmV2LnhtbESPQYvCMBSE74L/ITzBm6ZWEO0aRVxc9Kj14u1t87bt&#10;2ryUJmr11xtB8DjMzDfMfNmaSlypcaVlBaNhBII4s7rkXMEx3QymIJxH1lhZJgV3crBcdDtzTLS9&#10;8Z6uB5+LAGGXoILC+zqR0mUFGXRDWxMH7882Bn2QTS51g7cAN5WMo2giDZYcFgqsaV1Qdj5cjILf&#10;Mj7iY5/+RGa2Gftdm/5fTt9K9Xvt6guEp9Z/wu/2ViuIJ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AosMAAADcAAAADwAAAAAAAAAAAAAAAACYAgAAZHJzL2Rv&#10;d25yZXYueG1sUEsFBgAAAAAEAAQA9QAAAIgDAAAAAA==&#10;">
                  <v:textbox>
                    <w:txbxContent>
                      <w:p w14:paraId="6C79B43B" w14:textId="77777777" w:rsidR="007C5E0C" w:rsidRDefault="007C5E0C" w:rsidP="00FF0441">
                        <w:pPr>
                          <w:spacing w:after="0" w:line="240" w:lineRule="exact"/>
                          <w:jc w:val="center"/>
                          <w:rPr>
                            <w:sz w:val="21"/>
                            <w:szCs w:val="21"/>
                          </w:rPr>
                        </w:pPr>
                        <w:r>
                          <w:rPr>
                            <w:rFonts w:hint="eastAsia"/>
                            <w:sz w:val="21"/>
                            <w:szCs w:val="21"/>
                          </w:rPr>
                          <w:t>Renderer</w:t>
                        </w:r>
                      </w:p>
                      <w:p w14:paraId="14041BDF" w14:textId="77777777" w:rsidR="007C5E0C" w:rsidRPr="00A301D2" w:rsidRDefault="007C5E0C" w:rsidP="00FF0441">
                        <w:pPr>
                          <w:spacing w:after="0" w:line="240" w:lineRule="exact"/>
                          <w:jc w:val="center"/>
                          <w:rPr>
                            <w:sz w:val="21"/>
                            <w:szCs w:val="21"/>
                          </w:rPr>
                        </w:pPr>
                        <w:r>
                          <w:rPr>
                            <w:rFonts w:hint="eastAsia"/>
                            <w:sz w:val="21"/>
                            <w:szCs w:val="21"/>
                          </w:rPr>
                          <w:t>(src/content/renderer)</w:t>
                        </w:r>
                      </w:p>
                    </w:txbxContent>
                  </v:textbox>
                </v:rect>
                <v:rect id="Rectangle 265" o:spid="_x0000_s1219" style="position:absolute;left:2411;top:5346;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14:paraId="362F3516" w14:textId="77777777" w:rsidR="007C5E0C" w:rsidRDefault="007C5E0C" w:rsidP="00FF0441">
                        <w:pPr>
                          <w:spacing w:after="0" w:line="240" w:lineRule="exact"/>
                          <w:jc w:val="center"/>
                          <w:rPr>
                            <w:sz w:val="21"/>
                            <w:szCs w:val="21"/>
                          </w:rPr>
                        </w:pPr>
                        <w:r>
                          <w:rPr>
                            <w:rFonts w:hint="eastAsia"/>
                            <w:sz w:val="21"/>
                            <w:szCs w:val="21"/>
                          </w:rPr>
                          <w:t>WebKit</w:t>
                        </w:r>
                        <w:r>
                          <w:rPr>
                            <w:rFonts w:hint="eastAsia"/>
                            <w:sz w:val="21"/>
                            <w:szCs w:val="21"/>
                          </w:rPr>
                          <w:t>黏附层</w:t>
                        </w:r>
                      </w:p>
                      <w:p w14:paraId="4C1451DA" w14:textId="77777777" w:rsidR="007C5E0C" w:rsidRPr="00A301D2" w:rsidRDefault="007C5E0C" w:rsidP="00FF0441">
                        <w:pPr>
                          <w:spacing w:after="0" w:line="240" w:lineRule="exact"/>
                          <w:jc w:val="center"/>
                          <w:rPr>
                            <w:sz w:val="21"/>
                            <w:szCs w:val="21"/>
                          </w:rPr>
                        </w:pPr>
                        <w:r>
                          <w:rPr>
                            <w:rFonts w:hint="eastAsia"/>
                            <w:sz w:val="21"/>
                            <w:szCs w:val="21"/>
                          </w:rPr>
                          <w:t>(src/webkit/glue)</w:t>
                        </w:r>
                      </w:p>
                    </w:txbxContent>
                  </v:textbox>
                </v:rect>
                <v:rect id="Rectangle 266" o:spid="_x0000_s1220" style="position:absolute;left:2411;top:6238;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9TcUA&#10;AADcAAAADwAAAGRycy9kb3ducmV2LnhtbESPQWvCQBSE74X+h+UVeqsbo0g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1NxQAAANwAAAAPAAAAAAAAAAAAAAAAAJgCAABkcnMv&#10;ZG93bnJldi54bWxQSwUGAAAAAAQABAD1AAAAigMAAAAA&#10;">
                  <v:textbox>
                    <w:txbxContent>
                      <w:p w14:paraId="66ABB9B9" w14:textId="77777777" w:rsidR="007C5E0C" w:rsidRDefault="007C5E0C" w:rsidP="00FF0441">
                        <w:pPr>
                          <w:spacing w:after="0" w:line="240" w:lineRule="exact"/>
                          <w:jc w:val="center"/>
                          <w:rPr>
                            <w:sz w:val="21"/>
                            <w:szCs w:val="21"/>
                          </w:rPr>
                        </w:pPr>
                        <w:r>
                          <w:rPr>
                            <w:rFonts w:hint="eastAsia"/>
                            <w:sz w:val="21"/>
                            <w:szCs w:val="21"/>
                          </w:rPr>
                          <w:t>WebKit</w:t>
                        </w:r>
                        <w:r>
                          <w:rPr>
                            <w:rFonts w:hint="eastAsia"/>
                            <w:sz w:val="21"/>
                            <w:szCs w:val="21"/>
                          </w:rPr>
                          <w:t>接口层</w:t>
                        </w:r>
                      </w:p>
                      <w:p w14:paraId="6500ECFC" w14:textId="77777777" w:rsidR="007C5E0C" w:rsidRPr="00A301D2" w:rsidRDefault="007C5E0C" w:rsidP="00FF0441">
                        <w:pPr>
                          <w:spacing w:after="0" w:line="240" w:lineRule="exact"/>
                          <w:jc w:val="center"/>
                          <w:rPr>
                            <w:sz w:val="21"/>
                            <w:szCs w:val="21"/>
                          </w:rPr>
                        </w:pPr>
                        <w:r>
                          <w:rPr>
                            <w:rFonts w:hint="eastAsia"/>
                            <w:sz w:val="21"/>
                            <w:szCs w:val="21"/>
                          </w:rPr>
                          <w:t>(WebKit/Source/WebKit)</w:t>
                        </w:r>
                      </w:p>
                    </w:txbxContent>
                  </v:textbox>
                </v:rect>
                <v:shape id="AutoShape 267" o:spid="_x0000_s1221" type="#_x0000_t32" style="position:absolute;left:2355;top:4320;width:73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lh8UAAADcAAAADwAAAGRycy9kb3ducmV2LnhtbESPQWsCMRSE74L/ITzBi9SsglK2RtkK&#10;ghY8qO39dfO6Cd28bDdR13/fCILHYWa+YRarztXiQm2wnhVMxhkI4tJry5WCz9Pm5RVEiMgaa8+k&#10;4EYBVst+b4G59lc+0OUYK5EgHHJUYGJscilDachhGPuGOHk/vnUYk2wrqVu8Jrir5TTL5tKh5bRg&#10;sKG1ofL3eHYK9rvJe/Ft7O7j8Gf3s01Rn6vRl1LDQVe8gYjUxWf40d5qBdP5D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lh8UAAADcAAAADwAAAAAAAAAA&#10;AAAAAAChAgAAZHJzL2Rvd25yZXYueG1sUEsFBgAAAAAEAAQA+QAAAJMDAAAAAA==&#10;"/>
                <v:rect id="Rectangle 268" o:spid="_x0000_s1222" style="position:absolute;left:8858;top:3560;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14:paraId="11B06665" w14:textId="77777777" w:rsidR="007C5E0C" w:rsidRDefault="007C5E0C" w:rsidP="00FF0441">
                        <w:pPr>
                          <w:spacing w:after="0" w:line="240" w:lineRule="exact"/>
                          <w:ind w:firstLine="0"/>
                          <w:jc w:val="center"/>
                          <w:rPr>
                            <w:sz w:val="21"/>
                            <w:szCs w:val="21"/>
                          </w:rPr>
                        </w:pPr>
                        <w:r>
                          <w:rPr>
                            <w:rFonts w:hint="eastAsia"/>
                            <w:sz w:val="21"/>
                            <w:szCs w:val="21"/>
                          </w:rPr>
                          <w:t>Browser</w:t>
                        </w:r>
                      </w:p>
                      <w:p w14:paraId="3754F7F3" w14:textId="77777777" w:rsidR="007C5E0C" w:rsidRPr="00A301D2" w:rsidRDefault="007C5E0C" w:rsidP="00FF0441">
                        <w:pPr>
                          <w:spacing w:after="0" w:line="240" w:lineRule="exact"/>
                          <w:ind w:firstLine="0"/>
                          <w:jc w:val="center"/>
                          <w:rPr>
                            <w:sz w:val="21"/>
                            <w:szCs w:val="21"/>
                          </w:rPr>
                        </w:pPr>
                        <w:r>
                          <w:rPr>
                            <w:rFonts w:hint="eastAsia"/>
                            <w:sz w:val="21"/>
                            <w:szCs w:val="21"/>
                          </w:rPr>
                          <w:t>进程</w:t>
                        </w:r>
                      </w:p>
                    </w:txbxContent>
                  </v:textbox>
                </v:rect>
                <v:rect id="Rectangle 269" o:spid="_x0000_s1223" style="position:absolute;left:8858;top:4454;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14:paraId="3FA1A4C5" w14:textId="77777777" w:rsidR="007C5E0C" w:rsidRDefault="007C5E0C" w:rsidP="00FF0441">
                        <w:pPr>
                          <w:spacing w:after="0" w:line="240" w:lineRule="exact"/>
                          <w:ind w:firstLine="0"/>
                          <w:jc w:val="center"/>
                          <w:rPr>
                            <w:sz w:val="21"/>
                            <w:szCs w:val="21"/>
                          </w:rPr>
                        </w:pPr>
                        <w:r>
                          <w:rPr>
                            <w:rFonts w:hint="eastAsia"/>
                            <w:sz w:val="21"/>
                            <w:szCs w:val="21"/>
                          </w:rPr>
                          <w:t>Renderer</w:t>
                        </w:r>
                      </w:p>
                      <w:p w14:paraId="373AFDF9" w14:textId="77777777" w:rsidR="007C5E0C" w:rsidRPr="00A301D2" w:rsidRDefault="007C5E0C" w:rsidP="00FF0441">
                        <w:pPr>
                          <w:spacing w:after="0" w:line="240" w:lineRule="exact"/>
                          <w:ind w:firstLine="0"/>
                          <w:jc w:val="center"/>
                          <w:rPr>
                            <w:sz w:val="21"/>
                            <w:szCs w:val="21"/>
                          </w:rPr>
                        </w:pPr>
                        <w:r>
                          <w:rPr>
                            <w:rFonts w:hint="eastAsia"/>
                            <w:sz w:val="21"/>
                            <w:szCs w:val="21"/>
                          </w:rPr>
                          <w:t>进程</w:t>
                        </w:r>
                      </w:p>
                    </w:txbxContent>
                  </v:textbox>
                </v:rect>
                <w10:anchorlock/>
              </v:group>
            </w:pict>
          </mc:Fallback>
        </mc:AlternateContent>
      </w:r>
    </w:p>
    <w:p w14:paraId="048814BD" w14:textId="77777777"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14:paraId="73905094" w14:textId="77777777"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14:paraId="02702745" w14:textId="77777777" w:rsidR="002B2FF0" w:rsidRDefault="002B2FF0" w:rsidP="00640AEE">
      <w:pPr>
        <w:ind w:firstLine="480"/>
      </w:pPr>
    </w:p>
    <w:p w14:paraId="239F2BF4" w14:textId="77777777"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14:paraId="2C65F7BA" w14:textId="77777777"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14:paraId="5EDD5B02" w14:textId="77777777"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14:paraId="6CF93DA8" w14:textId="77777777" w:rsidR="00031701" w:rsidRDefault="00FB020B" w:rsidP="00640AEE">
      <w:pPr>
        <w:ind w:firstLine="480"/>
      </w:pPr>
      <w:r>
        <w:lastRenderedPageBreak/>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14:paraId="30BF3F62" w14:textId="77777777" w:rsidR="00A117D0" w:rsidRDefault="00A117D0" w:rsidP="00640AEE">
      <w:pPr>
        <w:ind w:firstLine="480"/>
      </w:pPr>
      <w:r>
        <w:rPr>
          <w:rFonts w:hint="eastAsia"/>
        </w:rPr>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14:paraId="33EF5510" w14:textId="77777777" w:rsidR="008B0E03" w:rsidRDefault="008B0E03" w:rsidP="00640AEE">
      <w:pPr>
        <w:ind w:firstLine="480"/>
      </w:pPr>
      <w:r>
        <w:rPr>
          <w:rFonts w:hint="eastAsia"/>
        </w:rPr>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14:paraId="7F9F2512" w14:textId="77777777"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14:paraId="175E10B6" w14:textId="77777777"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14:paraId="0EB3E29F" w14:textId="77777777" w:rsidR="006F7821" w:rsidRDefault="006A7DB2" w:rsidP="00640AEE">
      <w:pPr>
        <w:ind w:firstLine="480"/>
      </w:pPr>
      <w:r>
        <w:rPr>
          <w:noProof/>
        </w:rPr>
        <mc:AlternateContent>
          <mc:Choice Requires="wpg">
            <w:drawing>
              <wp:inline distT="0" distB="0" distL="0" distR="0" wp14:anchorId="21130D69" wp14:editId="72F63A86">
                <wp:extent cx="5196840" cy="3118485"/>
                <wp:effectExtent l="0" t="0" r="0" b="635"/>
                <wp:docPr id="16" name="Group 2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96840" cy="3118485"/>
                          <a:chOff x="2181" y="1440"/>
                          <a:chExt cx="8184" cy="4911"/>
                        </a:xfrm>
                      </wpg:grpSpPr>
                      <wps:wsp>
                        <wps:cNvPr id="17" name="AutoShape 239"/>
                        <wps:cNvSpPr>
                          <a:spLocks noChangeAspect="1" noChangeArrowheads="1" noTextEdit="1"/>
                        </wps:cNvSpPr>
                        <wps:spPr bwMode="auto">
                          <a:xfrm>
                            <a:off x="2181" y="1440"/>
                            <a:ext cx="8184" cy="491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bodyPr rot="0" vert="horz" wrap="square" lIns="91440" tIns="45720" rIns="91440" bIns="45720" anchor="t" anchorCtr="0" upright="1">
                          <a:noAutofit/>
                        </wps:bodyPr>
                      </wps:wsp>
                      <wps:wsp>
                        <wps:cNvPr id="18" name="Rectangle 241"/>
                        <wps:cNvSpPr>
                          <a:spLocks noChangeArrowheads="1"/>
                        </wps:cNvSpPr>
                        <wps:spPr bwMode="auto">
                          <a:xfrm>
                            <a:off x="2830" y="1826"/>
                            <a:ext cx="2377" cy="1656"/>
                          </a:xfrm>
                          <a:prstGeom prst="rect">
                            <a:avLst/>
                          </a:prstGeom>
                          <a:solidFill>
                            <a:srgbClr val="FFFFFF"/>
                          </a:solidFill>
                          <a:ln w="9525">
                            <a:solidFill>
                              <a:srgbClr val="000000"/>
                            </a:solidFill>
                            <a:miter lim="800000"/>
                            <a:headEnd/>
                            <a:tailEnd/>
                          </a:ln>
                        </wps:spPr>
                        <wps:txbx>
                          <w:txbxContent>
                            <w:p w14:paraId="1831C41E" w14:textId="77777777" w:rsidR="007C5E0C" w:rsidRPr="00A301D2" w:rsidRDefault="007C5E0C" w:rsidP="00A301D2">
                              <w:pPr>
                                <w:rPr>
                                  <w:sz w:val="21"/>
                                  <w:szCs w:val="21"/>
                                </w:rPr>
                              </w:pPr>
                              <w:r w:rsidRPr="00A301D2">
                                <w:rPr>
                                  <w:rFonts w:hint="eastAsia"/>
                                  <w:sz w:val="21"/>
                                  <w:szCs w:val="21"/>
                                </w:rPr>
                                <w:t>Browser</w:t>
                              </w:r>
                              <w:r w:rsidRPr="00A301D2">
                                <w:rPr>
                                  <w:rFonts w:hint="eastAsia"/>
                                  <w:sz w:val="21"/>
                                  <w:szCs w:val="21"/>
                                </w:rPr>
                                <w:t>进程</w:t>
                              </w:r>
                            </w:p>
                          </w:txbxContent>
                        </wps:txbx>
                        <wps:bodyPr rot="0" vert="horz" wrap="square" lIns="91440" tIns="45720" rIns="91440" bIns="45720" anchor="t" anchorCtr="0" upright="1">
                          <a:noAutofit/>
                        </wps:bodyPr>
                      </wps:wsp>
                      <wps:wsp>
                        <wps:cNvPr id="19" name="Rectangle 244"/>
                        <wps:cNvSpPr>
                          <a:spLocks noChangeArrowheads="1"/>
                        </wps:cNvSpPr>
                        <wps:spPr bwMode="auto">
                          <a:xfrm>
                            <a:off x="3254" y="2294"/>
                            <a:ext cx="1434" cy="385"/>
                          </a:xfrm>
                          <a:prstGeom prst="rect">
                            <a:avLst/>
                          </a:prstGeom>
                          <a:solidFill>
                            <a:srgbClr val="FFFFFF"/>
                          </a:solidFill>
                          <a:ln w="9525">
                            <a:solidFill>
                              <a:srgbClr val="000000"/>
                            </a:solidFill>
                            <a:miter lim="800000"/>
                            <a:headEnd/>
                            <a:tailEnd/>
                          </a:ln>
                        </wps:spPr>
                        <wps:txbx>
                          <w:txbxContent>
                            <w:p w14:paraId="77003D5F" w14:textId="77777777" w:rsidR="007C5E0C" w:rsidRPr="00A301D2" w:rsidRDefault="007C5E0C" w:rsidP="00A301D2">
                              <w:pPr>
                                <w:spacing w:after="0"/>
                                <w:ind w:firstLine="0"/>
                                <w:jc w:val="center"/>
                                <w:rPr>
                                  <w:sz w:val="21"/>
                                  <w:szCs w:val="21"/>
                                </w:rPr>
                              </w:pPr>
                              <w:r>
                                <w:rPr>
                                  <w:rFonts w:hint="eastAsia"/>
                                  <w:sz w:val="21"/>
                                  <w:szCs w:val="21"/>
                                </w:rPr>
                                <w:t>UI</w:t>
                              </w:r>
                              <w:r>
                                <w:rPr>
                                  <w:rFonts w:hint="eastAsia"/>
                                  <w:sz w:val="21"/>
                                  <w:szCs w:val="21"/>
                                </w:rPr>
                                <w:t>线程</w:t>
                              </w:r>
                            </w:p>
                          </w:txbxContent>
                        </wps:txbx>
                        <wps:bodyPr rot="0" vert="horz" wrap="square" lIns="91440" tIns="45720" rIns="91440" bIns="45720" anchor="t" anchorCtr="0" upright="1">
                          <a:noAutofit/>
                        </wps:bodyPr>
                      </wps:wsp>
                      <wps:wsp>
                        <wps:cNvPr id="20" name="Rectangle 245"/>
                        <wps:cNvSpPr>
                          <a:spLocks noChangeArrowheads="1"/>
                        </wps:cNvSpPr>
                        <wps:spPr bwMode="auto">
                          <a:xfrm>
                            <a:off x="3254" y="2984"/>
                            <a:ext cx="1434" cy="385"/>
                          </a:xfrm>
                          <a:prstGeom prst="rect">
                            <a:avLst/>
                          </a:prstGeom>
                          <a:solidFill>
                            <a:srgbClr val="FFFFFF"/>
                          </a:solidFill>
                          <a:ln w="9525">
                            <a:solidFill>
                              <a:srgbClr val="000000"/>
                            </a:solidFill>
                            <a:miter lim="800000"/>
                            <a:headEnd/>
                            <a:tailEnd/>
                          </a:ln>
                        </wps:spPr>
                        <wps:txbx>
                          <w:txbxContent>
                            <w:p w14:paraId="1C67C3AA" w14:textId="77777777" w:rsidR="007C5E0C" w:rsidRPr="00A301D2" w:rsidRDefault="007C5E0C"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1" name="Rectangle 246"/>
                        <wps:cNvSpPr>
                          <a:spLocks noChangeArrowheads="1"/>
                        </wps:cNvSpPr>
                        <wps:spPr bwMode="auto">
                          <a:xfrm>
                            <a:off x="7407" y="1826"/>
                            <a:ext cx="2377" cy="1656"/>
                          </a:xfrm>
                          <a:prstGeom prst="rect">
                            <a:avLst/>
                          </a:prstGeom>
                          <a:solidFill>
                            <a:srgbClr val="FFFFFF"/>
                          </a:solidFill>
                          <a:ln w="9525">
                            <a:solidFill>
                              <a:srgbClr val="000000"/>
                            </a:solidFill>
                            <a:miter lim="800000"/>
                            <a:headEnd/>
                            <a:tailEnd/>
                          </a:ln>
                        </wps:spPr>
                        <wps:txbx>
                          <w:txbxContent>
                            <w:p w14:paraId="08E31A08" w14:textId="77777777" w:rsidR="007C5E0C" w:rsidRPr="00A301D2" w:rsidRDefault="007C5E0C" w:rsidP="00A301D2">
                              <w:pPr>
                                <w:rPr>
                                  <w:sz w:val="21"/>
                                  <w:szCs w:val="21"/>
                                </w:rPr>
                              </w:pPr>
                              <w:r>
                                <w:rPr>
                                  <w:rFonts w:hint="eastAsia"/>
                                  <w:sz w:val="21"/>
                                  <w:szCs w:val="21"/>
                                </w:rPr>
                                <w:t>Render</w:t>
                              </w:r>
                              <w:r w:rsidRPr="00A301D2">
                                <w:rPr>
                                  <w:rFonts w:hint="eastAsia"/>
                                  <w:sz w:val="21"/>
                                  <w:szCs w:val="21"/>
                                </w:rPr>
                                <w:t>进程</w:t>
                              </w:r>
                            </w:p>
                          </w:txbxContent>
                        </wps:txbx>
                        <wps:bodyPr rot="0" vert="horz" wrap="square" lIns="91440" tIns="45720" rIns="91440" bIns="45720" anchor="t" anchorCtr="0" upright="1">
                          <a:noAutofit/>
                        </wps:bodyPr>
                      </wps:wsp>
                      <wps:wsp>
                        <wps:cNvPr id="22" name="Rectangle 247"/>
                        <wps:cNvSpPr>
                          <a:spLocks noChangeArrowheads="1"/>
                        </wps:cNvSpPr>
                        <wps:spPr bwMode="auto">
                          <a:xfrm>
                            <a:off x="7831" y="2294"/>
                            <a:ext cx="1433" cy="385"/>
                          </a:xfrm>
                          <a:prstGeom prst="rect">
                            <a:avLst/>
                          </a:prstGeom>
                          <a:solidFill>
                            <a:srgbClr val="FFFFFF"/>
                          </a:solidFill>
                          <a:ln w="9525">
                            <a:solidFill>
                              <a:srgbClr val="000000"/>
                            </a:solidFill>
                            <a:miter lim="800000"/>
                            <a:headEnd/>
                            <a:tailEnd/>
                          </a:ln>
                        </wps:spPr>
                        <wps:txbx>
                          <w:txbxContent>
                            <w:p w14:paraId="0AA50F94" w14:textId="77777777" w:rsidR="007C5E0C" w:rsidRPr="00A301D2" w:rsidRDefault="007C5E0C" w:rsidP="00A301D2">
                              <w:pPr>
                                <w:spacing w:after="0"/>
                                <w:ind w:firstLine="0"/>
                                <w:jc w:val="center"/>
                                <w:rPr>
                                  <w:sz w:val="21"/>
                                  <w:szCs w:val="21"/>
                                </w:rPr>
                              </w:pPr>
                              <w:r>
                                <w:rPr>
                                  <w:rFonts w:hint="eastAsia"/>
                                  <w:sz w:val="21"/>
                                  <w:szCs w:val="21"/>
                                </w:rPr>
                                <w:t>渲染线程</w:t>
                              </w:r>
                            </w:p>
                          </w:txbxContent>
                        </wps:txbx>
                        <wps:bodyPr rot="0" vert="horz" wrap="square" lIns="91440" tIns="45720" rIns="91440" bIns="45720" anchor="t" anchorCtr="0" upright="1">
                          <a:noAutofit/>
                        </wps:bodyPr>
                      </wps:wsp>
                      <wps:wsp>
                        <wps:cNvPr id="23" name="Rectangle 248"/>
                        <wps:cNvSpPr>
                          <a:spLocks noChangeArrowheads="1"/>
                        </wps:cNvSpPr>
                        <wps:spPr bwMode="auto">
                          <a:xfrm>
                            <a:off x="7831" y="3003"/>
                            <a:ext cx="1433" cy="385"/>
                          </a:xfrm>
                          <a:prstGeom prst="rect">
                            <a:avLst/>
                          </a:prstGeom>
                          <a:solidFill>
                            <a:srgbClr val="FFFFFF"/>
                          </a:solidFill>
                          <a:ln w="9525">
                            <a:solidFill>
                              <a:srgbClr val="000000"/>
                            </a:solidFill>
                            <a:miter lim="800000"/>
                            <a:headEnd/>
                            <a:tailEnd/>
                          </a:ln>
                        </wps:spPr>
                        <wps:txbx>
                          <w:txbxContent>
                            <w:p w14:paraId="0C6F04BA" w14:textId="77777777" w:rsidR="007C5E0C" w:rsidRPr="00A301D2" w:rsidRDefault="007C5E0C"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4" name="Rectangle 249"/>
                        <wps:cNvSpPr>
                          <a:spLocks noChangeArrowheads="1"/>
                        </wps:cNvSpPr>
                        <wps:spPr bwMode="auto">
                          <a:xfrm>
                            <a:off x="5207" y="4451"/>
                            <a:ext cx="2378" cy="1656"/>
                          </a:xfrm>
                          <a:prstGeom prst="rect">
                            <a:avLst/>
                          </a:prstGeom>
                          <a:solidFill>
                            <a:srgbClr val="FFFFFF"/>
                          </a:solidFill>
                          <a:ln w="9525">
                            <a:solidFill>
                              <a:srgbClr val="000000"/>
                            </a:solidFill>
                            <a:miter lim="800000"/>
                            <a:headEnd/>
                            <a:tailEnd/>
                          </a:ln>
                        </wps:spPr>
                        <wps:txbx>
                          <w:txbxContent>
                            <w:p w14:paraId="324C3996" w14:textId="77777777" w:rsidR="007C5E0C" w:rsidRPr="00A301D2" w:rsidRDefault="007C5E0C" w:rsidP="00A301D2">
                              <w:pPr>
                                <w:rPr>
                                  <w:sz w:val="21"/>
                                  <w:szCs w:val="21"/>
                                </w:rPr>
                              </w:pPr>
                              <w:r>
                                <w:rPr>
                                  <w:rFonts w:hint="eastAsia"/>
                                  <w:sz w:val="21"/>
                                  <w:szCs w:val="21"/>
                                </w:rPr>
                                <w:t>GPU</w:t>
                              </w:r>
                              <w:r w:rsidRPr="00A301D2">
                                <w:rPr>
                                  <w:rFonts w:hint="eastAsia"/>
                                  <w:sz w:val="21"/>
                                  <w:szCs w:val="21"/>
                                </w:rPr>
                                <w:t>进程</w:t>
                              </w:r>
                            </w:p>
                          </w:txbxContent>
                        </wps:txbx>
                        <wps:bodyPr rot="0" vert="horz" wrap="square" lIns="91440" tIns="45720" rIns="91440" bIns="45720" anchor="t" anchorCtr="0" upright="1">
                          <a:noAutofit/>
                        </wps:bodyPr>
                      </wps:wsp>
                      <wps:wsp>
                        <wps:cNvPr id="25" name="Rectangle 250"/>
                        <wps:cNvSpPr>
                          <a:spLocks noChangeArrowheads="1"/>
                        </wps:cNvSpPr>
                        <wps:spPr bwMode="auto">
                          <a:xfrm>
                            <a:off x="5629" y="4919"/>
                            <a:ext cx="1435" cy="385"/>
                          </a:xfrm>
                          <a:prstGeom prst="rect">
                            <a:avLst/>
                          </a:prstGeom>
                          <a:solidFill>
                            <a:srgbClr val="FFFFFF"/>
                          </a:solidFill>
                          <a:ln w="9525">
                            <a:solidFill>
                              <a:srgbClr val="000000"/>
                            </a:solidFill>
                            <a:miter lim="800000"/>
                            <a:headEnd/>
                            <a:tailEnd/>
                          </a:ln>
                        </wps:spPr>
                        <wps:txbx>
                          <w:txbxContent>
                            <w:p w14:paraId="7ED3A4E0" w14:textId="77777777" w:rsidR="007C5E0C" w:rsidRPr="00A301D2" w:rsidRDefault="007C5E0C"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6" name="Rectangle 251"/>
                        <wps:cNvSpPr>
                          <a:spLocks noChangeArrowheads="1"/>
                        </wps:cNvSpPr>
                        <wps:spPr bwMode="auto">
                          <a:xfrm>
                            <a:off x="5629" y="5628"/>
                            <a:ext cx="1435" cy="385"/>
                          </a:xfrm>
                          <a:prstGeom prst="rect">
                            <a:avLst/>
                          </a:prstGeom>
                          <a:solidFill>
                            <a:srgbClr val="FFFFFF"/>
                          </a:solidFill>
                          <a:ln w="9525">
                            <a:solidFill>
                              <a:srgbClr val="000000"/>
                            </a:solidFill>
                            <a:miter lim="800000"/>
                            <a:headEnd/>
                            <a:tailEnd/>
                          </a:ln>
                        </wps:spPr>
                        <wps:txbx>
                          <w:txbxContent>
                            <w:p w14:paraId="1706D72B" w14:textId="77777777" w:rsidR="007C5E0C" w:rsidRPr="00A301D2" w:rsidRDefault="007C5E0C" w:rsidP="00A301D2">
                              <w:pPr>
                                <w:spacing w:after="0"/>
                                <w:ind w:firstLine="0"/>
                                <w:jc w:val="center"/>
                                <w:rPr>
                                  <w:sz w:val="21"/>
                                  <w:szCs w:val="21"/>
                                </w:rPr>
                              </w:pPr>
                              <w:r>
                                <w:rPr>
                                  <w:rFonts w:hint="eastAsia"/>
                                  <w:sz w:val="21"/>
                                  <w:szCs w:val="21"/>
                                </w:rPr>
                                <w:t>GL</w:t>
                              </w:r>
                              <w:r>
                                <w:rPr>
                                  <w:rFonts w:hint="eastAsia"/>
                                  <w:sz w:val="21"/>
                                  <w:szCs w:val="21"/>
                                </w:rPr>
                                <w:t>线程</w:t>
                              </w:r>
                            </w:p>
                          </w:txbxContent>
                        </wps:txbx>
                        <wps:bodyPr rot="0" vert="horz" wrap="square" lIns="91440" tIns="45720" rIns="91440" bIns="45720" anchor="t" anchorCtr="0" upright="1">
                          <a:noAutofit/>
                        </wps:bodyPr>
                      </wps:wsp>
                      <wps:wsp>
                        <wps:cNvPr id="27" name="AutoShape 253"/>
                        <wps:cNvCnPr>
                          <a:cxnSpLocks noChangeShapeType="1"/>
                          <a:stCxn id="19" idx="2"/>
                          <a:endCxn id="20" idx="0"/>
                        </wps:cNvCnPr>
                        <wps:spPr bwMode="auto">
                          <a:xfrm>
                            <a:off x="3971" y="2679"/>
                            <a:ext cx="1" cy="305"/>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8" name="AutoShape 254"/>
                        <wps:cNvCnPr>
                          <a:cxnSpLocks noChangeShapeType="1"/>
                          <a:stCxn id="22" idx="2"/>
                          <a:endCxn id="23" idx="0"/>
                        </wps:cNvCnPr>
                        <wps:spPr bwMode="auto">
                          <a:xfrm>
                            <a:off x="8548" y="2679"/>
                            <a:ext cx="1" cy="324"/>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9" name="AutoShape 255"/>
                        <wps:cNvCnPr>
                          <a:cxnSpLocks noChangeShapeType="1"/>
                          <a:stCxn id="25" idx="2"/>
                          <a:endCxn id="26" idx="0"/>
                        </wps:cNvCnPr>
                        <wps:spPr bwMode="auto">
                          <a:xfrm>
                            <a:off x="6347" y="5304"/>
                            <a:ext cx="1" cy="324"/>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0" name="AutoShape 256"/>
                        <wps:cNvCnPr>
                          <a:cxnSpLocks noChangeShapeType="1"/>
                          <a:stCxn id="20" idx="3"/>
                          <a:endCxn id="23" idx="1"/>
                        </wps:cNvCnPr>
                        <wps:spPr bwMode="auto">
                          <a:xfrm>
                            <a:off x="4688" y="3177"/>
                            <a:ext cx="3143" cy="19"/>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1" name="AutoShape 257"/>
                        <wps:cNvCnPr>
                          <a:cxnSpLocks noChangeShapeType="1"/>
                          <a:stCxn id="20" idx="2"/>
                          <a:endCxn id="25" idx="1"/>
                        </wps:cNvCnPr>
                        <wps:spPr bwMode="auto">
                          <a:xfrm>
                            <a:off x="3971" y="3369"/>
                            <a:ext cx="1658" cy="1743"/>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56" name="AutoShape 258"/>
                        <wps:cNvCnPr>
                          <a:cxnSpLocks noChangeShapeType="1"/>
                          <a:stCxn id="23" idx="2"/>
                          <a:endCxn id="25" idx="3"/>
                        </wps:cNvCnPr>
                        <wps:spPr bwMode="auto">
                          <a:xfrm flipH="1">
                            <a:off x="7064" y="3388"/>
                            <a:ext cx="1484" cy="1724"/>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g:wgp>
                  </a:graphicData>
                </a:graphic>
              </wp:inline>
            </w:drawing>
          </mc:Choice>
          <mc:Fallback>
            <w:pict>
              <v:group w14:anchorId="21130D69" id="Group 240" o:spid="_x0000_s1224" style="width:409.2pt;height:245.55pt;mso-position-horizontal-relative:char;mso-position-vertical-relative:line" coordorigin="2181,1440" coordsize="8184,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">
                <o:lock v:ext="edit" aspectratio="t"/>
                <v:rect id="AutoShape 239" o:spid="_x0000_s1225" style="position:absolute;left:2181;top:1440;width:8184;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o:lock v:ext="edit" aspectratio="t" text="t"/>
                </v:rect>
                <v:rect id="Rectangle 241" o:spid="_x0000_s1226" style="position:absolute;left:2830;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14:paraId="1831C41E" w14:textId="77777777" w:rsidR="007C5E0C" w:rsidRPr="00A301D2" w:rsidRDefault="007C5E0C"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Rectangle 244" o:spid="_x0000_s1227" style="position:absolute;left:3254;top:229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14:paraId="77003D5F" w14:textId="77777777" w:rsidR="007C5E0C" w:rsidRPr="00A301D2" w:rsidRDefault="007C5E0C"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Rectangle 245" o:spid="_x0000_s1228" style="position:absolute;left:3254;top:298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14:paraId="1C67C3AA" w14:textId="77777777" w:rsidR="007C5E0C" w:rsidRPr="00A301D2" w:rsidRDefault="007C5E0C"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6" o:spid="_x0000_s1229" style="position:absolute;left:7407;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08E31A08" w14:textId="77777777" w:rsidR="007C5E0C" w:rsidRPr="00A301D2" w:rsidRDefault="007C5E0C" w:rsidP="00A301D2">
                        <w:pPr>
                          <w:rPr>
                            <w:sz w:val="21"/>
                            <w:szCs w:val="21"/>
                          </w:rPr>
                        </w:pPr>
                        <w:r>
                          <w:rPr>
                            <w:rFonts w:hint="eastAsia"/>
                            <w:sz w:val="21"/>
                            <w:szCs w:val="21"/>
                          </w:rPr>
                          <w:t>Render</w:t>
                        </w:r>
                        <w:r w:rsidRPr="00A301D2">
                          <w:rPr>
                            <w:rFonts w:hint="eastAsia"/>
                            <w:sz w:val="21"/>
                            <w:szCs w:val="21"/>
                          </w:rPr>
                          <w:t>进程</w:t>
                        </w:r>
                      </w:p>
                    </w:txbxContent>
                  </v:textbox>
                </v:rect>
                <v:rect id="Rectangle 247" o:spid="_x0000_s1230" style="position:absolute;left:7831;top:2294;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0AA50F94" w14:textId="77777777" w:rsidR="007C5E0C" w:rsidRPr="00A301D2" w:rsidRDefault="007C5E0C" w:rsidP="00A301D2">
                        <w:pPr>
                          <w:spacing w:after="0"/>
                          <w:ind w:firstLine="0"/>
                          <w:jc w:val="center"/>
                          <w:rPr>
                            <w:sz w:val="21"/>
                            <w:szCs w:val="21"/>
                          </w:rPr>
                        </w:pPr>
                        <w:r>
                          <w:rPr>
                            <w:rFonts w:hint="eastAsia"/>
                            <w:sz w:val="21"/>
                            <w:szCs w:val="21"/>
                          </w:rPr>
                          <w:t>渲染线程</w:t>
                        </w:r>
                      </w:p>
                    </w:txbxContent>
                  </v:textbox>
                </v:rect>
                <v:rect id="Rectangle 248" o:spid="_x0000_s1231" style="position:absolute;left:7831;top:3003;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14:paraId="0C6F04BA" w14:textId="77777777" w:rsidR="007C5E0C" w:rsidRPr="00A301D2" w:rsidRDefault="007C5E0C"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9" o:spid="_x0000_s1232" style="position:absolute;left:5207;top:4451;width:2378;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14:paraId="324C3996" w14:textId="77777777" w:rsidR="007C5E0C" w:rsidRPr="00A301D2" w:rsidRDefault="007C5E0C" w:rsidP="00A301D2">
                        <w:pPr>
                          <w:rPr>
                            <w:sz w:val="21"/>
                            <w:szCs w:val="21"/>
                          </w:rPr>
                        </w:pPr>
                        <w:r>
                          <w:rPr>
                            <w:rFonts w:hint="eastAsia"/>
                            <w:sz w:val="21"/>
                            <w:szCs w:val="21"/>
                          </w:rPr>
                          <w:t>GPU</w:t>
                        </w:r>
                        <w:r w:rsidRPr="00A301D2">
                          <w:rPr>
                            <w:rFonts w:hint="eastAsia"/>
                            <w:sz w:val="21"/>
                            <w:szCs w:val="21"/>
                          </w:rPr>
                          <w:t>进程</w:t>
                        </w:r>
                      </w:p>
                    </w:txbxContent>
                  </v:textbox>
                </v:rect>
                <v:rect id="Rectangle 250" o:spid="_x0000_s1233" style="position:absolute;left:5629;top:4919;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14:paraId="7ED3A4E0" w14:textId="77777777" w:rsidR="007C5E0C" w:rsidRPr="00A301D2" w:rsidRDefault="007C5E0C"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51" o:spid="_x0000_s1234" style="position:absolute;left:5629;top:5628;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14:paraId="1706D72B" w14:textId="77777777" w:rsidR="007C5E0C" w:rsidRPr="00A301D2" w:rsidRDefault="007C5E0C"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AutoShape 253" o:spid="_x0000_s1235" type="#_x0000_t32" style="position:absolute;left:3971;top:2679;width:1;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olDMUAAADbAAAADwAAAGRycy9kb3ducmV2LnhtbESP3WrCQBSE7wu+w3KE3tWNgrbErFLE&#10;YqGoNJr7Q/bkh2bPhuw2SX16t1Do5TAz3zDJdjSN6KlztWUF81kEgji3uuZSwfXy9vQCwnlkjY1l&#10;UvBDDrabyUOCsbYDf1Kf+lIECLsYFVTet7GULq/IoJvZljh4he0M+iC7UuoOhwA3jVxE0UoarDks&#10;VNjSrqL8K/02Cm7HA12OWNzO+zQ7fSwP8+Upy5R6nI6vaxCeRv8f/mu/awWLZ/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olDMUAAADbAAAADwAAAAAAAAAA&#10;AAAAAAChAgAAZHJzL2Rvd25yZXYueG1sUEsFBgAAAAAEAAQA+QAAAJMDAAAAAA==&#10;">
                  <v:stroke startarrow="block" endarrow="block"/>
                </v:shape>
                <v:shape id="AutoShape 254" o:spid="_x0000_s1236" type="#_x0000_t32" style="position:absolute;left:8548;top:2679;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xfsEAAADbAAAADwAAAGRycy9kb3ducmV2LnhtbERPTWvCQBC9F/wPywje6kbBUlJXEbEo&#10;SCzG5j5kxySYnQ3ZbRLz67uHQo+P973eDqYWHbWusqxgMY9AEOdWV1wo+L59vr6DcB5ZY22ZFDzJ&#10;wXYzeVljrG3PV+pSX4gQwi5GBaX3TSyly0sy6Oa2IQ7c3bYGfYBtIXWLfQg3tVxG0Zs0WHFoKLGh&#10;fUn5I/0xCsbkSLcE7+PXIc0u59VxsbpkmVKz6bD7AOFp8P/iP/dJK1iGs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lbF+wQAAANsAAAAPAAAAAAAAAAAAAAAA&#10;AKECAABkcnMvZG93bnJldi54bWxQSwUGAAAAAAQABAD5AAAAjwMAAAAA&#10;">
                  <v:stroke startarrow="block" endarrow="block"/>
                </v:shape>
                <v:shape id="AutoShape 255" o:spid="_x0000_s1237" type="#_x0000_t32" style="position:absolute;left:6347;top:5304;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256" o:spid="_x0000_s1238" type="#_x0000_t32" style="position:absolute;left:4688;top:3177;width:3143;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orpcAAAADbAAAADwAAAGRycy9kb3ducmV2LnhtbERPTYvCMBC9L/gfwgje1lTF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K6XAAAAA2wAAAA8AAAAAAAAAAAAAAAAA&#10;oQIAAGRycy9kb3ducmV2LnhtbFBLBQYAAAAABAAEAPkAAACOAwAAAAA=&#10;">
                  <v:stroke startarrow="block" endarrow="block"/>
                </v:shape>
                <v:shape id="AutoShape 257" o:spid="_x0000_s1239" type="#_x0000_t32" style="position:absolute;left:3971;top:3369;width:1658;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258" o:spid="_x0000_s1240" type="#_x0000_t32" style="position:absolute;left:7064;top:3388;width:1484;height:1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HGE8QAAADcAAAADwAAAGRycy9kb3ducmV2LnhtbESPT4vCMBTE7wt+h/CEvWmqYJGuUURU&#10;9LLgP9zj2+ZtW2xeSpKt9dtvBGGPw8z8hpktOlOLlpyvLCsYDRMQxLnVFRcKzqfNYArCB2SNtWVS&#10;8CAPi3nvbYaZtnc+UHsMhYgQ9hkqKENoMil9XpJBP7QNcfR+rDMYonSF1A7vEW5qOU6SVBqsOC6U&#10;2NCqpPx2/DUK9tvttJX15+26maRrR9+7Kr98KfXe75YfIAJ14T/8au+0gvEkhee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cYTxAAAANwAAAAPAAAAAAAAAAAA&#10;AAAAAKECAABkcnMvZG93bnJldi54bWxQSwUGAAAAAAQABAD5AAAAkgMAAAAA&#10;">
                  <v:stroke startarrow="block" endarrow="block"/>
                </v:shape>
                <w10:anchorlock/>
              </v:group>
            </w:pict>
          </mc:Fallback>
        </mc:AlternateContent>
      </w:r>
    </w:p>
    <w:p w14:paraId="2609B2B3" w14:textId="77777777"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lastRenderedPageBreak/>
        <w:t xml:space="preserve">图2-13 </w:t>
      </w:r>
      <w:r w:rsidR="007400B5">
        <w:rPr>
          <w:rFonts w:ascii="楷体_GB2312" w:eastAsia="楷体_GB2312" w:hAnsi="华文楷体" w:hint="eastAsia"/>
          <w:bCs w:val="0"/>
          <w:snapToGrid w:val="0"/>
          <w:color w:val="000000"/>
          <w:sz w:val="21"/>
          <w:szCs w:val="21"/>
        </w:rPr>
        <w:t>Chromium的多线程模型</w:t>
      </w:r>
    </w:p>
    <w:p w14:paraId="5D1934B3" w14:textId="77777777"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14:paraId="2B078F4B" w14:textId="77777777" w:rsidR="002242B7" w:rsidRDefault="002242B7" w:rsidP="00640AEE">
      <w:pPr>
        <w:ind w:firstLine="480"/>
      </w:pPr>
    </w:p>
    <w:p w14:paraId="5C110909" w14:textId="77777777" w:rsidR="001A2CDC" w:rsidRDefault="008F2C31" w:rsidP="00640AEE">
      <w:pPr>
        <w:ind w:firstLine="480"/>
      </w:pPr>
      <w:r>
        <w:t>那么，</w:t>
      </w:r>
      <w:r>
        <w:rPr>
          <w:rFonts w:hint="eastAsia"/>
        </w:rPr>
        <w:t>网页</w:t>
      </w:r>
      <w:r>
        <w:t>的加载和渲染过程在图中模型下的基本工作方式如以下步骤。</w:t>
      </w:r>
    </w:p>
    <w:p w14:paraId="1494817A" w14:textId="77777777" w:rsidR="0075449A" w:rsidRDefault="0075449A" w:rsidP="0075449A">
      <w:pPr>
        <w:pStyle w:val="af"/>
        <w:numPr>
          <w:ilvl w:val="0"/>
          <w:numId w:val="24"/>
        </w:numPr>
        <w:ind w:firstLineChars="0"/>
      </w:pPr>
      <w:r>
        <w:rPr>
          <w:rFonts w:hint="eastAsia"/>
        </w:rPr>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14:paraId="2037EBAE" w14:textId="77777777" w:rsidR="00772438" w:rsidRDefault="00772438" w:rsidP="0075449A">
      <w:pPr>
        <w:pStyle w:val="af"/>
        <w:numPr>
          <w:ilvl w:val="0"/>
          <w:numId w:val="24"/>
        </w:numPr>
        <w:ind w:firstLineChars="0"/>
      </w:pPr>
      <w:r>
        <w:rPr>
          <w:rFonts w:hint="eastAsia"/>
        </w:rPr>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14:paraId="1C593B32" w14:textId="77777777"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14:paraId="26409D7F" w14:textId="77777777"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14:paraId="17E6CAAF" w14:textId="77777777"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14:paraId="0BFA623C" w14:textId="77777777" w:rsidR="006B6F69" w:rsidRDefault="006B6F69" w:rsidP="00AC6227">
      <w:pPr>
        <w:ind w:firstLine="480"/>
      </w:pPr>
    </w:p>
    <w:p w14:paraId="1F97564A" w14:textId="77777777" w:rsidR="00640AEE" w:rsidRDefault="00640AEE" w:rsidP="00DC5799">
      <w:pPr>
        <w:pStyle w:val="My0"/>
        <w:outlineLvl w:val="1"/>
      </w:pPr>
      <w:bookmarkStart w:id="473" w:name="_Toc466800377"/>
      <w:r>
        <w:rPr>
          <w:rFonts w:hint="eastAsia"/>
        </w:rPr>
        <w:t xml:space="preserve">2.3 </w:t>
      </w:r>
      <w:r w:rsidR="00BC7147">
        <w:t>Gstreamer</w:t>
      </w:r>
      <w:r>
        <w:rPr>
          <w:rFonts w:hint="eastAsia"/>
        </w:rPr>
        <w:t>基础</w:t>
      </w:r>
      <w:bookmarkEnd w:id="473"/>
    </w:p>
    <w:p w14:paraId="0BD61B18" w14:textId="77777777" w:rsidR="00951B30" w:rsidRDefault="00566FA0" w:rsidP="006D6E04">
      <w:pPr>
        <w:pStyle w:val="My1"/>
        <w:outlineLvl w:val="2"/>
      </w:pPr>
      <w:bookmarkStart w:id="474" w:name="_Toc466800378"/>
      <w:r>
        <w:t xml:space="preserve">2.3.1 </w:t>
      </w:r>
      <w:r w:rsidR="00BC7147">
        <w:t>Gstreamer</w:t>
      </w:r>
      <w:r w:rsidR="00565E7A">
        <w:t>是什么</w:t>
      </w:r>
      <w:bookmarkEnd w:id="474"/>
    </w:p>
    <w:p w14:paraId="2FDA22C3" w14:textId="77777777"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B213A1" w:rsidRPr="00AA0566">
        <w:rPr>
          <w:vertAlign w:val="superscript"/>
        </w:rPr>
        <w:t>[26</w:t>
      </w:r>
      <w:r w:rsidR="001D2A60" w:rsidRPr="00AA0566">
        <w:rPr>
          <w:vertAlign w:val="superscript"/>
        </w:rPr>
        <w:t>]</w:t>
      </w:r>
      <w:r w:rsidR="00A32184">
        <w:t>。</w:t>
      </w:r>
    </w:p>
    <w:p w14:paraId="5E7471C6" w14:textId="77777777" w:rsidR="00A7258D" w:rsidRDefault="00A7258D" w:rsidP="00B17B82">
      <w:pPr>
        <w:spacing w:after="0" w:line="240" w:lineRule="auto"/>
        <w:ind w:firstLine="0"/>
      </w:pPr>
    </w:p>
    <w:p w14:paraId="343D9817" w14:textId="77777777" w:rsidR="00F57BB7" w:rsidRDefault="009E798F" w:rsidP="006D6E04">
      <w:pPr>
        <w:pStyle w:val="My1"/>
        <w:outlineLvl w:val="2"/>
      </w:pPr>
      <w:bookmarkStart w:id="475" w:name="_Toc466800379"/>
      <w:r>
        <w:t>2.3.2</w:t>
      </w:r>
      <w:r w:rsidR="00F57BB7">
        <w:t xml:space="preserve"> </w:t>
      </w:r>
      <w:r w:rsidR="00BC7147">
        <w:t>Gstreamer</w:t>
      </w:r>
      <w:r w:rsidR="00F57BB7">
        <w:rPr>
          <w:rFonts w:hint="eastAsia"/>
        </w:rPr>
        <w:t>特点</w:t>
      </w:r>
      <w:bookmarkEnd w:id="475"/>
    </w:p>
    <w:p w14:paraId="3A00780F" w14:textId="77777777" w:rsidR="00950938" w:rsidRDefault="00BC7147" w:rsidP="00950938">
      <w:pPr>
        <w:ind w:firstLine="480"/>
      </w:pPr>
      <w:r>
        <w:lastRenderedPageBreak/>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14:paraId="3F0A98C9" w14:textId="77777777" w:rsidR="009A2B42" w:rsidRDefault="00BC7147" w:rsidP="002C5B7D">
      <w:pPr>
        <w:ind w:firstLine="480"/>
      </w:pP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14:paraId="14943FD9" w14:textId="77777777" w:rsidR="005D07BB" w:rsidRDefault="009E798F" w:rsidP="006D6E04">
      <w:pPr>
        <w:pStyle w:val="My1"/>
        <w:outlineLvl w:val="2"/>
      </w:pPr>
      <w:bookmarkStart w:id="476" w:name="_Toc466800380"/>
      <w:r>
        <w:t>2.3.3</w:t>
      </w:r>
      <w:r w:rsidR="005D07BB">
        <w:t xml:space="preserve"> </w:t>
      </w:r>
      <w:r w:rsidR="00CC71B3">
        <w:rPr>
          <w:rFonts w:hint="eastAsia"/>
        </w:rPr>
        <w:t>基本</w:t>
      </w:r>
      <w:r w:rsidR="00CC71B3">
        <w:t>概念</w:t>
      </w:r>
      <w:bookmarkEnd w:id="476"/>
    </w:p>
    <w:p w14:paraId="16621FBB" w14:textId="77777777"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14:paraId="4D680FBE" w14:textId="77777777"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14:paraId="2C30B874" w14:textId="77777777"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EF5EC4">
        <w:rPr>
          <w:rFonts w:hint="eastAsia"/>
        </w:rPr>
        <w:t>（</w:t>
      </w:r>
      <w:r w:rsidR="00EF5EC4">
        <w:rPr>
          <w:rFonts w:hint="eastAsia"/>
        </w:rPr>
        <w:t>shared</w:t>
      </w:r>
      <w:r w:rsidR="00EF5EC4">
        <w:t xml:space="preserve"> oject file</w:t>
      </w:r>
      <w:r w:rsidR="00EF5EC4">
        <w:rPr>
          <w:rFonts w:hint="eastAsia"/>
        </w:rPr>
        <w:t>）</w:t>
      </w:r>
      <w:r w:rsidR="007A2C5E">
        <w:rPr>
          <w:rFonts w:hint="eastAsia"/>
        </w:rPr>
        <w:t>或</w:t>
      </w:r>
      <w:r w:rsidR="007A2C5E">
        <w:t>动态链接库</w:t>
      </w:r>
      <w:r w:rsidR="00EF5EC4">
        <w:rPr>
          <w:rFonts w:hint="eastAsia"/>
        </w:rPr>
        <w:t>（</w:t>
      </w:r>
      <w:r w:rsidR="00EF5EC4">
        <w:rPr>
          <w:rFonts w:hint="eastAsia"/>
        </w:rPr>
        <w:t>dy</w:t>
      </w:r>
      <w:r w:rsidR="00EF5EC4">
        <w:t>namically linked library</w:t>
      </w:r>
      <w:r w:rsidR="00EF5EC4">
        <w:rPr>
          <w:rFonts w:hint="eastAsia"/>
        </w:rPr>
        <w:t>）</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7A2C5E">
        <w:rPr>
          <w:rFonts w:hint="eastAsia"/>
        </w:rPr>
        <w:t>一个插件</w:t>
      </w:r>
      <w:r w:rsidR="005E7A30">
        <w:t>中可以包含一个或多个元件，</w:t>
      </w:r>
      <w:r w:rsidR="005E7A30">
        <w:rPr>
          <w:rFonts w:hint="eastAsia"/>
        </w:rPr>
        <w:lastRenderedPageBreak/>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14:paraId="6420F81B" w14:textId="77777777"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14:paraId="5FDB05F7" w14:textId="77777777"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14:paraId="7080AC9E" w14:textId="77777777"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14:paraId="136B2C14" w14:textId="77777777"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14:paraId="1186A65A" w14:textId="77777777" w:rsidR="005D07BB" w:rsidRDefault="006A7DB2" w:rsidP="00AB2A39">
      <w:pPr>
        <w:pStyle w:val="My"/>
      </w:pPr>
      <w:r>
        <w:rPr>
          <w:noProof/>
        </w:rPr>
        <mc:AlternateContent>
          <mc:Choice Requires="wps">
            <w:drawing>
              <wp:anchor distT="0" distB="0" distL="114300" distR="114300" simplePos="0" relativeHeight="251663360" behindDoc="0" locked="0" layoutInCell="1" allowOverlap="1" wp14:anchorId="6B302E86" wp14:editId="3275B0A9">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6691F" w14:textId="77777777" w:rsidR="007C5E0C" w:rsidRPr="002D4BEA" w:rsidRDefault="007C5E0C" w:rsidP="002D4BEA">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02E86" id="矩形 182" o:spid="_x0000_s1241" style="position:absolute;left:0;text-align:left;margin-left:143.8pt;margin-top:8.75pt;width:162pt;height:8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ACBXLm4AgAA&#10;swUAAA4AAAAAAAAAAAAAAAAALgIAAGRycy9lMm9Eb2MueG1sUEsBAi0AFAAGAAgAAAAhAIL1L9bd&#10;AAAACgEAAA8AAAAAAAAAAAAAAAAAEgUAAGRycy9kb3ducmV2LnhtbFBLBQYAAAAABAAEAPMAAAAc&#10;BgAAAAA=&#10;" filled="f" strokecolor="black [3213]" strokeweight="1pt">
                <v:path arrowok="t"/>
                <v:textbox>
                  <w:txbxContent>
                    <w:p w14:paraId="5346691F" w14:textId="77777777" w:rsidR="007C5E0C" w:rsidRPr="002D4BEA" w:rsidRDefault="007C5E0C" w:rsidP="002D4BEA">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67456" behindDoc="0" locked="0" layoutInCell="1" allowOverlap="1" wp14:anchorId="6806FF1C" wp14:editId="6F75CC75">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35FEC" w14:textId="77777777" w:rsidR="007C5E0C" w:rsidRPr="00124C1B" w:rsidRDefault="007C5E0C" w:rsidP="002D4BEA">
                            <w:pPr>
                              <w:spacing w:after="0"/>
                              <w:ind w:firstLine="0"/>
                              <w:rPr>
                                <w:color w:val="000000" w:themeColor="text1"/>
                              </w:rPr>
                            </w:pPr>
                            <w:r>
                              <w:rPr>
                                <w:color w:val="000000" w:themeColor="text1"/>
                              </w:rPr>
                              <w:t>source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6FF1C" id="矩形 184" o:spid="_x0000_s1242" style="position:absolute;left:0;text-align:left;margin-left:143.8pt;margin-top:8.75pt;width:116.6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P4SngyjAgAAigUAAA4AAAAAAAAAAAAAAAAA&#10;LgIAAGRycy9lMm9Eb2MueG1sUEsBAi0AFAAGAAgAAAAhAC3LR9HgAAAACQEAAA8AAAAAAAAAAAAA&#10;AAAA/QQAAGRycy9kb3ducmV2LnhtbFBLBQYAAAAABAAEAPMAAAAKBgAAAAA=&#10;" filled="f" stroked="f" strokeweight="1pt">
                <v:path arrowok="t"/>
                <v:textbox>
                  <w:txbxContent>
                    <w:p w14:paraId="41D35FEC" w14:textId="77777777" w:rsidR="007C5E0C" w:rsidRPr="00124C1B" w:rsidRDefault="007C5E0C" w:rsidP="002D4BEA">
                      <w:pPr>
                        <w:spacing w:after="0"/>
                        <w:ind w:firstLine="0"/>
                        <w:rPr>
                          <w:color w:val="000000" w:themeColor="text1"/>
                        </w:rPr>
                      </w:pPr>
                      <w:r>
                        <w:rPr>
                          <w:color w:val="000000" w:themeColor="text1"/>
                        </w:rPr>
                        <w:t>source element</w:t>
                      </w:r>
                    </w:p>
                  </w:txbxContent>
                </v:textbox>
                <w10:wrap type="through"/>
              </v:rect>
            </w:pict>
          </mc:Fallback>
        </mc:AlternateContent>
      </w:r>
    </w:p>
    <w:p w14:paraId="75A88F2D" w14:textId="77777777" w:rsidR="0053198E" w:rsidRDefault="006A7DB2" w:rsidP="00AB2A39">
      <w:pPr>
        <w:pStyle w:val="My"/>
      </w:pPr>
      <w:r>
        <w:rPr>
          <w:noProof/>
        </w:rPr>
        <mc:AlternateContent>
          <mc:Choice Requires="wps">
            <w:drawing>
              <wp:anchor distT="0" distB="0" distL="114300" distR="114300" simplePos="0" relativeHeight="251665408" behindDoc="0" locked="0" layoutInCell="1" allowOverlap="1" wp14:anchorId="153184F1" wp14:editId="27C5BC56">
                <wp:simplePos x="0" y="0"/>
                <wp:positionH relativeFrom="column">
                  <wp:posOffset>3189605</wp:posOffset>
                </wp:positionH>
                <wp:positionV relativeFrom="paragraph">
                  <wp:posOffset>182880</wp:posOffset>
                </wp:positionV>
                <wp:extent cx="686435" cy="281940"/>
                <wp:effectExtent l="0" t="0" r="18415" b="22860"/>
                <wp:wrapThrough wrapText="bothSides">
                  <wp:wrapPolygon edited="0">
                    <wp:start x="0" y="0"/>
                    <wp:lineTo x="0" y="21892"/>
                    <wp:lineTo x="21580" y="21892"/>
                    <wp:lineTo x="21580" y="0"/>
                    <wp:lineTo x="0" y="0"/>
                  </wp:wrapPolygon>
                </wp:wrapThrough>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43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A63D5" w14:textId="77777777" w:rsidR="007C5E0C" w:rsidRPr="00124C1B" w:rsidRDefault="007C5E0C" w:rsidP="00124C1B">
                            <w:pPr>
                              <w:spacing w:after="0"/>
                              <w:ind w:firstLine="0"/>
                              <w:rPr>
                                <w:color w:val="000000" w:themeColor="text1"/>
                              </w:rPr>
                            </w:pPr>
                            <w:r>
                              <w:rPr>
                                <w:color w:val="000000" w:themeColor="text1"/>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184F1" id="矩形 183" o:spid="_x0000_s1243" style="position:absolute;left:0;text-align:left;margin-left:251.15pt;margin-top:14.4pt;width:54.0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" filled="f" strokecolor="black [3213]" strokeweight="1pt">
                <v:path arrowok="t"/>
                <v:textbox>
                  <w:txbxContent>
                    <w:p w14:paraId="418A63D5" w14:textId="77777777" w:rsidR="007C5E0C" w:rsidRPr="00124C1B" w:rsidRDefault="007C5E0C" w:rsidP="00124C1B">
                      <w:pPr>
                        <w:spacing w:after="0"/>
                        <w:ind w:firstLine="0"/>
                        <w:rPr>
                          <w:color w:val="000000" w:themeColor="text1"/>
                        </w:rPr>
                      </w:pPr>
                      <w:r>
                        <w:rPr>
                          <w:color w:val="000000" w:themeColor="text1"/>
                        </w:rPr>
                        <w:t>source</w:t>
                      </w:r>
                    </w:p>
                  </w:txbxContent>
                </v:textbox>
                <w10:wrap type="through"/>
              </v:rect>
            </w:pict>
          </mc:Fallback>
        </mc:AlternateContent>
      </w:r>
    </w:p>
    <w:p w14:paraId="5E89B24C" w14:textId="77777777" w:rsidR="0053198E" w:rsidRDefault="0053198E" w:rsidP="00AB2A39">
      <w:pPr>
        <w:pStyle w:val="My"/>
      </w:pPr>
    </w:p>
    <w:p w14:paraId="6389FEAD" w14:textId="77777777" w:rsidR="0053198E" w:rsidRDefault="0053198E" w:rsidP="00AB2A39">
      <w:pPr>
        <w:pStyle w:val="My"/>
      </w:pPr>
    </w:p>
    <w:p w14:paraId="3FFC105C" w14:textId="77777777"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14:paraId="440C6746" w14:textId="77777777"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14:paraId="2AE2B7B5" w14:textId="77777777" w:rsidR="00E10BE5" w:rsidRDefault="00E10BE5" w:rsidP="00A96A27">
      <w:pPr>
        <w:spacing w:line="240" w:lineRule="auto"/>
        <w:ind w:firstLine="0"/>
        <w:jc w:val="center"/>
        <w:rPr>
          <w:rFonts w:hAnsi="Times New Roman"/>
          <w:bCs w:val="0"/>
          <w:sz w:val="21"/>
          <w:szCs w:val="21"/>
        </w:rPr>
      </w:pPr>
    </w:p>
    <w:p w14:paraId="56AE54F9" w14:textId="77777777"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14:paraId="78FEB377" w14:textId="77777777"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w:t>
      </w:r>
      <w:r w:rsidR="007E0332">
        <w:lastRenderedPageBreak/>
        <w:t>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14:paraId="5E37C25B" w14:textId="77777777" w:rsidR="00E31E69" w:rsidRDefault="006A7DB2" w:rsidP="00E31E69">
      <w:pPr>
        <w:pStyle w:val="My"/>
      </w:pPr>
      <w:r>
        <w:rPr>
          <w:noProof/>
        </w:rPr>
        <mc:AlternateContent>
          <mc:Choice Requires="wps">
            <w:drawing>
              <wp:anchor distT="0" distB="0" distL="114300" distR="114300" simplePos="0" relativeHeight="251669504" behindDoc="0" locked="0" layoutInCell="1" allowOverlap="1" wp14:anchorId="67D6FE37" wp14:editId="3DE36F0E">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D43D4" w14:textId="77777777" w:rsidR="007C5E0C" w:rsidRPr="002D4BEA" w:rsidRDefault="007C5E0C" w:rsidP="00E31E69">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6FE37" id="矩形 185" o:spid="_x0000_s1244" style="position:absolute;left:0;text-align:left;margin-left:143.8pt;margin-top:8.75pt;width:162pt;height:8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Dy+1eK4AgAA&#10;swUAAA4AAAAAAAAAAAAAAAAALgIAAGRycy9lMm9Eb2MueG1sUEsBAi0AFAAGAAgAAAAhAIL1L9bd&#10;AAAACgEAAA8AAAAAAAAAAAAAAAAAEgUAAGRycy9kb3ducmV2LnhtbFBLBQYAAAAABAAEAPMAAAAc&#10;BgAAAAA=&#10;" filled="f" strokecolor="black [3213]" strokeweight="1pt">
                <v:path arrowok="t"/>
                <v:textbox>
                  <w:txbxContent>
                    <w:p w14:paraId="1D2D43D4" w14:textId="77777777" w:rsidR="007C5E0C" w:rsidRPr="002D4BEA" w:rsidRDefault="007C5E0C" w:rsidP="00E31E69">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1552" behindDoc="0" locked="0" layoutInCell="1" allowOverlap="1" wp14:anchorId="59283537" wp14:editId="768E639B">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6" name="矩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EC45DA" w14:textId="77777777" w:rsidR="007C5E0C" w:rsidRPr="00124C1B" w:rsidRDefault="007C5E0C" w:rsidP="00E31E69">
                            <w:pPr>
                              <w:spacing w:after="0"/>
                              <w:ind w:firstLine="0"/>
                              <w:rPr>
                                <w:color w:val="000000" w:themeColor="text1"/>
                              </w:rPr>
                            </w:pPr>
                            <w:r>
                              <w:rPr>
                                <w:rFonts w:hint="eastAsia"/>
                                <w:color w:val="000000" w:themeColor="text1"/>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3537" id="矩形 186" o:spid="_x0000_s1245" style="position:absolute;left:0;text-align:left;margin-left:143.8pt;margin-top:8.75pt;width:116.6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KaK1IWjAgAAigUAAA4AAAAAAAAAAAAAAAAA&#10;LgIAAGRycy9lMm9Eb2MueG1sUEsBAi0AFAAGAAgAAAAhAC3LR9HgAAAACQEAAA8AAAAAAAAAAAAA&#10;AAAA/QQAAGRycy9kb3ducmV2LnhtbFBLBQYAAAAABAAEAPMAAAAKBgAAAAA=&#10;" filled="f" stroked="f" strokeweight="1pt">
                <v:path arrowok="t"/>
                <v:textbox>
                  <w:txbxContent>
                    <w:p w14:paraId="66EC45DA" w14:textId="77777777" w:rsidR="007C5E0C" w:rsidRPr="00124C1B" w:rsidRDefault="007C5E0C" w:rsidP="00E31E69">
                      <w:pPr>
                        <w:spacing w:after="0"/>
                        <w:ind w:firstLine="0"/>
                        <w:rPr>
                          <w:color w:val="000000" w:themeColor="text1"/>
                        </w:rPr>
                      </w:pPr>
                      <w:r>
                        <w:rPr>
                          <w:rFonts w:hint="eastAsia"/>
                          <w:color w:val="000000" w:themeColor="text1"/>
                        </w:rPr>
                        <w:t>filter</w:t>
                      </w:r>
                    </w:p>
                  </w:txbxContent>
                </v:textbox>
                <w10:wrap type="through"/>
              </v:rect>
            </w:pict>
          </mc:Fallback>
        </mc:AlternateContent>
      </w:r>
    </w:p>
    <w:p w14:paraId="1C280D14" w14:textId="77777777" w:rsidR="00E31E69" w:rsidRDefault="006A7DB2" w:rsidP="00E31E69">
      <w:pPr>
        <w:pStyle w:val="My"/>
      </w:pPr>
      <w:r>
        <w:rPr>
          <w:noProof/>
        </w:rPr>
        <mc:AlternateContent>
          <mc:Choice Requires="wps">
            <w:drawing>
              <wp:anchor distT="0" distB="0" distL="114300" distR="114300" simplePos="0" relativeHeight="251670528" behindDoc="0" locked="0" layoutInCell="1" allowOverlap="1" wp14:anchorId="4F902F56" wp14:editId="6974E429">
                <wp:simplePos x="0" y="0"/>
                <wp:positionH relativeFrom="column">
                  <wp:posOffset>3324225</wp:posOffset>
                </wp:positionH>
                <wp:positionV relativeFrom="paragraph">
                  <wp:posOffset>186690</wp:posOffset>
                </wp:positionV>
                <wp:extent cx="556260" cy="281940"/>
                <wp:effectExtent l="0" t="0" r="15240" b="22860"/>
                <wp:wrapThrough wrapText="bothSides">
                  <wp:wrapPolygon edited="0">
                    <wp:start x="0" y="0"/>
                    <wp:lineTo x="0" y="21892"/>
                    <wp:lineTo x="21452" y="21892"/>
                    <wp:lineTo x="21452" y="0"/>
                    <wp:lineTo x="0" y="0"/>
                  </wp:wrapPolygon>
                </wp:wrapThrough>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156BE5" w14:textId="77777777" w:rsidR="007C5E0C" w:rsidRPr="00124C1B" w:rsidRDefault="007C5E0C" w:rsidP="00E31E69">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02F56" id="矩形 187" o:spid="_x0000_s1246" style="position:absolute;left:0;text-align:left;margin-left:261.75pt;margin-top:14.7pt;width:43.8pt;height: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" filled="f" strokecolor="black [3213]" strokeweight="1pt">
                <v:path arrowok="t"/>
                <v:textbox>
                  <w:txbxContent>
                    <w:p w14:paraId="7B156BE5" w14:textId="77777777" w:rsidR="007C5E0C" w:rsidRPr="00124C1B" w:rsidRDefault="007C5E0C" w:rsidP="00E31E69">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4461E4A4" wp14:editId="7A8D490E">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6118E" w14:textId="77777777" w:rsidR="007C5E0C" w:rsidRPr="00124C1B" w:rsidRDefault="007C5E0C" w:rsidP="00E31E69">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1E4A4" id="矩形 188" o:spid="_x0000_s1247" style="position:absolute;left:0;text-align:left;margin-left:143.95pt;margin-top:14pt;width:45.2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" filled="f" strokecolor="black [3213]" strokeweight="1pt">
                <v:path arrowok="t"/>
                <v:textbox>
                  <w:txbxContent>
                    <w:p w14:paraId="4BC6118E" w14:textId="77777777" w:rsidR="007C5E0C" w:rsidRPr="00124C1B" w:rsidRDefault="007C5E0C" w:rsidP="00E31E69">
                      <w:pPr>
                        <w:spacing w:after="0"/>
                        <w:ind w:firstLine="0"/>
                        <w:rPr>
                          <w:color w:val="000000" w:themeColor="text1"/>
                        </w:rPr>
                      </w:pPr>
                      <w:r>
                        <w:rPr>
                          <w:color w:val="000000" w:themeColor="text1"/>
                        </w:rPr>
                        <w:t>sink</w:t>
                      </w:r>
                    </w:p>
                  </w:txbxContent>
                </v:textbox>
                <w10:wrap type="through"/>
              </v:rect>
            </w:pict>
          </mc:Fallback>
        </mc:AlternateContent>
      </w:r>
    </w:p>
    <w:p w14:paraId="478A80F2" w14:textId="77777777" w:rsidR="00E31E69" w:rsidRDefault="00E31E69" w:rsidP="00E31E69">
      <w:pPr>
        <w:pStyle w:val="My"/>
      </w:pPr>
    </w:p>
    <w:p w14:paraId="2781A519" w14:textId="77777777" w:rsidR="00E31E69" w:rsidRDefault="00E31E69" w:rsidP="00E31E69">
      <w:pPr>
        <w:pStyle w:val="My"/>
      </w:pPr>
    </w:p>
    <w:p w14:paraId="33A77A1D" w14:textId="77777777"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14:paraId="3B046FB2" w14:textId="77777777"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14:paraId="343DCC3E" w14:textId="77777777" w:rsidR="003C744D" w:rsidRDefault="003C744D" w:rsidP="00A06478">
      <w:pPr>
        <w:ind w:firstLine="0"/>
      </w:pPr>
    </w:p>
    <w:p w14:paraId="41D1326D" w14:textId="77777777" w:rsidR="003C744D" w:rsidRDefault="006A7DB2" w:rsidP="003C744D">
      <w:pPr>
        <w:pStyle w:val="My"/>
      </w:pPr>
      <w:r>
        <w:rPr>
          <w:noProof/>
        </w:rPr>
        <mc:AlternateContent>
          <mc:Choice Requires="wps">
            <w:drawing>
              <wp:anchor distT="0" distB="0" distL="114300" distR="114300" simplePos="0" relativeHeight="251676672" behindDoc="0" locked="0" layoutInCell="1" allowOverlap="1" wp14:anchorId="1938AA5B" wp14:editId="2DEC19BC">
                <wp:simplePos x="0" y="0"/>
                <wp:positionH relativeFrom="column">
                  <wp:posOffset>3325495</wp:posOffset>
                </wp:positionH>
                <wp:positionV relativeFrom="paragraph">
                  <wp:posOffset>342265</wp:posOffset>
                </wp:positionV>
                <wp:extent cx="556260" cy="281940"/>
                <wp:effectExtent l="0" t="0" r="15240" b="22860"/>
                <wp:wrapThrough wrapText="bothSides">
                  <wp:wrapPolygon edited="0">
                    <wp:start x="0" y="0"/>
                    <wp:lineTo x="0" y="21892"/>
                    <wp:lineTo x="21452" y="21892"/>
                    <wp:lineTo x="21452" y="0"/>
                    <wp:lineTo x="0" y="0"/>
                  </wp:wrapPolygon>
                </wp:wrapThrough>
                <wp:docPr id="191" name="矩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81CEF" w14:textId="77777777" w:rsidR="007C5E0C" w:rsidRPr="00124C1B" w:rsidRDefault="007C5E0C" w:rsidP="003C744D">
                            <w:pPr>
                              <w:spacing w:after="0"/>
                              <w:ind w:firstLine="0"/>
                              <w:rPr>
                                <w:color w:val="000000" w:themeColor="text1"/>
                              </w:rPr>
                            </w:pPr>
                            <w:r>
                              <w:rPr>
                                <w:color w:val="000000" w:themeColor="text1"/>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8AA5B" id="矩形 191" o:spid="_x0000_s1248" style="position:absolute;left:0;text-align:left;margin-left:261.85pt;margin-top:26.95pt;width:43.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" filled="f" strokecolor="black [3213]" strokeweight="1pt">
                <v:path arrowok="t"/>
                <v:textbox>
                  <w:txbxContent>
                    <w:p w14:paraId="72481CEF" w14:textId="77777777" w:rsidR="007C5E0C" w:rsidRPr="00124C1B" w:rsidRDefault="007C5E0C" w:rsidP="003C744D">
                      <w:pPr>
                        <w:spacing w:after="0"/>
                        <w:ind w:firstLine="0"/>
                        <w:rPr>
                          <w:color w:val="000000" w:themeColor="text1"/>
                        </w:rPr>
                      </w:pPr>
                      <w:r>
                        <w:rPr>
                          <w:color w:val="000000" w:themeColor="text1"/>
                        </w:rPr>
                        <w:t>video</w:t>
                      </w:r>
                    </w:p>
                  </w:txbxContent>
                </v:textbox>
                <w10:wrap type="through"/>
              </v:rect>
            </w:pict>
          </mc:Fallback>
        </mc:AlternateContent>
      </w:r>
      <w:r>
        <w:rPr>
          <w:noProof/>
        </w:rPr>
        <mc:AlternateContent>
          <mc:Choice Requires="wps">
            <w:drawing>
              <wp:anchor distT="0" distB="0" distL="114300" distR="114300" simplePos="0" relativeHeight="251675648" behindDoc="0" locked="0" layoutInCell="1" allowOverlap="1" wp14:anchorId="55A40F5F" wp14:editId="11EE93B2">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D3E80" w14:textId="77777777" w:rsidR="007C5E0C" w:rsidRPr="002D4BEA" w:rsidRDefault="007C5E0C" w:rsidP="003C744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40F5F" id="矩形 189" o:spid="_x0000_s1249" style="position:absolute;left:0;text-align:left;margin-left:143.8pt;margin-top:8.75pt;width:162pt;height:8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2Mv8YLcCAACz&#10;BQAADgAAAAAAAAAAAAAAAAAuAgAAZHJzL2Uyb0RvYy54bWxQSwECLQAUAAYACAAAACEAgvUv1t0A&#10;AAAKAQAADwAAAAAAAAAAAAAAAAARBQAAZHJzL2Rvd25yZXYueG1sUEsFBgAAAAAEAAQA8wAAABsG&#10;AAAAAA==&#10;" filled="f" strokecolor="black [3213]" strokeweight="1pt">
                <v:path arrowok="t"/>
                <v:textbox>
                  <w:txbxContent>
                    <w:p w14:paraId="16DD3E80" w14:textId="77777777" w:rsidR="007C5E0C" w:rsidRPr="002D4BEA" w:rsidRDefault="007C5E0C" w:rsidP="003C744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7696" behindDoc="0" locked="0" layoutInCell="1" allowOverlap="1" wp14:anchorId="08A4C186" wp14:editId="33A0EB73">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25C6B" w14:textId="77777777" w:rsidR="007C5E0C" w:rsidRPr="00124C1B" w:rsidRDefault="007C5E0C" w:rsidP="003C744D">
                            <w:pPr>
                              <w:spacing w:after="0"/>
                              <w:ind w:firstLine="0"/>
                              <w:rPr>
                                <w:color w:val="000000" w:themeColor="text1"/>
                              </w:rPr>
                            </w:pPr>
                            <w:r>
                              <w:rPr>
                                <w:color w:val="000000" w:themeColor="text1"/>
                              </w:rPr>
                              <w:t>demuxer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4C186" id="矩形 190" o:spid="_x0000_s1250" style="position:absolute;left:0;text-align:left;margin-left:143.8pt;margin-top:8.75pt;width:116.6pt;height:2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MEzrHOjAgAAigUAAA4AAAAAAAAAAAAAAAAA&#10;LgIAAGRycy9lMm9Eb2MueG1sUEsBAi0AFAAGAAgAAAAhAC3LR9HgAAAACQEAAA8AAAAAAAAAAAAA&#10;AAAA/QQAAGRycy9kb3ducmV2LnhtbFBLBQYAAAAABAAEAPMAAAAKBgAAAAA=&#10;" filled="f" stroked="f" strokeweight="1pt">
                <v:path arrowok="t"/>
                <v:textbox>
                  <w:txbxContent>
                    <w:p w14:paraId="3CE25C6B" w14:textId="77777777" w:rsidR="007C5E0C" w:rsidRPr="00124C1B" w:rsidRDefault="007C5E0C" w:rsidP="003C744D">
                      <w:pPr>
                        <w:spacing w:after="0"/>
                        <w:ind w:firstLine="0"/>
                        <w:rPr>
                          <w:color w:val="000000" w:themeColor="text1"/>
                        </w:rPr>
                      </w:pPr>
                      <w:r>
                        <w:rPr>
                          <w:color w:val="000000" w:themeColor="text1"/>
                        </w:rPr>
                        <w:t>demuxer</w:t>
                      </w:r>
                    </w:p>
                  </w:txbxContent>
                </v:textbox>
                <w10:wrap type="through"/>
              </v:rect>
            </w:pict>
          </mc:Fallback>
        </mc:AlternateContent>
      </w:r>
    </w:p>
    <w:p w14:paraId="11885984" w14:textId="77777777" w:rsidR="003C744D" w:rsidRDefault="006A7DB2" w:rsidP="003C744D">
      <w:pPr>
        <w:pStyle w:val="My"/>
      </w:pPr>
      <w:r>
        <w:rPr>
          <w:noProof/>
        </w:rPr>
        <mc:AlternateContent>
          <mc:Choice Requires="wps">
            <w:drawing>
              <wp:anchor distT="0" distB="0" distL="114300" distR="114300" simplePos="0" relativeHeight="251678720" behindDoc="0" locked="0" layoutInCell="1" allowOverlap="1" wp14:anchorId="3F757657" wp14:editId="1849C019">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92" name="矩形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5F57E" w14:textId="77777777" w:rsidR="007C5E0C" w:rsidRPr="00124C1B" w:rsidRDefault="007C5E0C" w:rsidP="003C744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57657" id="矩形 192" o:spid="_x0000_s1251" style="position:absolute;left:0;text-align:left;margin-left:143.95pt;margin-top:14pt;width:45.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" filled="f" strokecolor="black [3213]" strokeweight="1pt">
                <v:path arrowok="t"/>
                <v:textbox>
                  <w:txbxContent>
                    <w:p w14:paraId="4A65F57E" w14:textId="77777777" w:rsidR="007C5E0C" w:rsidRPr="00124C1B" w:rsidRDefault="007C5E0C" w:rsidP="003C744D">
                      <w:pPr>
                        <w:spacing w:after="0"/>
                        <w:ind w:firstLine="0"/>
                        <w:rPr>
                          <w:color w:val="000000" w:themeColor="text1"/>
                        </w:rPr>
                      </w:pPr>
                      <w:r>
                        <w:rPr>
                          <w:color w:val="000000" w:themeColor="text1"/>
                        </w:rPr>
                        <w:t>sink</w:t>
                      </w:r>
                    </w:p>
                  </w:txbxContent>
                </v:textbox>
                <w10:wrap type="through"/>
              </v:rect>
            </w:pict>
          </mc:Fallback>
        </mc:AlternateContent>
      </w:r>
    </w:p>
    <w:p w14:paraId="36DECF3B" w14:textId="77777777" w:rsidR="003C744D" w:rsidRDefault="006A7DB2" w:rsidP="003C744D">
      <w:pPr>
        <w:pStyle w:val="My"/>
      </w:pPr>
      <w:r>
        <w:rPr>
          <w:noProof/>
        </w:rPr>
        <mc:AlternateContent>
          <mc:Choice Requires="wps">
            <w:drawing>
              <wp:anchor distT="0" distB="0" distL="114300" distR="114300" simplePos="0" relativeHeight="251680768" behindDoc="0" locked="0" layoutInCell="1" allowOverlap="1" wp14:anchorId="605B466A" wp14:editId="28A9275A">
                <wp:simplePos x="0" y="0"/>
                <wp:positionH relativeFrom="column">
                  <wp:posOffset>3327400</wp:posOffset>
                </wp:positionH>
                <wp:positionV relativeFrom="paragraph">
                  <wp:posOffset>48895</wp:posOffset>
                </wp:positionV>
                <wp:extent cx="556260" cy="281940"/>
                <wp:effectExtent l="0" t="0" r="15240" b="22860"/>
                <wp:wrapThrough wrapText="bothSides">
                  <wp:wrapPolygon edited="0">
                    <wp:start x="0" y="0"/>
                    <wp:lineTo x="0" y="21892"/>
                    <wp:lineTo x="21452" y="21892"/>
                    <wp:lineTo x="21452" y="0"/>
                    <wp:lineTo x="0" y="0"/>
                  </wp:wrapPolygon>
                </wp:wrapThrough>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AC6E8" w14:textId="77777777" w:rsidR="007C5E0C" w:rsidRPr="00124C1B" w:rsidRDefault="007C5E0C" w:rsidP="003C744D">
                            <w:pPr>
                              <w:spacing w:after="0"/>
                              <w:ind w:firstLine="0"/>
                              <w:rPr>
                                <w:color w:val="000000" w:themeColor="text1"/>
                              </w:rPr>
                            </w:pPr>
                            <w:r>
                              <w:rPr>
                                <w:rFonts w:hint="eastAsia"/>
                                <w:color w:val="000000" w:themeColor="text1"/>
                              </w:rPr>
                              <w:t>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466A" id="矩形 193" o:spid="_x0000_s1252" style="position:absolute;left:0;text-align:left;margin-left:262pt;margin-top:3.85pt;width:43.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" filled="f" strokecolor="black [3213]" strokeweight="1pt">
                <v:path arrowok="t"/>
                <v:textbox>
                  <w:txbxContent>
                    <w:p w14:paraId="262AC6E8" w14:textId="77777777" w:rsidR="007C5E0C" w:rsidRPr="00124C1B" w:rsidRDefault="007C5E0C" w:rsidP="003C744D">
                      <w:pPr>
                        <w:spacing w:after="0"/>
                        <w:ind w:firstLine="0"/>
                        <w:rPr>
                          <w:color w:val="000000" w:themeColor="text1"/>
                        </w:rPr>
                      </w:pPr>
                      <w:r>
                        <w:rPr>
                          <w:rFonts w:hint="eastAsia"/>
                          <w:color w:val="000000" w:themeColor="text1"/>
                        </w:rPr>
                        <w:t>audio</w:t>
                      </w:r>
                    </w:p>
                  </w:txbxContent>
                </v:textbox>
                <w10:wrap type="through"/>
              </v:rect>
            </w:pict>
          </mc:Fallback>
        </mc:AlternateContent>
      </w:r>
    </w:p>
    <w:p w14:paraId="1CC0DFB4" w14:textId="77777777" w:rsidR="003C744D" w:rsidRDefault="003C744D" w:rsidP="003C744D">
      <w:pPr>
        <w:pStyle w:val="My"/>
      </w:pPr>
    </w:p>
    <w:p w14:paraId="2E52CAFE" w14:textId="77777777"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14:paraId="39423A81" w14:textId="77777777"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14:paraId="3CCB4499" w14:textId="77777777" w:rsidR="003C3A7C" w:rsidRDefault="003C3A7C" w:rsidP="003C3A7C">
      <w:pPr>
        <w:pStyle w:val="af"/>
        <w:ind w:left="360" w:firstLineChars="0" w:firstLine="0"/>
      </w:pPr>
    </w:p>
    <w:p w14:paraId="5D138456" w14:textId="77777777"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14:paraId="50C8C084" w14:textId="77777777"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14:paraId="408E69A9" w14:textId="77777777" w:rsidR="00F01D5D" w:rsidRDefault="006A7DB2" w:rsidP="00F01D5D">
      <w:pPr>
        <w:pStyle w:val="My"/>
      </w:pPr>
      <w:r>
        <w:rPr>
          <w:noProof/>
        </w:rPr>
        <w:lastRenderedPageBreak/>
        <mc:AlternateContent>
          <mc:Choice Requires="wps">
            <w:drawing>
              <wp:anchor distT="0" distB="0" distL="114300" distR="114300" simplePos="0" relativeHeight="251682816" behindDoc="0" locked="0" layoutInCell="1" allowOverlap="1" wp14:anchorId="7C576F2C" wp14:editId="4150F620">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94" name="矩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43F38" w14:textId="77777777" w:rsidR="007C5E0C" w:rsidRPr="002D4BEA" w:rsidRDefault="007C5E0C" w:rsidP="00F01D5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76F2C" id="矩形 194" o:spid="_x0000_s1253" style="position:absolute;left:0;text-align:left;margin-left:143.8pt;margin-top:8.75pt;width:162pt;height:8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AZXNN7cCAACz&#10;BQAADgAAAAAAAAAAAAAAAAAuAgAAZHJzL2Uyb0RvYy54bWxQSwECLQAUAAYACAAAACEAgvUv1t0A&#10;AAAKAQAADwAAAAAAAAAAAAAAAAARBQAAZHJzL2Rvd25yZXYueG1sUEsFBgAAAAAEAAQA8wAAABsG&#10;AAAAAA==&#10;" filled="f" strokecolor="black [3213]" strokeweight="1pt">
                <v:path arrowok="t"/>
                <v:textbox>
                  <w:txbxContent>
                    <w:p w14:paraId="51843F38" w14:textId="77777777" w:rsidR="007C5E0C" w:rsidRPr="002D4BEA" w:rsidRDefault="007C5E0C" w:rsidP="00F01D5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84864" behindDoc="0" locked="0" layoutInCell="1" allowOverlap="1" wp14:anchorId="59FF0F4D" wp14:editId="28FAE978">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46CF1" w14:textId="77777777" w:rsidR="007C5E0C" w:rsidRPr="00124C1B" w:rsidRDefault="007C5E0C" w:rsidP="00F01D5D">
                            <w:pPr>
                              <w:spacing w:after="0"/>
                              <w:ind w:firstLine="0"/>
                              <w:rPr>
                                <w:color w:val="000000" w:themeColor="text1"/>
                              </w:rPr>
                            </w:pPr>
                            <w:r>
                              <w:rPr>
                                <w:color w:val="000000" w:themeColor="text1"/>
                              </w:rPr>
                              <w:t>sink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F0F4D" id="矩形 195" o:spid="_x0000_s1254" style="position:absolute;left:0;text-align:left;margin-left:143.8pt;margin-top:8.75pt;width:116.6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" filled="f" stroked="f" strokeweight="1pt">
                <v:path arrowok="t"/>
                <v:textbox>
                  <w:txbxContent>
                    <w:p w14:paraId="3E746CF1" w14:textId="77777777" w:rsidR="007C5E0C" w:rsidRPr="00124C1B" w:rsidRDefault="007C5E0C" w:rsidP="00F01D5D">
                      <w:pPr>
                        <w:spacing w:after="0"/>
                        <w:ind w:firstLine="0"/>
                        <w:rPr>
                          <w:color w:val="000000" w:themeColor="text1"/>
                        </w:rPr>
                      </w:pPr>
                      <w:r>
                        <w:rPr>
                          <w:color w:val="000000" w:themeColor="text1"/>
                        </w:rPr>
                        <w:t>sink element</w:t>
                      </w:r>
                    </w:p>
                  </w:txbxContent>
                </v:textbox>
                <w10:wrap type="through"/>
              </v:rect>
            </w:pict>
          </mc:Fallback>
        </mc:AlternateContent>
      </w:r>
    </w:p>
    <w:p w14:paraId="32784CD7" w14:textId="77777777" w:rsidR="00F01D5D" w:rsidRDefault="006A7DB2" w:rsidP="00F01D5D">
      <w:pPr>
        <w:pStyle w:val="My"/>
      </w:pPr>
      <w:r>
        <w:rPr>
          <w:noProof/>
        </w:rPr>
        <mc:AlternateContent>
          <mc:Choice Requires="wps">
            <w:drawing>
              <wp:anchor distT="0" distB="0" distL="114300" distR="114300" simplePos="0" relativeHeight="251683840" behindDoc="0" locked="0" layoutInCell="1" allowOverlap="1" wp14:anchorId="3CDB7B08" wp14:editId="4B0BC4F6">
                <wp:simplePos x="0" y="0"/>
                <wp:positionH relativeFrom="column">
                  <wp:posOffset>1826895</wp:posOffset>
                </wp:positionH>
                <wp:positionV relativeFrom="paragraph">
                  <wp:posOffset>228600</wp:posOffset>
                </wp:positionV>
                <wp:extent cx="551815" cy="281940"/>
                <wp:effectExtent l="0" t="0" r="19685" b="22860"/>
                <wp:wrapThrough wrapText="bothSides">
                  <wp:wrapPolygon edited="0">
                    <wp:start x="0" y="0"/>
                    <wp:lineTo x="0" y="21892"/>
                    <wp:lineTo x="21625" y="21892"/>
                    <wp:lineTo x="21625" y="0"/>
                    <wp:lineTo x="0" y="0"/>
                  </wp:wrapPolygon>
                </wp:wrapThrough>
                <wp:docPr id="196" name="矩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C9D97" w14:textId="77777777" w:rsidR="007C5E0C" w:rsidRPr="00124C1B" w:rsidRDefault="007C5E0C" w:rsidP="00F01D5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B7B08" id="矩形 196" o:spid="_x0000_s1255" style="position:absolute;left:0;text-align:left;margin-left:143.85pt;margin-top:18pt;width:43.45pt;height: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" filled="f" strokecolor="black [3213]" strokeweight="1pt">
                <v:path arrowok="t"/>
                <v:textbox>
                  <w:txbxContent>
                    <w:p w14:paraId="53BC9D97" w14:textId="77777777" w:rsidR="007C5E0C" w:rsidRPr="00124C1B" w:rsidRDefault="007C5E0C" w:rsidP="00F01D5D">
                      <w:pPr>
                        <w:spacing w:after="0"/>
                        <w:ind w:firstLine="0"/>
                        <w:rPr>
                          <w:color w:val="000000" w:themeColor="text1"/>
                        </w:rPr>
                      </w:pPr>
                      <w:r>
                        <w:rPr>
                          <w:color w:val="000000" w:themeColor="text1"/>
                        </w:rPr>
                        <w:t>sink</w:t>
                      </w:r>
                    </w:p>
                  </w:txbxContent>
                </v:textbox>
                <w10:wrap type="through"/>
              </v:rect>
            </w:pict>
          </mc:Fallback>
        </mc:AlternateContent>
      </w:r>
    </w:p>
    <w:p w14:paraId="4C28A2C8" w14:textId="77777777" w:rsidR="00F01D5D" w:rsidRDefault="00F01D5D" w:rsidP="00F01D5D">
      <w:pPr>
        <w:pStyle w:val="My"/>
      </w:pPr>
    </w:p>
    <w:p w14:paraId="4DF9A1DB" w14:textId="77777777" w:rsidR="00F01D5D" w:rsidRDefault="00F01D5D" w:rsidP="00F01D5D">
      <w:pPr>
        <w:pStyle w:val="My"/>
      </w:pPr>
    </w:p>
    <w:p w14:paraId="7CC3282B" w14:textId="77777777"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14:paraId="65E9031D" w14:textId="77777777"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14:paraId="3729555D" w14:textId="77777777" w:rsidR="006641B2" w:rsidRPr="006641B2" w:rsidRDefault="006641B2" w:rsidP="006641B2">
      <w:pPr>
        <w:spacing w:line="240" w:lineRule="auto"/>
        <w:ind w:firstLine="0"/>
        <w:jc w:val="center"/>
        <w:rPr>
          <w:rFonts w:hAnsi="Times New Roman"/>
          <w:bCs w:val="0"/>
          <w:sz w:val="21"/>
          <w:szCs w:val="21"/>
        </w:rPr>
      </w:pPr>
    </w:p>
    <w:p w14:paraId="47BCA4DB" w14:textId="77777777"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14:paraId="2B0D37C2" w14:textId="77777777"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14:paraId="3520CAEB" w14:textId="77777777" w:rsidR="002D020D" w:rsidRDefault="006A7DB2" w:rsidP="009E798F">
      <w:pPr>
        <w:pStyle w:val="My1"/>
      </w:pPr>
      <w:r>
        <w:rPr>
          <w:noProof/>
        </w:rPr>
        <mc:AlternateContent>
          <mc:Choice Requires="wps">
            <w:drawing>
              <wp:anchor distT="0" distB="0" distL="114300" distR="114300" simplePos="0" relativeHeight="251694080" behindDoc="0" locked="0" layoutInCell="1" allowOverlap="1" wp14:anchorId="1D8FF027" wp14:editId="35FCD964">
                <wp:simplePos x="0" y="0"/>
                <wp:positionH relativeFrom="column">
                  <wp:posOffset>459105</wp:posOffset>
                </wp:positionH>
                <wp:positionV relativeFrom="paragraph">
                  <wp:posOffset>213995</wp:posOffset>
                </wp:positionV>
                <wp:extent cx="1480820" cy="260985"/>
                <wp:effectExtent l="0" t="0" r="0" b="0"/>
                <wp:wrapThrough wrapText="bothSides">
                  <wp:wrapPolygon edited="0">
                    <wp:start x="834" y="0"/>
                    <wp:lineTo x="834" y="18920"/>
                    <wp:lineTo x="20563" y="18920"/>
                    <wp:lineTo x="20563" y="0"/>
                    <wp:lineTo x="834" y="0"/>
                  </wp:wrapPolygon>
                </wp:wrapThrough>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91141" w14:textId="77777777" w:rsidR="007C5E0C" w:rsidRPr="00124C1B" w:rsidRDefault="007C5E0C" w:rsidP="00094FAB">
                            <w:pPr>
                              <w:spacing w:after="0"/>
                              <w:ind w:firstLine="0"/>
                              <w:rPr>
                                <w:color w:val="000000" w:themeColor="text1"/>
                              </w:rPr>
                            </w:pPr>
                            <w:r>
                              <w:rPr>
                                <w:rFonts w:hint="eastAsia"/>
                                <w:color w:val="000000" w:themeColor="text1"/>
                              </w:rPr>
                              <w: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FF027" id="矩形 202" o:spid="_x0000_s1256" style="position:absolute;margin-left:36.15pt;margin-top:16.85pt;width:116.6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" filled="f" stroked="f" strokeweight="1pt">
                <v:path arrowok="t"/>
                <v:textbox>
                  <w:txbxContent>
                    <w:p w14:paraId="60491141" w14:textId="77777777" w:rsidR="007C5E0C" w:rsidRPr="00124C1B" w:rsidRDefault="007C5E0C" w:rsidP="00094FAB">
                      <w:pPr>
                        <w:spacing w:after="0"/>
                        <w:ind w:firstLine="0"/>
                        <w:rPr>
                          <w:color w:val="000000" w:themeColor="text1"/>
                        </w:rPr>
                      </w:pPr>
                      <w:r>
                        <w:rPr>
                          <w:rFonts w:hint="eastAsia"/>
                          <w:color w:val="000000" w:themeColor="text1"/>
                        </w:rPr>
                        <w:t>bin</w:t>
                      </w:r>
                    </w:p>
                  </w:txbxContent>
                </v:textbox>
                <w10:wrap type="through"/>
              </v:rect>
            </w:pict>
          </mc:Fallback>
        </mc:AlternateContent>
      </w:r>
      <w:r>
        <w:rPr>
          <w:noProof/>
        </w:rPr>
        <mc:AlternateContent>
          <mc:Choice Requires="wps">
            <w:drawing>
              <wp:anchor distT="0" distB="0" distL="114300" distR="114300" simplePos="0" relativeHeight="251685888" behindDoc="0" locked="0" layoutInCell="1" allowOverlap="1" wp14:anchorId="402CA745" wp14:editId="0C19E905">
                <wp:simplePos x="0" y="0"/>
                <wp:positionH relativeFrom="column">
                  <wp:posOffset>456565</wp:posOffset>
                </wp:positionH>
                <wp:positionV relativeFrom="paragraph">
                  <wp:posOffset>218440</wp:posOffset>
                </wp:positionV>
                <wp:extent cx="4914900" cy="2032000"/>
                <wp:effectExtent l="0" t="0" r="19050" b="25400"/>
                <wp:wrapThrough wrapText="bothSides">
                  <wp:wrapPolygon edited="0">
                    <wp:start x="0" y="0"/>
                    <wp:lineTo x="0" y="21668"/>
                    <wp:lineTo x="21600" y="21668"/>
                    <wp:lineTo x="21600" y="0"/>
                    <wp:lineTo x="0" y="0"/>
                  </wp:wrapPolygon>
                </wp:wrapThrough>
                <wp:docPr id="197" name="矩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03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CA59" id="矩形 197" o:spid="_x0000_s1026" style="position:absolute;left:0;text-align:left;margin-left:35.95pt;margin-top:17.2pt;width:387pt;height:1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" filled="f" strokecolor="black [3213]" strokeweight="1pt">
                <v:path arrowok="t"/>
                <w10:wrap type="through"/>
              </v:rect>
            </w:pict>
          </mc:Fallback>
        </mc:AlternateContent>
      </w:r>
    </w:p>
    <w:p w14:paraId="4615711D" w14:textId="77777777" w:rsidR="002D020D" w:rsidRDefault="006A7DB2" w:rsidP="009E798F">
      <w:pPr>
        <w:pStyle w:val="My1"/>
      </w:pPr>
      <w:r>
        <w:rPr>
          <w:noProof/>
        </w:rPr>
        <mc:AlternateContent>
          <mc:Choice Requires="wps">
            <w:drawing>
              <wp:anchor distT="0" distB="0" distL="114300" distR="114300" simplePos="0" relativeHeight="251700224" behindDoc="0" locked="0" layoutInCell="1" allowOverlap="1" wp14:anchorId="590D2E52" wp14:editId="69B6E0E5">
                <wp:simplePos x="0" y="0"/>
                <wp:positionH relativeFrom="column">
                  <wp:posOffset>4000500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246A7" w14:textId="77777777" w:rsidR="007C5E0C" w:rsidRPr="00124C1B" w:rsidRDefault="007C5E0C" w:rsidP="00F329A9">
                            <w:pPr>
                              <w:spacing w:after="0"/>
                              <w:ind w:firstLine="0"/>
                              <w:jc w:val="center"/>
                              <w:rPr>
                                <w:color w:val="000000" w:themeColor="text1"/>
                              </w:rPr>
                            </w:pPr>
                            <w:r>
                              <w:rPr>
                                <w:rFonts w:hint="eastAsia"/>
                                <w:color w:val="000000" w:themeColor="text1"/>
                              </w:rPr>
                              <w:t>element</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2E52" id="矩形 207" o:spid="_x0000_s1257" style="position:absolute;margin-left:315pt;margin-top:28.05pt;width:98.8pt;height:2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" filled="f" stroked="f" strokeweight="1pt">
                <v:path arrowok="t"/>
                <v:textbox>
                  <w:txbxContent>
                    <w:p w14:paraId="06C246A7" w14:textId="77777777" w:rsidR="007C5E0C" w:rsidRPr="00124C1B" w:rsidRDefault="007C5E0C"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mc:Fallback>
        </mc:AlternateContent>
      </w:r>
      <w:r>
        <w:rPr>
          <w:noProof/>
        </w:rPr>
        <mc:AlternateContent>
          <mc:Choice Requires="wps">
            <w:drawing>
              <wp:anchor distT="0" distB="0" distL="114300" distR="114300" simplePos="0" relativeHeight="251698176" behindDoc="0" locked="0" layoutInCell="1" allowOverlap="1" wp14:anchorId="27DE9A9E" wp14:editId="21DE68AE">
                <wp:simplePos x="0" y="0"/>
                <wp:positionH relativeFrom="column">
                  <wp:posOffset>2286000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BC6391" w14:textId="77777777" w:rsidR="007C5E0C" w:rsidRPr="00124C1B" w:rsidRDefault="007C5E0C" w:rsidP="00094FAB">
                            <w:pPr>
                              <w:spacing w:after="0"/>
                              <w:ind w:firstLine="0"/>
                              <w:jc w:val="center"/>
                              <w:rPr>
                                <w:color w:val="000000" w:themeColor="text1"/>
                              </w:rPr>
                            </w:pPr>
                            <w:r>
                              <w:rPr>
                                <w:rFonts w:hint="eastAsia"/>
                                <w:color w:val="000000" w:themeColor="text1"/>
                              </w:rPr>
                              <w:t>element</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E9A9E" id="矩形 206" o:spid="_x0000_s1258" style="position:absolute;margin-left:180pt;margin-top:28.05pt;width:98.8pt;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" filled="f" stroked="f" strokeweight="1pt">
                <v:path arrowok="t"/>
                <v:textbox>
                  <w:txbxContent>
                    <w:p w14:paraId="07BC6391" w14:textId="77777777" w:rsidR="007C5E0C" w:rsidRPr="00124C1B" w:rsidRDefault="007C5E0C"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mc:Fallback>
        </mc:AlternateContent>
      </w:r>
      <w:r>
        <w:rPr>
          <w:noProof/>
        </w:rPr>
        <mc:AlternateContent>
          <mc:Choice Requires="wps">
            <w:drawing>
              <wp:anchor distT="0" distB="0" distL="114300" distR="114300" simplePos="0" relativeHeight="251696128" behindDoc="0" locked="0" layoutInCell="1" allowOverlap="1" wp14:anchorId="6C62A769" wp14:editId="1FBD5CEF">
                <wp:simplePos x="0" y="0"/>
                <wp:positionH relativeFrom="column">
                  <wp:posOffset>573405</wp:posOffset>
                </wp:positionH>
                <wp:positionV relativeFrom="paragraph">
                  <wp:posOffset>354965</wp:posOffset>
                </wp:positionV>
                <wp:extent cx="1254760" cy="260985"/>
                <wp:effectExtent l="0" t="0" r="0" b="0"/>
                <wp:wrapThrough wrapText="bothSides">
                  <wp:wrapPolygon edited="0">
                    <wp:start x="984" y="0"/>
                    <wp:lineTo x="984" y="18920"/>
                    <wp:lineTo x="20332" y="18920"/>
                    <wp:lineTo x="20332" y="0"/>
                    <wp:lineTo x="984" y="0"/>
                  </wp:wrapPolygon>
                </wp:wrapThrough>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2EAEC2" w14:textId="77777777" w:rsidR="007C5E0C" w:rsidRPr="00124C1B" w:rsidRDefault="007C5E0C" w:rsidP="00094FAB">
                            <w:pPr>
                              <w:spacing w:after="0"/>
                              <w:ind w:firstLine="0"/>
                              <w:jc w:val="center"/>
                              <w:rPr>
                                <w:color w:val="000000" w:themeColor="text1"/>
                              </w:rPr>
                            </w:pPr>
                            <w:r>
                              <w:rPr>
                                <w:rFonts w:hint="eastAsia"/>
                                <w:color w:val="000000" w:themeColor="text1"/>
                              </w:rPr>
                              <w:t>element</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2A769" id="矩形 205" o:spid="_x0000_s1259" style="position:absolute;margin-left:45.15pt;margin-top:27.95pt;width:98.8pt;height:2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" filled="f" stroked="f" strokeweight="1pt">
                <v:path arrowok="t"/>
                <v:textbox>
                  <w:txbxContent>
                    <w:p w14:paraId="162EAEC2" w14:textId="77777777" w:rsidR="007C5E0C" w:rsidRPr="00124C1B" w:rsidRDefault="007C5E0C"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mc:Fallback>
        </mc:AlternateContent>
      </w:r>
      <w:r>
        <w:rPr>
          <w:noProof/>
        </w:rPr>
        <mc:AlternateContent>
          <mc:Choice Requires="wps">
            <w:drawing>
              <wp:anchor distT="0" distB="0" distL="114300" distR="114300" simplePos="0" relativeHeight="251688960" behindDoc="0" locked="0" layoutInCell="1" allowOverlap="1" wp14:anchorId="3EA304FB" wp14:editId="0F02E7F4">
                <wp:simplePos x="0" y="0"/>
                <wp:positionH relativeFrom="column">
                  <wp:posOffset>2283460</wp:posOffset>
                </wp:positionH>
                <wp:positionV relativeFrom="paragraph">
                  <wp:posOffset>354965</wp:posOffset>
                </wp:positionV>
                <wp:extent cx="1257300" cy="1016000"/>
                <wp:effectExtent l="0" t="0" r="19050" b="12700"/>
                <wp:wrapThrough wrapText="bothSides">
                  <wp:wrapPolygon edited="0">
                    <wp:start x="0" y="0"/>
                    <wp:lineTo x="0" y="21465"/>
                    <wp:lineTo x="21600" y="21465"/>
                    <wp:lineTo x="21600" y="0"/>
                    <wp:lineTo x="0" y="0"/>
                  </wp:wrapPolygon>
                </wp:wrapThrough>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66C91" id="矩形 199" o:spid="_x0000_s1026" style="position:absolute;left:0;text-align:left;margin-left:179.8pt;margin-top:27.95pt;width:99pt;height:8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91008" behindDoc="0" locked="0" layoutInCell="1" allowOverlap="1" wp14:anchorId="7D893C27" wp14:editId="14D58D12">
                <wp:simplePos x="0" y="0"/>
                <wp:positionH relativeFrom="column">
                  <wp:posOffset>3996690</wp:posOffset>
                </wp:positionH>
                <wp:positionV relativeFrom="paragraph">
                  <wp:posOffset>348615</wp:posOffset>
                </wp:positionV>
                <wp:extent cx="1257300" cy="1016000"/>
                <wp:effectExtent l="0" t="0" r="19050" b="12700"/>
                <wp:wrapThrough wrapText="bothSides">
                  <wp:wrapPolygon edited="0">
                    <wp:start x="0" y="0"/>
                    <wp:lineTo x="0" y="21465"/>
                    <wp:lineTo x="21600" y="21465"/>
                    <wp:lineTo x="21600" y="0"/>
                    <wp:lineTo x="0" y="0"/>
                  </wp:wrapPolygon>
                </wp:wrapThrough>
                <wp:docPr id="200" name="矩形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D3F85B" id="矩形 200" o:spid="_x0000_s1026" style="position:absolute;left:0;text-align:left;margin-left:314.7pt;margin-top:27.45pt;width:99pt;height:8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86912" behindDoc="0" locked="0" layoutInCell="1" allowOverlap="1" wp14:anchorId="5F91AA67" wp14:editId="72431A77">
                <wp:simplePos x="0" y="0"/>
                <wp:positionH relativeFrom="column">
                  <wp:posOffset>571500</wp:posOffset>
                </wp:positionH>
                <wp:positionV relativeFrom="paragraph">
                  <wp:posOffset>349885</wp:posOffset>
                </wp:positionV>
                <wp:extent cx="1257300" cy="1016000"/>
                <wp:effectExtent l="0" t="0" r="19050" b="12700"/>
                <wp:wrapThrough wrapText="bothSides">
                  <wp:wrapPolygon edited="0">
                    <wp:start x="0" y="0"/>
                    <wp:lineTo x="0" y="21465"/>
                    <wp:lineTo x="21600" y="21465"/>
                    <wp:lineTo x="21600" y="0"/>
                    <wp:lineTo x="0" y="0"/>
                  </wp:wrapPolygon>
                </wp:wrapThrough>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9E3F32" id="矩形 198" o:spid="_x0000_s1026" style="position:absolute;left:0;text-align:left;margin-left:45pt;margin-top:27.55pt;width:99pt;height: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" filled="f" strokecolor="black [3213]" strokeweight="1pt">
                <v:path arrowok="t"/>
                <w10:wrap type="through"/>
              </v:rect>
            </w:pict>
          </mc:Fallback>
        </mc:AlternateContent>
      </w:r>
    </w:p>
    <w:p w14:paraId="3FA133E9" w14:textId="77777777" w:rsidR="00BA04ED" w:rsidRDefault="006A7DB2" w:rsidP="009E798F">
      <w:pPr>
        <w:pStyle w:val="My1"/>
      </w:pPr>
      <w:r>
        <w:rPr>
          <w:noProof/>
        </w:rPr>
        <mc:AlternateContent>
          <mc:Choice Requires="wps">
            <w:drawing>
              <wp:anchor distT="0" distB="0" distL="114300" distR="114300" simplePos="0" relativeHeight="251706368" behindDoc="0" locked="0" layoutInCell="1" allowOverlap="1" wp14:anchorId="135B3A66" wp14:editId="2DDC1593">
                <wp:simplePos x="0" y="0"/>
                <wp:positionH relativeFrom="column">
                  <wp:posOffset>4000500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66E22" w14:textId="77777777" w:rsidR="007C5E0C" w:rsidRPr="00124C1B" w:rsidRDefault="007C5E0C" w:rsidP="0071155F">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B3A66" id="矩形 210" o:spid="_x0000_s1260" style="position:absolute;margin-left:315pt;margin-top:28.2pt;width:43.45pt;height:2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" filled="f" strokecolor="black [3213]" strokeweight="1pt">
                <v:path arrowok="t"/>
                <v:textbox>
                  <w:txbxContent>
                    <w:p w14:paraId="62C66E22" w14:textId="77777777" w:rsidR="007C5E0C" w:rsidRPr="00124C1B" w:rsidRDefault="007C5E0C" w:rsidP="0071155F">
                      <w:pPr>
                        <w:spacing w:after="0"/>
                        <w:ind w:firstLine="0"/>
                        <w:rPr>
                          <w:color w:val="000000" w:themeColor="text1"/>
                        </w:rPr>
                      </w:pPr>
                      <w:r>
                        <w:rPr>
                          <w:rFonts w:hint="eastAsia"/>
                          <w:color w:val="000000" w:themeColor="text1"/>
                        </w:rPr>
                        <w:t>sink</w:t>
                      </w:r>
                    </w:p>
                  </w:txbxContent>
                </v:textbox>
                <w10:wrap type="through"/>
              </v:rect>
            </w:pict>
          </mc:Fallback>
        </mc:AlternateContent>
      </w:r>
      <w:r>
        <w:rPr>
          <w:noProof/>
        </w:rPr>
        <mc:AlternateContent>
          <mc:Choice Requires="wps">
            <w:drawing>
              <wp:anchor distT="0" distB="0" distL="114300" distR="114300" simplePos="0" relativeHeight="251704320" behindDoc="0" locked="0" layoutInCell="1" allowOverlap="1" wp14:anchorId="6F347CEB" wp14:editId="4BA93F61">
                <wp:simplePos x="0" y="0"/>
                <wp:positionH relativeFrom="column">
                  <wp:posOffset>3105150</wp:posOffset>
                </wp:positionH>
                <wp:positionV relativeFrom="paragraph">
                  <wp:posOffset>360680</wp:posOffset>
                </wp:positionV>
                <wp:extent cx="441960" cy="281940"/>
                <wp:effectExtent l="0" t="0" r="15240" b="22860"/>
                <wp:wrapThrough wrapText="bothSides">
                  <wp:wrapPolygon edited="0">
                    <wp:start x="0" y="0"/>
                    <wp:lineTo x="0" y="21892"/>
                    <wp:lineTo x="21414" y="21892"/>
                    <wp:lineTo x="21414" y="0"/>
                    <wp:lineTo x="0" y="0"/>
                  </wp:wrapPolygon>
                </wp:wrapThrough>
                <wp:docPr id="209"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3FE85" w14:textId="77777777" w:rsidR="007C5E0C" w:rsidRPr="00124C1B" w:rsidRDefault="007C5E0C" w:rsidP="001B5490">
                            <w:pPr>
                              <w:spacing w:after="0"/>
                              <w:ind w:firstLine="0"/>
                              <w:jc w:val="right"/>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47CEB" id="矩形 209" o:spid="_x0000_s1261" style="position:absolute;margin-left:244.5pt;margin-top:28.4pt;width:34.8pt;height:2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" filled="f" strokecolor="black [3213]" strokeweight="1pt">
                <v:path arrowok="t"/>
                <v:textbox>
                  <w:txbxContent>
                    <w:p w14:paraId="3DF3FE85" w14:textId="77777777" w:rsidR="007C5E0C" w:rsidRPr="00124C1B" w:rsidRDefault="007C5E0C" w:rsidP="001B5490">
                      <w:pPr>
                        <w:spacing w:after="0"/>
                        <w:ind w:firstLine="0"/>
                        <w:jc w:val="right"/>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93056" behindDoc="0" locked="0" layoutInCell="1" allowOverlap="1" wp14:anchorId="36F13764" wp14:editId="5EE6D849">
                <wp:simplePos x="0" y="0"/>
                <wp:positionH relativeFrom="column">
                  <wp:posOffset>1371600</wp:posOffset>
                </wp:positionH>
                <wp:positionV relativeFrom="paragraph">
                  <wp:posOffset>360680</wp:posOffset>
                </wp:positionV>
                <wp:extent cx="454025" cy="281940"/>
                <wp:effectExtent l="0" t="0" r="22225" b="22860"/>
                <wp:wrapThrough wrapText="bothSides">
                  <wp:wrapPolygon edited="0">
                    <wp:start x="0" y="0"/>
                    <wp:lineTo x="0" y="21892"/>
                    <wp:lineTo x="21751" y="21892"/>
                    <wp:lineTo x="21751" y="0"/>
                    <wp:lineTo x="0" y="0"/>
                  </wp:wrapPolygon>
                </wp:wrapThrough>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02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57C73" w14:textId="77777777" w:rsidR="007C5E0C" w:rsidRPr="00124C1B" w:rsidRDefault="007C5E0C" w:rsidP="00094FAB">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13764" id="矩形 201" o:spid="_x0000_s1262" style="position:absolute;margin-left:108pt;margin-top:28.4pt;width:35.75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" filled="f" strokecolor="black [3213]" strokeweight="1pt">
                <v:path arrowok="t"/>
                <v:textbox>
                  <w:txbxContent>
                    <w:p w14:paraId="1AD57C73" w14:textId="77777777" w:rsidR="007C5E0C" w:rsidRPr="00124C1B" w:rsidRDefault="007C5E0C" w:rsidP="00094FAB">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702272" behindDoc="0" locked="0" layoutInCell="1" allowOverlap="1" wp14:anchorId="59044401" wp14:editId="13B1D240">
                <wp:simplePos x="0" y="0"/>
                <wp:positionH relativeFrom="column">
                  <wp:posOffset>2286000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6DF82" w14:textId="77777777" w:rsidR="007C5E0C" w:rsidRPr="00124C1B" w:rsidRDefault="007C5E0C" w:rsidP="001B5490">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44401" id="矩形 208" o:spid="_x0000_s1263" style="position:absolute;margin-left:180pt;margin-top:28.2pt;width:43.45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" filled="f" strokecolor="black [3213]" strokeweight="1pt">
                <v:path arrowok="t"/>
                <v:textbox>
                  <w:txbxContent>
                    <w:p w14:paraId="1B46DF82" w14:textId="77777777" w:rsidR="007C5E0C" w:rsidRPr="00124C1B" w:rsidRDefault="007C5E0C" w:rsidP="001B5490">
                      <w:pPr>
                        <w:spacing w:after="0"/>
                        <w:ind w:firstLine="0"/>
                        <w:rPr>
                          <w:color w:val="000000" w:themeColor="text1"/>
                        </w:rPr>
                      </w:pPr>
                      <w:r>
                        <w:rPr>
                          <w:rFonts w:hint="eastAsia"/>
                          <w:color w:val="000000" w:themeColor="text1"/>
                        </w:rPr>
                        <w:t>sink</w:t>
                      </w:r>
                    </w:p>
                  </w:txbxContent>
                </v:textbox>
                <w10:wrap type="through"/>
              </v:rect>
            </w:pict>
          </mc:Fallback>
        </mc:AlternateContent>
      </w:r>
    </w:p>
    <w:p w14:paraId="26514B56" w14:textId="77777777" w:rsidR="00BA04ED" w:rsidRDefault="006A7DB2" w:rsidP="009E798F">
      <w:pPr>
        <w:pStyle w:val="My1"/>
      </w:pPr>
      <w:r>
        <w:rPr>
          <w:noProof/>
        </w:rPr>
        <mc:AlternateContent>
          <mc:Choice Requires="wps">
            <w:drawing>
              <wp:anchor distT="4294967295" distB="4294967295" distL="114300" distR="114300" simplePos="0" relativeHeight="251709440" behindDoc="0" locked="0" layoutInCell="1" allowOverlap="1" wp14:anchorId="27DBACB4" wp14:editId="317D4BDC">
                <wp:simplePos x="0" y="0"/>
                <wp:positionH relativeFrom="column">
                  <wp:posOffset>3539490</wp:posOffset>
                </wp:positionH>
                <wp:positionV relativeFrom="paragraph">
                  <wp:posOffset>149859</wp:posOffset>
                </wp:positionV>
                <wp:extent cx="457200" cy="0"/>
                <wp:effectExtent l="0" t="76200" r="19050" b="95250"/>
                <wp:wrapNone/>
                <wp:docPr id="213" name="直线箭头连接符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988EEF" id="直线箭头连接符 213" o:spid="_x0000_s1026" type="#_x0000_t32" style="position:absolute;left:0;text-align:left;margin-left:278.7pt;margin-top:11.8pt;width:36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" strokecolor="black [3213]"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07392" behindDoc="0" locked="0" layoutInCell="1" allowOverlap="1" wp14:anchorId="2ED401ED" wp14:editId="165AB41F">
                <wp:simplePos x="0" y="0"/>
                <wp:positionH relativeFrom="column">
                  <wp:posOffset>1828800</wp:posOffset>
                </wp:positionH>
                <wp:positionV relativeFrom="paragraph">
                  <wp:posOffset>147954</wp:posOffset>
                </wp:positionV>
                <wp:extent cx="457200" cy="0"/>
                <wp:effectExtent l="0" t="76200" r="19050" b="95250"/>
                <wp:wrapNone/>
                <wp:docPr id="212" name="直线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F8FB5E" id="直线箭头连接符 212" o:spid="_x0000_s1026" type="#_x0000_t32" style="position:absolute;left:0;text-align:left;margin-left:2in;margin-top:11.65pt;width:36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" strokecolor="black [3213]" strokeweight=".5pt">
                <v:stroke endarrow="block" joinstyle="miter"/>
                <o:lock v:ext="edit" shapetype="f"/>
              </v:shape>
            </w:pict>
          </mc:Fallback>
        </mc:AlternateContent>
      </w:r>
    </w:p>
    <w:p w14:paraId="17C3E5FB" w14:textId="77777777" w:rsidR="00BA04ED" w:rsidRDefault="00BA04ED" w:rsidP="009E798F">
      <w:pPr>
        <w:pStyle w:val="My1"/>
      </w:pPr>
    </w:p>
    <w:p w14:paraId="515A8973" w14:textId="77777777" w:rsidR="00BA04ED" w:rsidRDefault="00BA04ED" w:rsidP="009E798F">
      <w:pPr>
        <w:pStyle w:val="My1"/>
      </w:pPr>
    </w:p>
    <w:p w14:paraId="1957F49F" w14:textId="77777777"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14:paraId="5E502431" w14:textId="77777777"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14:paraId="438960FD" w14:textId="77777777"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14:paraId="085AA70D" w14:textId="77777777" w:rsidR="003559D3" w:rsidRDefault="003559D3" w:rsidP="009E798F">
      <w:pPr>
        <w:pStyle w:val="My1"/>
      </w:pPr>
    </w:p>
    <w:p w14:paraId="18C748BC" w14:textId="77777777"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14:paraId="303E11D0" w14:textId="77777777"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lastRenderedPageBreak/>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14:paraId="583E3745" w14:textId="77777777"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14:paraId="65DB42AF" w14:textId="77777777"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14:paraId="279A0DA4" w14:textId="77777777"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14:paraId="5C0A0CCA" w14:textId="77777777"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14:paraId="089994C7" w14:textId="77777777" w:rsidR="009E798F" w:rsidRDefault="009E798F" w:rsidP="006D6E04">
      <w:pPr>
        <w:pStyle w:val="My1"/>
        <w:outlineLvl w:val="2"/>
      </w:pPr>
      <w:bookmarkStart w:id="477" w:name="_Toc466800381"/>
      <w:r>
        <w:t xml:space="preserve">2.3.4 </w:t>
      </w:r>
      <w:r>
        <w:rPr>
          <w:rFonts w:hint="eastAsia"/>
        </w:rPr>
        <w:t>总线</w:t>
      </w:r>
      <w:r w:rsidR="00A90376">
        <w:t>（Bus）</w:t>
      </w:r>
      <w:bookmarkEnd w:id="477"/>
    </w:p>
    <w:p w14:paraId="06ED3F48" w14:textId="77777777" w:rsidR="005D07BB" w:rsidRDefault="00C61587" w:rsidP="00264F9C">
      <w:pPr>
        <w:ind w:firstLine="0"/>
      </w:pPr>
      <w:r>
        <w:lastRenderedPageBreak/>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14:paraId="56A16E58" w14:textId="77777777"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14:paraId="0A1300DC" w14:textId="77777777" w:rsidR="00566EBB" w:rsidRDefault="00853329" w:rsidP="00264F9C">
      <w:pPr>
        <w:ind w:firstLine="0"/>
      </w:pPr>
      <w:r>
        <w:tab/>
      </w:r>
      <w:r>
        <w:rPr>
          <w:rFonts w:hint="eastAsia"/>
        </w:rPr>
        <w:t>使用总线的</w:t>
      </w:r>
      <w:r>
        <w:t>方法有两种</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14:paraId="1614B810" w14:textId="77777777"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14:paraId="33E603DF" w14:textId="77777777"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14:paraId="1A2F557C" w14:textId="77777777"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w:t>
      </w:r>
      <w:r w:rsidR="005101B8">
        <w:rPr>
          <w:rFonts w:hint="eastAsia"/>
        </w:rPr>
        <w:lastRenderedPageBreak/>
        <w:t>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14:paraId="24EF36DD" w14:textId="77777777" w:rsidR="00905A41" w:rsidRDefault="003D4E33" w:rsidP="00CC3638">
      <w:pPr>
        <w:pStyle w:val="af"/>
        <w:numPr>
          <w:ilvl w:val="0"/>
          <w:numId w:val="27"/>
        </w:numPr>
        <w:ind w:firstLineChars="0"/>
      </w:pPr>
      <w:r>
        <w:rPr>
          <w:rFonts w:hint="eastAsia"/>
        </w:rPr>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14:paraId="08187456" w14:textId="77777777"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14:paraId="2D33B5A0" w14:textId="77777777"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14:paraId="33CB7F50" w14:textId="77777777"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14:paraId="20DFDEC8" w14:textId="77777777" w:rsidR="005210B1" w:rsidRDefault="00054C58" w:rsidP="00706F6C">
      <w:pPr>
        <w:pStyle w:val="af"/>
        <w:widowControl w:val="0"/>
        <w:numPr>
          <w:ilvl w:val="0"/>
          <w:numId w:val="27"/>
        </w:numPr>
        <w:ind w:left="840"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14:paraId="47725368" w14:textId="77777777" w:rsidR="004E3DB2" w:rsidRDefault="004E3DB2" w:rsidP="00264F9C">
      <w:pPr>
        <w:ind w:firstLine="0"/>
      </w:pPr>
    </w:p>
    <w:p w14:paraId="07F691D4" w14:textId="77777777" w:rsidR="004B0C7D" w:rsidRDefault="004B0C7D" w:rsidP="006D6E04">
      <w:pPr>
        <w:pStyle w:val="My1"/>
        <w:outlineLvl w:val="2"/>
      </w:pPr>
      <w:bookmarkStart w:id="478" w:name="_Toc466800382"/>
      <w:r>
        <w:t xml:space="preserve">2.3.5 </w:t>
      </w:r>
      <w:r>
        <w:rPr>
          <w:rFonts w:hint="eastAsia"/>
        </w:rPr>
        <w:t>G</w:t>
      </w:r>
      <w:r>
        <w:t>s</w:t>
      </w:r>
      <w:r>
        <w:rPr>
          <w:rFonts w:hint="eastAsia"/>
        </w:rPr>
        <w:t>treamer</w:t>
      </w:r>
      <w:r w:rsidR="007D6EB2">
        <w:rPr>
          <w:rFonts w:hint="eastAsia"/>
        </w:rPr>
        <w:t>使用</w:t>
      </w:r>
      <w:r w:rsidR="007D6EB2">
        <w:t>方法</w:t>
      </w:r>
      <w:bookmarkEnd w:id="478"/>
    </w:p>
    <w:p w14:paraId="19452BB7" w14:textId="77777777"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14:paraId="0DAAB9B7" w14:textId="77777777"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14:paraId="69A357BA" w14:textId="77777777"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&lt;gst/gst.h&gt;</w:t>
      </w:r>
    </w:p>
    <w:p w14:paraId="3A6967E4" w14:textId="77777777"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7B0BF2" w:rsidRPr="00D20777">
        <w:rPr>
          <w:sz w:val="21"/>
          <w:szCs w:val="21"/>
        </w:rPr>
        <w:t>int ar</w:t>
      </w:r>
      <w:r w:rsidRPr="00D20777">
        <w:rPr>
          <w:sz w:val="21"/>
          <w:szCs w:val="21"/>
        </w:rPr>
        <w:t>gc, char *argv[]</w:t>
      </w:r>
      <w:r w:rsidRPr="00D20777">
        <w:rPr>
          <w:rFonts w:hint="eastAsia"/>
          <w:sz w:val="21"/>
          <w:szCs w:val="21"/>
        </w:rPr>
        <w:t>)</w:t>
      </w:r>
      <w:r w:rsidRPr="00D20777">
        <w:rPr>
          <w:sz w:val="21"/>
          <w:szCs w:val="21"/>
        </w:rPr>
        <w:t xml:space="preserve"> </w:t>
      </w:r>
    </w:p>
    <w:p w14:paraId="78C37030" w14:textId="77777777" w:rsidR="004932C8" w:rsidRPr="00D20777" w:rsidRDefault="004932C8" w:rsidP="00D519CA">
      <w:pPr>
        <w:spacing w:after="0"/>
        <w:ind w:left="1260" w:firstLine="420"/>
        <w:rPr>
          <w:sz w:val="21"/>
          <w:szCs w:val="21"/>
        </w:rPr>
      </w:pPr>
      <w:r w:rsidRPr="00D20777">
        <w:rPr>
          <w:sz w:val="21"/>
          <w:szCs w:val="21"/>
        </w:rPr>
        <w:lastRenderedPageBreak/>
        <w:t>{</w:t>
      </w:r>
    </w:p>
    <w:p w14:paraId="7CB3E3E2" w14:textId="77777777" w:rsidR="004932C8" w:rsidRPr="00D20777" w:rsidRDefault="004932C8" w:rsidP="00D519CA">
      <w:pPr>
        <w:spacing w:after="0"/>
        <w:ind w:left="1260" w:firstLine="420"/>
        <w:rPr>
          <w:sz w:val="21"/>
          <w:szCs w:val="21"/>
        </w:rPr>
      </w:pPr>
      <w:r w:rsidRPr="00D20777">
        <w:rPr>
          <w:rFonts w:hint="eastAsia"/>
          <w:sz w:val="21"/>
          <w:szCs w:val="21"/>
        </w:rPr>
        <w:tab/>
        <w:t>gst_init(</w:t>
      </w:r>
      <w:r w:rsidRPr="00D20777">
        <w:rPr>
          <w:sz w:val="21"/>
          <w:szCs w:val="21"/>
        </w:rPr>
        <w:t>&amp;argc, &amp;argv</w:t>
      </w:r>
      <w:r w:rsidRPr="00D20777">
        <w:rPr>
          <w:rFonts w:hint="eastAsia"/>
          <w:sz w:val="21"/>
          <w:szCs w:val="21"/>
        </w:rPr>
        <w:t>);</w:t>
      </w:r>
    </w:p>
    <w:p w14:paraId="1C3A5E73" w14:textId="77777777" w:rsidR="004932C8" w:rsidRPr="00D20777" w:rsidRDefault="004932C8" w:rsidP="00D519CA">
      <w:pPr>
        <w:ind w:left="1260" w:firstLine="420"/>
        <w:rPr>
          <w:sz w:val="21"/>
          <w:szCs w:val="21"/>
        </w:rPr>
      </w:pPr>
      <w:r w:rsidRPr="00D20777">
        <w:rPr>
          <w:sz w:val="21"/>
          <w:szCs w:val="21"/>
        </w:rPr>
        <w:t>}</w:t>
      </w:r>
    </w:p>
    <w:p w14:paraId="0646134F" w14:textId="77777777" w:rsidR="00AB5967" w:rsidRDefault="00AB5967" w:rsidP="00AB5967">
      <w:pPr>
        <w:ind w:firstLine="0"/>
      </w:pPr>
      <w:r>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14:paraId="495F73A6" w14:textId="77777777"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14:paraId="6DE478C0" w14:textId="77777777"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14:paraId="70F94898" w14:textId="77777777"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14:paraId="2662F052" w14:textId="77777777"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14:paraId="3CAA526E" w14:textId="77777777"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_factory_make(“filesrc”, “disk_source”);</w:t>
      </w:r>
    </w:p>
    <w:p w14:paraId="6D291B3A" w14:textId="77777777" w:rsidR="00E05686" w:rsidRPr="00D20777"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set(G_OBJECT(filesrc), “location”, argv[1], NULL);</w:t>
      </w:r>
    </w:p>
    <w:p w14:paraId="5D067508" w14:textId="77777777"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14:paraId="5BC4A293" w14:textId="77777777"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14:paraId="219DC61C" w14:textId="77777777"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14:paraId="3CC5D872" w14:textId="77777777"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14:paraId="0D0D50B4" w14:textId="77777777"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14:paraId="52DDC136" w14:textId="77777777"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14:paraId="204A1AD2" w14:textId="77777777"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14:paraId="55F3BAD6" w14:textId="77777777"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14:paraId="025387B3" w14:textId="77777777"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677B10" w:rsidRPr="005006C5">
        <w:rPr>
          <w:rFonts w:hAnsi="Times New Roman"/>
          <w:sz w:val="21"/>
          <w:szCs w:val="21"/>
        </w:rPr>
        <w:t>bus, bus_call, loop</w:t>
      </w:r>
      <w:r w:rsidRPr="005006C5">
        <w:rPr>
          <w:rFonts w:hAnsi="Times New Roman"/>
          <w:sz w:val="21"/>
          <w:szCs w:val="21"/>
        </w:rPr>
        <w:t>)</w:t>
      </w:r>
    </w:p>
    <w:p w14:paraId="59899D57" w14:textId="77777777"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14:paraId="0F65FF1B" w14:textId="77777777"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14:paraId="56F879E3" w14:textId="77777777"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14:paraId="1568D375" w14:textId="77777777"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do something</w:t>
      </w:r>
    </w:p>
    <w:p w14:paraId="7184E8BF" w14:textId="77777777" w:rsidR="00820634" w:rsidRPr="005006C5" w:rsidRDefault="00820634" w:rsidP="005006C5">
      <w:pPr>
        <w:ind w:left="1260" w:firstLine="420"/>
        <w:rPr>
          <w:rFonts w:hAnsi="Times New Roman"/>
          <w:sz w:val="21"/>
          <w:szCs w:val="21"/>
        </w:rPr>
      </w:pPr>
      <w:r w:rsidRPr="005006C5">
        <w:rPr>
          <w:rFonts w:hAnsi="Times New Roman"/>
          <w:sz w:val="21"/>
          <w:szCs w:val="21"/>
        </w:rPr>
        <w:t>}</w:t>
      </w:r>
    </w:p>
    <w:p w14:paraId="12E1DEE7" w14:textId="77777777" w:rsidR="006F7171" w:rsidRDefault="006F7171" w:rsidP="006F7171">
      <w:pPr>
        <w:rPr>
          <w:rFonts w:hAnsi="Times New Roman"/>
        </w:rPr>
      </w:pPr>
      <w:r>
        <w:rPr>
          <w:rFonts w:hAnsi="Times New Roman"/>
        </w:rPr>
        <w:lastRenderedPageBreak/>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14:paraId="7E30EC9A" w14:textId="77777777"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14:paraId="35F1C1FD" w14:textId="77777777"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14:paraId="16ABCC12" w14:textId="77777777"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14:paraId="57C09B1D" w14:textId="77777777" w:rsidR="00E05686" w:rsidRPr="00266255" w:rsidRDefault="00E05686" w:rsidP="00D968A2">
      <w:pPr>
        <w:ind w:firstLine="0"/>
        <w:rPr>
          <w:rFonts w:hAnsi="Times New Roman"/>
        </w:rPr>
      </w:pPr>
    </w:p>
    <w:p w14:paraId="130B99CE" w14:textId="77777777" w:rsidR="00495A02" w:rsidRDefault="00495A02" w:rsidP="006D6E04">
      <w:pPr>
        <w:pStyle w:val="My1"/>
        <w:outlineLvl w:val="2"/>
      </w:pPr>
      <w:bookmarkStart w:id="479" w:name="_Toc466800383"/>
      <w:r>
        <w:t xml:space="preserve">2.3.6 </w:t>
      </w:r>
      <w:r>
        <w:rPr>
          <w:rFonts w:hint="eastAsia"/>
        </w:rPr>
        <w:t>G</w:t>
      </w:r>
      <w:r>
        <w:t>s</w:t>
      </w:r>
      <w:r>
        <w:rPr>
          <w:rFonts w:hint="eastAsia"/>
        </w:rPr>
        <w:t>treamer音视频</w:t>
      </w:r>
      <w:r w:rsidR="0087338E">
        <w:t>同步机制</w:t>
      </w:r>
      <w:bookmarkEnd w:id="479"/>
    </w:p>
    <w:p w14:paraId="3F182763" w14:textId="77777777"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14:paraId="1CABD99C" w14:textId="77777777"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14:paraId="07C7E495" w14:textId="77777777"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14:paraId="1A98D05E" w14:textId="77777777"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r w:rsidR="00E57C0C" w:rsidRPr="00E57C0C">
        <w:rPr>
          <w:rFonts w:hint="eastAsia"/>
          <w:vertAlign w:val="superscript"/>
        </w:rPr>
        <w:t>[</w:t>
      </w:r>
      <w:r w:rsidR="00E57C0C" w:rsidRPr="00E57C0C">
        <w:rPr>
          <w:vertAlign w:val="superscript"/>
        </w:rPr>
        <w:t>30</w:t>
      </w:r>
      <w:r w:rsidR="00E57C0C" w:rsidRPr="00E57C0C">
        <w:rPr>
          <w:rFonts w:hint="eastAsia"/>
          <w:vertAlign w:val="superscript"/>
        </w:rPr>
        <w:t>]</w:t>
      </w:r>
      <w:r w:rsidR="00E8749F">
        <w:t>。</w:t>
      </w:r>
    </w:p>
    <w:p w14:paraId="737E6E60" w14:textId="77777777" w:rsidR="008E232A" w:rsidRDefault="008E232A" w:rsidP="00D968A2">
      <w:pPr>
        <w:ind w:firstLine="0"/>
      </w:pPr>
      <w:r>
        <w:rPr>
          <w:rFonts w:hint="eastAsia"/>
        </w:rPr>
        <w:lastRenderedPageBreak/>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14:paraId="545D5CF9" w14:textId="77777777" w:rsidR="002E1F9D" w:rsidRDefault="00954545" w:rsidP="004D0FFE">
      <w:pPr>
        <w:ind w:firstLine="420"/>
      </w:pPr>
      <w:r>
        <w:t>管道的同步通过如下三个</w:t>
      </w:r>
      <w:r>
        <w:rPr>
          <w:rFonts w:hint="eastAsia"/>
        </w:rPr>
        <w:t>方面</w:t>
      </w:r>
      <w:r>
        <w:t>实现：</w:t>
      </w:r>
    </w:p>
    <w:p w14:paraId="1CC49F4A" w14:textId="77777777" w:rsidR="00981DA1" w:rsidRDefault="00954545" w:rsidP="002E1F9D">
      <w:pPr>
        <w:ind w:left="420" w:firstLine="0"/>
      </w:pP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w:t>
      </w:r>
      <w:r w:rsidR="002D6E3E">
        <w:softHyphen/>
      </w:r>
      <w:r>
        <w:t>E</w:t>
      </w:r>
      <w:r w:rsidR="002D6E3E">
        <w:softHyphen/>
      </w:r>
      <w:r>
        <w:t>GMENT event preceding the buffers</w:t>
      </w:r>
      <w:r w:rsidR="00E60B29">
        <w:t>。</w:t>
      </w:r>
    </w:p>
    <w:p w14:paraId="3E1FA3C3" w14:textId="77777777" w:rsidR="002E1F9D" w:rsidRDefault="00F746EC" w:rsidP="002E1F9D">
      <w:pPr>
        <w:ind w:left="420" w:firstLine="0"/>
      </w:pPr>
      <w:r>
        <w:t>running_time</w:t>
      </w:r>
      <w:r>
        <w:t>有两种计算方式：</w:t>
      </w:r>
    </w:p>
    <w:p w14:paraId="5EDA4D6C" w14:textId="77777777" w:rsidR="00FA6571" w:rsidRDefault="00FD36C2" w:rsidP="002E1F9D">
      <w:pPr>
        <w:ind w:left="420" w:firstLine="0"/>
      </w:pPr>
      <w:r>
        <w:t>第一种是</w:t>
      </w:r>
      <w:r w:rsidR="00D70272">
        <w:t>用全局时钟和元素的</w:t>
      </w:r>
      <w:r w:rsidR="00D70272">
        <w:t>base_time</w:t>
      </w:r>
      <w:r w:rsidR="00FA6571">
        <w:t>计算</w:t>
      </w:r>
      <w:r w:rsidR="008E264E">
        <w:rPr>
          <w:rFonts w:hint="eastAsia"/>
        </w:rPr>
        <w:t>：</w:t>
      </w:r>
    </w:p>
    <w:p w14:paraId="77D9236A" w14:textId="77777777" w:rsidR="0002753E" w:rsidRPr="008617FC" w:rsidRDefault="00EF7D53" w:rsidP="008617FC">
      <w:pPr>
        <w:ind w:left="420" w:firstLine="0"/>
        <w:jc w:val="center"/>
        <w:rPr>
          <w:rFonts w:hAnsi="Times New Roman"/>
          <w:sz w:val="21"/>
          <w:szCs w:val="21"/>
        </w:rPr>
      </w:pPr>
      <w:r w:rsidRPr="008617FC">
        <w:rPr>
          <w:rFonts w:hAnsi="Times New Roman"/>
          <w:sz w:val="21"/>
          <w:szCs w:val="21"/>
        </w:rPr>
        <w:t>running_time = absolute_time – base_</w:t>
      </w:r>
      <w:r w:rsidR="00D70272" w:rsidRPr="008617FC">
        <w:rPr>
          <w:rFonts w:hAnsi="Times New Roman"/>
          <w:sz w:val="21"/>
          <w:szCs w:val="21"/>
        </w:rPr>
        <w:t>time</w:t>
      </w:r>
      <w:r w:rsidR="00D70272" w:rsidRPr="008617FC">
        <w:rPr>
          <w:rFonts w:hAnsi="Times New Roman"/>
          <w:sz w:val="21"/>
          <w:szCs w:val="21"/>
        </w:rPr>
        <w:t>；</w:t>
      </w:r>
    </w:p>
    <w:p w14:paraId="60308B06" w14:textId="77777777" w:rsidR="006139C4" w:rsidRDefault="00D70272" w:rsidP="002E1F9D">
      <w:pPr>
        <w:ind w:left="420" w:firstLine="0"/>
      </w:pPr>
      <w:r>
        <w:rPr>
          <w:rFonts w:hint="eastAsia"/>
        </w:rPr>
        <w:t>第二</w:t>
      </w:r>
      <w:r>
        <w:t>种是用</w:t>
      </w:r>
      <w:r>
        <w:t>buffer</w:t>
      </w:r>
      <w:r>
        <w:t>的</w:t>
      </w:r>
      <w:r>
        <w:rPr>
          <w:rFonts w:hint="eastAsia"/>
        </w:rPr>
        <w:t>时间戳</w:t>
      </w:r>
      <w:r>
        <w:t>和</w:t>
      </w:r>
      <w:r>
        <w:t>NEW_SEGMENT</w:t>
      </w:r>
      <w:r>
        <w:rPr>
          <w:rFonts w:hint="eastAsia"/>
        </w:rPr>
        <w:t>事件</w:t>
      </w:r>
      <w:r>
        <w:t>计算（假设</w:t>
      </w:r>
      <w:r>
        <w:t>rate</w:t>
      </w:r>
      <w:r>
        <w:t>为正值）</w:t>
      </w:r>
      <w:r w:rsidR="006139C4">
        <w:rPr>
          <w:rFonts w:hint="eastAsia"/>
        </w:rPr>
        <w:t>：</w:t>
      </w:r>
    </w:p>
    <w:p w14:paraId="41524636" w14:textId="77777777" w:rsidR="006139C4" w:rsidRPr="008617FC" w:rsidRDefault="00D70272" w:rsidP="008617FC">
      <w:pPr>
        <w:ind w:left="420" w:firstLine="0"/>
        <w:jc w:val="center"/>
        <w:rPr>
          <w:rFonts w:hAnsi="Times New Roman"/>
          <w:sz w:val="21"/>
          <w:szCs w:val="21"/>
        </w:rPr>
      </w:pPr>
      <w:r w:rsidRPr="008617FC">
        <w:rPr>
          <w:rFonts w:hAnsi="Times New Roman"/>
          <w:sz w:val="21"/>
          <w:szCs w:val="21"/>
        </w:rPr>
        <w:t>running_t</w:t>
      </w:r>
      <w:r w:rsidR="006C3775" w:rsidRPr="008617FC">
        <w:rPr>
          <w:rFonts w:hAnsi="Times New Roman"/>
          <w:sz w:val="21"/>
          <w:szCs w:val="21"/>
        </w:rPr>
        <w:softHyphen/>
      </w:r>
      <w:r w:rsidRPr="008617FC">
        <w:rPr>
          <w:rFonts w:hAnsi="Times New Roman"/>
          <w:sz w:val="21"/>
          <w:szCs w:val="21"/>
        </w:rPr>
        <w:t>ime</w:t>
      </w:r>
      <w:r w:rsidR="006C3775" w:rsidRPr="008617FC">
        <w:rPr>
          <w:rFonts w:hAnsi="Times New Roman"/>
          <w:sz w:val="21"/>
          <w:szCs w:val="21"/>
        </w:rPr>
        <w:softHyphen/>
      </w:r>
      <w:r w:rsidR="006C3775" w:rsidRPr="008617FC">
        <w:rPr>
          <w:rFonts w:hAnsi="Times New Roman"/>
          <w:sz w:val="21"/>
          <w:szCs w:val="21"/>
        </w:rPr>
        <w:softHyphen/>
      </w:r>
      <w:r w:rsidRPr="008617FC">
        <w:rPr>
          <w:rFonts w:hAnsi="Times New Roman"/>
          <w:sz w:val="21"/>
          <w:szCs w:val="21"/>
        </w:rPr>
        <w:t xml:space="preserve"> = (B.timestamp – NS.start) / NS.abs_rate + NS.accum</w:t>
      </w:r>
      <w:r w:rsidR="00BF7D96" w:rsidRPr="008617FC">
        <w:rPr>
          <w:rFonts w:hAnsi="Times New Roman"/>
          <w:sz w:val="21"/>
          <w:szCs w:val="21"/>
        </w:rPr>
        <w:t>。</w:t>
      </w:r>
    </w:p>
    <w:p w14:paraId="0C5C6814" w14:textId="77777777" w:rsidR="00E16A38" w:rsidRDefault="00BF7D96" w:rsidP="002E1F9D">
      <w:pPr>
        <w:ind w:left="420" w:firstLine="0"/>
      </w:pPr>
      <w:r>
        <w:rPr>
          <w:rFonts w:hint="eastAsia"/>
        </w:rPr>
        <w:t>同步</w:t>
      </w:r>
      <w:r>
        <w:t>主要是保证上述两个时间计算值的相同</w:t>
      </w:r>
      <w:r w:rsidR="00E4293D">
        <w:t>，</w:t>
      </w:r>
    </w:p>
    <w:p w14:paraId="50116E4D" w14:textId="77777777" w:rsidR="00436246" w:rsidRDefault="00E4293D" w:rsidP="002E1F9D">
      <w:pPr>
        <w:ind w:left="420" w:firstLine="0"/>
      </w:pPr>
      <w:r>
        <w:rPr>
          <w:rFonts w:hint="eastAsia"/>
        </w:rPr>
        <w:t>即</w:t>
      </w:r>
      <w:r>
        <w:t xml:space="preserve">absolute_time </w:t>
      </w:r>
      <w:r>
        <w:t>–</w:t>
      </w:r>
      <w:r>
        <w:t xml:space="preserve"> base_time = </w:t>
      </w:r>
      <w:r w:rsidR="009E1A33">
        <w:t xml:space="preserve">(B.timestamp </w:t>
      </w:r>
      <w:r w:rsidR="009E1A33">
        <w:t>–</w:t>
      </w:r>
      <w:r w:rsidR="009E1A33">
        <w:t xml:space="preserve"> NS.</w:t>
      </w:r>
      <w:r w:rsidR="00DF4E40">
        <w:t>start</w:t>
      </w:r>
      <w:r w:rsidR="009E1A33">
        <w:t>)</w:t>
      </w:r>
      <w:r w:rsidR="00DF4E40">
        <w:t>/NS.abs_rate + Ns.accum</w:t>
      </w:r>
      <w:r w:rsidR="00436246">
        <w:rPr>
          <w:rFonts w:hint="eastAsia"/>
        </w:rPr>
        <w:t>，</w:t>
      </w:r>
    </w:p>
    <w:p w14:paraId="47C1722A" w14:textId="77777777" w:rsidR="00005E21" w:rsidRDefault="00DF4E40" w:rsidP="00A61594">
      <w:pPr>
        <w:ind w:firstLine="420"/>
      </w:pPr>
      <w:r>
        <w:rPr>
          <w:rFonts w:hint="eastAsia"/>
        </w:rPr>
        <w:t>而</w:t>
      </w:r>
      <w:r>
        <w:t>absolute_time</w:t>
      </w:r>
      <w:r>
        <w:t>也就是</w:t>
      </w:r>
      <w:r>
        <w:t>Buffer</w:t>
      </w:r>
      <w:r>
        <w:t>的同步时间（</w:t>
      </w:r>
      <w:r>
        <w:t>B.sync_time == absolute_time</w:t>
      </w:r>
      <w:r>
        <w:t>），</w:t>
      </w:r>
      <w:r>
        <w:rPr>
          <w:rFonts w:hint="eastAsia"/>
        </w:rPr>
        <w:t>因此</w:t>
      </w:r>
      <w:r>
        <w:t xml:space="preserve">B.sync_time = (B.timestamp </w:t>
      </w:r>
      <w:r>
        <w:t>–</w:t>
      </w:r>
      <w:r>
        <w:t xml:space="preserve"> NS.start)/NS.abs_rate + Ns.accum + base_time</w:t>
      </w:r>
    </w:p>
    <w:p w14:paraId="63458834" w14:textId="77777777"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14:paraId="7D870FA6" w14:textId="77777777"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14:paraId="41704E90" w14:textId="77777777"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w:t>
      </w:r>
      <w:r w:rsidR="00D61CC5">
        <w:lastRenderedPageBreak/>
        <w:t>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14:paraId="0C82BC83" w14:textId="77777777"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14:paraId="0E86AB09" w14:textId="77777777"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14:paraId="5F5C29A5" w14:textId="77777777" w:rsidR="005D07BB" w:rsidRDefault="005D07BB" w:rsidP="00544A35">
      <w:pPr>
        <w:ind w:firstLine="0"/>
      </w:pPr>
    </w:p>
    <w:p w14:paraId="6DB693AD" w14:textId="77777777" w:rsidR="00640AEE" w:rsidRDefault="00640AEE" w:rsidP="006D6E04">
      <w:pPr>
        <w:pStyle w:val="My0"/>
        <w:outlineLvl w:val="1"/>
      </w:pPr>
      <w:bookmarkStart w:id="480" w:name="_Toc466800384"/>
      <w:r>
        <w:rPr>
          <w:rFonts w:hint="eastAsia"/>
        </w:rPr>
        <w:t xml:space="preserve">2.4 </w:t>
      </w:r>
      <w:r w:rsidR="0085350C">
        <w:rPr>
          <w:rFonts w:hint="eastAsia"/>
        </w:rPr>
        <w:t>音视频编解码</w:t>
      </w:r>
      <w:r w:rsidR="00EF17AF">
        <w:rPr>
          <w:rFonts w:hint="eastAsia"/>
        </w:rPr>
        <w:t>压缩标准</w:t>
      </w:r>
      <w:bookmarkEnd w:id="480"/>
    </w:p>
    <w:p w14:paraId="104C53E7" w14:textId="77777777"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r w:rsidR="00012AC6" w:rsidRPr="00012AC6">
        <w:rPr>
          <w:rFonts w:hint="eastAsia"/>
          <w:vertAlign w:val="superscript"/>
        </w:rPr>
        <w:t>[</w:t>
      </w:r>
      <w:r w:rsidR="00012AC6" w:rsidRPr="00012AC6">
        <w:rPr>
          <w:vertAlign w:val="superscript"/>
        </w:rPr>
        <w:t>31</w:t>
      </w:r>
      <w:r w:rsidR="00012AC6" w:rsidRPr="00012AC6">
        <w:rPr>
          <w:rFonts w:hint="eastAsia"/>
          <w:vertAlign w:val="superscript"/>
        </w:rPr>
        <w:t>]</w:t>
      </w:r>
      <w:r w:rsidR="00BE07EE">
        <w:rPr>
          <w:rFonts w:hint="eastAsia"/>
        </w:rPr>
        <w:t>。</w:t>
      </w:r>
    </w:p>
    <w:p w14:paraId="5B3B88BA" w14:textId="77777777" w:rsidR="005A5301" w:rsidRDefault="005A5301" w:rsidP="006D6E04">
      <w:pPr>
        <w:pStyle w:val="My0"/>
        <w:outlineLvl w:val="2"/>
      </w:pPr>
      <w:bookmarkStart w:id="481" w:name="_Toc466800385"/>
      <w:r>
        <w:rPr>
          <w:rFonts w:hint="eastAsia"/>
        </w:rPr>
        <w:t>2.4.1 音频编解码压缩标准</w:t>
      </w:r>
      <w:bookmarkEnd w:id="481"/>
    </w:p>
    <w:p w14:paraId="15F9302C" w14:textId="77777777"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14:paraId="13B9D158" w14:textId="77777777" w:rsidR="00D01899" w:rsidRDefault="009A751A" w:rsidP="005A39D3">
      <w:pPr>
        <w:pStyle w:val="af"/>
        <w:numPr>
          <w:ilvl w:val="0"/>
          <w:numId w:val="28"/>
        </w:numPr>
        <w:ind w:firstLineChars="0"/>
      </w:pPr>
      <w:r>
        <w:rPr>
          <w:rFonts w:hint="eastAsia"/>
        </w:rPr>
        <w:t>MPEG-1</w:t>
      </w:r>
      <w:r>
        <w:rPr>
          <w:rFonts w:hint="eastAsia"/>
        </w:rPr>
        <w:t>与</w:t>
      </w:r>
      <w:r>
        <w:rPr>
          <w:rFonts w:hint="eastAsia"/>
        </w:rPr>
        <w:t>MP3</w:t>
      </w:r>
    </w:p>
    <w:p w14:paraId="5AA0C9C6" w14:textId="77777777"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14:paraId="6569A298" w14:textId="77777777" w:rsidR="00812653" w:rsidRDefault="00812653" w:rsidP="00B855B3">
      <w:pPr>
        <w:ind w:firstLine="420"/>
      </w:pPr>
      <w:r>
        <w:rPr>
          <w:rFonts w:hint="eastAsia"/>
        </w:rPr>
        <w:lastRenderedPageBreak/>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14:paraId="208F901D" w14:textId="77777777"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14:paraId="3E987BC8" w14:textId="77777777"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14:paraId="7AD179ED" w14:textId="77777777"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14:paraId="513F63DF" w14:textId="77777777" w:rsidR="00990D47" w:rsidRDefault="00990D47" w:rsidP="00990D47">
      <w:pPr>
        <w:pStyle w:val="af"/>
        <w:numPr>
          <w:ilvl w:val="0"/>
          <w:numId w:val="28"/>
        </w:numPr>
        <w:ind w:firstLineChars="0"/>
      </w:pPr>
      <w:r>
        <w:rPr>
          <w:rFonts w:hint="eastAsia"/>
        </w:rPr>
        <w:t>Dolby AC-3</w:t>
      </w:r>
    </w:p>
    <w:p w14:paraId="07E735B6" w14:textId="77777777" w:rsidR="00EE7FAD" w:rsidRDefault="00BF6C0A" w:rsidP="009C707E">
      <w:pPr>
        <w:pStyle w:val="af"/>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14:paraId="4C043679" w14:textId="77777777"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14:paraId="58AA9201" w14:textId="77777777" w:rsidR="00EE7FAD" w:rsidRDefault="00733E0C" w:rsidP="009C707E">
      <w:pPr>
        <w:pStyle w:val="af"/>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14:paraId="22B0063C" w14:textId="77777777" w:rsidR="003C0563" w:rsidRDefault="003C0563" w:rsidP="003C0563">
      <w:pPr>
        <w:pStyle w:val="af"/>
        <w:numPr>
          <w:ilvl w:val="0"/>
          <w:numId w:val="28"/>
        </w:numPr>
        <w:ind w:firstLineChars="0"/>
      </w:pPr>
      <w:r>
        <w:rPr>
          <w:rFonts w:hint="eastAsia"/>
        </w:rPr>
        <w:t>WMA</w:t>
      </w:r>
    </w:p>
    <w:p w14:paraId="55EBE56A" w14:textId="77777777" w:rsidR="00062276" w:rsidRDefault="00991EE5" w:rsidP="00B855B3">
      <w:pPr>
        <w:ind w:firstLine="420"/>
      </w:pPr>
      <w:r>
        <w:rPr>
          <w:rFonts w:hint="eastAsia"/>
        </w:rPr>
        <w:lastRenderedPageBreak/>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14:paraId="55CD077F" w14:textId="77777777" w:rsidR="00E33211" w:rsidRDefault="006D6E04" w:rsidP="00A87143">
      <w:pPr>
        <w:pStyle w:val="My0"/>
        <w:outlineLvl w:val="2"/>
      </w:pPr>
      <w:bookmarkStart w:id="482" w:name="_Toc466800386"/>
      <w:r>
        <w:rPr>
          <w:rFonts w:hint="eastAsia"/>
        </w:rPr>
        <w:t>2.4.2</w:t>
      </w:r>
      <w:r w:rsidR="00E33211">
        <w:rPr>
          <w:rFonts w:hint="eastAsia"/>
        </w:rPr>
        <w:t xml:space="preserve"> </w:t>
      </w:r>
      <w:r w:rsidR="00E506BC">
        <w:rPr>
          <w:rFonts w:hint="eastAsia"/>
        </w:rPr>
        <w:t>视</w:t>
      </w:r>
      <w:r w:rsidR="00E33211">
        <w:rPr>
          <w:rFonts w:hint="eastAsia"/>
        </w:rPr>
        <w:t>频编解码压缩标准</w:t>
      </w:r>
      <w:bookmarkEnd w:id="482"/>
    </w:p>
    <w:p w14:paraId="35A573DF" w14:textId="77777777"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14:paraId="275AF899" w14:textId="77777777" w:rsidR="003B7D10" w:rsidRDefault="003B7D10" w:rsidP="003B7D10">
      <w:pPr>
        <w:pStyle w:val="af"/>
        <w:numPr>
          <w:ilvl w:val="0"/>
          <w:numId w:val="28"/>
        </w:numPr>
        <w:ind w:firstLineChars="0"/>
      </w:pPr>
      <w:r>
        <w:rPr>
          <w:rFonts w:hint="eastAsia"/>
        </w:rPr>
        <w:t>JPEG</w:t>
      </w:r>
      <w:r>
        <w:rPr>
          <w:rFonts w:hint="eastAsia"/>
        </w:rPr>
        <w:t>标准</w:t>
      </w:r>
    </w:p>
    <w:p w14:paraId="67FFBD1A" w14:textId="77777777" w:rsidR="003B7D10" w:rsidRDefault="009A2FE6" w:rsidP="003B7D10">
      <w:pPr>
        <w:pStyle w:val="af"/>
        <w:ind w:firstLineChars="177" w:firstLine="425"/>
      </w:pPr>
      <w:r>
        <w:rPr>
          <w:rFonts w:hint="eastAsia"/>
        </w:rPr>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14:paraId="59067F23" w14:textId="77777777"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14:paraId="694842BF" w14:textId="77777777"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14:paraId="14357BD8" w14:textId="77777777"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14:paraId="62DCDADE" w14:textId="77777777" w:rsidR="008F7848" w:rsidRDefault="008F7848" w:rsidP="008F7848">
      <w:pPr>
        <w:pStyle w:val="af"/>
        <w:numPr>
          <w:ilvl w:val="0"/>
          <w:numId w:val="28"/>
        </w:numPr>
        <w:ind w:firstLineChars="0"/>
      </w:pPr>
      <w:r>
        <w:rPr>
          <w:rFonts w:hint="eastAsia"/>
        </w:rPr>
        <w:t>MPEG</w:t>
      </w:r>
      <w:r>
        <w:rPr>
          <w:rFonts w:hint="eastAsia"/>
        </w:rPr>
        <w:t>标准</w:t>
      </w:r>
    </w:p>
    <w:p w14:paraId="4DC568D7" w14:textId="77777777"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14:paraId="2953D30E" w14:textId="77777777" w:rsidR="00002179" w:rsidRDefault="00433B92" w:rsidP="00B855B3">
      <w:pPr>
        <w:ind w:firstLine="420"/>
      </w:pPr>
      <w:r>
        <w:rPr>
          <w:rFonts w:hint="eastAsia"/>
        </w:rPr>
        <w:lastRenderedPageBreak/>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14:paraId="0FD4767D" w14:textId="77777777"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14:paraId="64D247F0" w14:textId="77777777"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14:paraId="721EBAAB" w14:textId="77777777"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14:paraId="1FEC3553" w14:textId="77777777" w:rsidR="005D467F" w:rsidRDefault="005D467F" w:rsidP="0045280B">
      <w:pPr>
        <w:ind w:firstLine="420"/>
      </w:pPr>
      <w:r>
        <w:rPr>
          <w:rFonts w:hint="eastAsia"/>
        </w:rPr>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14:paraId="43C666BA" w14:textId="77777777"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14:paraId="2D5FC28A" w14:textId="77777777" w:rsidR="0038760C" w:rsidRDefault="0038760C" w:rsidP="00804740">
      <w:pPr>
        <w:widowControl w:val="0"/>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14:paraId="4DB70139" w14:textId="77777777" w:rsidR="00E50570" w:rsidRDefault="00E50570" w:rsidP="00E50570">
      <w:pPr>
        <w:pStyle w:val="af"/>
        <w:numPr>
          <w:ilvl w:val="0"/>
          <w:numId w:val="28"/>
        </w:numPr>
        <w:ind w:firstLineChars="0"/>
      </w:pPr>
      <w:r>
        <w:rPr>
          <w:rFonts w:hint="eastAsia"/>
        </w:rPr>
        <w:t>H.264</w:t>
      </w:r>
      <w:r>
        <w:rPr>
          <w:rFonts w:hint="eastAsia"/>
        </w:rPr>
        <w:t>标准</w:t>
      </w:r>
    </w:p>
    <w:p w14:paraId="00B6C06D" w14:textId="77777777" w:rsidR="00E50570" w:rsidRDefault="002859AA" w:rsidP="002859AA">
      <w:pPr>
        <w:pStyle w:val="af"/>
        <w:ind w:firstLineChars="177" w:firstLine="425"/>
      </w:pPr>
      <w:r>
        <w:rPr>
          <w:rFonts w:hint="eastAsia"/>
        </w:rPr>
        <w:lastRenderedPageBreak/>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14:paraId="7E00CB78" w14:textId="77777777"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14:paraId="7F8AAB6F" w14:textId="77777777"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14:paraId="05DFBBD6" w14:textId="77777777" w:rsidR="006B0B23" w:rsidRDefault="006B0B23" w:rsidP="002859AA">
      <w:pPr>
        <w:pStyle w:val="af"/>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14:paraId="7335B39E" w14:textId="77777777"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14:paraId="6E389B0C" w14:textId="77777777"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14:paraId="0CA115DF" w14:textId="77777777" w:rsidR="00A13548" w:rsidRDefault="00A13548" w:rsidP="00B855B3">
      <w:pPr>
        <w:ind w:firstLine="420"/>
      </w:pPr>
    </w:p>
    <w:p w14:paraId="1AD0BEE4" w14:textId="77777777" w:rsidR="00640AEE" w:rsidRDefault="00640AEE" w:rsidP="00A87143">
      <w:pPr>
        <w:pStyle w:val="My0"/>
        <w:outlineLvl w:val="1"/>
      </w:pPr>
      <w:bookmarkStart w:id="483" w:name="_Toc466800387"/>
      <w:r>
        <w:rPr>
          <w:rFonts w:hint="eastAsia"/>
        </w:rPr>
        <w:t>2.5 本章小结</w:t>
      </w:r>
      <w:bookmarkEnd w:id="483"/>
    </w:p>
    <w:p w14:paraId="5537F11E" w14:textId="77777777"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。最后</w:t>
      </w:r>
      <w:r w:rsidR="008F6AF3" w:rsidRPr="00780B1E">
        <w:rPr>
          <w:rStyle w:val="MyChar"/>
          <w:rFonts w:hint="eastAsia"/>
        </w:rPr>
        <w:t>，</w:t>
      </w:r>
      <w:r w:rsidR="008F6AF3" w:rsidRPr="00780B1E">
        <w:rPr>
          <w:rStyle w:val="MyChar"/>
        </w:rPr>
        <w:t>介绍了当前比较常用的音视频编解码</w:t>
      </w:r>
      <w:r w:rsidR="008F6AF3" w:rsidRPr="00780B1E">
        <w:rPr>
          <w:rStyle w:val="MyChar"/>
          <w:rFonts w:hint="eastAsia"/>
        </w:rPr>
        <w:t>标准。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14:paraId="5E29DFE4" w14:textId="77777777" w:rsidR="00640AEE" w:rsidRDefault="00640AEE" w:rsidP="00640AEE">
      <w:pPr>
        <w:pStyle w:val="My0"/>
      </w:pPr>
    </w:p>
    <w:p w14:paraId="077F1F6C" w14:textId="77777777" w:rsidR="008D1F7B" w:rsidRDefault="008D1F7B">
      <w:pPr>
        <w:spacing w:after="0" w:line="240" w:lineRule="auto"/>
        <w:ind w:firstLine="0"/>
      </w:pPr>
    </w:p>
    <w:p w14:paraId="32E533CC" w14:textId="77777777" w:rsidR="001A3779" w:rsidRDefault="001A3779">
      <w:pPr>
        <w:spacing w:after="0" w:line="240" w:lineRule="auto"/>
        <w:ind w:firstLine="0"/>
      </w:pPr>
      <w:r>
        <w:br w:type="page"/>
      </w:r>
    </w:p>
    <w:p w14:paraId="1E00F07A" w14:textId="77777777" w:rsidR="009F2D05" w:rsidRDefault="009F2D05" w:rsidP="009F2D05"/>
    <w:p w14:paraId="25164A38" w14:textId="77777777" w:rsidR="009F2D05" w:rsidRDefault="009F2D05" w:rsidP="009F2D05">
      <w:pPr>
        <w:pStyle w:val="a4"/>
      </w:pPr>
      <w:bookmarkStart w:id="484" w:name="_Toc466800388"/>
      <w:r>
        <w:rPr>
          <w:rFonts w:hint="eastAsia"/>
        </w:rPr>
        <w:t xml:space="preserve">3 </w:t>
      </w:r>
      <w:r w:rsidR="003A050B">
        <w:rPr>
          <w:rFonts w:hint="eastAsia"/>
        </w:rPr>
        <w:t>需求</w:t>
      </w:r>
      <w:r w:rsidR="003A63C8">
        <w:rPr>
          <w:rFonts w:hint="eastAsia"/>
        </w:rPr>
        <w:t>分析</w:t>
      </w:r>
      <w:bookmarkEnd w:id="484"/>
    </w:p>
    <w:p w14:paraId="632A0E46" w14:textId="77777777" w:rsidR="009F2D05" w:rsidRDefault="009F2D05" w:rsidP="009F2D05"/>
    <w:p w14:paraId="5F727BA7" w14:textId="77777777" w:rsidR="008D1F7B" w:rsidRDefault="00C9424A" w:rsidP="00DC5799">
      <w:pPr>
        <w:pStyle w:val="My0"/>
        <w:outlineLvl w:val="1"/>
      </w:pPr>
      <w:bookmarkStart w:id="485" w:name="_Toc466800389"/>
      <w:commentRangeStart w:id="486"/>
      <w:r>
        <w:rPr>
          <w:rFonts w:hint="eastAsia"/>
        </w:rPr>
        <w:t>3</w:t>
      </w:r>
      <w:r w:rsidR="008D1F7B">
        <w:rPr>
          <w:rFonts w:hint="eastAsia"/>
        </w:rPr>
        <w:t xml:space="preserve">.1 </w:t>
      </w:r>
      <w:r w:rsidR="00FB5C83">
        <w:rPr>
          <w:rFonts w:hint="eastAsia"/>
        </w:rPr>
        <w:t>功能需求</w:t>
      </w:r>
      <w:commentRangeEnd w:id="486"/>
      <w:r w:rsidR="00190055">
        <w:rPr>
          <w:rStyle w:val="af8"/>
          <w:rFonts w:ascii="Times New Roman" w:eastAsia="宋体" w:hAnsi="宋体"/>
          <w:b w:val="0"/>
        </w:rPr>
        <w:commentReference w:id="486"/>
      </w:r>
      <w:bookmarkEnd w:id="485"/>
    </w:p>
    <w:p w14:paraId="45FEA8E8" w14:textId="77777777" w:rsidR="002C146F" w:rsidRDefault="00ED1B9E" w:rsidP="00DC5799">
      <w:pPr>
        <w:pStyle w:val="My1"/>
        <w:outlineLvl w:val="2"/>
      </w:pPr>
      <w:bookmarkStart w:id="487" w:name="_Toc466800390"/>
      <w:r>
        <w:rPr>
          <w:rFonts w:hint="eastAsia"/>
        </w:rPr>
        <w:t>3</w:t>
      </w:r>
      <w:r w:rsidR="002C146F">
        <w:rPr>
          <w:rFonts w:hint="eastAsia"/>
        </w:rPr>
        <w:t>.1.1 所支持的音视频</w:t>
      </w:r>
      <w:r w:rsidR="002C146F">
        <w:t>文件格式</w:t>
      </w:r>
      <w:bookmarkEnd w:id="487"/>
    </w:p>
    <w:p w14:paraId="55A2B40E" w14:textId="77777777"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sidR="004A7FCF">
        <w:rPr>
          <w:rFonts w:ascii="Times New Roman" w:eastAsia="宋体" w:hAnsi="宋体" w:hint="eastAsia"/>
          <w:b w:val="0"/>
        </w:rPr>
        <w:t>及</w:t>
      </w:r>
      <w:r w:rsidR="00870B7B">
        <w:rPr>
          <w:rFonts w:ascii="Times New Roman" w:eastAsia="宋体" w:hAnsi="宋体" w:hint="eastAsia"/>
          <w:b w:val="0"/>
        </w:rPr>
        <w:t>编</w:t>
      </w:r>
      <w:r w:rsidR="004A7FCF">
        <w:rPr>
          <w:rFonts w:ascii="Times New Roman" w:eastAsia="宋体" w:hAnsi="宋体"/>
          <w:b w:val="0"/>
        </w:rPr>
        <w:t>码格式</w:t>
      </w:r>
      <w:r w:rsidR="004A7FCF">
        <w:rPr>
          <w:rFonts w:ascii="Times New Roman" w:eastAsia="宋体" w:hAnsi="宋体" w:hint="eastAsia"/>
          <w:b w:val="0"/>
        </w:rPr>
        <w:t>如下</w:t>
      </w:r>
      <w:r w:rsidR="004A7FCF">
        <w:rPr>
          <w:rFonts w:ascii="Times New Roman" w:eastAsia="宋体" w:hAnsi="宋体"/>
          <w:b w:val="0"/>
        </w:rPr>
        <w:t>表</w:t>
      </w:r>
      <w:r w:rsidR="00F64669">
        <w:rPr>
          <w:rFonts w:ascii="Times New Roman" w:eastAsia="宋体" w:hAnsi="宋体" w:hint="eastAsia"/>
          <w:b w:val="0"/>
        </w:rPr>
        <w:t>（表</w:t>
      </w:r>
      <w:r w:rsidR="00F64669">
        <w:rPr>
          <w:rFonts w:ascii="Times New Roman" w:eastAsia="宋体" w:hAnsi="宋体" w:hint="eastAsia"/>
          <w:b w:val="0"/>
        </w:rPr>
        <w:t>3</w:t>
      </w:r>
      <w:r w:rsidR="00F64669">
        <w:rPr>
          <w:rFonts w:ascii="Times New Roman" w:eastAsia="宋体" w:hAnsi="宋体"/>
          <w:b w:val="0"/>
        </w:rPr>
        <w:t>-1</w:t>
      </w:r>
      <w:r w:rsidR="00F64669">
        <w:rPr>
          <w:rFonts w:ascii="Times New Roman" w:eastAsia="宋体" w:hAnsi="宋体" w:hint="eastAsia"/>
          <w:b w:val="0"/>
        </w:rPr>
        <w:t>）</w:t>
      </w:r>
    </w:p>
    <w:p w14:paraId="5DE26CE1" w14:textId="77777777" w:rsidR="007A5886" w:rsidRDefault="007A5886" w:rsidP="007A588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sidR="00C87F72">
        <w:rPr>
          <w:rFonts w:ascii="楷体_GB2312" w:eastAsia="楷体_GB2312" w:hAnsi="华文楷体" w:hint="eastAsia"/>
          <w:bCs w:val="0"/>
          <w:snapToGrid w:val="0"/>
          <w:color w:val="000000"/>
          <w:sz w:val="21"/>
          <w:szCs w:val="21"/>
        </w:rPr>
        <w:t>支持文件</w:t>
      </w:r>
      <w:r w:rsidR="00C87F72">
        <w:rPr>
          <w:rFonts w:ascii="楷体_GB2312" w:eastAsia="楷体_GB2312" w:hAnsi="华文楷体"/>
          <w:bCs w:val="0"/>
          <w:snapToGrid w:val="0"/>
          <w:color w:val="000000"/>
          <w:sz w:val="21"/>
          <w:szCs w:val="21"/>
        </w:rPr>
        <w:t>格式与编码格式</w:t>
      </w:r>
    </w:p>
    <w:p w14:paraId="5277CDE0" w14:textId="77777777" w:rsidR="007A5886" w:rsidRPr="007A5886" w:rsidRDefault="007A5886" w:rsidP="006A6D5D">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C87F72">
        <w:rPr>
          <w:rFonts w:hAnsi="Times New Roman"/>
          <w:sz w:val="21"/>
          <w:szCs w:val="21"/>
        </w:rPr>
        <w:t xml:space="preserve">the supported file format and </w:t>
      </w:r>
      <w:r w:rsidR="00333864">
        <w:rPr>
          <w:rFonts w:hAnsi="Times New Roman"/>
          <w:sz w:val="21"/>
          <w:szCs w:val="21"/>
        </w:rPr>
        <w:t>encoding</w:t>
      </w:r>
      <w:r w:rsidR="00C87F72">
        <w:rPr>
          <w:rFonts w:hAnsi="Times New Roman"/>
          <w:sz w:val="21"/>
          <w:szCs w:val="21"/>
        </w:rPr>
        <w:t xml:space="preserve"> format</w:t>
      </w:r>
    </w:p>
    <w:tbl>
      <w:tblPr>
        <w:tblStyle w:val="af0"/>
        <w:tblW w:w="0" w:type="auto"/>
        <w:jc w:val="center"/>
        <w:tblLook w:val="04A0" w:firstRow="1" w:lastRow="0" w:firstColumn="1" w:lastColumn="0" w:noHBand="0" w:noVBand="1"/>
      </w:tblPr>
      <w:tblGrid>
        <w:gridCol w:w="846"/>
        <w:gridCol w:w="2977"/>
        <w:gridCol w:w="2268"/>
      </w:tblGrid>
      <w:tr w:rsidR="00870B7B" w14:paraId="1EDD0E01" w14:textId="77777777" w:rsidTr="00707862">
        <w:trPr>
          <w:trHeight w:val="682"/>
          <w:jc w:val="center"/>
        </w:trPr>
        <w:tc>
          <w:tcPr>
            <w:tcW w:w="846" w:type="dxa"/>
          </w:tcPr>
          <w:p w14:paraId="5921F7EB"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14:paraId="0730E1A5"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14:paraId="794D204C"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支持编码方式</w:t>
            </w:r>
          </w:p>
        </w:tc>
      </w:tr>
      <w:tr w:rsidR="00870B7B" w14:paraId="2A0BD5E6" w14:textId="77777777" w:rsidTr="00707862">
        <w:trPr>
          <w:trHeight w:val="669"/>
          <w:jc w:val="center"/>
        </w:trPr>
        <w:tc>
          <w:tcPr>
            <w:tcW w:w="846" w:type="dxa"/>
          </w:tcPr>
          <w:p w14:paraId="216F02B9"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14:paraId="3AC83C30"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sidR="00673362">
              <w:rPr>
                <w:rFonts w:ascii="Times New Roman" w:eastAsia="宋体" w:hAnsi="宋体" w:hint="eastAsia"/>
                <w:b w:val="0"/>
              </w:rPr>
              <w:t>OGG</w:t>
            </w:r>
          </w:p>
        </w:tc>
        <w:tc>
          <w:tcPr>
            <w:tcW w:w="2268" w:type="dxa"/>
          </w:tcPr>
          <w:p w14:paraId="2EB9D422"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sidR="009D299D">
              <w:rPr>
                <w:rFonts w:ascii="Times New Roman" w:eastAsia="宋体" w:hAnsi="宋体" w:hint="eastAsia"/>
                <w:b w:val="0"/>
              </w:rPr>
              <w:t>，</w:t>
            </w:r>
            <w:r w:rsidR="009D299D" w:rsidRPr="009D299D">
              <w:rPr>
                <w:rFonts w:ascii="Times New Roman" w:eastAsia="宋体" w:hAnsi="宋体"/>
                <w:b w:val="0"/>
              </w:rPr>
              <w:t>Vorbis</w:t>
            </w:r>
          </w:p>
        </w:tc>
      </w:tr>
      <w:tr w:rsidR="00870B7B" w14:paraId="11FB6BAB" w14:textId="77777777" w:rsidTr="00707862">
        <w:trPr>
          <w:trHeight w:val="963"/>
          <w:jc w:val="center"/>
        </w:trPr>
        <w:tc>
          <w:tcPr>
            <w:tcW w:w="846" w:type="dxa"/>
          </w:tcPr>
          <w:p w14:paraId="23199F37" w14:textId="77777777" w:rsidR="00870B7B" w:rsidRDefault="00870B7B" w:rsidP="00112FFC">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14:paraId="28FDBF79" w14:textId="77777777" w:rsidR="00870B7B" w:rsidRDefault="003707C3" w:rsidP="00497CF2">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sidR="00497CF2">
              <w:rPr>
                <w:rFonts w:ascii="Times New Roman" w:eastAsia="宋体" w:hAnsi="宋体" w:hint="eastAsia"/>
                <w:b w:val="0"/>
              </w:rPr>
              <w:t>，</w:t>
            </w:r>
            <w:r w:rsidR="00497CF2">
              <w:rPr>
                <w:rFonts w:ascii="Times New Roman" w:eastAsia="宋体" w:hAnsi="宋体"/>
                <w:b w:val="0"/>
              </w:rPr>
              <w:t>OGG</w:t>
            </w:r>
          </w:p>
        </w:tc>
        <w:tc>
          <w:tcPr>
            <w:tcW w:w="2268" w:type="dxa"/>
          </w:tcPr>
          <w:p w14:paraId="29A74B2B" w14:textId="77777777" w:rsidR="00870B7B" w:rsidRDefault="0072574B" w:rsidP="00112FFC">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14:paraId="755E37B0" w14:textId="77777777" w:rsidR="00870B7B" w:rsidRDefault="00870B7B" w:rsidP="00C23391">
      <w:pPr>
        <w:pStyle w:val="My0"/>
        <w:rPr>
          <w:rFonts w:ascii="Times New Roman" w:eastAsia="宋体" w:hAnsi="宋体"/>
          <w:b w:val="0"/>
        </w:rPr>
      </w:pPr>
    </w:p>
    <w:p w14:paraId="3A8B6076" w14:textId="77777777" w:rsidR="00825E2A" w:rsidRDefault="00ED1B9E" w:rsidP="00DC5799">
      <w:pPr>
        <w:pStyle w:val="My1"/>
        <w:outlineLvl w:val="2"/>
      </w:pPr>
      <w:bookmarkStart w:id="488" w:name="_Toc466800391"/>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bookmarkEnd w:id="488"/>
    </w:p>
    <w:p w14:paraId="10005CB9" w14:textId="77777777"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14:paraId="78F1CE1D" w14:textId="77777777" w:rsidR="00287449" w:rsidRPr="00825E2A" w:rsidRDefault="00287449" w:rsidP="00C23391">
      <w:pPr>
        <w:pStyle w:val="My0"/>
        <w:rPr>
          <w:rFonts w:ascii="Times New Roman" w:eastAsia="宋体" w:hAnsi="宋体"/>
          <w:b w:val="0"/>
        </w:rPr>
      </w:pPr>
    </w:p>
    <w:p w14:paraId="6F7D357A" w14:textId="77777777" w:rsidR="000A5DA3" w:rsidRDefault="000A5DA3" w:rsidP="00DC5799">
      <w:pPr>
        <w:pStyle w:val="My1"/>
        <w:outlineLvl w:val="2"/>
      </w:pPr>
      <w:bookmarkStart w:id="489" w:name="_Toc466800392"/>
      <w:r>
        <w:rPr>
          <w:rFonts w:hint="eastAsia"/>
        </w:rPr>
        <w:t xml:space="preserve">3.1.3 </w:t>
      </w:r>
      <w:r w:rsidR="00BE586A">
        <w:rPr>
          <w:rFonts w:hint="eastAsia"/>
        </w:rPr>
        <w:t>用例列表</w:t>
      </w:r>
      <w:bookmarkEnd w:id="489"/>
    </w:p>
    <w:tbl>
      <w:tblPr>
        <w:tblStyle w:val="af0"/>
        <w:tblW w:w="0" w:type="auto"/>
        <w:tblLook w:val="04A0" w:firstRow="1" w:lastRow="0" w:firstColumn="1" w:lastColumn="0" w:noHBand="0" w:noVBand="1"/>
      </w:tblPr>
      <w:tblGrid>
        <w:gridCol w:w="9287"/>
      </w:tblGrid>
      <w:tr w:rsidR="004D3B80" w14:paraId="1F66E260" w14:textId="77777777" w:rsidTr="00D1694A">
        <w:trPr>
          <w:trHeight w:val="280"/>
        </w:trPr>
        <w:tc>
          <w:tcPr>
            <w:tcW w:w="9287" w:type="dxa"/>
          </w:tcPr>
          <w:p w14:paraId="31798EC5"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14:paraId="3793F34D" w14:textId="77777777" w:rsidTr="00D1694A">
        <w:tc>
          <w:tcPr>
            <w:tcW w:w="9287" w:type="dxa"/>
          </w:tcPr>
          <w:p w14:paraId="4907494D"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14:paraId="3D89D0E1" w14:textId="77777777" w:rsidTr="00D1694A">
        <w:tc>
          <w:tcPr>
            <w:tcW w:w="9287" w:type="dxa"/>
          </w:tcPr>
          <w:p w14:paraId="41E9B321"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14:paraId="24B6D82C" w14:textId="77777777" w:rsidTr="00D1694A">
        <w:tc>
          <w:tcPr>
            <w:tcW w:w="9287" w:type="dxa"/>
          </w:tcPr>
          <w:p w14:paraId="6B1F240C" w14:textId="77777777"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14:paraId="40C37198" w14:textId="77777777" w:rsidTr="00D1694A">
        <w:tc>
          <w:tcPr>
            <w:tcW w:w="9287" w:type="dxa"/>
          </w:tcPr>
          <w:p w14:paraId="158FD48C" w14:textId="77777777"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14:paraId="49D9BA0D" w14:textId="77777777"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14:paraId="24E9AB23" w14:textId="77777777" w:rsidR="00E4055C" w:rsidRDefault="00E4055C" w:rsidP="00C23391">
      <w:pPr>
        <w:pStyle w:val="My0"/>
        <w:rPr>
          <w:rFonts w:ascii="Times New Roman" w:eastAsia="宋体" w:hAnsi="宋体"/>
          <w:b w:val="0"/>
        </w:rPr>
      </w:pPr>
    </w:p>
    <w:p w14:paraId="33572C2A" w14:textId="77777777" w:rsidR="005D0DDD" w:rsidRPr="000E73BA" w:rsidRDefault="005D0DDD"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2DE6" w14:paraId="487621FC" w14:textId="77777777" w:rsidTr="008E66A2">
        <w:trPr>
          <w:trHeight w:val="280"/>
        </w:trPr>
        <w:tc>
          <w:tcPr>
            <w:tcW w:w="9287" w:type="dxa"/>
          </w:tcPr>
          <w:p w14:paraId="324627EB" w14:textId="77777777"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14:paraId="3B22EB8A" w14:textId="77777777" w:rsidTr="008E66A2">
        <w:tc>
          <w:tcPr>
            <w:tcW w:w="9287" w:type="dxa"/>
          </w:tcPr>
          <w:p w14:paraId="7702A28D" w14:textId="77777777"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：用户</w:t>
            </w:r>
          </w:p>
        </w:tc>
      </w:tr>
      <w:tr w:rsidR="00EB2DE6" w14:paraId="7CF19D81" w14:textId="77777777" w:rsidTr="008E66A2">
        <w:tc>
          <w:tcPr>
            <w:tcW w:w="9287" w:type="dxa"/>
          </w:tcPr>
          <w:p w14:paraId="45B2F1C3" w14:textId="77777777"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14:paraId="5D4663BC" w14:textId="77777777" w:rsidTr="008E66A2">
        <w:tc>
          <w:tcPr>
            <w:tcW w:w="9287" w:type="dxa"/>
          </w:tcPr>
          <w:p w14:paraId="5C344BA2" w14:textId="77777777"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14:paraId="004B4D16" w14:textId="77777777" w:rsidTr="008E66A2">
        <w:tc>
          <w:tcPr>
            <w:tcW w:w="9287" w:type="dxa"/>
          </w:tcPr>
          <w:p w14:paraId="706D13FD" w14:textId="77777777"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14:paraId="23A4B1F2" w14:textId="77777777"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14:paraId="63D8F2FF" w14:textId="77777777"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1B2351" w14:paraId="32141776" w14:textId="77777777" w:rsidTr="008E66A2">
        <w:trPr>
          <w:trHeight w:val="280"/>
        </w:trPr>
        <w:tc>
          <w:tcPr>
            <w:tcW w:w="9287" w:type="dxa"/>
          </w:tcPr>
          <w:p w14:paraId="14EF0EB6" w14:textId="77777777"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14:paraId="4C6171BD" w14:textId="77777777" w:rsidTr="008E66A2">
        <w:tc>
          <w:tcPr>
            <w:tcW w:w="9287" w:type="dxa"/>
          </w:tcPr>
          <w:p w14:paraId="47D4DE50" w14:textId="77777777"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14:paraId="4BF38789" w14:textId="77777777" w:rsidTr="008E66A2">
        <w:tc>
          <w:tcPr>
            <w:tcW w:w="9287" w:type="dxa"/>
          </w:tcPr>
          <w:p w14:paraId="51552EDC" w14:textId="77777777"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14:paraId="11EEDE4F" w14:textId="77777777" w:rsidTr="008E66A2">
        <w:tc>
          <w:tcPr>
            <w:tcW w:w="9287" w:type="dxa"/>
          </w:tcPr>
          <w:p w14:paraId="58A375E6" w14:textId="77777777"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14:paraId="75DB0FCF" w14:textId="77777777" w:rsidTr="008E66A2">
        <w:tc>
          <w:tcPr>
            <w:tcW w:w="9287" w:type="dxa"/>
          </w:tcPr>
          <w:p w14:paraId="13D349CE" w14:textId="77777777"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14:paraId="2BC313CB" w14:textId="77777777"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14:paraId="6FFA79D3" w14:textId="77777777"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5754" w14:paraId="3379BC7C" w14:textId="77777777" w:rsidTr="008E66A2">
        <w:trPr>
          <w:trHeight w:val="280"/>
        </w:trPr>
        <w:tc>
          <w:tcPr>
            <w:tcW w:w="9287" w:type="dxa"/>
          </w:tcPr>
          <w:p w14:paraId="772076C8" w14:textId="77777777"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14:paraId="2D73F1F8" w14:textId="77777777" w:rsidTr="008E66A2">
        <w:tc>
          <w:tcPr>
            <w:tcW w:w="9287" w:type="dxa"/>
          </w:tcPr>
          <w:p w14:paraId="6040B531" w14:textId="77777777"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5754" w14:paraId="7BE36A9F" w14:textId="77777777" w:rsidTr="008E66A2">
        <w:tc>
          <w:tcPr>
            <w:tcW w:w="9287" w:type="dxa"/>
          </w:tcPr>
          <w:p w14:paraId="5416706A" w14:textId="77777777"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14:paraId="2D75D058" w14:textId="77777777" w:rsidTr="008E66A2">
        <w:tc>
          <w:tcPr>
            <w:tcW w:w="9287" w:type="dxa"/>
          </w:tcPr>
          <w:p w14:paraId="5E7E46FA" w14:textId="77777777"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14:paraId="5212ECC1" w14:textId="77777777" w:rsidTr="008E66A2">
        <w:tc>
          <w:tcPr>
            <w:tcW w:w="9287" w:type="dxa"/>
          </w:tcPr>
          <w:p w14:paraId="1BC68C8C" w14:textId="77777777"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14:paraId="2B0AA2C3" w14:textId="77777777"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14:paraId="3B1180C1" w14:textId="77777777"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552544" w14:paraId="782A1B33" w14:textId="77777777" w:rsidTr="008E66A2">
        <w:trPr>
          <w:trHeight w:val="280"/>
        </w:trPr>
        <w:tc>
          <w:tcPr>
            <w:tcW w:w="9287" w:type="dxa"/>
          </w:tcPr>
          <w:p w14:paraId="29854162" w14:textId="77777777"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14:paraId="135B1D00" w14:textId="77777777" w:rsidTr="008E66A2">
        <w:tc>
          <w:tcPr>
            <w:tcW w:w="9287" w:type="dxa"/>
          </w:tcPr>
          <w:p w14:paraId="02626220" w14:textId="77777777"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14:paraId="6C970D9A" w14:textId="77777777" w:rsidTr="008E66A2">
        <w:tc>
          <w:tcPr>
            <w:tcW w:w="9287" w:type="dxa"/>
          </w:tcPr>
          <w:p w14:paraId="29744565" w14:textId="77777777"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14:paraId="4C29FE9F" w14:textId="77777777" w:rsidTr="008E66A2">
        <w:tc>
          <w:tcPr>
            <w:tcW w:w="9287" w:type="dxa"/>
          </w:tcPr>
          <w:p w14:paraId="79F1CBF2" w14:textId="77777777"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14:paraId="478C58EA" w14:textId="77777777" w:rsidTr="008E66A2">
        <w:tc>
          <w:tcPr>
            <w:tcW w:w="9287" w:type="dxa"/>
          </w:tcPr>
          <w:p w14:paraId="0219EF69" w14:textId="77777777"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14:paraId="380233DC" w14:textId="77777777"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14:paraId="6E3BD941" w14:textId="77777777"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0F6011" w14:paraId="7305EC65" w14:textId="77777777" w:rsidTr="008E66A2">
        <w:trPr>
          <w:trHeight w:val="280"/>
        </w:trPr>
        <w:tc>
          <w:tcPr>
            <w:tcW w:w="9287" w:type="dxa"/>
          </w:tcPr>
          <w:p w14:paraId="090A8110" w14:textId="77777777"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14:paraId="633EF58E" w14:textId="77777777" w:rsidTr="008E66A2">
        <w:tc>
          <w:tcPr>
            <w:tcW w:w="9287" w:type="dxa"/>
          </w:tcPr>
          <w:p w14:paraId="454AD7A0" w14:textId="77777777"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14:paraId="3E27EE30" w14:textId="77777777" w:rsidTr="008E66A2">
        <w:tc>
          <w:tcPr>
            <w:tcW w:w="9287" w:type="dxa"/>
          </w:tcPr>
          <w:p w14:paraId="015F4007" w14:textId="77777777"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14:paraId="4284DB49" w14:textId="77777777" w:rsidTr="008E66A2">
        <w:tc>
          <w:tcPr>
            <w:tcW w:w="9287" w:type="dxa"/>
          </w:tcPr>
          <w:p w14:paraId="1CE97045" w14:textId="77777777"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14:paraId="3A576113" w14:textId="77777777" w:rsidTr="008E66A2">
        <w:tc>
          <w:tcPr>
            <w:tcW w:w="9287" w:type="dxa"/>
          </w:tcPr>
          <w:p w14:paraId="7DDD5FA6" w14:textId="77777777"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14:paraId="30AB653B" w14:textId="77777777"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14:paraId="4533EB2C" w14:textId="77777777"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4249CC" w14:paraId="5195D3B9" w14:textId="77777777" w:rsidTr="006556B7">
        <w:trPr>
          <w:trHeight w:val="280"/>
        </w:trPr>
        <w:tc>
          <w:tcPr>
            <w:tcW w:w="9287" w:type="dxa"/>
          </w:tcPr>
          <w:p w14:paraId="73D1C595" w14:textId="77777777"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14:paraId="179D294F" w14:textId="77777777" w:rsidTr="006556B7">
        <w:tc>
          <w:tcPr>
            <w:tcW w:w="9287" w:type="dxa"/>
          </w:tcPr>
          <w:p w14:paraId="7BE83DF0" w14:textId="77777777"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14:paraId="4279C81F" w14:textId="77777777" w:rsidTr="006556B7">
        <w:tc>
          <w:tcPr>
            <w:tcW w:w="9287" w:type="dxa"/>
          </w:tcPr>
          <w:p w14:paraId="03467EC4" w14:textId="77777777"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14:paraId="5980D0A8" w14:textId="77777777" w:rsidTr="006556B7">
        <w:tc>
          <w:tcPr>
            <w:tcW w:w="9287" w:type="dxa"/>
          </w:tcPr>
          <w:p w14:paraId="54FF1977" w14:textId="77777777"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14:paraId="4BC9C204" w14:textId="77777777" w:rsidTr="006556B7">
        <w:tc>
          <w:tcPr>
            <w:tcW w:w="9287" w:type="dxa"/>
          </w:tcPr>
          <w:p w14:paraId="3DD1A27C" w14:textId="77777777"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14:paraId="2E5346A4" w14:textId="77777777"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14:paraId="1624F563" w14:textId="77777777"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D662F7" w14:paraId="03ACE7F5" w14:textId="77777777" w:rsidTr="006556B7">
        <w:trPr>
          <w:trHeight w:val="280"/>
        </w:trPr>
        <w:tc>
          <w:tcPr>
            <w:tcW w:w="9287" w:type="dxa"/>
          </w:tcPr>
          <w:p w14:paraId="22E699F4" w14:textId="77777777"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14:paraId="32AE11C8" w14:textId="77777777" w:rsidTr="006556B7">
        <w:tc>
          <w:tcPr>
            <w:tcW w:w="9287" w:type="dxa"/>
          </w:tcPr>
          <w:p w14:paraId="1B4B4BF7" w14:textId="77777777"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w:t>
            </w:r>
            <w:r>
              <w:rPr>
                <w:rFonts w:ascii="Times New Roman" w:eastAsia="宋体" w:hAnsi="宋体" w:hint="eastAsia"/>
                <w:b w:val="0"/>
              </w:rPr>
              <w:t>播放器</w:t>
            </w:r>
          </w:p>
        </w:tc>
      </w:tr>
      <w:tr w:rsidR="00D662F7" w14:paraId="4EF33540" w14:textId="77777777" w:rsidTr="006556B7">
        <w:tc>
          <w:tcPr>
            <w:tcW w:w="9287" w:type="dxa"/>
          </w:tcPr>
          <w:p w14:paraId="5AECF155" w14:textId="77777777"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14:paraId="5EBF3AC2" w14:textId="77777777" w:rsidTr="006556B7">
        <w:tc>
          <w:tcPr>
            <w:tcW w:w="9287" w:type="dxa"/>
          </w:tcPr>
          <w:p w14:paraId="634EBD40" w14:textId="77777777"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14:paraId="2F384E75" w14:textId="77777777" w:rsidTr="006556B7">
        <w:tc>
          <w:tcPr>
            <w:tcW w:w="9287" w:type="dxa"/>
          </w:tcPr>
          <w:p w14:paraId="693DFDA4" w14:textId="77777777"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14:paraId="0A385C44" w14:textId="77777777"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14:paraId="1E26A95C" w14:textId="77777777"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721AB" w14:paraId="32F987D6" w14:textId="77777777" w:rsidTr="006556B7">
        <w:trPr>
          <w:trHeight w:val="280"/>
        </w:trPr>
        <w:tc>
          <w:tcPr>
            <w:tcW w:w="9287" w:type="dxa"/>
          </w:tcPr>
          <w:p w14:paraId="4C3BF381" w14:textId="77777777"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14:paraId="1B73F4BF" w14:textId="77777777" w:rsidTr="006556B7">
        <w:tc>
          <w:tcPr>
            <w:tcW w:w="9287" w:type="dxa"/>
          </w:tcPr>
          <w:p w14:paraId="29DCECC4" w14:textId="77777777"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14:paraId="50E469F2" w14:textId="77777777" w:rsidTr="006556B7">
        <w:tc>
          <w:tcPr>
            <w:tcW w:w="9287" w:type="dxa"/>
          </w:tcPr>
          <w:p w14:paraId="4A80F92F" w14:textId="77777777"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14:paraId="45F36C34" w14:textId="77777777" w:rsidTr="006556B7">
        <w:tc>
          <w:tcPr>
            <w:tcW w:w="9287" w:type="dxa"/>
          </w:tcPr>
          <w:p w14:paraId="65C15C00" w14:textId="77777777"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14:paraId="7F52F89D" w14:textId="77777777" w:rsidTr="006556B7">
        <w:tc>
          <w:tcPr>
            <w:tcW w:w="9287" w:type="dxa"/>
          </w:tcPr>
          <w:p w14:paraId="268AD890" w14:textId="77777777"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14:paraId="37A2E5B4" w14:textId="77777777"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14:paraId="2D189127" w14:textId="77777777" w:rsidR="000F6011" w:rsidRPr="00E721AB" w:rsidRDefault="000F6011" w:rsidP="00C23391">
      <w:pPr>
        <w:pStyle w:val="My0"/>
        <w:rPr>
          <w:rFonts w:ascii="Times New Roman" w:eastAsia="宋体" w:hAnsi="宋体"/>
          <w:b w:val="0"/>
        </w:rPr>
      </w:pPr>
    </w:p>
    <w:p w14:paraId="22855139" w14:textId="77777777" w:rsidR="00C23391" w:rsidRDefault="00A2116B" w:rsidP="00DC5799">
      <w:pPr>
        <w:pStyle w:val="My0"/>
        <w:outlineLvl w:val="1"/>
      </w:pPr>
      <w:bookmarkStart w:id="490" w:name="_Toc466800393"/>
      <w:r>
        <w:rPr>
          <w:rFonts w:hint="eastAsia"/>
        </w:rPr>
        <w:t>3.</w:t>
      </w:r>
      <w:r>
        <w:t xml:space="preserve">2 </w:t>
      </w:r>
      <w:r w:rsidR="000A5FCF">
        <w:rPr>
          <w:rFonts w:hint="eastAsia"/>
        </w:rPr>
        <w:t>性能需求</w:t>
      </w:r>
      <w:bookmarkEnd w:id="490"/>
    </w:p>
    <w:p w14:paraId="6F89B931" w14:textId="77777777" w:rsidR="00A2116B" w:rsidRDefault="00A2116B" w:rsidP="00DC5799">
      <w:pPr>
        <w:pStyle w:val="My1"/>
        <w:outlineLvl w:val="2"/>
      </w:pPr>
      <w:bookmarkStart w:id="491" w:name="_Toc466800394"/>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491"/>
    </w:p>
    <w:p w14:paraId="11928391" w14:textId="77777777"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14:paraId="3CCE0168" w14:textId="77777777"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14:paraId="4618C14E" w14:textId="77777777"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14:paraId="3EBCB4F6" w14:textId="77777777"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14:paraId="68772339" w14:textId="77777777"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14:paraId="3D8F2417" w14:textId="77777777" w:rsidR="00D67A4D" w:rsidRPr="00D67A4D" w:rsidRDefault="00D67A4D" w:rsidP="00D67A4D">
      <w:pPr>
        <w:pStyle w:val="My0"/>
        <w:rPr>
          <w:rFonts w:ascii="Times New Roman" w:eastAsia="宋体" w:hAnsi="宋体"/>
          <w:b w:val="0"/>
        </w:rPr>
      </w:pPr>
    </w:p>
    <w:p w14:paraId="37684CCA" w14:textId="77777777" w:rsidR="00A2116B" w:rsidRPr="00A2116B" w:rsidRDefault="000A2D72" w:rsidP="00DC5799">
      <w:pPr>
        <w:pStyle w:val="My1"/>
        <w:outlineLvl w:val="2"/>
      </w:pPr>
      <w:bookmarkStart w:id="492" w:name="_Toc466800395"/>
      <w:r>
        <w:rPr>
          <w:rFonts w:hint="eastAsia"/>
        </w:rPr>
        <w:t>3.2.2 对于本地</w:t>
      </w:r>
      <w:r w:rsidR="00EC1521">
        <w:rPr>
          <w:rFonts w:hint="eastAsia"/>
        </w:rPr>
        <w:t>音视频</w:t>
      </w:r>
      <w:r>
        <w:t>文件</w:t>
      </w:r>
      <w:bookmarkEnd w:id="492"/>
    </w:p>
    <w:p w14:paraId="3756B155" w14:textId="77777777"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14:paraId="13DDDC74" w14:textId="77777777"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14:paraId="415F080F" w14:textId="77777777"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14:paraId="75C510F2" w14:textId="77777777" w:rsidR="00BF302E" w:rsidRPr="0083513A" w:rsidRDefault="00BF302E" w:rsidP="008D1F7B">
      <w:pPr>
        <w:pStyle w:val="My0"/>
      </w:pPr>
    </w:p>
    <w:p w14:paraId="24280A87" w14:textId="77777777" w:rsidR="00794A4E" w:rsidRDefault="00520240" w:rsidP="00A87143">
      <w:pPr>
        <w:pStyle w:val="My0"/>
        <w:outlineLvl w:val="1"/>
      </w:pPr>
      <w:bookmarkStart w:id="493" w:name="_Toc466800396"/>
      <w:r>
        <w:rPr>
          <w:rFonts w:hint="eastAsia"/>
        </w:rPr>
        <w:t>3.3</w:t>
      </w:r>
      <w:r w:rsidR="00794A4E">
        <w:rPr>
          <w:rFonts w:hint="eastAsia"/>
        </w:rPr>
        <w:t xml:space="preserve"> </w:t>
      </w:r>
      <w:r w:rsidR="00BA4FBF">
        <w:rPr>
          <w:rFonts w:hint="eastAsia"/>
        </w:rPr>
        <w:t>可靠性</w:t>
      </w:r>
      <w:r w:rsidR="00794A4E">
        <w:rPr>
          <w:rFonts w:hint="eastAsia"/>
        </w:rPr>
        <w:t>需求</w:t>
      </w:r>
      <w:bookmarkEnd w:id="493"/>
    </w:p>
    <w:p w14:paraId="2F28A533" w14:textId="77777777"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14:paraId="45566C4B" w14:textId="77777777" w:rsidR="006556B7" w:rsidRDefault="006556B7" w:rsidP="00794A4E">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14:paraId="1F856020" w14:textId="77777777" w:rsidR="00E45131" w:rsidRPr="006556B7" w:rsidRDefault="00E45131" w:rsidP="00794A4E">
      <w:pPr>
        <w:pStyle w:val="My0"/>
        <w:rPr>
          <w:rFonts w:ascii="Times New Roman" w:eastAsia="宋体" w:hAnsi="宋体"/>
          <w:b w:val="0"/>
        </w:rPr>
      </w:pPr>
    </w:p>
    <w:p w14:paraId="5AC56E29" w14:textId="77777777" w:rsidR="00137202" w:rsidRDefault="00615423" w:rsidP="00A87143">
      <w:pPr>
        <w:pStyle w:val="My0"/>
        <w:outlineLvl w:val="1"/>
      </w:pPr>
      <w:bookmarkStart w:id="494" w:name="_Toc466800397"/>
      <w:r>
        <w:rPr>
          <w:rFonts w:hint="eastAsia"/>
        </w:rPr>
        <w:t>3.4</w:t>
      </w:r>
      <w:r w:rsidR="00137202">
        <w:rPr>
          <w:rFonts w:hint="eastAsia"/>
        </w:rPr>
        <w:t xml:space="preserve"> 资源使用</w:t>
      </w:r>
      <w:r w:rsidR="00137202">
        <w:t>需求</w:t>
      </w:r>
      <w:bookmarkEnd w:id="494"/>
    </w:p>
    <w:p w14:paraId="6320001F" w14:textId="77777777"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14:paraId="5DB18E4F" w14:textId="77777777" w:rsidR="00E45131" w:rsidRDefault="00E45131" w:rsidP="00137202">
      <w:pPr>
        <w:pStyle w:val="My0"/>
        <w:rPr>
          <w:rFonts w:ascii="Times New Roman" w:eastAsia="宋体" w:hAnsi="宋体"/>
          <w:b w:val="0"/>
        </w:rPr>
      </w:pPr>
    </w:p>
    <w:p w14:paraId="7FAD5FDC" w14:textId="77777777" w:rsidR="00593DF2" w:rsidRDefault="00593DF2" w:rsidP="00A87143">
      <w:pPr>
        <w:pStyle w:val="My0"/>
        <w:outlineLvl w:val="1"/>
      </w:pPr>
      <w:bookmarkStart w:id="495" w:name="_Toc466800398"/>
      <w:r>
        <w:rPr>
          <w:rFonts w:hint="eastAsia"/>
        </w:rPr>
        <w:t>3.</w:t>
      </w:r>
      <w:r w:rsidR="00E45131">
        <w:t>5</w:t>
      </w:r>
      <w:r>
        <w:rPr>
          <w:rFonts w:hint="eastAsia"/>
        </w:rPr>
        <w:t xml:space="preserve"> 设计</w:t>
      </w:r>
      <w:r>
        <w:t>要求</w:t>
      </w:r>
      <w:bookmarkEnd w:id="495"/>
    </w:p>
    <w:p w14:paraId="39438218" w14:textId="77777777" w:rsidR="00593DF2" w:rsidRDefault="00E45131" w:rsidP="00A87143">
      <w:pPr>
        <w:pStyle w:val="My1"/>
        <w:outlineLvl w:val="2"/>
      </w:pPr>
      <w:bookmarkStart w:id="496" w:name="_Toc466800399"/>
      <w:r>
        <w:rPr>
          <w:rFonts w:hint="eastAsia"/>
        </w:rPr>
        <w:t>3.5</w:t>
      </w:r>
      <w:r w:rsidR="00593DF2">
        <w:rPr>
          <w:rFonts w:hint="eastAsia"/>
        </w:rPr>
        <w:t>.1 设计原则</w:t>
      </w:r>
      <w:bookmarkEnd w:id="496"/>
    </w:p>
    <w:p w14:paraId="6DE2A044" w14:textId="77777777"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14:paraId="2A2B50D5" w14:textId="77777777" w:rsidR="00593DF2" w:rsidRDefault="00E45131" w:rsidP="00A87143">
      <w:pPr>
        <w:pStyle w:val="My1"/>
        <w:outlineLvl w:val="2"/>
      </w:pPr>
      <w:bookmarkStart w:id="497" w:name="_Toc466800400"/>
      <w:r>
        <w:rPr>
          <w:rFonts w:hint="eastAsia"/>
        </w:rPr>
        <w:t>3.5</w:t>
      </w:r>
      <w:r w:rsidR="000969FB">
        <w:rPr>
          <w:rFonts w:hint="eastAsia"/>
        </w:rPr>
        <w:t>.2</w:t>
      </w:r>
      <w:r w:rsidR="00593DF2">
        <w:rPr>
          <w:rFonts w:hint="eastAsia"/>
        </w:rPr>
        <w:t xml:space="preserve"> 编码</w:t>
      </w:r>
      <w:r w:rsidR="000969FB">
        <w:rPr>
          <w:rFonts w:hint="eastAsia"/>
        </w:rPr>
        <w:t>要求</w:t>
      </w:r>
      <w:bookmarkEnd w:id="497"/>
    </w:p>
    <w:p w14:paraId="5AC8C63B" w14:textId="77777777"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14:paraId="6369B0E1" w14:textId="77777777" w:rsidR="00E45131" w:rsidRDefault="00E45131" w:rsidP="00593DF2">
      <w:pPr>
        <w:pStyle w:val="My0"/>
        <w:rPr>
          <w:rFonts w:ascii="Times New Roman" w:eastAsia="宋体" w:hAnsi="宋体"/>
          <w:b w:val="0"/>
        </w:rPr>
      </w:pPr>
    </w:p>
    <w:p w14:paraId="68B393B5" w14:textId="77777777" w:rsidR="00E45131" w:rsidRDefault="00E45131" w:rsidP="00593DF2">
      <w:pPr>
        <w:pStyle w:val="My0"/>
        <w:rPr>
          <w:rFonts w:ascii="Times New Roman" w:eastAsia="宋体" w:hAnsi="宋体"/>
          <w:b w:val="0"/>
        </w:rPr>
      </w:pPr>
    </w:p>
    <w:p w14:paraId="4C367D24" w14:textId="77777777" w:rsidR="00C23391" w:rsidRDefault="00C23391" w:rsidP="00A87143">
      <w:pPr>
        <w:pStyle w:val="My0"/>
        <w:outlineLvl w:val="1"/>
      </w:pPr>
      <w:bookmarkStart w:id="498" w:name="_Toc466800401"/>
      <w:r>
        <w:rPr>
          <w:rFonts w:hint="eastAsia"/>
        </w:rPr>
        <w:t>3.</w:t>
      </w:r>
      <w:r w:rsidR="00E45131">
        <w:t>6</w:t>
      </w:r>
      <w:r>
        <w:rPr>
          <w:rFonts w:hint="eastAsia"/>
        </w:rPr>
        <w:t xml:space="preserve"> 本章小结</w:t>
      </w:r>
      <w:bookmarkEnd w:id="498"/>
    </w:p>
    <w:p w14:paraId="616BA79E" w14:textId="77777777"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14:paraId="7A0A348F" w14:textId="77777777" w:rsidR="00622FFC" w:rsidRDefault="00622FFC" w:rsidP="00640AEE">
      <w:pPr>
        <w:spacing w:line="220" w:lineRule="atLeast"/>
        <w:ind w:firstLine="0"/>
      </w:pPr>
    </w:p>
    <w:p w14:paraId="748F3BD2" w14:textId="77777777" w:rsidR="00806779" w:rsidRDefault="00806779">
      <w:pPr>
        <w:spacing w:after="0" w:line="240" w:lineRule="auto"/>
        <w:ind w:firstLine="0"/>
      </w:pPr>
    </w:p>
    <w:p w14:paraId="35F6DA74" w14:textId="77777777" w:rsidR="00F20773" w:rsidRDefault="00806779" w:rsidP="00F20773">
      <w:r>
        <w:br w:type="page"/>
      </w:r>
    </w:p>
    <w:p w14:paraId="5A277506" w14:textId="77777777" w:rsidR="00F20773" w:rsidRDefault="00F20773" w:rsidP="00F20773"/>
    <w:p w14:paraId="36C13BB3" w14:textId="77777777" w:rsidR="00815A4A" w:rsidRDefault="007B154C" w:rsidP="00815A4A">
      <w:pPr>
        <w:pStyle w:val="a4"/>
      </w:pPr>
      <w:bookmarkStart w:id="499" w:name="_Toc466800402"/>
      <w:r>
        <w:rPr>
          <w:rFonts w:hint="eastAsia"/>
        </w:rPr>
        <w:t>4</w:t>
      </w:r>
      <w:r w:rsidR="00F20773">
        <w:rPr>
          <w:rFonts w:hint="eastAsia"/>
        </w:rPr>
        <w:t xml:space="preserve"> </w:t>
      </w:r>
      <w:r w:rsidR="00333DBC">
        <w:rPr>
          <w:rFonts w:hint="eastAsia"/>
        </w:rPr>
        <w:t>设计</w:t>
      </w:r>
      <w:r w:rsidR="00333DBC">
        <w:t>与实现</w:t>
      </w:r>
      <w:bookmarkEnd w:id="499"/>
    </w:p>
    <w:p w14:paraId="2E1C17AC" w14:textId="77777777" w:rsidR="006A2889" w:rsidRDefault="006A2889" w:rsidP="004254EF">
      <w:pPr>
        <w:pStyle w:val="My0"/>
        <w:rPr>
          <w:b w:val="0"/>
        </w:rPr>
      </w:pPr>
    </w:p>
    <w:p w14:paraId="06C4EC91" w14:textId="77777777" w:rsidR="00A509D9" w:rsidRDefault="004254EF" w:rsidP="00DC5799">
      <w:pPr>
        <w:pStyle w:val="My0"/>
        <w:outlineLvl w:val="1"/>
      </w:pPr>
      <w:bookmarkStart w:id="500" w:name="_Toc466800403"/>
      <w:r w:rsidRPr="004254EF">
        <w:rPr>
          <w:rFonts w:hint="eastAsia"/>
          <w:b w:val="0"/>
        </w:rPr>
        <w:t>4.</w:t>
      </w:r>
      <w:r>
        <w:rPr>
          <w:rFonts w:hint="eastAsia"/>
        </w:rPr>
        <w:t xml:space="preserve">1 </w:t>
      </w:r>
      <w:r w:rsidR="00520F26">
        <w:rPr>
          <w:rFonts w:hint="eastAsia"/>
        </w:rPr>
        <w:t>Chromium</w:t>
      </w:r>
      <w:r w:rsidR="00520F26">
        <w:t>中音视频框架分析</w:t>
      </w:r>
      <w:bookmarkEnd w:id="500"/>
    </w:p>
    <w:p w14:paraId="4BB42A4D" w14:textId="77777777"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14:paraId="59C7AB94" w14:textId="77777777" w:rsidR="00866F2D" w:rsidRDefault="00866F2D" w:rsidP="004254EF">
      <w:pPr>
        <w:pStyle w:val="My0"/>
        <w:rPr>
          <w:rFonts w:ascii="Times New Roman" w:eastAsia="宋体" w:hAnsi="宋体"/>
          <w:b w:val="0"/>
        </w:rPr>
      </w:pPr>
    </w:p>
    <w:p w14:paraId="5C0E4446" w14:textId="77777777"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w14:anchorId="30BCC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85pt;height:200.95pt" o:ole="">
            <v:imagedata r:id="rId24" o:title=""/>
          </v:shape>
          <o:OLEObject Type="Embed" ProgID="Visio.Drawing.15" ShapeID="_x0000_i1025" DrawAspect="Content" ObjectID="_1540573172" r:id="rId25"/>
        </w:object>
      </w:r>
    </w:p>
    <w:p w14:paraId="2A5E26C5" w14:textId="77777777"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14:paraId="79021846" w14:textId="77777777"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14:paraId="606A24EC" w14:textId="77777777" w:rsidR="00402F2C" w:rsidRDefault="00402F2C" w:rsidP="004254EF">
      <w:pPr>
        <w:pStyle w:val="My0"/>
        <w:rPr>
          <w:rFonts w:ascii="Times New Roman" w:eastAsia="宋体" w:hAnsi="宋体"/>
          <w:b w:val="0"/>
        </w:rPr>
      </w:pPr>
    </w:p>
    <w:p w14:paraId="6317565C" w14:textId="77777777"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14:paraId="11590574" w14:textId="77777777"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14:paraId="1F32FA8D" w14:textId="77777777"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14:paraId="01C2AAAC" w14:textId="77777777"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14:paraId="241A4BD9" w14:textId="77777777"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14:paraId="1FDC82A0" w14:textId="77777777"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14:paraId="698C06D8" w14:textId="77777777" w:rsidR="00900D38" w:rsidRPr="00EA16B1" w:rsidRDefault="00900D38" w:rsidP="00435C8C">
      <w:pPr>
        <w:pStyle w:val="My0"/>
        <w:wordWrap w:val="0"/>
        <w:rPr>
          <w:rFonts w:ascii="Times New Roman" w:eastAsia="宋体" w:hAnsi="宋体"/>
          <w:b w:val="0"/>
        </w:rPr>
      </w:pPr>
    </w:p>
    <w:p w14:paraId="3BEF7AB0" w14:textId="77777777"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w14:anchorId="551CDF43">
          <v:shape id="_x0000_i1026" type="#_x0000_t75" style="width:378.4pt;height:143.15pt" o:ole="">
            <v:imagedata r:id="rId26" o:title=""/>
          </v:shape>
          <o:OLEObject Type="Embed" ProgID="Visio.Drawing.15" ShapeID="_x0000_i1026" DrawAspect="Content" ObjectID="_1540573173" r:id="rId27"/>
        </w:object>
      </w:r>
    </w:p>
    <w:p w14:paraId="6D429331" w14:textId="77777777"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14:paraId="2E15B62A" w14:textId="77777777"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14:paraId="11FA2A60" w14:textId="77777777" w:rsidR="00766259" w:rsidRDefault="00766259" w:rsidP="00A509D9">
      <w:pPr>
        <w:pStyle w:val="My0"/>
      </w:pPr>
    </w:p>
    <w:p w14:paraId="4538526E" w14:textId="77777777"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14:paraId="1CBF3096" w14:textId="77777777" w:rsidR="00342392" w:rsidRDefault="00342392" w:rsidP="00A509D9">
      <w:pPr>
        <w:pStyle w:val="My0"/>
        <w:rPr>
          <w:rFonts w:ascii="Times New Roman" w:eastAsia="宋体" w:hAnsi="宋体"/>
          <w:b w:val="0"/>
        </w:rPr>
      </w:pPr>
    </w:p>
    <w:p w14:paraId="6DB7B02C" w14:textId="77777777"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w14:anchorId="4FADDFD6">
          <v:shape id="_x0000_i1027" type="#_x0000_t75" style="width:370.9pt;height:230.25pt" o:ole="">
            <v:imagedata r:id="rId28" o:title=""/>
          </v:shape>
          <o:OLEObject Type="Embed" ProgID="Visio.Drawing.15" ShapeID="_x0000_i1027" DrawAspect="Content" ObjectID="_1540573174" r:id="rId29"/>
        </w:object>
      </w:r>
    </w:p>
    <w:p w14:paraId="3AEE8557" w14:textId="77777777"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14:paraId="6B7E3019" w14:textId="77777777"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14:paraId="63081296" w14:textId="77777777" w:rsidR="00AB6988" w:rsidRPr="004158F6" w:rsidRDefault="00AB6988" w:rsidP="00A509D9">
      <w:pPr>
        <w:pStyle w:val="My0"/>
        <w:rPr>
          <w:rFonts w:ascii="Times New Roman" w:eastAsia="宋体" w:hAnsi="宋体"/>
          <w:b w:val="0"/>
        </w:rPr>
      </w:pPr>
    </w:p>
    <w:p w14:paraId="47BDE6B9" w14:textId="77777777"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14:paraId="5B492611" w14:textId="77777777"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lastRenderedPageBreak/>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14:paraId="2046325E" w14:textId="77777777"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14:paraId="400711F8" w14:textId="77777777"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14:paraId="6A493E6B" w14:textId="77777777"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14:paraId="16EC7B38" w14:textId="77777777" w:rsidR="00F34F71" w:rsidRDefault="00F34F71" w:rsidP="00A509D9">
      <w:pPr>
        <w:pStyle w:val="My0"/>
        <w:rPr>
          <w:rFonts w:ascii="Times New Roman" w:eastAsia="宋体" w:hAnsi="宋体"/>
          <w:b w:val="0"/>
        </w:rPr>
      </w:pPr>
    </w:p>
    <w:p w14:paraId="093FDFD9" w14:textId="77777777"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w14:anchorId="5C70EE0E">
          <v:shape id="_x0000_i1028" type="#_x0000_t75" style="width:346.6pt;height:143.15pt" o:ole="">
            <v:imagedata r:id="rId30" o:title=""/>
          </v:shape>
          <o:OLEObject Type="Embed" ProgID="Visio.Drawing.15" ShapeID="_x0000_i1028" DrawAspect="Content" ObjectID="_1540573175" r:id="rId31"/>
        </w:object>
      </w:r>
    </w:p>
    <w:p w14:paraId="727B4CC3" w14:textId="77777777"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14:paraId="7F3CD93C" w14:textId="77777777"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14:paraId="5C66D180" w14:textId="77777777" w:rsidR="005A2C8E" w:rsidRPr="003644A0" w:rsidRDefault="005A2C8E" w:rsidP="00A509D9">
      <w:pPr>
        <w:pStyle w:val="My0"/>
        <w:rPr>
          <w:rFonts w:ascii="Times New Roman" w:eastAsia="宋体" w:hAnsi="宋体"/>
          <w:b w:val="0"/>
        </w:rPr>
      </w:pPr>
    </w:p>
    <w:p w14:paraId="6F7FFB55" w14:textId="77777777"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14:paraId="1BD9D1EF" w14:textId="77777777" w:rsidR="003331C1" w:rsidRDefault="003331C1" w:rsidP="00A509D9">
      <w:pPr>
        <w:pStyle w:val="My0"/>
        <w:rPr>
          <w:rFonts w:ascii="Times New Roman" w:eastAsia="宋体" w:hAnsi="宋体"/>
          <w:b w:val="0"/>
        </w:rPr>
      </w:pPr>
    </w:p>
    <w:p w14:paraId="0E578097" w14:textId="77777777" w:rsidR="00A509D9" w:rsidRDefault="00A509D9" w:rsidP="00A87143">
      <w:pPr>
        <w:pStyle w:val="My0"/>
        <w:outlineLvl w:val="1"/>
      </w:pPr>
      <w:bookmarkStart w:id="501" w:name="_Toc466800404"/>
      <w:r>
        <w:rPr>
          <w:rFonts w:hint="eastAsia"/>
        </w:rPr>
        <w:t xml:space="preserve">4.2 </w:t>
      </w:r>
      <w:r w:rsidR="00205BCF">
        <w:rPr>
          <w:rFonts w:hint="eastAsia"/>
        </w:rPr>
        <w:t>设计</w:t>
      </w:r>
      <w:bookmarkEnd w:id="501"/>
    </w:p>
    <w:p w14:paraId="4DECCE43" w14:textId="77777777" w:rsidR="00775988" w:rsidRDefault="00775988" w:rsidP="00A87143">
      <w:pPr>
        <w:pStyle w:val="My0"/>
        <w:outlineLvl w:val="2"/>
      </w:pPr>
      <w:bookmarkStart w:id="502" w:name="_Toc466800405"/>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502"/>
    </w:p>
    <w:p w14:paraId="10B1BD08" w14:textId="77777777"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14:paraId="0DAD8379" w14:textId="77777777"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73697CB4" wp14:editId="30E1FBA1">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14:paraId="5D617C20" w14:textId="77777777" w:rsidR="007C5E0C" w:rsidRDefault="007C5E0C"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14:paraId="619F7FE9" w14:textId="77777777" w:rsidR="007C5E0C" w:rsidRDefault="007C5E0C"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14:paraId="3F2F9C70" w14:textId="77777777" w:rsidR="007C5E0C" w:rsidRDefault="007C5E0C" w:rsidP="00FD11D3">
                              <w:pPr>
                                <w:spacing w:before="240"/>
                                <w:jc w:val="center"/>
                              </w:pPr>
                              <w:r>
                                <w:t>AVChannel Manager</w:t>
                              </w:r>
                            </w:p>
                            <w:p w14:paraId="20914430" w14:textId="77777777" w:rsidR="007C5E0C" w:rsidRDefault="007C5E0C"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14:paraId="76A8CAF5" w14:textId="77777777" w:rsidR="007C5E0C" w:rsidRDefault="007C5E0C"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c:wpc>
                  </a:graphicData>
                </a:graphic>
              </wp:inline>
            </w:drawing>
          </mc:Choice>
          <mc:Fallback>
            <w:pict>
              <v:group w14:anchorId="73697CB4" id="画布 276" o:spid="_x0000_s1264"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">
                <v:shape id="_x0000_s1265" type="#_x0000_t75" style="position:absolute;width:57600;height:33794;visibility:visible;mso-wrap-style:square">
                  <v:fill o:detectmouseclick="t"/>
                  <v:path o:connecttype="none"/>
                </v:shape>
                <v:rect id="Rectangle 277" o:spid="_x0000_s1266"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14:paraId="5D617C20" w14:textId="77777777" w:rsidR="007C5E0C" w:rsidRDefault="007C5E0C" w:rsidP="007E6322">
                        <w:pPr>
                          <w:spacing w:before="240"/>
                          <w:jc w:val="center"/>
                        </w:pPr>
                        <w:r>
                          <w:t>Chromium Media P</w:t>
                        </w:r>
                        <w:r w:rsidRPr="00F71BF1">
                          <w:t xml:space="preserve">ortability </w:t>
                        </w:r>
                        <w:r>
                          <w:rPr>
                            <w:rFonts w:hint="eastAsia"/>
                          </w:rPr>
                          <w:t>Implement</w:t>
                        </w:r>
                      </w:p>
                    </w:txbxContent>
                  </v:textbox>
                </v:rect>
                <v:rect id="Rectangle 278" o:spid="_x0000_s1267"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14:paraId="619F7FE9" w14:textId="77777777" w:rsidR="007C5E0C" w:rsidRDefault="007C5E0C" w:rsidP="007E6322">
                        <w:pPr>
                          <w:spacing w:before="240"/>
                          <w:jc w:val="center"/>
                        </w:pPr>
                        <w:r>
                          <w:rPr>
                            <w:rFonts w:hint="eastAsia"/>
                          </w:rPr>
                          <w:t>Media</w:t>
                        </w:r>
                        <w:r>
                          <w:t xml:space="preserve"> Service</w:t>
                        </w:r>
                      </w:p>
                    </w:txbxContent>
                  </v:textbox>
                </v:rect>
                <v:rect id="Rectangle 279" o:spid="_x0000_s1268"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14:paraId="3F2F9C70" w14:textId="77777777" w:rsidR="007C5E0C" w:rsidRDefault="007C5E0C" w:rsidP="00FD11D3">
                        <w:pPr>
                          <w:spacing w:before="240"/>
                          <w:jc w:val="center"/>
                        </w:pPr>
                        <w:r>
                          <w:t>AVChannel Manager</w:t>
                        </w:r>
                      </w:p>
                      <w:p w14:paraId="20914430" w14:textId="77777777" w:rsidR="007C5E0C" w:rsidRDefault="007C5E0C" w:rsidP="007E6322">
                        <w:pPr>
                          <w:spacing w:before="240"/>
                          <w:jc w:val="center"/>
                        </w:pPr>
                      </w:p>
                    </w:txbxContent>
                  </v:textbox>
                </v:rect>
                <v:rect id="Rectangle 280" o:spid="_x0000_s1269"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14:paraId="76A8CAF5" w14:textId="77777777" w:rsidR="007C5E0C" w:rsidRDefault="007C5E0C" w:rsidP="007E6322">
                        <w:pPr>
                          <w:jc w:val="center"/>
                        </w:pPr>
                        <w:r>
                          <w:rPr>
                            <w:rFonts w:hint="eastAsia"/>
                          </w:rPr>
                          <w:t>硬件</w:t>
                        </w:r>
                      </w:p>
                    </w:txbxContent>
                  </v:textbox>
                </v:rect>
                <v:shape id="AutoShape 286" o:spid="_x0000_s1270"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271"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272"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273"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14:paraId="549968D6" w14:textId="77777777"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14:paraId="1C57B635" w14:textId="77777777"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14:paraId="6BF5C846" w14:textId="77777777" w:rsidR="0064156B" w:rsidRDefault="0064156B" w:rsidP="00D00228">
      <w:pPr>
        <w:pStyle w:val="My0"/>
        <w:rPr>
          <w:rFonts w:ascii="Times New Roman" w:eastAsia="宋体" w:hAnsi="宋体"/>
          <w:b w:val="0"/>
        </w:rPr>
      </w:pPr>
    </w:p>
    <w:p w14:paraId="4F110809" w14:textId="77777777"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14:paraId="5B6E1C9B" w14:textId="77777777"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14:paraId="2A4C5042" w14:textId="77777777"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14:paraId="4CAFC7AC" w14:textId="77777777" w:rsidR="00B51BB3" w:rsidRPr="00B51BB3" w:rsidRDefault="00B51BB3" w:rsidP="00775988">
      <w:pPr>
        <w:pStyle w:val="My0"/>
        <w:rPr>
          <w:rFonts w:ascii="Times New Roman" w:eastAsia="宋体" w:hAnsi="宋体"/>
          <w:b w:val="0"/>
        </w:rPr>
      </w:pPr>
    </w:p>
    <w:p w14:paraId="0E8BE735" w14:textId="77777777" w:rsidR="00294682" w:rsidRDefault="00294682" w:rsidP="00A87143">
      <w:pPr>
        <w:pStyle w:val="My0"/>
        <w:outlineLvl w:val="2"/>
      </w:pPr>
      <w:bookmarkStart w:id="503" w:name="_Toc466800406"/>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503"/>
    </w:p>
    <w:p w14:paraId="283187F0" w14:textId="77777777"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14:paraId="0F38D80F" w14:textId="77777777"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w14:anchorId="687F1B3D">
          <v:shape id="_x0000_i1029" type="#_x0000_t75" style="width:413.6pt;height:238.6pt" o:ole="">
            <v:imagedata r:id="rId32" o:title=""/>
          </v:shape>
          <o:OLEObject Type="Embed" ProgID="Visio.Drawing.11" ShapeID="_x0000_i1029" DrawAspect="Content" ObjectID="_1540573176" r:id="rId33"/>
        </w:object>
      </w:r>
    </w:p>
    <w:p w14:paraId="12C57112" w14:textId="77777777"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14:paraId="3B8F8D2A" w14:textId="77777777"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14:paraId="0D2764FE" w14:textId="1FF1B7E0" w:rsidR="00AF3F0C" w:rsidRDefault="001F3DE1" w:rsidP="00AF3F0C">
      <w:pPr>
        <w:pStyle w:val="My0"/>
        <w:rPr>
          <w:ins w:id="504" w:author="Administrator" w:date="2016-11-13T20:13:00Z"/>
          <w:rFonts w:ascii="Times New Roman" w:eastAsia="宋体" w:hAnsi="宋体"/>
          <w:b w:val="0"/>
        </w:rPr>
      </w:pPr>
      <w:r>
        <w:lastRenderedPageBreak/>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w:t>
      </w:r>
      <w:r w:rsidR="006F781E">
        <w:rPr>
          <w:noProof/>
        </w:rPr>
        <w:lastRenderedPageBreak/>
        <w:object w:dxaOrig="1440" w:dyaOrig="1440" w14:anchorId="6F44E580">
          <v:shape id="_x0000_s1335" type="#_x0000_t75" style="position:absolute;margin-left:4.25pt;margin-top:91.65pt;width:453.55pt;height:548.3pt;z-index:251710464;mso-position-horizontal-relative:text;mso-position-vertical-relative:text">
            <v:imagedata r:id="rId34" o:title=""/>
            <w10:wrap type="square" side="right"/>
          </v:shape>
          <o:OLEObject Type="Embed" ProgID="Visio.Drawing.15" ShapeID="_x0000_s1335" DrawAspect="Content" ObjectID="_1540573181" r:id="rId35"/>
        </w:object>
      </w:r>
      <w:r w:rsidR="00645D8D">
        <w:rPr>
          <w:rFonts w:ascii="Times New Roman" w:eastAsia="宋体" w:hAnsi="宋体"/>
          <w:b w:val="0"/>
        </w:rPr>
        <w:t>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14:paraId="1727C03A" w14:textId="77777777" w:rsidR="006F781E" w:rsidRDefault="006F781E" w:rsidP="00AF3F0C">
      <w:pPr>
        <w:pStyle w:val="My0"/>
        <w:rPr>
          <w:ins w:id="505" w:author="Administrator" w:date="2016-11-13T20:13:00Z"/>
          <w:rFonts w:ascii="Times New Roman" w:eastAsia="宋体" w:hAnsi="宋体"/>
          <w:b w:val="0"/>
        </w:rPr>
      </w:pPr>
      <w:bookmarkStart w:id="506" w:name="_GoBack"/>
      <w:bookmarkEnd w:id="506"/>
    </w:p>
    <w:p w14:paraId="6B063F38" w14:textId="77777777" w:rsidR="006F781E" w:rsidRPr="006F781E" w:rsidRDefault="006F781E" w:rsidP="00AF3F0C">
      <w:pPr>
        <w:pStyle w:val="My0"/>
        <w:rPr>
          <w:rFonts w:ascii="Times New Roman" w:eastAsia="宋体" w:hAnsi="宋体" w:hint="eastAsia"/>
          <w:b w:val="0"/>
          <w:rPrChange w:id="507" w:author="Administrator" w:date="2016-11-13T20:13:00Z">
            <w:rPr>
              <w:rFonts w:ascii="Times New Roman" w:eastAsia="宋体" w:hAnsi="宋体" w:hint="eastAsia"/>
              <w:b w:val="0"/>
            </w:rPr>
          </w:rPrChange>
        </w:rPr>
      </w:pPr>
    </w:p>
    <w:p w14:paraId="3B5A2ADB" w14:textId="77777777" w:rsidR="002059B9" w:rsidRDefault="002059B9" w:rsidP="002059B9">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14:paraId="0D2AF172" w14:textId="77777777" w:rsidR="002059B9" w:rsidRDefault="002059B9" w:rsidP="002059B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14:paraId="437D6CBE" w14:textId="77777777" w:rsidR="00BA0722" w:rsidRDefault="00BA0722" w:rsidP="00E34F61">
      <w:pPr>
        <w:pStyle w:val="My0"/>
        <w:tabs>
          <w:tab w:val="left" w:pos="12758"/>
        </w:tabs>
      </w:pPr>
    </w:p>
    <w:p w14:paraId="3DC1960E" w14:textId="77777777" w:rsidR="00AF3F0C" w:rsidRDefault="00AF3F0C" w:rsidP="00E34F61">
      <w:pPr>
        <w:pStyle w:val="My0"/>
        <w:tabs>
          <w:tab w:val="left" w:pos="12758"/>
        </w:tabs>
      </w:pPr>
    </w:p>
    <w:p w14:paraId="46A6798B" w14:textId="77777777"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14:paraId="7B9196E5" w14:textId="77777777" w:rsidR="002D1CDD" w:rsidRDefault="00EB5280" w:rsidP="00EB5280">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14:paraId="1B56C162" w14:textId="77777777"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14:paraId="6A459F8C" w14:textId="77777777"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14:paraId="0C069AA0" w14:textId="77777777"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14:paraId="74669AA7"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14:paraId="1F47F128"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14:paraId="25FB4202"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14:paraId="331FFC3A" w14:textId="77777777"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14:paraId="6D1C0B11"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14:paraId="67E18EBF"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14:paraId="532E3417" w14:textId="77777777"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14:paraId="2E91361D"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14:paraId="13D5D59F"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14:paraId="0D70FB7F"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lastRenderedPageBreak/>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14:paraId="426CFC98" w14:textId="77777777"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14:paraId="6A233BAB" w14:textId="77777777"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14:paraId="64B4F0E7" w14:textId="77777777"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14:paraId="0C8AA955" w14:textId="77777777"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14:paraId="3E8EEC6F" w14:textId="77777777"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14:paraId="0C112DE7" w14:textId="77777777"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14:paraId="0A1AA6A7" w14:textId="77777777"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704"/>
        <w:gridCol w:w="1479"/>
        <w:gridCol w:w="3804"/>
      </w:tblGrid>
      <w:tr w:rsidR="004D446E" w:rsidRPr="004D446E" w14:paraId="1EDACF30" w14:textId="77777777"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7FCD5" w14:textId="77777777"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14:paraId="052B38A5" w14:textId="77777777"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14:paraId="6628CD6F" w14:textId="77777777"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14:paraId="465DFDB4" w14:textId="77777777"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14:paraId="0841AAF5"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4B4B3463"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14:paraId="1F258C8A"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14:paraId="7E8D440D"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14:paraId="0C78903A"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14:paraId="52CD7697"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A484115"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14:paraId="20F5B8CB"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14:paraId="0DBF086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14:paraId="74B159C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14:paraId="58AF4A28"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2F4B564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14:paraId="783A7A7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14:paraId="76795E2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291D00AA"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14:paraId="41BF8741"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7BCB68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14:paraId="7DB406C7"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14:paraId="7E74EC0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66901D4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14:paraId="0C4F2DED"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6BB4A260"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14:paraId="0BC62DF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4CDD5423"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14:paraId="61F19788"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14:paraId="52F667C3"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4A197B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14:paraId="56453CCA"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3939E2E8"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14:paraId="7CC2A9BB"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14:paraId="2A3CC45B"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51F7955B"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14:paraId="2229A505"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32AC65F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14:paraId="1ACFA01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14:paraId="3F26D2C2"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845AD86"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14:paraId="241EDF0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4F5FA274"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14:paraId="22E826D7"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14:paraId="42FD0083"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4F702F5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14:paraId="1DD53F2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14:paraId="18E387A4"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14:paraId="6BD77053"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14:paraId="16592C89"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F096BD7"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14:paraId="277B178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14:paraId="3842A32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6F792A50"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14:paraId="2F6CF7B8"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60E45C7"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14:paraId="1C97E479"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14:paraId="0A24AF22"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3C5F4F2B" w14:textId="77777777"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14:paraId="49D802D6"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0268122F"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14:paraId="6D8E3B5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14:paraId="048831AA"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77E5E6E6"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14:paraId="5F686409" w14:textId="77777777"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7EF19A30"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14:paraId="15B52A76"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14:paraId="622AB0A1"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1AC7006F"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14:paraId="6A319816" w14:textId="77777777"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14:paraId="42D29293"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14:paraId="234DDB0F"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14:paraId="7CD99720"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14:paraId="4287AE2C" w14:textId="77777777"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14:paraId="0BA4767C" w14:textId="77777777" w:rsidR="004D446E" w:rsidRDefault="004D446E" w:rsidP="00294682">
      <w:pPr>
        <w:pStyle w:val="My0"/>
        <w:rPr>
          <w:rFonts w:ascii="Times New Roman" w:eastAsia="宋体" w:hAnsi="宋体"/>
          <w:b w:val="0"/>
        </w:rPr>
      </w:pPr>
    </w:p>
    <w:p w14:paraId="3F623B81" w14:textId="77777777"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70"/>
        <w:gridCol w:w="492"/>
        <w:gridCol w:w="964"/>
        <w:gridCol w:w="6061"/>
      </w:tblGrid>
      <w:tr w:rsidR="006C4D1C" w:rsidRPr="006C4D1C" w14:paraId="651A64FD" w14:textId="77777777"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19024"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9538B79"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14:paraId="0605D695" w14:textId="77777777"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13B6A"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47134DE"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14:paraId="0EA0E78F" w14:textId="77777777"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14:paraId="2905D2DE" w14:textId="77777777"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65" w:type="pct"/>
            <w:tcBorders>
              <w:top w:val="nil"/>
              <w:left w:val="nil"/>
              <w:bottom w:val="single" w:sz="4" w:space="0" w:color="auto"/>
              <w:right w:val="single" w:sz="4" w:space="0" w:color="auto"/>
            </w:tcBorders>
            <w:shd w:val="clear" w:color="auto" w:fill="auto"/>
            <w:noWrap/>
            <w:vAlign w:val="center"/>
            <w:hideMark/>
          </w:tcPr>
          <w:p w14:paraId="5F776617" w14:textId="77777777"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02945939"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02FA385"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14:paraId="5E08E35E" w14:textId="77777777"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012F1"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28439805"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42BC3F2"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14:paraId="16077FCB" w14:textId="77777777"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C4D1C" w:rsidRPr="006C4D1C" w14:paraId="0EFA99A9" w14:textId="77777777"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E3EC7"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57B1C53"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14:paraId="05C583F9" w14:textId="77777777"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5A576"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B097B22"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14:paraId="0C3BFDAD" w14:textId="77777777"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14:paraId="056498EA" w14:textId="77777777"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AF7FC" w14:textId="77777777"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7A187A7A"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81F84F2"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14:paraId="08C4DD3F"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F8D71"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5C621FB6"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3B67661B" w14:textId="77777777"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14:paraId="03687FA6" w14:textId="77777777"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15BFF" w:rsidRPr="00615BFF" w14:paraId="210B77E5"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5BAE6"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0100138"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14:paraId="16F96C05"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0348A8"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9074547"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14:paraId="40F9A43F" w14:textId="77777777"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14:paraId="79B1AA45" w14:textId="77777777"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E0A96" w14:textId="77777777"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7448D728"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2973225A"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14:paraId="10CA9509" w14:textId="77777777"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EA7"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14:paraId="6F50775E"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7D005505" w14:textId="77777777"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14:paraId="46C42341" w14:textId="77777777"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74"/>
        <w:gridCol w:w="494"/>
        <w:gridCol w:w="958"/>
        <w:gridCol w:w="6061"/>
      </w:tblGrid>
      <w:tr w:rsidR="00CA35D6" w:rsidRPr="00CA35D6" w14:paraId="56707C04" w14:textId="77777777"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895C2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9A1922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14:paraId="2654EA7B" w14:textId="77777777"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298D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5FBE65D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14:paraId="3E60FA35" w14:textId="77777777"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14:paraId="22B42536"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14:paraId="740448C1"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14:paraId="6368008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27E95B5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14:paraId="6693EE49" w14:textId="77777777"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B9D8B"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14:paraId="2087B29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0DC181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54294381" w14:textId="77777777"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70"/>
        <w:gridCol w:w="6059"/>
      </w:tblGrid>
      <w:tr w:rsidR="00CA35D6" w:rsidRPr="00CA35D6" w14:paraId="1B9C85EA"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F95A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6ED6084"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14:paraId="595897B7"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CA334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E1F144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14:paraId="49840BF9" w14:textId="77777777"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14:paraId="36C137B9"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391C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14:paraId="2B7CED9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72B29ED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038EEF3" w14:textId="77777777"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C2B1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14:paraId="589E172D"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3EC02E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14:paraId="3333CA9A" w14:textId="77777777"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14:paraId="63E63ACB"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0461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0BED45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14:paraId="1283B729"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A685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732CA3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14:paraId="2C67F590" w14:textId="77777777"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14:paraId="62164EF3"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F9CD1"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798FBDE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1A75987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AAC3C9E"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45C5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78977D4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66AECAF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14:paraId="1C9E54AA" w14:textId="77777777"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14:paraId="4C3D77A5"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2BA6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C54CCB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14:paraId="375D0A6B"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23D60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12D603D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14:paraId="148E2AD1" w14:textId="77777777"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14:paraId="07658C22"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D9EFC"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4E8910F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7B5C073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CA84959" w14:textId="77777777"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D596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14:paraId="742AED0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2DD4ED8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14:paraId="3F12D338" w14:textId="77777777"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14:paraId="3CE2C6C5"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DD6C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F66269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14:paraId="717DE15E"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046A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36D3AC1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14:paraId="1E9F7457" w14:textId="77777777"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14:paraId="053BCC63"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14:paraId="621CA18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7F6E387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2785D4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14:paraId="5649560B"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EF7A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18AEED6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09D5487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5676BDE9" w14:textId="77777777"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14:paraId="4D7C70FB"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06C4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22701C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14:paraId="3AEC324D"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73BC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28D1F0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14:paraId="02876211" w14:textId="77777777"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14:paraId="125276E3"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14:paraId="00A79DD0"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395DE2A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61CCA29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14:paraId="7375F5DA" w14:textId="77777777"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9D16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14:paraId="3F737B91"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14:paraId="4C585306"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0F65A2E3" w14:textId="77777777"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7"/>
        <w:gridCol w:w="5866"/>
      </w:tblGrid>
      <w:tr w:rsidR="00CA35D6" w:rsidRPr="00CA35D6" w14:paraId="4F0F7FD7" w14:textId="77777777"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6872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61BAED8"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14:paraId="12866A98" w14:textId="77777777"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8401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71B0465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14:paraId="0982F3EB" w14:textId="77777777"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402B0"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7FFFE"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475E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AB4B4D" w14:textId="77777777"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14:paraId="68748789"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14:paraId="5980864F" w14:textId="77777777"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14:paraId="32AD61FC"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14:paraId="4094DFDB" w14:textId="77777777"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14:paraId="2A5CB033"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14:paraId="40E04D9F" w14:textId="77777777"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14:paraId="780EB655"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14:paraId="6775D875" w14:textId="77777777"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14:paraId="2EFDEAD4" w14:textId="77777777"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14:paraId="5E269730" w14:textId="77777777"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14:paraId="7FD42BED" w14:textId="77777777"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6"/>
        <w:gridCol w:w="5867"/>
      </w:tblGrid>
      <w:tr w:rsidR="00CA35D6" w:rsidRPr="00CA35D6" w14:paraId="5994DCB0"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60DB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426937F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14:paraId="6D02C19A"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E34399"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2FA5217F"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14:paraId="16B7E746" w14:textId="77777777"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14:paraId="1DCA2131"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80C2C"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14:paraId="28A7D6B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14:paraId="49E5FA1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5826A0B" w14:textId="77777777"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3034A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14:paraId="5C5FFA46"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14:paraId="69113DF2" w14:textId="77777777"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14:paraId="072B0EE0" w14:textId="77777777"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395"/>
        <w:gridCol w:w="1536"/>
        <w:gridCol w:w="5681"/>
      </w:tblGrid>
      <w:tr w:rsidR="00CA35D6" w:rsidRPr="00CA35D6" w14:paraId="5CB3F80F" w14:textId="77777777" w:rsidTr="000D6DF9">
        <w:trPr>
          <w:trHeight w:val="270"/>
        </w:trPr>
        <w:tc>
          <w:tcPr>
            <w:tcW w:w="1275" w:type="pct"/>
            <w:gridSpan w:val="2"/>
            <w:shd w:val="clear" w:color="auto" w:fill="auto"/>
            <w:noWrap/>
            <w:vAlign w:val="center"/>
            <w:hideMark/>
          </w:tcPr>
          <w:p w14:paraId="19E669E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14:paraId="3779F4E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14:paraId="74CCB104" w14:textId="77777777" w:rsidTr="000D6DF9">
        <w:trPr>
          <w:trHeight w:val="270"/>
        </w:trPr>
        <w:tc>
          <w:tcPr>
            <w:tcW w:w="1275" w:type="pct"/>
            <w:gridSpan w:val="2"/>
            <w:shd w:val="clear" w:color="auto" w:fill="auto"/>
            <w:noWrap/>
            <w:vAlign w:val="center"/>
            <w:hideMark/>
          </w:tcPr>
          <w:p w14:paraId="7F404A9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14:paraId="607B49D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14:paraId="3AAEE212" w14:textId="77777777" w:rsidTr="000D6DF9">
        <w:trPr>
          <w:trHeight w:val="2115"/>
        </w:trPr>
        <w:tc>
          <w:tcPr>
            <w:tcW w:w="982" w:type="pct"/>
            <w:shd w:val="clear" w:color="auto" w:fill="auto"/>
            <w:noWrap/>
            <w:vAlign w:val="center"/>
            <w:hideMark/>
          </w:tcPr>
          <w:p w14:paraId="6BAFE694"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92" w:type="pct"/>
            <w:shd w:val="clear" w:color="auto" w:fill="auto"/>
            <w:noWrap/>
            <w:vAlign w:val="center"/>
            <w:hideMark/>
          </w:tcPr>
          <w:p w14:paraId="562DACF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14:paraId="315204B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14:paraId="328B6055"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14:paraId="27FB68C8"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14:paraId="72EF9A91"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14:paraId="6D09ABAD"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14:paraId="270C078E"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14:paraId="138AA83B"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14:paraId="4964AA83"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14:paraId="35EE3D94"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14:paraId="0FBD3661"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14:paraId="68DBD205"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14:paraId="5414FF27"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14:paraId="448D663E"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14:paraId="7F9821A6" w14:textId="77777777"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14:paraId="0A4FE84D" w14:textId="77777777"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14:paraId="368F835A" w14:textId="77777777"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14:paraId="6223A63A" w14:textId="77777777"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14:paraId="4235A317"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CE92C"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6079F84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14:paraId="7EB89768"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E7C27"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CADB2FF" w14:textId="77777777"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14:paraId="3BE48024" w14:textId="77777777"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14:paraId="0A956885"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773FC"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14:paraId="048950D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14:paraId="22EEBD6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4E155D9A" w14:textId="77777777"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4C49D"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14:paraId="5FC78536"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14:paraId="044E6214" w14:textId="77777777"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14:paraId="24B4A999" w14:textId="77777777"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7"/>
        <w:gridCol w:w="657"/>
        <w:gridCol w:w="6356"/>
      </w:tblGrid>
      <w:tr w:rsidR="00CA35D6" w:rsidRPr="00CA35D6" w14:paraId="0BB5B1D8"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B2574"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F38A8F0"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14:paraId="1A2516B1"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456DA"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14:paraId="0E34C98E"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14:paraId="412BB1A3" w14:textId="77777777"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14:paraId="1BE4506E" w14:textId="77777777"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E546B" w14:textId="77777777"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14:paraId="72295925"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14:paraId="374DDD3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14:paraId="5AD4EB94" w14:textId="77777777"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A9853"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14:paraId="7CC2876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14:paraId="4DD0B5A2" w14:textId="77777777"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14:paraId="355E83E7" w14:textId="77777777" w:rsidR="00615BFF" w:rsidRDefault="00615BFF" w:rsidP="00294682">
      <w:pPr>
        <w:pStyle w:val="My0"/>
        <w:rPr>
          <w:rFonts w:ascii="Times New Roman" w:eastAsia="宋体" w:hAnsi="宋体"/>
          <w:b w:val="0"/>
        </w:rPr>
      </w:pPr>
    </w:p>
    <w:p w14:paraId="05F7076B" w14:textId="77777777"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14:paraId="70E446D2" w14:textId="77777777" w:rsidR="00826F94" w:rsidRDefault="00826F94" w:rsidP="00826F94">
      <w:pPr>
        <w:pStyle w:val="My0"/>
        <w:ind w:firstLine="420"/>
        <w:rPr>
          <w:rFonts w:ascii="Times New Roman" w:eastAsia="宋体" w:hAnsi="宋体"/>
          <w:b w:val="0"/>
        </w:rPr>
      </w:pPr>
      <w:r>
        <w:rPr>
          <w:rFonts w:ascii="Times New Roman" w:eastAsia="宋体" w:hAnsi="宋体" w:hint="eastAsia"/>
          <w:b w:val="0"/>
        </w:rPr>
        <w:lastRenderedPageBreak/>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14:paraId="007DD3EA" w14:textId="77777777" w:rsidR="00AE55E6" w:rsidRPr="00826F94" w:rsidRDefault="00AE55E6" w:rsidP="00AE55E6">
      <w:pPr>
        <w:pStyle w:val="My0"/>
        <w:ind w:firstLine="420"/>
        <w:rPr>
          <w:rFonts w:ascii="Times New Roman" w:eastAsia="宋体" w:hAnsi="宋体"/>
          <w:b w:val="0"/>
        </w:rPr>
      </w:pPr>
    </w:p>
    <w:p w14:paraId="76376197" w14:textId="77777777"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w14:anchorId="41254062">
          <v:shape id="_x0000_i1030" type="#_x0000_t75" style="width:473.85pt;height:415.25pt" o:ole="">
            <v:imagedata r:id="rId36" o:title=""/>
          </v:shape>
          <o:OLEObject Type="Embed" ProgID="Visio.Drawing.11" ShapeID="_x0000_i1030" DrawAspect="Content" ObjectID="_1540573177" r:id="rId37"/>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14:paraId="45A7D6CA" w14:textId="77777777"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14:paraId="52E7EF34" w14:textId="77777777"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w14:anchorId="4D23C432">
          <v:shape id="_x0000_i1031" type="#_x0000_t75" style="width:442.9pt;height:212.65pt" o:ole="" o:bordertopcolor="yellow" o:borderleftcolor="yellow" o:borderbottomcolor="yellow" o:borderrightcolor="yellow">
            <v:imagedata r:id="rId38" o:title=""/>
          </v:shape>
          <o:OLEObject Type="Embed" ProgID="Visio.Drawing.11" ShapeID="_x0000_i1031" DrawAspect="Content" ObjectID="_1540573178" r:id="rId39"/>
        </w:object>
      </w:r>
    </w:p>
    <w:p w14:paraId="26D08658" w14:textId="77777777"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14:paraId="28BE9963" w14:textId="77777777"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14:paraId="330F4661" w14:textId="77777777" w:rsidR="00D85FD5" w:rsidRPr="00272635" w:rsidRDefault="00D85FD5" w:rsidP="00294682">
      <w:pPr>
        <w:pStyle w:val="My0"/>
        <w:rPr>
          <w:rFonts w:ascii="Times New Roman" w:eastAsia="宋体" w:hAnsi="宋体"/>
          <w:b w:val="0"/>
        </w:rPr>
      </w:pPr>
    </w:p>
    <w:p w14:paraId="6C0BC1CA" w14:textId="77777777" w:rsidR="00294682" w:rsidRDefault="00294682" w:rsidP="00A87143">
      <w:pPr>
        <w:pStyle w:val="My0"/>
        <w:outlineLvl w:val="2"/>
      </w:pPr>
      <w:bookmarkStart w:id="508" w:name="_Toc466800407"/>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508"/>
    </w:p>
    <w:p w14:paraId="1A165853" w14:textId="77777777"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14:paraId="66471808" w14:textId="77777777"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14:paraId="5071C75E" w14:textId="77777777"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14:paraId="37FA4088" w14:textId="77777777"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14:paraId="168A8404" w14:textId="77777777" w:rsidR="004B1565" w:rsidRDefault="004B1565" w:rsidP="00294682">
      <w:pPr>
        <w:pStyle w:val="My0"/>
        <w:rPr>
          <w:rFonts w:ascii="Times New Roman" w:eastAsia="宋体" w:hAnsi="宋体"/>
          <w:b w:val="0"/>
        </w:rPr>
      </w:pPr>
      <w:r>
        <w:rPr>
          <w:rFonts w:ascii="Times New Roman" w:eastAsia="宋体" w:hAnsi="宋体"/>
          <w:b w:val="0"/>
        </w:rPr>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14:paraId="5AF7426D" w14:textId="77777777" w:rsidR="005C40A5" w:rsidRPr="00542169" w:rsidRDefault="005C40A5" w:rsidP="00294682">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14:paraId="5ABC398C" w14:textId="77777777" w:rsidR="00294682" w:rsidRDefault="00FD2229" w:rsidP="00A509D9">
      <w:pPr>
        <w:pStyle w:val="My0"/>
      </w:pPr>
      <w:r>
        <w:object w:dxaOrig="15913" w:dyaOrig="16190" w14:anchorId="702A8EC6">
          <v:shape id="_x0000_i1032" type="#_x0000_t75" style="width:445.4pt;height:452.95pt" o:ole="">
            <v:imagedata r:id="rId40" o:title=""/>
          </v:shape>
          <o:OLEObject Type="Embed" ProgID="Visio.Drawing.15" ShapeID="_x0000_i1032" DrawAspect="Content" ObjectID="_1540573179" r:id="rId41"/>
        </w:object>
      </w:r>
    </w:p>
    <w:p w14:paraId="01F8838F" w14:textId="77777777"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14:paraId="35DBB44E" w14:textId="77777777"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14:paraId="48A0E662" w14:textId="77777777" w:rsidR="00E94224" w:rsidRDefault="00E94224" w:rsidP="00A509D9">
      <w:pPr>
        <w:pStyle w:val="My0"/>
      </w:pPr>
    </w:p>
    <w:p w14:paraId="5FB32A79" w14:textId="77777777" w:rsidR="00294682" w:rsidRDefault="00294682" w:rsidP="00294682">
      <w:pPr>
        <w:pStyle w:val="My0"/>
      </w:pPr>
      <w:r>
        <w:rPr>
          <w:rFonts w:hint="eastAsia"/>
        </w:rPr>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14:paraId="77713ADF" w14:textId="77777777" w:rsidR="009F0CC6" w:rsidRPr="00C572F3" w:rsidRDefault="00C572F3" w:rsidP="00294682">
      <w:pPr>
        <w:pStyle w:val="My0"/>
        <w:rPr>
          <w:rFonts w:ascii="Times New Roman" w:eastAsia="宋体" w:hAnsi="宋体"/>
          <w:b w:val="0"/>
        </w:rPr>
      </w:pPr>
      <w:r>
        <w:rPr>
          <w:rFonts w:ascii="Times New Roman" w:eastAsia="宋体" w:hAnsi="宋体"/>
          <w:b w:val="0"/>
        </w:rPr>
        <w:lastRenderedPageBreak/>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14:paraId="4DEC71D3" w14:textId="77777777" w:rsidR="00294682" w:rsidRDefault="00033389" w:rsidP="004B30D7">
      <w:pPr>
        <w:pStyle w:val="My0"/>
        <w:jc w:val="center"/>
      </w:pPr>
      <w:r>
        <w:object w:dxaOrig="12732" w:dyaOrig="14570" w14:anchorId="2BB42F40">
          <v:shape id="_x0000_i1033" type="#_x0000_t75" style="width:446.25pt;height:510.7pt" o:ole="">
            <v:imagedata r:id="rId42" o:title=""/>
          </v:shape>
          <o:OLEObject Type="Embed" ProgID="Visio.Drawing.15" ShapeID="_x0000_i1033" DrawAspect="Content" ObjectID="_1540573180" r:id="rId43"/>
        </w:object>
      </w:r>
    </w:p>
    <w:p w14:paraId="02D78C64" w14:textId="77777777"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14:paraId="2231788D" w14:textId="77777777"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14:paraId="5EEA70BF" w14:textId="77777777"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14:paraId="62F430B7" w14:textId="77777777"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14:paraId="4CFDDACF" w14:textId="77777777"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14:paraId="41C01A7B" w14:textId="77777777"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14:paraId="01C4AE04" w14:textId="77777777"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14:paraId="71546DF2" w14:textId="77777777" w:rsidR="00033389" w:rsidRPr="00033389" w:rsidRDefault="00033389" w:rsidP="00294682">
      <w:pPr>
        <w:pStyle w:val="My0"/>
        <w:rPr>
          <w:rFonts w:ascii="Times New Roman" w:eastAsia="宋体" w:hAnsi="宋体"/>
          <w:b w:val="0"/>
        </w:rPr>
      </w:pPr>
      <w:r>
        <w:rPr>
          <w:rFonts w:ascii="Times New Roman" w:eastAsia="宋体" w:hAnsi="宋体"/>
          <w:b w:val="0"/>
        </w:rPr>
        <w:tab/>
      </w:r>
    </w:p>
    <w:p w14:paraId="4F0ADA59" w14:textId="77777777" w:rsidR="00ED6DCB" w:rsidRDefault="00ED6DCB" w:rsidP="00A87143">
      <w:pPr>
        <w:pStyle w:val="My0"/>
        <w:outlineLvl w:val="1"/>
      </w:pPr>
      <w:bookmarkStart w:id="509" w:name="_Toc466800408"/>
      <w:r>
        <w:rPr>
          <w:rFonts w:hint="eastAsia"/>
        </w:rPr>
        <w:t>4.3</w:t>
      </w:r>
      <w:r>
        <w:t>实现</w:t>
      </w:r>
      <w:bookmarkEnd w:id="509"/>
    </w:p>
    <w:p w14:paraId="6E67556E" w14:textId="77777777"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44"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14:paraId="0D4559A5" w14:textId="77777777" w:rsidR="009E36A6" w:rsidRDefault="00117548" w:rsidP="00A87143">
      <w:pPr>
        <w:pStyle w:val="My0"/>
        <w:outlineLvl w:val="2"/>
      </w:pPr>
      <w:bookmarkStart w:id="510" w:name="_Toc466800409"/>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510"/>
    </w:p>
    <w:p w14:paraId="388CCC02" w14:textId="77777777"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14:paraId="0C7B43FE" w14:textId="77777777" w:rsidR="00E81DF5" w:rsidRDefault="008A528B" w:rsidP="00B32B8F">
      <w:pPr>
        <w:pStyle w:val="My0"/>
        <w:spacing w:after="0"/>
        <w:rPr>
          <w:rFonts w:ascii="Times New Roman" w:eastAsia="宋体" w:hAnsi="宋体"/>
          <w:b w:val="0"/>
        </w:rPr>
      </w:pPr>
      <w:r>
        <w:rPr>
          <w:rFonts w:ascii="Times New Roman" w:eastAsia="宋体" w:hAnsi="宋体"/>
          <w:b w:val="0"/>
        </w:rPr>
        <w:lastRenderedPageBreak/>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14:paraId="6FEC23E3" w14:textId="77777777"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14:paraId="5129B9A5" w14:textId="77777777"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14:paraId="48C3C449" w14:textId="77777777"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14:paraId="194DFA17" w14:textId="77777777"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14:paraId="5F800877" w14:textId="77777777"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14:paraId="4DD19B57" w14:textId="77777777"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14:paraId="7D4137D6" w14:textId="77777777"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14:paraId="4A0807C6" w14:textId="77777777"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14:paraId="311F1AA9" w14:textId="77777777"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14:paraId="114E962C" w14:textId="77777777"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14:paraId="0EE3C21F" w14:textId="77777777"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14:paraId="529AD236" w14:textId="77777777"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14:paraId="187F4F3D" w14:textId="77777777"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14:paraId="670FA708" w14:textId="77777777" w:rsidR="0004322B" w:rsidRDefault="00791A80" w:rsidP="00A509D9">
      <w:pPr>
        <w:pStyle w:val="My0"/>
        <w:rPr>
          <w:rFonts w:ascii="Times New Roman" w:eastAsia="宋体" w:hAnsi="宋体"/>
          <w:b w:val="0"/>
        </w:rPr>
      </w:pPr>
      <w:r>
        <w:rPr>
          <w:rFonts w:ascii="Times New Roman" w:eastAsia="宋体" w:hAnsi="宋体"/>
          <w:b w:val="0"/>
        </w:rPr>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6A3BD3">
        <w:rPr>
          <w:rFonts w:ascii="Times New Roman" w:eastAsia="宋体" w:hAnsi="宋体" w:hint="eastAsia"/>
          <w:b w:val="0"/>
        </w:rPr>
        <w:t>2</w:t>
      </w:r>
      <w:r w:rsidR="006A3BD3">
        <w:rPr>
          <w:rFonts w:ascii="Times New Roman" w:eastAsia="宋体" w:hAnsi="宋体"/>
          <w:b w:val="0"/>
        </w:rPr>
        <w:t>-11</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lastRenderedPageBreak/>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14:paraId="5E87CFDF" w14:textId="77777777" w:rsidR="007D6A8D" w:rsidRPr="00B92DB1" w:rsidRDefault="007D6A8D" w:rsidP="00A509D9">
      <w:pPr>
        <w:pStyle w:val="My0"/>
        <w:rPr>
          <w:rFonts w:ascii="Times New Roman" w:eastAsia="宋体" w:hAnsi="宋体"/>
          <w:b w:val="0"/>
        </w:rPr>
      </w:pPr>
    </w:p>
    <w:p w14:paraId="1B3E826B" w14:textId="77777777" w:rsidR="00340A31" w:rsidRDefault="00117548" w:rsidP="00A87143">
      <w:pPr>
        <w:pStyle w:val="My0"/>
        <w:outlineLvl w:val="2"/>
      </w:pPr>
      <w:bookmarkStart w:id="511" w:name="_Toc466800410"/>
      <w:r>
        <w:rPr>
          <w:rFonts w:hint="eastAsia"/>
        </w:rPr>
        <w:t>4.3.2</w:t>
      </w:r>
      <w:r w:rsidR="00340A31">
        <w:rPr>
          <w:rFonts w:hint="eastAsia"/>
        </w:rPr>
        <w:t xml:space="preserve"> </w:t>
      </w:r>
      <w:r w:rsidR="00697263">
        <w:t>Media Service</w:t>
      </w:r>
      <w:r w:rsidR="00340A31">
        <w:rPr>
          <w:rFonts w:hint="eastAsia"/>
        </w:rPr>
        <w:t>相关</w:t>
      </w:r>
      <w:r w:rsidR="00340A31">
        <w:t>的实现</w:t>
      </w:r>
      <w:bookmarkEnd w:id="511"/>
    </w:p>
    <w:p w14:paraId="481E05A2" w14:textId="77777777"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14:paraId="42CAEB9F" w14:textId="77777777"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14:paraId="7DBE0F72" w14:textId="77777777"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14:paraId="7F637CB3" w14:textId="77777777"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14:paraId="26B3DBA3" w14:textId="77777777"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14:paraId="5CFDB263" w14:textId="77777777"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14:paraId="0BB16652" w14:textId="77777777"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14:paraId="2FAF0FE9" w14:textId="77777777"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14:paraId="6A02395B" w14:textId="77777777"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14:paraId="725F3E7C" w14:textId="77777777"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14:paraId="4AED0080" w14:textId="77777777"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14:paraId="0139063F" w14:textId="77777777"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14:paraId="03B146E7" w14:textId="77777777"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14:paraId="42F9BF3F" w14:textId="77777777"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14:paraId="022AA31F" w14:textId="77777777" w:rsidR="0002216A" w:rsidRDefault="0002216A" w:rsidP="00943F73">
      <w:pPr>
        <w:pStyle w:val="My0"/>
        <w:ind w:firstLine="420"/>
        <w:rPr>
          <w:rFonts w:ascii="Times New Roman" w:eastAsia="宋体" w:hAnsi="宋体"/>
          <w:b w:val="0"/>
        </w:rPr>
      </w:pPr>
      <w:r>
        <w:rPr>
          <w:rFonts w:ascii="Times New Roman" w:eastAsia="宋体" w:hAnsi="宋体" w:hint="eastAsia"/>
          <w:b w:val="0"/>
        </w:rPr>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14:paraId="38C09E93" w14:textId="77777777"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14:paraId="50903DBA" w14:textId="77777777" w:rsidR="00D5102A" w:rsidRDefault="004F7B81" w:rsidP="00A509D9">
      <w:pPr>
        <w:pStyle w:val="My0"/>
        <w:rPr>
          <w:rFonts w:ascii="Times New Roman" w:eastAsia="宋体" w:hAnsi="宋体"/>
          <w:b w:val="0"/>
        </w:rPr>
      </w:pPr>
      <w:r>
        <w:lastRenderedPageBreak/>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14:paraId="489CEE9F" w14:textId="77777777"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14:paraId="477B32BC" w14:textId="77777777"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14:paraId="5C56427E" w14:textId="77777777"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14:paraId="7441C0B3" w14:textId="77777777"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14:paraId="198A8692" w14:textId="77777777"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14:paraId="7259461C" w14:textId="77777777"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14:paraId="65E38D6A" w14:textId="77777777"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14:paraId="65B5156A" w14:textId="77777777"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14:paraId="6F0371A6" w14:textId="77777777"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14:paraId="722BEDF4" w14:textId="77777777"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14:paraId="1A54A533" w14:textId="77777777"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14:paraId="3C525D3C" w14:textId="77777777"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14:paraId="3ECF9A1E" w14:textId="77777777"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14:paraId="3D584A23" w14:textId="77777777"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14:paraId="7F21075D" w14:textId="77777777"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14:paraId="31247525" w14:textId="77777777"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14:paraId="5EAED7BE" w14:textId="77777777"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14:paraId="749782EA" w14:textId="77777777"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14:paraId="7386449D" w14:textId="77777777"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t>setGstState(GST_STATE_PLAYING, NC_TRUE, STATE_CHANGE_TIMEOUT, NC_TRUE)</w:t>
      </w:r>
    </w:p>
    <w:p w14:paraId="010333C0" w14:textId="77777777"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14:paraId="72E4F1D6" w14:textId="77777777" w:rsidR="004E7E62" w:rsidRDefault="004E7E62" w:rsidP="002A204D">
      <w:pPr>
        <w:pStyle w:val="My0"/>
        <w:ind w:firstLine="420"/>
        <w:rPr>
          <w:rFonts w:ascii="Times New Roman" w:eastAsia="宋体" w:hAnsi="宋体"/>
          <w:b w:val="0"/>
        </w:rPr>
      </w:pPr>
    </w:p>
    <w:p w14:paraId="541E9B93" w14:textId="77777777" w:rsidR="00793B8B" w:rsidRDefault="00117548" w:rsidP="00A87143">
      <w:pPr>
        <w:pStyle w:val="My0"/>
        <w:outlineLvl w:val="2"/>
      </w:pPr>
      <w:bookmarkStart w:id="512" w:name="_Toc466800411"/>
      <w:r>
        <w:rPr>
          <w:rFonts w:hint="eastAsia"/>
        </w:rPr>
        <w:lastRenderedPageBreak/>
        <w:t>4.3.3</w:t>
      </w:r>
      <w:r w:rsidR="00340A31">
        <w:rPr>
          <w:rFonts w:hint="eastAsia"/>
        </w:rPr>
        <w:t xml:space="preserve"> </w:t>
      </w:r>
      <w:r w:rsidR="008D7420">
        <w:t xml:space="preserve">AVChannel </w:t>
      </w:r>
      <w:r w:rsidR="00697263">
        <w:t>Manager</w:t>
      </w:r>
      <w:r w:rsidR="00340A31">
        <w:t>相关的实现</w:t>
      </w:r>
      <w:bookmarkEnd w:id="512"/>
    </w:p>
    <w:p w14:paraId="35432CF2" w14:textId="77777777"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14:paraId="6D2011E2" w14:textId="77777777"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14:paraId="025B005E" w14:textId="77777777"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14:paraId="7829D3F6" w14:textId="77777777"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14:paraId="77B57EF3" w14:textId="77777777"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14:paraId="08D4277E" w14:textId="77777777" w:rsidR="00486AB2" w:rsidRPr="00275063" w:rsidRDefault="00486AB2" w:rsidP="00A509D9">
      <w:pPr>
        <w:pStyle w:val="My0"/>
        <w:rPr>
          <w:rFonts w:ascii="Times New Roman" w:eastAsia="宋体" w:hAnsi="宋体"/>
          <w:b w:val="0"/>
        </w:rPr>
      </w:pPr>
    </w:p>
    <w:p w14:paraId="4DFBBFF3" w14:textId="77777777" w:rsidR="00A509D9" w:rsidRDefault="00CF394C" w:rsidP="00A87143">
      <w:pPr>
        <w:pStyle w:val="My0"/>
        <w:outlineLvl w:val="1"/>
      </w:pPr>
      <w:bookmarkStart w:id="513" w:name="_Toc466800412"/>
      <w:r>
        <w:rPr>
          <w:rFonts w:hint="eastAsia"/>
        </w:rPr>
        <w:t>4.4</w:t>
      </w:r>
      <w:r w:rsidR="00A509D9">
        <w:rPr>
          <w:rFonts w:hint="eastAsia"/>
        </w:rPr>
        <w:t xml:space="preserve"> 本章小结</w:t>
      </w:r>
      <w:bookmarkEnd w:id="513"/>
    </w:p>
    <w:p w14:paraId="4DFFA970" w14:textId="77777777"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14:paraId="6414178F" w14:textId="77777777" w:rsidR="009F3D1D" w:rsidRPr="005D0FF5" w:rsidRDefault="009F3D1D" w:rsidP="005D0FF5">
      <w:pPr>
        <w:pStyle w:val="My0"/>
        <w:ind w:firstLine="420"/>
        <w:rPr>
          <w:rFonts w:ascii="Times New Roman" w:eastAsia="宋体" w:hAnsi="宋体"/>
          <w:b w:val="0"/>
        </w:rPr>
      </w:pPr>
    </w:p>
    <w:p w14:paraId="71D8BC09" w14:textId="77777777" w:rsidR="009F3D1D" w:rsidRDefault="009F3D1D" w:rsidP="00A509D9">
      <w:pPr>
        <w:spacing w:line="220" w:lineRule="atLeast"/>
        <w:ind w:firstLine="0"/>
      </w:pPr>
    </w:p>
    <w:p w14:paraId="22B2A579" w14:textId="77777777" w:rsidR="00A509D9" w:rsidRPr="00F4429C" w:rsidRDefault="00A509D9" w:rsidP="00F4429C">
      <w:pPr>
        <w:spacing w:line="220" w:lineRule="atLeast"/>
        <w:ind w:firstLine="0"/>
        <w:rPr>
          <w:rFonts w:ascii="黑体" w:eastAsia="黑体" w:hAnsi="黑体"/>
          <w:b/>
        </w:rPr>
      </w:pPr>
      <w:r>
        <w:br w:type="page"/>
      </w:r>
    </w:p>
    <w:p w14:paraId="3A82E4B4" w14:textId="77777777" w:rsidR="00806779" w:rsidRDefault="00806779">
      <w:pPr>
        <w:spacing w:after="0" w:line="240" w:lineRule="auto"/>
        <w:ind w:firstLine="0"/>
      </w:pPr>
    </w:p>
    <w:p w14:paraId="4A8CADC0" w14:textId="77777777" w:rsidR="00806779" w:rsidRPr="008345D0" w:rsidRDefault="00806779" w:rsidP="00806779">
      <w:pPr>
        <w:pStyle w:val="a4"/>
        <w:rPr>
          <w:rStyle w:val="MyChar"/>
          <w:rFonts w:ascii="黑体" w:eastAsia="黑体" w:hAnsi="黑体"/>
        </w:rPr>
      </w:pPr>
      <w:bookmarkStart w:id="514" w:name="_Toc466800413"/>
      <w:commentRangeStart w:id="515"/>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commentRangeEnd w:id="515"/>
      <w:r w:rsidR="00190055">
        <w:rPr>
          <w:rStyle w:val="af8"/>
          <w:rFonts w:ascii="Times New Roman" w:eastAsia="宋体" w:hAnsi="宋体"/>
          <w:b w:val="0"/>
        </w:rPr>
        <w:commentReference w:id="515"/>
      </w:r>
      <w:bookmarkEnd w:id="514"/>
    </w:p>
    <w:p w14:paraId="11F268DB" w14:textId="77777777" w:rsidR="000D294A" w:rsidRDefault="000D294A" w:rsidP="000D294A">
      <w:pPr>
        <w:ind w:firstLine="0"/>
      </w:pPr>
    </w:p>
    <w:p w14:paraId="1BAD65B0" w14:textId="77777777" w:rsidR="000D294A" w:rsidRDefault="000D294A" w:rsidP="00A87143">
      <w:pPr>
        <w:pStyle w:val="My0"/>
        <w:outlineLvl w:val="1"/>
      </w:pPr>
      <w:bookmarkStart w:id="516" w:name="_Toc466800414"/>
      <w:r>
        <w:rPr>
          <w:rFonts w:hint="eastAsia"/>
        </w:rPr>
        <w:t>5.1</w:t>
      </w:r>
      <w:r w:rsidR="00092D5A">
        <w:rPr>
          <w:rFonts w:hint="eastAsia"/>
        </w:rPr>
        <w:t>音频测试</w:t>
      </w:r>
      <w:bookmarkEnd w:id="516"/>
    </w:p>
    <w:p w14:paraId="6622D964" w14:textId="77777777" w:rsidR="00E17C2E" w:rsidRDefault="00E17C2E" w:rsidP="00A87143">
      <w:pPr>
        <w:pStyle w:val="My0"/>
        <w:outlineLvl w:val="2"/>
      </w:pPr>
      <w:bookmarkStart w:id="517" w:name="_Toc466800415"/>
      <w:r>
        <w:rPr>
          <w:rFonts w:hint="eastAsia"/>
        </w:rPr>
        <w:t>5.1.</w:t>
      </w:r>
      <w:r w:rsidR="00FC41EA">
        <w:t xml:space="preserve">1 </w:t>
      </w:r>
      <w:r w:rsidR="00D4399A">
        <w:rPr>
          <w:rFonts w:hint="eastAsia"/>
        </w:rPr>
        <w:t>网络</w:t>
      </w:r>
      <w:r>
        <w:rPr>
          <w:rFonts w:hint="eastAsia"/>
        </w:rPr>
        <w:t>音频测试</w:t>
      </w:r>
      <w:bookmarkEnd w:id="517"/>
    </w:p>
    <w:p w14:paraId="61FAC3F7" w14:textId="77777777" w:rsidR="00C44773" w:rsidRPr="00446D21" w:rsidRDefault="00C44773" w:rsidP="00446D21">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Pr="00446D21">
        <w:rPr>
          <w:rFonts w:ascii="Times New Roman" w:eastAsia="宋体" w:hAnsi="宋体" w:hint="eastAsia"/>
          <w:b w:val="0"/>
        </w:rPr>
        <w:t>音频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：虾米音乐</w:t>
      </w:r>
      <w:r w:rsidRPr="00446D21">
        <w:rPr>
          <w:rFonts w:ascii="Times New Roman" w:eastAsia="宋体" w:hAnsi="宋体" w:hint="eastAsia"/>
          <w:b w:val="0"/>
        </w:rPr>
        <w:t>、</w:t>
      </w:r>
      <w:r w:rsidRPr="00446D21">
        <w:rPr>
          <w:rFonts w:ascii="Times New Roman" w:eastAsia="宋体" w:hAnsi="宋体"/>
          <w:b w:val="0"/>
        </w:rPr>
        <w:t>百度音乐</w:t>
      </w:r>
      <w:r w:rsidRPr="00446D21">
        <w:rPr>
          <w:rFonts w:ascii="Times New Roman" w:eastAsia="宋体" w:hAnsi="宋体" w:hint="eastAsia"/>
          <w:b w:val="0"/>
        </w:rPr>
        <w:t>，</w:t>
      </w:r>
      <w:r w:rsidRPr="00446D21">
        <w:rPr>
          <w:rFonts w:ascii="Times New Roman" w:eastAsia="宋体" w:hAnsi="宋体"/>
          <w:b w:val="0"/>
        </w:rPr>
        <w:t>点击其中的歌曲进行播放</w:t>
      </w:r>
      <w:r w:rsidRPr="00446D21">
        <w:rPr>
          <w:rFonts w:ascii="Times New Roman" w:eastAsia="宋体" w:hAnsi="宋体" w:hint="eastAsia"/>
          <w:b w:val="0"/>
        </w:rPr>
        <w:t>，</w:t>
      </w:r>
      <w:r w:rsidRPr="00446D21">
        <w:rPr>
          <w:rFonts w:ascii="Times New Roman" w:eastAsia="宋体" w:hAnsi="宋体"/>
          <w:b w:val="0"/>
        </w:rPr>
        <w:t>能</w:t>
      </w:r>
      <w:r w:rsidRPr="00446D21">
        <w:rPr>
          <w:rFonts w:ascii="Times New Roman" w:eastAsia="宋体" w:hAnsi="宋体" w:hint="eastAsia"/>
          <w:b w:val="0"/>
        </w:rPr>
        <w:t>听到</w:t>
      </w:r>
      <w:r w:rsidRPr="00446D21">
        <w:rPr>
          <w:rFonts w:ascii="Times New Roman" w:eastAsia="宋体" w:hAnsi="宋体"/>
          <w:b w:val="0"/>
        </w:rPr>
        <w:t>音乐流畅播放</w:t>
      </w:r>
      <w:r w:rsidRPr="00446D21">
        <w:rPr>
          <w:rFonts w:ascii="Times New Roman" w:eastAsia="宋体" w:hAnsi="宋体" w:hint="eastAsia"/>
          <w:b w:val="0"/>
        </w:rPr>
        <w:t>。</w:t>
      </w:r>
      <w:r w:rsidR="002A3510">
        <w:rPr>
          <w:rFonts w:ascii="Times New Roman" w:eastAsia="宋体" w:hAnsi="宋体" w:hint="eastAsia"/>
          <w:b w:val="0"/>
        </w:rPr>
        <w:t>测试</w:t>
      </w:r>
      <w:r w:rsidR="002A3510">
        <w:rPr>
          <w:rFonts w:ascii="Times New Roman" w:eastAsia="宋体" w:hAnsi="宋体"/>
          <w:b w:val="0"/>
        </w:rPr>
        <w:t>截图如图</w:t>
      </w:r>
      <w:r w:rsidR="002A3510">
        <w:rPr>
          <w:rFonts w:ascii="Times New Roman" w:eastAsia="宋体" w:hAnsi="宋体" w:hint="eastAsia"/>
          <w:b w:val="0"/>
        </w:rPr>
        <w:t>5</w:t>
      </w:r>
      <w:r w:rsidR="002A3510">
        <w:rPr>
          <w:rFonts w:ascii="Times New Roman" w:eastAsia="宋体" w:hAnsi="宋体"/>
          <w:b w:val="0"/>
        </w:rPr>
        <w:t>-1</w:t>
      </w:r>
      <w:r w:rsidR="002A3510">
        <w:rPr>
          <w:rFonts w:ascii="Times New Roman" w:eastAsia="宋体" w:hAnsi="宋体" w:hint="eastAsia"/>
          <w:b w:val="0"/>
        </w:rPr>
        <w:t>、</w:t>
      </w:r>
      <w:r w:rsidR="002A3510">
        <w:rPr>
          <w:rFonts w:ascii="Times New Roman" w:eastAsia="宋体" w:hAnsi="宋体" w:hint="eastAsia"/>
          <w:b w:val="0"/>
        </w:rPr>
        <w:t>5</w:t>
      </w:r>
      <w:r w:rsidR="002A3510">
        <w:rPr>
          <w:rFonts w:ascii="Times New Roman" w:eastAsia="宋体" w:hAnsi="宋体"/>
          <w:b w:val="0"/>
        </w:rPr>
        <w:t>-2</w:t>
      </w:r>
      <w:r w:rsidR="002A3510">
        <w:rPr>
          <w:rFonts w:ascii="Times New Roman" w:eastAsia="宋体" w:hAnsi="宋体" w:hint="eastAsia"/>
          <w:b w:val="0"/>
        </w:rPr>
        <w:t>所示</w:t>
      </w:r>
      <w:r w:rsidR="002A3510">
        <w:rPr>
          <w:rFonts w:ascii="Times New Roman" w:eastAsia="宋体" w:hAnsi="宋体"/>
          <w:b w:val="0"/>
        </w:rPr>
        <w:t>。</w:t>
      </w:r>
    </w:p>
    <w:p w14:paraId="6C3CD77C" w14:textId="77777777" w:rsidR="000C2D59" w:rsidRDefault="00C44773" w:rsidP="009E5F18">
      <w:pPr>
        <w:pStyle w:val="My0"/>
        <w:jc w:val="center"/>
      </w:pPr>
      <w:r>
        <w:rPr>
          <w:noProof/>
        </w:rPr>
        <w:drawing>
          <wp:inline distT="0" distB="0" distL="0" distR="0" wp14:anchorId="3A8584B0" wp14:editId="2F4036FE">
            <wp:extent cx="3603600"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3600" cy="2160000"/>
                    </a:xfrm>
                    <a:prstGeom prst="rect">
                      <a:avLst/>
                    </a:prstGeom>
                  </pic:spPr>
                </pic:pic>
              </a:graphicData>
            </a:graphic>
          </wp:inline>
        </w:drawing>
      </w:r>
    </w:p>
    <w:p w14:paraId="75239A71" w14:textId="77777777" w:rsidR="000C2D59" w:rsidRDefault="000C2D59" w:rsidP="000C2D5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1</w:t>
      </w:r>
      <w:r>
        <w:rPr>
          <w:rFonts w:ascii="楷体_GB2312" w:eastAsia="楷体_GB2312" w:hAnsi="华文楷体" w:hint="eastAsia"/>
          <w:bCs w:val="0"/>
          <w:snapToGrid w:val="0"/>
          <w:color w:val="000000"/>
          <w:sz w:val="21"/>
          <w:szCs w:val="21"/>
        </w:rPr>
        <w:t xml:space="preserve"> 测试虾米</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14:paraId="71E8DE8E" w14:textId="77777777" w:rsidR="000C2D59" w:rsidRDefault="000C2D59" w:rsidP="000C2D5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1</w:t>
      </w:r>
      <w:r w:rsidRPr="00464265">
        <w:rPr>
          <w:rFonts w:hAnsi="Times New Roman"/>
          <w:bCs w:val="0"/>
          <w:sz w:val="21"/>
          <w:szCs w:val="21"/>
        </w:rPr>
        <w:t xml:space="preserve"> </w:t>
      </w:r>
      <w:r w:rsidR="00830330">
        <w:rPr>
          <w:rFonts w:hAnsi="Times New Roman" w:hint="eastAsia"/>
          <w:bCs w:val="0"/>
          <w:sz w:val="21"/>
          <w:szCs w:val="21"/>
        </w:rPr>
        <w:t>the</w:t>
      </w:r>
      <w:r w:rsidR="00830330">
        <w:rPr>
          <w:rFonts w:hAnsi="Times New Roman"/>
          <w:bCs w:val="0"/>
          <w:sz w:val="21"/>
          <w:szCs w:val="21"/>
        </w:rPr>
        <w:t xml:space="preserve"> screen capture </w:t>
      </w:r>
      <w:r w:rsidR="00830330">
        <w:rPr>
          <w:rFonts w:hAnsi="Times New Roman" w:hint="eastAsia"/>
          <w:bCs w:val="0"/>
          <w:sz w:val="21"/>
          <w:szCs w:val="21"/>
        </w:rPr>
        <w:t>of</w:t>
      </w:r>
      <w:r w:rsidR="00830330">
        <w:rPr>
          <w:rFonts w:hAnsi="Times New Roman"/>
          <w:bCs w:val="0"/>
          <w:sz w:val="21"/>
          <w:szCs w:val="21"/>
        </w:rPr>
        <w:t xml:space="preserve"> testing xiaomi</w:t>
      </w:r>
      <w:r w:rsidR="0026633D">
        <w:rPr>
          <w:rFonts w:hAnsi="Times New Roman" w:hint="eastAsia"/>
          <w:bCs w:val="0"/>
          <w:sz w:val="21"/>
          <w:szCs w:val="21"/>
        </w:rPr>
        <w:t>.com</w:t>
      </w:r>
    </w:p>
    <w:p w14:paraId="0DAED105" w14:textId="77777777" w:rsidR="004D0F17" w:rsidRDefault="009E5F18" w:rsidP="009E5F18">
      <w:pPr>
        <w:pStyle w:val="My0"/>
        <w:jc w:val="center"/>
      </w:pPr>
      <w:r>
        <w:rPr>
          <w:noProof/>
        </w:rPr>
        <w:drawing>
          <wp:inline distT="0" distB="0" distL="0" distR="0" wp14:anchorId="4D8A8D0F" wp14:editId="575249AC">
            <wp:extent cx="3607200" cy="21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7200" cy="2160000"/>
                    </a:xfrm>
                    <a:prstGeom prst="rect">
                      <a:avLst/>
                    </a:prstGeom>
                  </pic:spPr>
                </pic:pic>
              </a:graphicData>
            </a:graphic>
          </wp:inline>
        </w:drawing>
      </w:r>
    </w:p>
    <w:p w14:paraId="069561CB" w14:textId="77777777" w:rsidR="0026633D" w:rsidRDefault="0026633D" w:rsidP="0026633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测试</w:t>
      </w:r>
      <w:r w:rsidR="00B00DD8">
        <w:rPr>
          <w:rFonts w:ascii="楷体_GB2312" w:eastAsia="楷体_GB2312" w:hAnsi="华文楷体" w:hint="eastAsia"/>
          <w:bCs w:val="0"/>
          <w:snapToGrid w:val="0"/>
          <w:color w:val="000000"/>
          <w:sz w:val="21"/>
          <w:szCs w:val="21"/>
        </w:rPr>
        <w:t>百度</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14:paraId="2BD56C55" w14:textId="77777777" w:rsidR="0026633D" w:rsidRDefault="0026633D" w:rsidP="0026633D">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F835A1">
        <w:rPr>
          <w:rFonts w:hAnsi="Times New Roman"/>
          <w:bCs w:val="0"/>
          <w:sz w:val="21"/>
          <w:szCs w:val="21"/>
        </w:rPr>
        <w:t>2</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E5097D" w:rsidRPr="00E5097D">
        <w:rPr>
          <w:rFonts w:hAnsi="Times New Roman"/>
          <w:bCs w:val="0"/>
          <w:sz w:val="21"/>
          <w:szCs w:val="21"/>
        </w:rPr>
        <w:t>music.baidu.com</w:t>
      </w:r>
    </w:p>
    <w:p w14:paraId="35A9CC93" w14:textId="77777777" w:rsidR="003A57C6" w:rsidRDefault="003A57C6" w:rsidP="00E17C2E">
      <w:pPr>
        <w:pStyle w:val="My0"/>
      </w:pPr>
    </w:p>
    <w:p w14:paraId="4E19F91F" w14:textId="77777777" w:rsidR="00D4399A" w:rsidRDefault="00D4399A" w:rsidP="00FE5A81">
      <w:pPr>
        <w:pStyle w:val="My0"/>
        <w:outlineLvl w:val="2"/>
      </w:pPr>
      <w:bookmarkStart w:id="518" w:name="_Toc466800416"/>
      <w:r>
        <w:rPr>
          <w:rFonts w:hint="eastAsia"/>
        </w:rPr>
        <w:lastRenderedPageBreak/>
        <w:t>5.1.</w:t>
      </w:r>
      <w:r w:rsidR="00FC41EA">
        <w:t xml:space="preserve">2 </w:t>
      </w:r>
      <w:r>
        <w:rPr>
          <w:rFonts w:hint="eastAsia"/>
        </w:rPr>
        <w:t>本地音频测试</w:t>
      </w:r>
      <w:bookmarkEnd w:id="518"/>
    </w:p>
    <w:p w14:paraId="5576EC4F" w14:textId="77777777" w:rsidR="00806779" w:rsidRDefault="007A3B66" w:rsidP="00806779">
      <w:pPr>
        <w:ind w:firstLine="0"/>
      </w:pPr>
      <w:r>
        <w:tab/>
      </w:r>
      <w:r>
        <w:rPr>
          <w:rFonts w:hint="eastAsia"/>
        </w:rPr>
        <w:t>依照表</w:t>
      </w:r>
      <w:r>
        <w:rPr>
          <w:rFonts w:hint="eastAsia"/>
        </w:rPr>
        <w:t>3</w:t>
      </w:r>
      <w:r>
        <w:t>-1</w:t>
      </w:r>
      <w:r>
        <w:rPr>
          <w:rFonts w:hint="eastAsia"/>
        </w:rPr>
        <w:t>中</w:t>
      </w:r>
      <w:r>
        <w:t>列出的</w:t>
      </w:r>
      <w:r>
        <w:rPr>
          <w:rFonts w:hint="eastAsia"/>
        </w:rPr>
        <w:t>音频</w:t>
      </w:r>
      <w:r>
        <w:t>格式</w:t>
      </w:r>
      <w:r>
        <w:rPr>
          <w:rFonts w:hint="eastAsia"/>
        </w:rPr>
        <w:t>和</w:t>
      </w:r>
      <w:r>
        <w:t>编码格式，分别用</w:t>
      </w:r>
      <w:r w:rsidR="00875A32">
        <w:rPr>
          <w:rFonts w:hint="eastAsia"/>
        </w:rPr>
        <w:t>对应</w:t>
      </w:r>
      <w:r>
        <w:t>的音频文件</w:t>
      </w:r>
      <w:r w:rsidR="00875A32">
        <w:rPr>
          <w:rFonts w:hint="eastAsia"/>
        </w:rPr>
        <w:t>直接</w:t>
      </w:r>
      <w:r w:rsidR="00875A32">
        <w:t>用</w:t>
      </w:r>
      <w:r w:rsidR="00875A32">
        <w:rPr>
          <w:rFonts w:hint="eastAsia"/>
        </w:rPr>
        <w:t>Chromium</w:t>
      </w:r>
      <w:r w:rsidR="00875A32">
        <w:t>浏览器</w:t>
      </w:r>
      <w:r w:rsidR="00875A32">
        <w:rPr>
          <w:rFonts w:hint="eastAsia"/>
        </w:rPr>
        <w:t>本地</w:t>
      </w:r>
      <w:r w:rsidR="00875A32">
        <w:t>打开</w:t>
      </w:r>
      <w:r>
        <w:t>测试播放，能听到正常的音乐播放</w:t>
      </w:r>
      <w:r>
        <w:rPr>
          <w:rFonts w:hint="eastAsia"/>
        </w:rPr>
        <w:t>声音</w:t>
      </w:r>
      <w:r w:rsidR="00875A32">
        <w:rPr>
          <w:rFonts w:hint="eastAsia"/>
        </w:rPr>
        <w:t>，</w:t>
      </w:r>
      <w:r w:rsidR="00875A32">
        <w:t>测试截图如图</w:t>
      </w:r>
      <w:r w:rsidR="00875A32">
        <w:rPr>
          <w:rFonts w:hint="eastAsia"/>
        </w:rPr>
        <w:t>5</w:t>
      </w:r>
      <w:r w:rsidR="00875A32">
        <w:t>-3</w:t>
      </w:r>
      <w:r w:rsidR="00985EFC">
        <w:rPr>
          <w:rFonts w:hint="eastAsia"/>
        </w:rPr>
        <w:t>。</w:t>
      </w:r>
    </w:p>
    <w:p w14:paraId="4E546891" w14:textId="77777777" w:rsidR="00985EFC" w:rsidRDefault="00875A32" w:rsidP="00B1762B">
      <w:pPr>
        <w:ind w:firstLine="0"/>
        <w:jc w:val="center"/>
      </w:pPr>
      <w:r>
        <w:rPr>
          <w:noProof/>
        </w:rPr>
        <w:drawing>
          <wp:inline distT="0" distB="0" distL="0" distR="0" wp14:anchorId="0AE1216E" wp14:editId="79CC398C">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4400" cy="2160000"/>
                    </a:xfrm>
                    <a:prstGeom prst="rect">
                      <a:avLst/>
                    </a:prstGeom>
                  </pic:spPr>
                </pic:pic>
              </a:graphicData>
            </a:graphic>
          </wp:inline>
        </w:drawing>
      </w:r>
    </w:p>
    <w:p w14:paraId="173C62A9" w14:textId="77777777" w:rsidR="00E01F05" w:rsidRDefault="00E01F05" w:rsidP="00E01F05">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测试本地音乐</w:t>
      </w:r>
      <w:r>
        <w:rPr>
          <w:rFonts w:ascii="楷体_GB2312" w:eastAsia="楷体_GB2312" w:hAnsi="华文楷体"/>
          <w:bCs w:val="0"/>
          <w:snapToGrid w:val="0"/>
          <w:color w:val="000000"/>
          <w:sz w:val="21"/>
          <w:szCs w:val="21"/>
        </w:rPr>
        <w:t>文件截图</w:t>
      </w:r>
    </w:p>
    <w:p w14:paraId="02A1BB06" w14:textId="77777777" w:rsidR="00E01F05" w:rsidRDefault="00E01F05" w:rsidP="00E01F05">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C95124">
        <w:rPr>
          <w:rFonts w:hAnsi="Times New Roman"/>
          <w:bCs w:val="0"/>
          <w:sz w:val="21"/>
          <w:szCs w:val="21"/>
        </w:rPr>
        <w:t>local music</w:t>
      </w:r>
    </w:p>
    <w:p w14:paraId="11908F8D" w14:textId="77777777" w:rsidR="00E01F05" w:rsidRPr="00875A32" w:rsidRDefault="00E01F05" w:rsidP="00806779">
      <w:pPr>
        <w:ind w:firstLine="0"/>
      </w:pPr>
    </w:p>
    <w:p w14:paraId="71DFDACE" w14:textId="77777777" w:rsidR="00806779" w:rsidRDefault="00B44E52" w:rsidP="00A87143">
      <w:pPr>
        <w:pStyle w:val="My0"/>
        <w:outlineLvl w:val="1"/>
      </w:pPr>
      <w:bookmarkStart w:id="519" w:name="_Toc466800417"/>
      <w:r>
        <w:rPr>
          <w:rFonts w:hint="eastAsia"/>
        </w:rPr>
        <w:t>5</w:t>
      </w:r>
      <w:r w:rsidR="005A1016">
        <w:rPr>
          <w:rFonts w:hint="eastAsia"/>
        </w:rPr>
        <w:t>.2</w:t>
      </w:r>
      <w:r w:rsidR="00092D5A">
        <w:rPr>
          <w:rFonts w:hint="eastAsia"/>
        </w:rPr>
        <w:t>视频测试</w:t>
      </w:r>
      <w:bookmarkEnd w:id="519"/>
    </w:p>
    <w:p w14:paraId="33DA05BA" w14:textId="77777777" w:rsidR="00FC41EA" w:rsidRDefault="00FC41EA" w:rsidP="00A87143">
      <w:pPr>
        <w:pStyle w:val="My0"/>
        <w:outlineLvl w:val="2"/>
      </w:pPr>
      <w:bookmarkStart w:id="520" w:name="_Toc466800418"/>
      <w:r>
        <w:rPr>
          <w:rFonts w:hint="eastAsia"/>
        </w:rPr>
        <w:t>5.</w:t>
      </w:r>
      <w:r>
        <w:t>2</w:t>
      </w:r>
      <w:r>
        <w:rPr>
          <w:rFonts w:hint="eastAsia"/>
        </w:rPr>
        <w:t>.</w:t>
      </w:r>
      <w:r>
        <w:t xml:space="preserve">1 </w:t>
      </w:r>
      <w:r>
        <w:rPr>
          <w:rFonts w:hint="eastAsia"/>
        </w:rPr>
        <w:t>网络视频测试</w:t>
      </w:r>
      <w:bookmarkEnd w:id="520"/>
    </w:p>
    <w:p w14:paraId="4E1A71D5" w14:textId="77777777" w:rsidR="00C42B45" w:rsidRPr="00446D21" w:rsidRDefault="00C42B45" w:rsidP="00C42B45">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00F1483D">
        <w:rPr>
          <w:rFonts w:ascii="Times New Roman" w:eastAsia="宋体" w:hAnsi="宋体" w:hint="eastAsia"/>
          <w:b w:val="0"/>
        </w:rPr>
        <w:t>视频</w:t>
      </w:r>
      <w:r w:rsidRPr="00446D21">
        <w:rPr>
          <w:rFonts w:ascii="Times New Roman" w:eastAsia="宋体" w:hAnsi="宋体" w:hint="eastAsia"/>
          <w:b w:val="0"/>
        </w:rPr>
        <w:t>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w:t>
      </w:r>
      <w:r w:rsidR="003A17C4">
        <w:rPr>
          <w:rFonts w:ascii="Times New Roman" w:eastAsia="宋体" w:hAnsi="宋体" w:hint="eastAsia"/>
          <w:b w:val="0"/>
        </w:rPr>
        <w:t>youtube</w:t>
      </w:r>
      <w:r w:rsidRPr="00446D21">
        <w:rPr>
          <w:rFonts w:ascii="Times New Roman" w:eastAsia="宋体" w:hAnsi="宋体" w:hint="eastAsia"/>
          <w:b w:val="0"/>
        </w:rPr>
        <w:t>、</w:t>
      </w:r>
      <w:r w:rsidR="00E4426D">
        <w:rPr>
          <w:rFonts w:ascii="Times New Roman" w:eastAsia="宋体" w:hAnsi="宋体" w:hint="eastAsia"/>
          <w:b w:val="0"/>
        </w:rPr>
        <w:t>搜狐</w:t>
      </w:r>
      <w:r w:rsidR="00796A95">
        <w:rPr>
          <w:rFonts w:ascii="Times New Roman" w:eastAsia="宋体" w:hAnsi="宋体" w:hint="eastAsia"/>
          <w:b w:val="0"/>
        </w:rPr>
        <w:t>视频</w:t>
      </w:r>
      <w:r w:rsidRPr="00446D21">
        <w:rPr>
          <w:rFonts w:ascii="Times New Roman" w:eastAsia="宋体" w:hAnsi="宋体" w:hint="eastAsia"/>
          <w:b w:val="0"/>
        </w:rPr>
        <w:t>，</w:t>
      </w:r>
      <w:r w:rsidRPr="00446D21">
        <w:rPr>
          <w:rFonts w:ascii="Times New Roman" w:eastAsia="宋体" w:hAnsi="宋体"/>
          <w:b w:val="0"/>
        </w:rPr>
        <w:t>点击其中的</w:t>
      </w:r>
      <w:r w:rsidR="00780070">
        <w:rPr>
          <w:rFonts w:ascii="Times New Roman" w:eastAsia="宋体" w:hAnsi="宋体" w:hint="eastAsia"/>
          <w:b w:val="0"/>
        </w:rPr>
        <w:t>视频</w:t>
      </w:r>
      <w:r w:rsidRPr="00446D21">
        <w:rPr>
          <w:rFonts w:ascii="Times New Roman" w:eastAsia="宋体" w:hAnsi="宋体"/>
          <w:b w:val="0"/>
        </w:rPr>
        <w:t>进行播放</w:t>
      </w:r>
      <w:r w:rsidRPr="00446D21">
        <w:rPr>
          <w:rFonts w:ascii="Times New Roman" w:eastAsia="宋体" w:hAnsi="宋体" w:hint="eastAsia"/>
          <w:b w:val="0"/>
        </w:rPr>
        <w:t>，</w:t>
      </w:r>
      <w:r w:rsidRPr="00446D21">
        <w:rPr>
          <w:rFonts w:ascii="Times New Roman" w:eastAsia="宋体" w:hAnsi="宋体"/>
          <w:b w:val="0"/>
        </w:rPr>
        <w:t>能</w:t>
      </w:r>
      <w:r w:rsidR="008A39BF">
        <w:rPr>
          <w:rFonts w:ascii="Times New Roman" w:eastAsia="宋体" w:hAnsi="宋体" w:hint="eastAsia"/>
          <w:b w:val="0"/>
        </w:rPr>
        <w:t>看</w:t>
      </w:r>
      <w:r w:rsidRPr="00446D21">
        <w:rPr>
          <w:rFonts w:ascii="Times New Roman" w:eastAsia="宋体" w:hAnsi="宋体" w:hint="eastAsia"/>
          <w:b w:val="0"/>
        </w:rPr>
        <w:t>到</w:t>
      </w:r>
      <w:r w:rsidR="008A39BF">
        <w:rPr>
          <w:rFonts w:ascii="Times New Roman" w:eastAsia="宋体" w:hAnsi="宋体" w:hint="eastAsia"/>
          <w:b w:val="0"/>
        </w:rPr>
        <w:t>视频</w:t>
      </w:r>
      <w:r w:rsidRPr="00446D21">
        <w:rPr>
          <w:rFonts w:ascii="Times New Roman" w:eastAsia="宋体" w:hAnsi="宋体"/>
          <w:b w:val="0"/>
        </w:rPr>
        <w:t>流畅播放</w:t>
      </w:r>
      <w:r w:rsidRPr="00446D21">
        <w:rPr>
          <w:rFonts w:ascii="Times New Roman" w:eastAsia="宋体" w:hAnsi="宋体" w:hint="eastAsia"/>
          <w:b w:val="0"/>
        </w:rPr>
        <w:t>。</w:t>
      </w:r>
      <w:r>
        <w:rPr>
          <w:rFonts w:ascii="Times New Roman" w:eastAsia="宋体" w:hAnsi="宋体" w:hint="eastAsia"/>
          <w:b w:val="0"/>
        </w:rPr>
        <w:t>测试</w:t>
      </w:r>
      <w:r>
        <w:rPr>
          <w:rFonts w:ascii="Times New Roman" w:eastAsia="宋体" w:hAnsi="宋体"/>
          <w:b w:val="0"/>
        </w:rPr>
        <w:t>截图如图</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5</w:t>
      </w:r>
      <w:r>
        <w:rPr>
          <w:rFonts w:ascii="Times New Roman" w:eastAsia="宋体" w:hAnsi="宋体" w:hint="eastAsia"/>
          <w:b w:val="0"/>
        </w:rPr>
        <w:t>所示</w:t>
      </w:r>
      <w:r>
        <w:rPr>
          <w:rFonts w:ascii="Times New Roman" w:eastAsia="宋体" w:hAnsi="宋体"/>
          <w:b w:val="0"/>
        </w:rPr>
        <w:t>。</w:t>
      </w:r>
    </w:p>
    <w:p w14:paraId="678DDA3C" w14:textId="77777777" w:rsidR="00FC41EA" w:rsidRDefault="00B1762B" w:rsidP="00B1762B">
      <w:pPr>
        <w:pStyle w:val="My0"/>
        <w:jc w:val="center"/>
      </w:pPr>
      <w:r>
        <w:rPr>
          <w:noProof/>
        </w:rPr>
        <w:drawing>
          <wp:inline distT="0" distB="0" distL="0" distR="0" wp14:anchorId="2AC89FBB" wp14:editId="6DA483C0">
            <wp:extent cx="3596400"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6400" cy="2160000"/>
                    </a:xfrm>
                    <a:prstGeom prst="rect">
                      <a:avLst/>
                    </a:prstGeom>
                  </pic:spPr>
                </pic:pic>
              </a:graphicData>
            </a:graphic>
          </wp:inline>
        </w:drawing>
      </w:r>
    </w:p>
    <w:p w14:paraId="47FA122D" w14:textId="77777777" w:rsidR="00B1762B" w:rsidRDefault="00B1762B" w:rsidP="00B1762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测试youtub</w:t>
      </w:r>
      <w:r>
        <w:rPr>
          <w:rFonts w:ascii="楷体_GB2312" w:eastAsia="楷体_GB2312" w:hAnsi="华文楷体"/>
          <w:bCs w:val="0"/>
          <w:snapToGrid w:val="0"/>
          <w:color w:val="000000"/>
          <w:sz w:val="21"/>
          <w:szCs w:val="21"/>
        </w:rPr>
        <w:t>e</w:t>
      </w:r>
      <w:r>
        <w:rPr>
          <w:rFonts w:ascii="楷体_GB2312" w:eastAsia="楷体_GB2312" w:hAnsi="华文楷体" w:hint="eastAsia"/>
          <w:bCs w:val="0"/>
          <w:snapToGrid w:val="0"/>
          <w:color w:val="000000"/>
          <w:sz w:val="21"/>
          <w:szCs w:val="21"/>
        </w:rPr>
        <w:t>视频网</w:t>
      </w:r>
      <w:r>
        <w:rPr>
          <w:rFonts w:ascii="楷体_GB2312" w:eastAsia="楷体_GB2312" w:hAnsi="华文楷体"/>
          <w:bCs w:val="0"/>
          <w:snapToGrid w:val="0"/>
          <w:color w:val="000000"/>
          <w:sz w:val="21"/>
          <w:szCs w:val="21"/>
        </w:rPr>
        <w:t>截图</w:t>
      </w:r>
    </w:p>
    <w:p w14:paraId="5F983524" w14:textId="77777777" w:rsidR="00B1762B" w:rsidRDefault="00B1762B" w:rsidP="00B1762B">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youtube</w:t>
      </w:r>
      <w:r w:rsidRPr="00E5097D">
        <w:rPr>
          <w:rFonts w:hAnsi="Times New Roman"/>
          <w:bCs w:val="0"/>
          <w:sz w:val="21"/>
          <w:szCs w:val="21"/>
        </w:rPr>
        <w:t>.com</w:t>
      </w:r>
    </w:p>
    <w:p w14:paraId="6D3B9C63" w14:textId="77777777" w:rsidR="00B1762B" w:rsidRDefault="00B1762B" w:rsidP="00B1762B">
      <w:pPr>
        <w:pStyle w:val="My0"/>
        <w:jc w:val="center"/>
      </w:pPr>
    </w:p>
    <w:p w14:paraId="22EB7AE7" w14:textId="77777777" w:rsidR="00B1762B" w:rsidRDefault="00E4426D" w:rsidP="00B1762B">
      <w:pPr>
        <w:pStyle w:val="My0"/>
        <w:jc w:val="center"/>
      </w:pPr>
      <w:r>
        <w:rPr>
          <w:noProof/>
        </w:rPr>
        <w:drawing>
          <wp:inline distT="0" distB="0" distL="0" distR="0" wp14:anchorId="5B5F4D24" wp14:editId="721F4999">
            <wp:extent cx="3589200"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9200" cy="2160000"/>
                    </a:xfrm>
                    <a:prstGeom prst="rect">
                      <a:avLst/>
                    </a:prstGeom>
                  </pic:spPr>
                </pic:pic>
              </a:graphicData>
            </a:graphic>
          </wp:inline>
        </w:drawing>
      </w:r>
    </w:p>
    <w:p w14:paraId="3ED6A9FD" w14:textId="77777777" w:rsidR="00590EA3" w:rsidRDefault="00590EA3" w:rsidP="00590EA3">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sidR="00197ACD">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14:paraId="4C441FFB" w14:textId="77777777" w:rsidR="00590EA3" w:rsidRDefault="00590EA3" w:rsidP="00590EA3">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197ACD">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14:paraId="6C8BCE8D" w14:textId="77777777" w:rsidR="00590EA3" w:rsidRPr="00590EA3" w:rsidRDefault="00590EA3" w:rsidP="00B1762B">
      <w:pPr>
        <w:pStyle w:val="My0"/>
        <w:jc w:val="center"/>
      </w:pPr>
    </w:p>
    <w:p w14:paraId="4A7FE66A" w14:textId="77777777" w:rsidR="00FC41EA" w:rsidRDefault="00FC41EA" w:rsidP="00A87143">
      <w:pPr>
        <w:pStyle w:val="My0"/>
        <w:outlineLvl w:val="2"/>
      </w:pPr>
      <w:bookmarkStart w:id="521" w:name="_Toc466800419"/>
      <w:r>
        <w:rPr>
          <w:rFonts w:hint="eastAsia"/>
        </w:rPr>
        <w:t>5.2.</w:t>
      </w:r>
      <w:r>
        <w:t xml:space="preserve">2 </w:t>
      </w:r>
      <w:r>
        <w:rPr>
          <w:rFonts w:hint="eastAsia"/>
        </w:rPr>
        <w:t>本地视频测试</w:t>
      </w:r>
      <w:bookmarkEnd w:id="521"/>
    </w:p>
    <w:p w14:paraId="27B75FA1" w14:textId="77777777" w:rsidR="0051555A" w:rsidRDefault="0051555A" w:rsidP="0051555A">
      <w:pPr>
        <w:ind w:firstLine="0"/>
      </w:pPr>
      <w:r>
        <w:tab/>
      </w:r>
      <w:r>
        <w:rPr>
          <w:rFonts w:hint="eastAsia"/>
        </w:rPr>
        <w:t>依照表</w:t>
      </w:r>
      <w:r>
        <w:rPr>
          <w:rFonts w:hint="eastAsia"/>
        </w:rPr>
        <w:t>3</w:t>
      </w:r>
      <w:r>
        <w:t>-1</w:t>
      </w:r>
      <w:r>
        <w:rPr>
          <w:rFonts w:hint="eastAsia"/>
        </w:rPr>
        <w:t>中</w:t>
      </w:r>
      <w:r>
        <w:t>列出的</w:t>
      </w:r>
      <w:r>
        <w:rPr>
          <w:rFonts w:hint="eastAsia"/>
        </w:rPr>
        <w:t>视频</w:t>
      </w:r>
      <w:r>
        <w:t>格式</w:t>
      </w:r>
      <w:r>
        <w:rPr>
          <w:rFonts w:hint="eastAsia"/>
        </w:rPr>
        <w:t>和</w:t>
      </w:r>
      <w:r>
        <w:t>编码格式，分别用</w:t>
      </w:r>
      <w:r>
        <w:rPr>
          <w:rFonts w:hint="eastAsia"/>
        </w:rPr>
        <w:t>对应</w:t>
      </w:r>
      <w:r>
        <w:t>的</w:t>
      </w:r>
      <w:r w:rsidR="00421EB9">
        <w:rPr>
          <w:rFonts w:hint="eastAsia"/>
        </w:rPr>
        <w:t>视频</w:t>
      </w:r>
      <w:r>
        <w:t>文件</w:t>
      </w:r>
      <w:r>
        <w:rPr>
          <w:rFonts w:hint="eastAsia"/>
        </w:rPr>
        <w:t>直接</w:t>
      </w:r>
      <w:r>
        <w:t>用</w:t>
      </w:r>
      <w:r>
        <w:rPr>
          <w:rFonts w:hint="eastAsia"/>
        </w:rPr>
        <w:t>Chromium</w:t>
      </w:r>
      <w:r>
        <w:t>浏览器</w:t>
      </w:r>
      <w:r>
        <w:rPr>
          <w:rFonts w:hint="eastAsia"/>
        </w:rPr>
        <w:t>本地</w:t>
      </w:r>
      <w:r>
        <w:t>打开测试播放，能</w:t>
      </w:r>
      <w:r w:rsidR="00197ACD">
        <w:rPr>
          <w:rFonts w:hint="eastAsia"/>
        </w:rPr>
        <w:t>看到</w:t>
      </w:r>
      <w:r>
        <w:t>正常的</w:t>
      </w:r>
      <w:r w:rsidR="00197ACD">
        <w:rPr>
          <w:rFonts w:hint="eastAsia"/>
        </w:rPr>
        <w:t>视频</w:t>
      </w:r>
      <w:r>
        <w:t>播放</w:t>
      </w:r>
      <w:r w:rsidR="00197ACD">
        <w:rPr>
          <w:rFonts w:hint="eastAsia"/>
        </w:rPr>
        <w:t>画面</w:t>
      </w:r>
      <w:r>
        <w:rPr>
          <w:rFonts w:hint="eastAsia"/>
        </w:rPr>
        <w:t>，</w:t>
      </w:r>
      <w:r>
        <w:t>测试截图如图</w:t>
      </w:r>
      <w:r>
        <w:rPr>
          <w:rFonts w:hint="eastAsia"/>
        </w:rPr>
        <w:t>5</w:t>
      </w:r>
      <w:r>
        <w:t>-</w:t>
      </w:r>
      <w:r w:rsidR="00197ACD">
        <w:t>5</w:t>
      </w:r>
      <w:r>
        <w:rPr>
          <w:rFonts w:hint="eastAsia"/>
        </w:rPr>
        <w:t>。</w:t>
      </w:r>
    </w:p>
    <w:p w14:paraId="40DC6547" w14:textId="77777777" w:rsidR="00806779" w:rsidRDefault="00210D4E" w:rsidP="00210D4E">
      <w:pPr>
        <w:pStyle w:val="My0"/>
        <w:jc w:val="center"/>
      </w:pPr>
      <w:r>
        <w:rPr>
          <w:noProof/>
        </w:rPr>
        <w:drawing>
          <wp:inline distT="0" distB="0" distL="0" distR="0" wp14:anchorId="35576586" wp14:editId="74DE91BB">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7200" cy="2160000"/>
                    </a:xfrm>
                    <a:prstGeom prst="rect">
                      <a:avLst/>
                    </a:prstGeom>
                  </pic:spPr>
                </pic:pic>
              </a:graphicData>
            </a:graphic>
          </wp:inline>
        </w:drawing>
      </w:r>
    </w:p>
    <w:p w14:paraId="62261AB3" w14:textId="77777777" w:rsidR="00210D4E" w:rsidRDefault="00210D4E" w:rsidP="00210D4E">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14:paraId="6ADB30EC" w14:textId="77777777" w:rsidR="00210D4E" w:rsidRDefault="00210D4E" w:rsidP="00210D4E">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6</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14:paraId="75F0BD26" w14:textId="77777777" w:rsidR="00210D4E" w:rsidRDefault="00210D4E" w:rsidP="00210D4E">
      <w:pPr>
        <w:pStyle w:val="My0"/>
        <w:jc w:val="center"/>
      </w:pPr>
    </w:p>
    <w:p w14:paraId="2F955EE8" w14:textId="77777777" w:rsidR="00806779" w:rsidRDefault="00C16EE4" w:rsidP="00A87143">
      <w:pPr>
        <w:pStyle w:val="My0"/>
        <w:outlineLvl w:val="1"/>
      </w:pPr>
      <w:bookmarkStart w:id="522" w:name="_Toc466800420"/>
      <w:r>
        <w:rPr>
          <w:rFonts w:hint="eastAsia"/>
        </w:rPr>
        <w:t xml:space="preserve">5.3 </w:t>
      </w:r>
      <w:r w:rsidR="003739AB">
        <w:rPr>
          <w:rFonts w:hint="eastAsia"/>
        </w:rPr>
        <w:t>优化</w:t>
      </w:r>
      <w:bookmarkEnd w:id="522"/>
    </w:p>
    <w:p w14:paraId="1066A6C0" w14:textId="77777777" w:rsidR="00C16EE4" w:rsidRDefault="00C16EE4" w:rsidP="00A87143">
      <w:pPr>
        <w:pStyle w:val="My0"/>
        <w:outlineLvl w:val="2"/>
      </w:pPr>
      <w:bookmarkStart w:id="523" w:name="_Toc466800421"/>
      <w:r>
        <w:rPr>
          <w:rFonts w:hint="eastAsia"/>
        </w:rPr>
        <w:t>5.3.1 占用资源</w:t>
      </w:r>
      <w:r>
        <w:t>的优化</w:t>
      </w:r>
      <w:bookmarkEnd w:id="523"/>
    </w:p>
    <w:p w14:paraId="4D17DDA1" w14:textId="77777777" w:rsidR="00A90957" w:rsidRDefault="000669A4" w:rsidP="00806779">
      <w:pPr>
        <w:pStyle w:val="My0"/>
        <w:rPr>
          <w:rFonts w:ascii="Times New Roman" w:eastAsia="宋体" w:hAnsi="宋体"/>
          <w:b w:val="0"/>
        </w:rPr>
      </w:pPr>
      <w:r w:rsidRPr="0063410A">
        <w:rPr>
          <w:rFonts w:ascii="Times New Roman" w:eastAsia="宋体" w:hAnsi="宋体"/>
          <w:b w:val="0"/>
        </w:rPr>
        <w:lastRenderedPageBreak/>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14:paraId="279E4713" w14:textId="77777777"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14:paraId="7E1978B8" w14:textId="77777777" w:rsidR="00897779" w:rsidRDefault="00897779" w:rsidP="002E7A2F">
      <w:pPr>
        <w:pStyle w:val="My0"/>
        <w:outlineLvl w:val="2"/>
      </w:pPr>
      <w:bookmarkStart w:id="524" w:name="_Toc466800422"/>
      <w:r>
        <w:rPr>
          <w:rFonts w:hint="eastAsia"/>
        </w:rPr>
        <w:t xml:space="preserve">5.3.2 </w:t>
      </w:r>
      <w:r w:rsidR="00F43FEC">
        <w:rPr>
          <w:rFonts w:hint="eastAsia"/>
        </w:rPr>
        <w:t>视频描画效率</w:t>
      </w:r>
      <w:r w:rsidR="00F43FEC">
        <w:t>的</w:t>
      </w:r>
      <w:r>
        <w:t>优化</w:t>
      </w:r>
      <w:bookmarkEnd w:id="524"/>
    </w:p>
    <w:p w14:paraId="32391C5C" w14:textId="77777777"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14:paraId="5401D674" w14:textId="77777777" w:rsidR="00F83FAE" w:rsidRDefault="00F83FAE" w:rsidP="00806779">
      <w:pPr>
        <w:pStyle w:val="My0"/>
      </w:pPr>
    </w:p>
    <w:p w14:paraId="658D0298" w14:textId="77777777" w:rsidR="000C13DD" w:rsidRDefault="000C13DD" w:rsidP="000C13DD">
      <w:pPr>
        <w:pStyle w:val="My0"/>
        <w:outlineLvl w:val="1"/>
      </w:pPr>
      <w:bookmarkStart w:id="525" w:name="_Toc466800423"/>
      <w:r>
        <w:rPr>
          <w:rFonts w:hint="eastAsia"/>
        </w:rPr>
        <w:t xml:space="preserve">5.4 </w:t>
      </w:r>
      <w:r w:rsidR="007342F3">
        <w:rPr>
          <w:rFonts w:hint="eastAsia"/>
        </w:rPr>
        <w:t>本章小结</w:t>
      </w:r>
      <w:bookmarkEnd w:id="525"/>
    </w:p>
    <w:p w14:paraId="6DA974FB" w14:textId="77777777"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14:paraId="18F9B361" w14:textId="77777777" w:rsidR="006C3D7E" w:rsidRDefault="006C3D7E">
      <w:pPr>
        <w:spacing w:after="0" w:line="240" w:lineRule="auto"/>
        <w:ind w:firstLine="0"/>
      </w:pPr>
      <w:r>
        <w:br w:type="page"/>
      </w:r>
    </w:p>
    <w:p w14:paraId="3E633CD2" w14:textId="77777777" w:rsidR="00ED3424" w:rsidRDefault="00ED3424" w:rsidP="00ED3424">
      <w:pPr>
        <w:spacing w:after="0" w:line="240" w:lineRule="auto"/>
        <w:ind w:firstLine="0"/>
      </w:pPr>
    </w:p>
    <w:p w14:paraId="0021210E" w14:textId="77777777" w:rsidR="00ED3424" w:rsidRPr="008345D0" w:rsidRDefault="00ED3424" w:rsidP="00ED3424">
      <w:pPr>
        <w:pStyle w:val="a4"/>
        <w:rPr>
          <w:rStyle w:val="MyChar"/>
          <w:rFonts w:ascii="黑体" w:eastAsia="黑体" w:hAnsi="黑体"/>
        </w:rPr>
      </w:pPr>
      <w:bookmarkStart w:id="526" w:name="_Toc466800424"/>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26"/>
    </w:p>
    <w:p w14:paraId="11FDC49F" w14:textId="77777777" w:rsidR="00ED3424" w:rsidRDefault="00ED3424" w:rsidP="00ED3424">
      <w:pPr>
        <w:ind w:firstLine="0"/>
      </w:pPr>
    </w:p>
    <w:p w14:paraId="4F6CB385" w14:textId="77777777" w:rsidR="005B384C" w:rsidRDefault="0094228B" w:rsidP="005B384C">
      <w:pPr>
        <w:pStyle w:val="My0"/>
        <w:outlineLvl w:val="1"/>
      </w:pPr>
      <w:bookmarkStart w:id="527" w:name="_Toc466800425"/>
      <w:r>
        <w:rPr>
          <w:rFonts w:hint="eastAsia"/>
        </w:rPr>
        <w:t>6.1</w:t>
      </w:r>
      <w:r w:rsidR="005B384C">
        <w:rPr>
          <w:rFonts w:hint="eastAsia"/>
        </w:rPr>
        <w:t xml:space="preserve"> </w:t>
      </w:r>
      <w:r w:rsidR="006F076E">
        <w:rPr>
          <w:rFonts w:hint="eastAsia"/>
        </w:rPr>
        <w:t>工作</w:t>
      </w:r>
      <w:r w:rsidR="00C0028A">
        <w:t>总结</w:t>
      </w:r>
      <w:bookmarkEnd w:id="527"/>
    </w:p>
    <w:p w14:paraId="182FE086" w14:textId="77777777"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14:paraId="7FC52D3F" w14:textId="77777777"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14:paraId="4A65CF69" w14:textId="77777777" w:rsidR="00F75D68" w:rsidRDefault="00C12DBA" w:rsidP="00745856">
      <w:pPr>
        <w:pStyle w:val="My0"/>
        <w:numPr>
          <w:ilvl w:val="0"/>
          <w:numId w:val="30"/>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14:paraId="3ED2BCFF" w14:textId="77777777"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是谷歌开源网页浏览器计划的代号</w:t>
      </w:r>
      <w:r w:rsidR="00D61775">
        <w:rPr>
          <w:rFonts w:ascii="Times New Roman" w:eastAsia="宋体" w:hAnsi="宋体" w:hint="eastAsia"/>
          <w:b w:val="0"/>
        </w:rPr>
        <w:t>，</w:t>
      </w:r>
      <w:r w:rsidRPr="001262F6">
        <w:rPr>
          <w:rFonts w:ascii="Times New Roman" w:eastAsia="宋体" w:hAnsi="宋体"/>
          <w:b w:val="0"/>
        </w:rPr>
        <w:t>其核心思想基于高效、稳定、安全等理念</w:t>
      </w:r>
      <w:r w:rsidR="00CB1D53">
        <w:rPr>
          <w:rFonts w:ascii="Times New Roman" w:eastAsia="宋体" w:hAnsi="宋体" w:hint="eastAsia"/>
          <w:b w:val="0"/>
        </w:rPr>
        <w:t>，</w:t>
      </w:r>
      <w:r w:rsidRPr="001262F6">
        <w:rPr>
          <w:rFonts w:ascii="Times New Roman" w:eastAsia="宋体" w:hAnsi="宋体"/>
          <w:b w:val="0"/>
        </w:rPr>
        <w:t>采用苹果公司的</w:t>
      </w:r>
      <w:r w:rsidRPr="001262F6">
        <w:rPr>
          <w:rFonts w:ascii="Times New Roman" w:eastAsia="宋体" w:hAnsi="宋体"/>
          <w:b w:val="0"/>
        </w:rPr>
        <w:t>Webkit</w:t>
      </w:r>
      <w:r w:rsidRPr="001262F6">
        <w:rPr>
          <w:rFonts w:ascii="Times New Roman" w:eastAsia="宋体" w:hAnsi="宋体"/>
          <w:b w:val="0"/>
        </w:rPr>
        <w:t>解析排版引擎</w:t>
      </w:r>
      <w:r w:rsidR="00CB1D53">
        <w:rPr>
          <w:rFonts w:ascii="Times New Roman" w:eastAsia="宋体" w:hAnsi="宋体" w:hint="eastAsia"/>
          <w:b w:val="0"/>
        </w:rPr>
        <w:t>，</w:t>
      </w:r>
      <w:r w:rsidRPr="001262F6">
        <w:rPr>
          <w:rFonts w:ascii="Times New Roman" w:eastAsia="宋体" w:hAnsi="宋体"/>
          <w:b w:val="0"/>
        </w:rPr>
        <w:t>附上自主研发</w:t>
      </w:r>
      <w:r w:rsidRPr="001262F6">
        <w:rPr>
          <w:rFonts w:ascii="Times New Roman" w:eastAsia="宋体" w:hAnsi="宋体"/>
          <w:b w:val="0"/>
        </w:rPr>
        <w:t>V8 Javascript</w:t>
      </w:r>
      <w:r w:rsidRPr="001262F6">
        <w:rPr>
          <w:rFonts w:ascii="Times New Roman" w:eastAsia="宋体" w:hAnsi="宋体"/>
          <w:b w:val="0"/>
        </w:rPr>
        <w:t>解析引擎</w:t>
      </w:r>
      <w:r w:rsidR="00CB1D53">
        <w:rPr>
          <w:rFonts w:ascii="Times New Roman" w:eastAsia="宋体" w:hAnsi="宋体" w:hint="eastAsia"/>
          <w:b w:val="0"/>
        </w:rPr>
        <w:t>，</w:t>
      </w:r>
      <w:r w:rsidRPr="001262F6">
        <w:rPr>
          <w:rFonts w:ascii="Times New Roman" w:eastAsia="宋体" w:hAnsi="宋体"/>
          <w:b w:val="0"/>
        </w:rPr>
        <w:t>并捆绑了有名的沙盒机制来实现安全访问。由于开源项目的版本更迭频繁</w:t>
      </w:r>
      <w:r w:rsidR="001B1FA3">
        <w:rPr>
          <w:rFonts w:ascii="Times New Roman" w:eastAsia="宋体" w:hAnsi="宋体" w:hint="eastAsia"/>
          <w:b w:val="0"/>
        </w:rPr>
        <w:t>，</w:t>
      </w:r>
      <w:r w:rsidRPr="001262F6">
        <w:rPr>
          <w:rFonts w:ascii="Times New Roman" w:eastAsia="宋体" w:hAnsi="宋体"/>
          <w:b w:val="0"/>
        </w:rPr>
        <w:t>截止目前</w:t>
      </w:r>
      <w:r w:rsidR="00584225">
        <w:rPr>
          <w:rFonts w:ascii="Times New Roman" w:eastAsia="宋体" w:hAnsi="宋体" w:hint="eastAsia"/>
          <w:b w:val="0"/>
        </w:rPr>
        <w:t>，</w:t>
      </w:r>
      <w:r w:rsidRPr="001262F6">
        <w:rPr>
          <w:rFonts w:ascii="Times New Roman" w:eastAsia="宋体" w:hAnsi="宋体"/>
          <w:b w:val="0"/>
        </w:rPr>
        <w:t>Chromium</w:t>
      </w:r>
      <w:r w:rsidRPr="001262F6">
        <w:rPr>
          <w:rFonts w:ascii="Times New Roman" w:eastAsia="宋体" w:hAnsi="宋体"/>
          <w:b w:val="0"/>
        </w:rPr>
        <w:t>的主版本号己经很多</w:t>
      </w:r>
      <w:r w:rsidR="009C2DE9">
        <w:rPr>
          <w:rFonts w:ascii="Times New Roman" w:eastAsia="宋体" w:hAnsi="宋体" w:hint="eastAsia"/>
          <w:b w:val="0"/>
        </w:rPr>
        <w:t>，</w:t>
      </w:r>
      <w:r w:rsidRPr="001262F6">
        <w:rPr>
          <w:rFonts w:ascii="Times New Roman" w:eastAsia="宋体" w:hAnsi="宋体"/>
          <w:b w:val="0"/>
        </w:rPr>
        <w:t>副版本号更是每时每刻都在改变</w:t>
      </w:r>
      <w:r w:rsidR="00061CF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14:paraId="35A951E9" w14:textId="77777777"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14:paraId="3BB8383A" w14:textId="77777777"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14:paraId="2551E815" w14:textId="77777777"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14:paraId="52412D64" w14:textId="77777777" w:rsidR="0007259E" w:rsidRPr="0007259E" w:rsidRDefault="00124D7F" w:rsidP="00745856">
      <w:pPr>
        <w:pStyle w:val="My0"/>
        <w:numPr>
          <w:ilvl w:val="0"/>
          <w:numId w:val="30"/>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14:paraId="29774546" w14:textId="77777777"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是一个创建流媒体应用程序的框架，在</w:t>
      </w:r>
      <w:r w:rsidRPr="0007259E">
        <w:rPr>
          <w:rFonts w:ascii="Times New Roman" w:eastAsia="宋体" w:hAnsi="宋体"/>
          <w:b w:val="0"/>
        </w:rPr>
        <w:t xml:space="preserve"> Linux </w:t>
      </w:r>
      <w:r w:rsidRPr="0007259E">
        <w:rPr>
          <w:rFonts w:ascii="Times New Roman" w:eastAsia="宋体" w:hAnsi="宋体"/>
          <w:b w:val="0"/>
        </w:rPr>
        <w:t>系统平台上，通过其管道的设计工作的理念和面向物件的思想，开发者可以设计一个简洁而高效的可扩展型的播放器。这种架构最显著的优点是其提供的功能元件可以有机的接入到各种应用管道程序中</w:t>
      </w:r>
      <w:r w:rsidR="00E645C5">
        <w:rPr>
          <w:rFonts w:ascii="Times New Roman" w:eastAsia="宋体" w:hAnsi="宋体" w:hint="eastAsia"/>
          <w:b w:val="0"/>
        </w:rPr>
        <w:t>，</w:t>
      </w:r>
      <w:r w:rsidR="00BC21DA">
        <w:rPr>
          <w:rFonts w:ascii="Times New Roman" w:eastAsia="宋体" w:hAnsi="宋体"/>
          <w:b w:val="0"/>
        </w:rPr>
        <w:t>从而降低</w:t>
      </w:r>
      <w:r w:rsidRPr="0007259E">
        <w:rPr>
          <w:rFonts w:ascii="Times New Roman" w:eastAsia="宋体" w:hAnsi="宋体"/>
          <w:b w:val="0"/>
        </w:rPr>
        <w:t>设计开发工作的复杂性。此外</w:t>
      </w:r>
      <w:r w:rsidR="00A70A3E">
        <w:rPr>
          <w:rFonts w:ascii="Times New Roman" w:eastAsia="宋体" w:hAnsi="宋体" w:hint="eastAsia"/>
          <w:b w:val="0"/>
        </w:rPr>
        <w:t>，</w:t>
      </w:r>
      <w:r w:rsidRPr="0007259E">
        <w:rPr>
          <w:rFonts w:ascii="Times New Roman" w:eastAsia="宋体" w:hAnsi="宋体"/>
          <w:b w:val="0"/>
        </w:rPr>
        <w:t>这种架构是基于插件的</w:t>
      </w:r>
      <w:r w:rsidR="006C3CA3">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将各种元件和一些基本的功能模块都以插件的形式封装成箱柜</w:t>
      </w:r>
      <w:r w:rsidR="00C06D8F">
        <w:rPr>
          <w:rFonts w:ascii="Times New Roman" w:eastAsia="宋体" w:hAnsi="宋体" w:hint="eastAsia"/>
          <w:b w:val="0"/>
        </w:rPr>
        <w:t>，</w:t>
      </w:r>
      <w:r w:rsidRPr="0007259E">
        <w:rPr>
          <w:rFonts w:ascii="Times New Roman" w:eastAsia="宋体" w:hAnsi="宋体"/>
          <w:b w:val="0"/>
        </w:rPr>
        <w:t>开发者进行开发时可以引用</w:t>
      </w:r>
      <w:r w:rsidRPr="0007259E">
        <w:rPr>
          <w:rFonts w:ascii="Times New Roman" w:eastAsia="宋体" w:hAnsi="宋体"/>
          <w:b w:val="0"/>
        </w:rPr>
        <w:lastRenderedPageBreak/>
        <w:t>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Pr="0007259E">
        <w:rPr>
          <w:rFonts w:ascii="Times New Roman" w:eastAsia="宋体" w:hAnsi="宋体"/>
          <w:b w:val="0"/>
        </w:rPr>
        <w:t>。</w:t>
      </w:r>
    </w:p>
    <w:p w14:paraId="5FA95024" w14:textId="77777777"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14:paraId="7D745A61" w14:textId="77777777"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14:paraId="73BC2B41" w14:textId="77777777" w:rsidR="00263395"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架构主要包括核心库和插件库</w:t>
      </w:r>
      <w:r w:rsidR="000C3A02">
        <w:rPr>
          <w:rFonts w:ascii="Times New Roman" w:eastAsia="宋体" w:hAnsi="宋体" w:hint="eastAsia"/>
          <w:b w:val="0"/>
        </w:rPr>
        <w:t>，</w:t>
      </w:r>
      <w:r w:rsidRPr="0007259E">
        <w:rPr>
          <w:rFonts w:ascii="Times New Roman" w:eastAsia="宋体" w:hAnsi="宋体"/>
          <w:b w:val="0"/>
        </w:rPr>
        <w:t>核心库提供了一套开发接口</w:t>
      </w:r>
      <w:r w:rsidRPr="0007259E">
        <w:rPr>
          <w:rFonts w:ascii="Times New Roman" w:eastAsia="宋体" w:hAnsi="宋体"/>
          <w:b w:val="0"/>
        </w:rPr>
        <w:t>(API)</w:t>
      </w:r>
      <w:r w:rsidRPr="0007259E">
        <w:rPr>
          <w:rFonts w:ascii="Times New Roman" w:eastAsia="宋体" w:hAnsi="宋体"/>
          <w:b w:val="0"/>
        </w:rPr>
        <w:t>，可以利用这套接口构造特定功能的架构</w:t>
      </w:r>
      <w:r w:rsidR="00AA6630">
        <w:rPr>
          <w:rFonts w:ascii="Times New Roman" w:eastAsia="宋体" w:hAnsi="宋体" w:hint="eastAsia"/>
          <w:b w:val="0"/>
        </w:rPr>
        <w:t>，</w:t>
      </w:r>
      <w:r w:rsidRPr="0007259E">
        <w:rPr>
          <w:rFonts w:ascii="Times New Roman" w:eastAsia="宋体" w:hAnsi="宋体"/>
          <w:b w:val="0"/>
        </w:rPr>
        <w:t>这种特定功能架构可以利用插件模板封装成</w:t>
      </w:r>
      <w:r w:rsidRPr="0007259E">
        <w:rPr>
          <w:rFonts w:ascii="Times New Roman" w:eastAsia="宋体" w:hAnsi="宋体"/>
          <w:b w:val="0"/>
        </w:rPr>
        <w:t>GStr</w:t>
      </w:r>
      <w:r w:rsidR="00EE3176">
        <w:rPr>
          <w:rFonts w:ascii="Times New Roman" w:eastAsia="宋体" w:hAnsi="宋体"/>
          <w:b w:val="0"/>
        </w:rPr>
        <w:softHyphen/>
      </w:r>
      <w:r w:rsidRPr="0007259E">
        <w:rPr>
          <w:rFonts w:ascii="Times New Roman" w:eastAsia="宋体" w:hAnsi="宋体"/>
          <w:b w:val="0"/>
        </w:rPr>
        <w:t>e</w:t>
      </w:r>
      <w:r w:rsidR="00EE3176">
        <w:rPr>
          <w:rFonts w:ascii="Times New Roman" w:eastAsia="宋体" w:hAnsi="宋体"/>
          <w:b w:val="0"/>
        </w:rPr>
        <w:softHyphen/>
      </w:r>
      <w:r w:rsidRPr="0007259E">
        <w:rPr>
          <w:rFonts w:ascii="Times New Roman" w:eastAsia="宋体" w:hAnsi="宋体"/>
          <w:b w:val="0"/>
        </w:rPr>
        <w:t>a</w:t>
      </w:r>
      <w:r w:rsidR="00EE3176">
        <w:rPr>
          <w:rFonts w:ascii="Times New Roman" w:eastAsia="宋体" w:hAnsi="宋体"/>
          <w:b w:val="0"/>
        </w:rPr>
        <w:softHyphen/>
      </w:r>
      <w:r w:rsidRPr="0007259E">
        <w:rPr>
          <w:rFonts w:ascii="Times New Roman" w:eastAsia="宋体" w:hAnsi="宋体"/>
          <w:b w:val="0"/>
        </w:rPr>
        <w:t>m</w:t>
      </w:r>
      <w:r w:rsidR="00EE3176">
        <w:rPr>
          <w:rFonts w:ascii="Times New Roman" w:eastAsia="宋体" w:hAnsi="宋体"/>
          <w:b w:val="0"/>
        </w:rPr>
        <w:softHyphen/>
      </w:r>
      <w:r w:rsidRPr="0007259E">
        <w:rPr>
          <w:rFonts w:ascii="Times New Roman" w:eastAsia="宋体" w:hAnsi="宋体"/>
          <w:b w:val="0"/>
        </w:rPr>
        <w:t>er</w:t>
      </w:r>
      <w:r w:rsidRPr="0007259E">
        <w:rPr>
          <w:rFonts w:ascii="Times New Roman" w:eastAsia="宋体" w:hAnsi="宋体"/>
          <w:b w:val="0"/>
        </w:rPr>
        <w:t>的插件。</w:t>
      </w:r>
      <w:r w:rsidRPr="0007259E">
        <w:rPr>
          <w:rFonts w:ascii="Times New Roman" w:eastAsia="宋体" w:hAnsi="宋体"/>
          <w:b w:val="0"/>
        </w:rPr>
        <w:t>Gstreamer</w:t>
      </w:r>
      <w:r w:rsidRPr="0007259E">
        <w:rPr>
          <w:rFonts w:ascii="Times New Roman" w:eastAsia="宋体" w:hAnsi="宋体"/>
          <w:b w:val="0"/>
        </w:rPr>
        <w:t>架构就好像是一个“组装拼图”</w:t>
      </w:r>
      <w:r w:rsidR="001A2A4C">
        <w:rPr>
          <w:rFonts w:ascii="Times New Roman" w:eastAsia="宋体" w:hAnsi="宋体" w:hint="eastAsia"/>
          <w:b w:val="0"/>
        </w:rPr>
        <w:t>，</w:t>
      </w:r>
      <w:r w:rsidRPr="0007259E">
        <w:rPr>
          <w:rFonts w:ascii="Times New Roman" w:eastAsia="宋体" w:hAnsi="宋体"/>
          <w:b w:val="0"/>
        </w:rPr>
        <w:t>核心库是架构的核心</w:t>
      </w:r>
      <w:r w:rsidR="00D416C5">
        <w:rPr>
          <w:rFonts w:ascii="Times New Roman" w:eastAsia="宋体" w:hAnsi="宋体" w:hint="eastAsia"/>
          <w:b w:val="0"/>
        </w:rPr>
        <w:t>，</w:t>
      </w:r>
      <w:r w:rsidRPr="0007259E">
        <w:rPr>
          <w:rFonts w:ascii="Times New Roman" w:eastAsia="宋体" w:hAnsi="宋体"/>
          <w:b w:val="0"/>
        </w:rPr>
        <w:t>而基于核心库扩展的功能就好像是一块块的积木</w:t>
      </w:r>
      <w:r w:rsidR="00A06A1B">
        <w:rPr>
          <w:rFonts w:ascii="Times New Roman" w:eastAsia="宋体" w:hAnsi="宋体" w:hint="eastAsia"/>
          <w:b w:val="0"/>
        </w:rPr>
        <w:t>。</w:t>
      </w:r>
      <w:r w:rsidRPr="0007259E">
        <w:rPr>
          <w:rFonts w:ascii="Times New Roman" w:eastAsia="宋体" w:hAnsi="宋体"/>
          <w:b w:val="0"/>
        </w:rPr>
        <w:t>因此</w:t>
      </w:r>
      <w:r w:rsidR="00A06A1B">
        <w:rPr>
          <w:rFonts w:ascii="Times New Roman" w:eastAsia="宋体" w:hAnsi="宋体" w:hint="eastAsia"/>
          <w:b w:val="0"/>
        </w:rPr>
        <w:t>，</w:t>
      </w:r>
      <w:r w:rsidRPr="0007259E">
        <w:rPr>
          <w:rFonts w:ascii="Times New Roman" w:eastAsia="宋体" w:hAnsi="宋体"/>
          <w:b w:val="0"/>
        </w:rPr>
        <w:t>我们可以一用这种模块结构“组装”出播放器的后台处理框架。</w:t>
      </w:r>
    </w:p>
    <w:p w14:paraId="14D44BBC" w14:textId="77777777"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14:paraId="2F6A2D29" w14:textId="77777777"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14:paraId="17534AC6" w14:textId="77777777"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14:paraId="71684F57" w14:textId="77777777"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14:paraId="49B8AC66" w14:textId="77777777" w:rsidR="00974B12" w:rsidRPr="007D61EC" w:rsidRDefault="00974B12" w:rsidP="00745856">
      <w:pPr>
        <w:pStyle w:val="My0"/>
        <w:rPr>
          <w:rFonts w:ascii="Times New Roman" w:eastAsia="宋体" w:hAnsi="宋体"/>
          <w:b w:val="0"/>
        </w:rPr>
      </w:pPr>
    </w:p>
    <w:p w14:paraId="4CBA9F31" w14:textId="77777777" w:rsidR="00F1178D" w:rsidRDefault="00F1178D" w:rsidP="005624A2">
      <w:pPr>
        <w:pStyle w:val="My0"/>
        <w:outlineLvl w:val="1"/>
      </w:pPr>
      <w:bookmarkStart w:id="528" w:name="_Toc466800426"/>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28"/>
    </w:p>
    <w:p w14:paraId="2E7A0859" w14:textId="77777777"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14:paraId="1A9F073D" w14:textId="77777777" w:rsidR="00F1178D" w:rsidRDefault="00FE391A" w:rsidP="00745856">
      <w:pPr>
        <w:pStyle w:val="My0"/>
        <w:numPr>
          <w:ilvl w:val="0"/>
          <w:numId w:val="31"/>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14:paraId="61E57EE2" w14:textId="77777777" w:rsidR="00434548" w:rsidRDefault="00855D78" w:rsidP="00745856">
      <w:pPr>
        <w:pStyle w:val="My0"/>
        <w:numPr>
          <w:ilvl w:val="0"/>
          <w:numId w:val="31"/>
        </w:numPr>
        <w:rPr>
          <w:rFonts w:ascii="Times New Roman" w:eastAsia="宋体" w:hAnsi="宋体"/>
          <w:b w:val="0"/>
        </w:rPr>
      </w:pPr>
      <w:r>
        <w:rPr>
          <w:rFonts w:ascii="Times New Roman" w:eastAsia="宋体" w:hAnsi="宋体" w:hint="eastAsia"/>
          <w:b w:val="0"/>
        </w:rPr>
        <w:lastRenderedPageBreak/>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14:paraId="3C418822" w14:textId="77777777" w:rsidR="007B57E0" w:rsidRPr="00E00AFB" w:rsidRDefault="007B57E0" w:rsidP="00745856">
      <w:pPr>
        <w:pStyle w:val="My0"/>
        <w:numPr>
          <w:ilvl w:val="0"/>
          <w:numId w:val="31"/>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14:paraId="391046A3" w14:textId="77777777" w:rsidR="008E5C2D" w:rsidRDefault="008E5C2D" w:rsidP="00745856">
      <w:pPr>
        <w:spacing w:after="0" w:line="240" w:lineRule="auto"/>
        <w:ind w:firstLine="0"/>
      </w:pPr>
    </w:p>
    <w:p w14:paraId="40729D3A" w14:textId="77777777" w:rsidR="001A599A" w:rsidRDefault="001A599A">
      <w:pPr>
        <w:spacing w:after="0" w:line="240" w:lineRule="auto"/>
        <w:ind w:firstLine="0"/>
        <w:rPr>
          <w:rFonts w:ascii="黑体" w:eastAsia="黑体" w:hAnsi="黑体"/>
          <w:b/>
          <w:sz w:val="32"/>
          <w:szCs w:val="32"/>
        </w:rPr>
      </w:pPr>
      <w:r>
        <w:br w:type="page"/>
      </w:r>
    </w:p>
    <w:p w14:paraId="080694E3" w14:textId="77777777" w:rsidR="00640AEE" w:rsidRDefault="00640AEE" w:rsidP="001A5ED7">
      <w:pPr>
        <w:pStyle w:val="a4"/>
        <w:ind w:firstLine="0"/>
      </w:pPr>
      <w:bookmarkStart w:id="529" w:name="_Toc466800427"/>
      <w:r>
        <w:rPr>
          <w:rFonts w:hint="eastAsia"/>
        </w:rPr>
        <w:lastRenderedPageBreak/>
        <w:t>参考文献</w:t>
      </w:r>
      <w:bookmarkEnd w:id="529"/>
    </w:p>
    <w:p w14:paraId="7F8A81A2" w14:textId="77777777" w:rsidR="001A5ED7" w:rsidRDefault="001A5ED7" w:rsidP="001A5ED7">
      <w:pPr>
        <w:spacing w:after="0" w:line="240" w:lineRule="auto"/>
        <w:ind w:firstLine="0"/>
      </w:pPr>
    </w:p>
    <w:p w14:paraId="7F9C1464" w14:textId="77777777"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14:paraId="21C739F0" w14:textId="77777777"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14:paraId="73067E88" w14:textId="77777777"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14:paraId="5B311925" w14:textId="77777777"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14:paraId="059E9675" w14:textId="77777777" w:rsidR="00C660E4" w:rsidRDefault="00C660E4" w:rsidP="00C660E4">
      <w:pPr>
        <w:autoSpaceDE w:val="0"/>
        <w:autoSpaceDN w:val="0"/>
        <w:spacing w:after="0" w:line="360" w:lineRule="auto"/>
        <w:ind w:left="425" w:hangingChars="177" w:hanging="425"/>
      </w:pPr>
      <w:r>
        <w:t>[5] wikipedia.http://en.wikipedia.org/wiki/GStreamer[J/OL]. last modified on 15 May 2015</w:t>
      </w:r>
    </w:p>
    <w:p w14:paraId="2FFEBD34" w14:textId="77777777"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14:paraId="5AAD3E4B" w14:textId="77777777"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14:paraId="433BAB3F" w14:textId="77777777"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14:paraId="63256E38" w14:textId="77777777"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14:paraId="2E024E7C" w14:textId="77777777"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14:paraId="2989B35B" w14:textId="77777777"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14:paraId="22B26867" w14:textId="77777777"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14:paraId="315BEFB1" w14:textId="77777777"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14:paraId="2F071C96" w14:textId="77777777"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14:paraId="3EE084AD" w14:textId="77777777"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14:paraId="464EC70D" w14:textId="77777777"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14:paraId="57370E45" w14:textId="77777777"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14:paraId="762B5105" w14:textId="77777777"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14:paraId="76D0127E" w14:textId="77777777"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14:paraId="27625859" w14:textId="77777777"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14:paraId="02E40974" w14:textId="77777777"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14:paraId="014B66AF" w14:textId="77777777"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51" w:history="1">
        <w:r w:rsidR="008C4AE4" w:rsidRPr="001F74AE">
          <w:t>https://en.wikipedia.org/wiki/Web_browser, last modified on 7 June 2016</w:t>
        </w:r>
      </w:hyperlink>
    </w:p>
    <w:p w14:paraId="44AEFC40" w14:textId="77777777"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14:paraId="08100853" w14:textId="77777777"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14:paraId="6A1C2028" w14:textId="77777777"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52"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14:paraId="540A8DB9" w14:textId="77777777"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14:paraId="33EBE154" w14:textId="77777777"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14:paraId="7B30154D" w14:textId="77777777"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14:paraId="7EAE173E" w14:textId="77777777"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DA4B6F">
        <w:rPr>
          <w:rFonts w:hint="eastAsia"/>
          <w:noProof/>
          <w:sz w:val="24"/>
          <w:szCs w:val="24"/>
        </w:rPr>
        <w:t>上海</w:t>
      </w:r>
      <w:r w:rsidR="00DA4B6F">
        <w:rPr>
          <w:noProof/>
          <w:sz w:val="24"/>
          <w:szCs w:val="24"/>
        </w:rPr>
        <w:t>交通大学</w:t>
      </w:r>
      <w:r w:rsidR="00DA4B6F">
        <w:rPr>
          <w:noProof/>
          <w:sz w:val="24"/>
          <w:szCs w:val="24"/>
        </w:rPr>
        <w:t>.</w:t>
      </w:r>
      <w:r w:rsidR="001F498A">
        <w:rPr>
          <w:noProof/>
          <w:sz w:val="24"/>
          <w:szCs w:val="24"/>
        </w:rPr>
        <w:t>20</w:t>
      </w:r>
      <w:r w:rsidR="00DA4B6F">
        <w:rPr>
          <w:noProof/>
          <w:sz w:val="24"/>
          <w:szCs w:val="24"/>
        </w:rPr>
        <w:t>09</w:t>
      </w:r>
    </w:p>
    <w:p w14:paraId="77BE917E" w14:textId="77777777"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14:paraId="64E0853C" w14:textId="77777777"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14:paraId="14642F62" w14:textId="77777777"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14:paraId="627A7B3F" w14:textId="77777777"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14:paraId="0FD70604" w14:textId="77777777"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14:paraId="470E9108" w14:textId="77777777"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14:paraId="14DEC7FC" w14:textId="77777777"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14:paraId="41AACD7D" w14:textId="77777777" w:rsidR="00B657F4" w:rsidRDefault="00B657F4" w:rsidP="00C0588D">
      <w:pPr>
        <w:ind w:firstLine="0"/>
      </w:pPr>
    </w:p>
    <w:p w14:paraId="5099FE10" w14:textId="77777777" w:rsidR="00A86EC4" w:rsidRPr="00F02632" w:rsidRDefault="00F02632" w:rsidP="00F02632">
      <w:pPr>
        <w:spacing w:after="0" w:line="240" w:lineRule="auto"/>
        <w:ind w:firstLine="0"/>
        <w:rPr>
          <w:rStyle w:val="MyChar"/>
          <w:bCs/>
        </w:rPr>
      </w:pPr>
      <w:r>
        <w:br w:type="page"/>
      </w:r>
    </w:p>
    <w:p w14:paraId="3EB49ADB" w14:textId="77777777" w:rsidR="00EF4824" w:rsidRDefault="00EF4824" w:rsidP="00EF4824">
      <w:pPr>
        <w:spacing w:after="0" w:line="240" w:lineRule="auto"/>
        <w:ind w:firstLine="0"/>
      </w:pPr>
    </w:p>
    <w:p w14:paraId="31A5A4BE" w14:textId="77777777" w:rsidR="007149F3" w:rsidRPr="005A74BA" w:rsidRDefault="00B657F4" w:rsidP="005A74BA">
      <w:pPr>
        <w:pStyle w:val="a4"/>
        <w:rPr>
          <w:bCs w:val="0"/>
        </w:rPr>
      </w:pPr>
      <w:bookmarkStart w:id="530" w:name="_Toc466800428"/>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530"/>
    </w:p>
    <w:p w14:paraId="3AADD70E" w14:textId="77777777" w:rsidR="00EF4824" w:rsidRDefault="00EF4824" w:rsidP="00EF4824">
      <w:pPr>
        <w:spacing w:after="0" w:line="240" w:lineRule="auto"/>
        <w:ind w:firstLine="0"/>
      </w:pPr>
    </w:p>
    <w:p w14:paraId="3A1FF93F" w14:textId="77777777"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14:paraId="77A9B276" w14:textId="77777777"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BB1153">
        <w:rPr>
          <w:rFonts w:ascii="Times New Roman" w:eastAsia="宋体" w:hAnsi="宋体" w:hint="eastAsia"/>
          <w:b w:val="0"/>
        </w:rPr>
        <w:t>姚建国老师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14:paraId="44304B22" w14:textId="77777777"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14:paraId="0BBF3158" w14:textId="77777777"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14:paraId="40D4B637" w14:textId="77777777"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14:paraId="3B5F2D21" w14:textId="77777777" w:rsidR="009D7E47" w:rsidRPr="00C05204" w:rsidRDefault="009D7E47" w:rsidP="009D7E47">
      <w:pPr>
        <w:pStyle w:val="My0"/>
        <w:rPr>
          <w:rFonts w:ascii="Times New Roman" w:eastAsia="宋体" w:hAnsi="宋体"/>
          <w:b w:val="0"/>
        </w:rPr>
      </w:pPr>
    </w:p>
    <w:p w14:paraId="4D5319F6" w14:textId="77777777" w:rsidR="00EF4824" w:rsidRPr="00FB032F" w:rsidRDefault="00EF4824" w:rsidP="00FB032F">
      <w:pPr>
        <w:pStyle w:val="My0"/>
        <w:rPr>
          <w:rFonts w:ascii="Times New Roman" w:eastAsia="宋体" w:hAnsi="宋体"/>
          <w:b w:val="0"/>
        </w:rPr>
      </w:pPr>
    </w:p>
    <w:sectPr w:rsidR="00EF4824" w:rsidRPr="00FB032F" w:rsidSect="009B6017">
      <w:footerReference w:type="default" r:id="rId53"/>
      <w:pgSz w:w="11906" w:h="16838"/>
      <w:pgMar w:top="1440" w:right="1134" w:bottom="1440" w:left="1701"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Jianguo Yao" w:date="2016-11-08T14:30:00Z" w:initials="JY">
    <w:p w14:paraId="19899AC9" w14:textId="77777777" w:rsidR="007C5E0C" w:rsidRDefault="007C5E0C">
      <w:pPr>
        <w:pStyle w:val="af9"/>
      </w:pPr>
      <w:r>
        <w:rPr>
          <w:rStyle w:val="af8"/>
        </w:rPr>
        <w:annotationRef/>
      </w:r>
      <w:r>
        <w:rPr>
          <w:rFonts w:hint="eastAsia"/>
        </w:rPr>
        <w:t>略加展开</w:t>
      </w:r>
    </w:p>
  </w:comment>
  <w:comment w:id="455" w:author="Jianguo Yao" w:date="2016-11-08T14:31:00Z" w:initials="JY">
    <w:p w14:paraId="4F03E191" w14:textId="77777777" w:rsidR="007C5E0C" w:rsidRDefault="007C5E0C">
      <w:pPr>
        <w:pStyle w:val="af9"/>
      </w:pPr>
      <w:r>
        <w:rPr>
          <w:rStyle w:val="af8"/>
        </w:rPr>
        <w:annotationRef/>
      </w:r>
      <w:r>
        <w:rPr>
          <w:rFonts w:hint="eastAsia"/>
        </w:rPr>
        <w:t>段落分的太多</w:t>
      </w:r>
    </w:p>
  </w:comment>
  <w:comment w:id="457" w:author="Jianguo Yao" w:date="2016-11-08T14:32:00Z" w:initials="JY">
    <w:p w14:paraId="662E0B5C" w14:textId="17AED192" w:rsidR="007C5E0C" w:rsidRDefault="007C5E0C">
      <w:pPr>
        <w:pStyle w:val="af9"/>
      </w:pPr>
      <w:r>
        <w:rPr>
          <w:rStyle w:val="af8"/>
        </w:rPr>
        <w:annotationRef/>
      </w:r>
      <w:r>
        <w:rPr>
          <w:rFonts w:hint="eastAsia"/>
        </w:rPr>
        <w:t>展开总结</w:t>
      </w:r>
    </w:p>
  </w:comment>
  <w:comment w:id="465" w:author="Jianguo Yao" w:date="2016-11-08T14:33:00Z" w:initials="JY">
    <w:p w14:paraId="28AA8CD5" w14:textId="403D23EA" w:rsidR="007C5E0C" w:rsidRDefault="007C5E0C">
      <w:pPr>
        <w:pStyle w:val="af9"/>
      </w:pPr>
      <w:r>
        <w:rPr>
          <w:rStyle w:val="af8"/>
        </w:rPr>
        <w:annotationRef/>
      </w:r>
      <w:r>
        <w:rPr>
          <w:rFonts w:hint="eastAsia"/>
        </w:rPr>
        <w:t>压缩这个章节，太容易抄袭</w:t>
      </w:r>
    </w:p>
  </w:comment>
  <w:comment w:id="486" w:author="Jianguo Yao" w:date="2016-11-08T14:34:00Z" w:initials="JY">
    <w:p w14:paraId="04978E12" w14:textId="0BFFA672" w:rsidR="007C5E0C" w:rsidRDefault="007C5E0C">
      <w:pPr>
        <w:pStyle w:val="af9"/>
      </w:pPr>
      <w:r>
        <w:rPr>
          <w:rStyle w:val="af8"/>
        </w:rPr>
        <w:annotationRef/>
      </w:r>
      <w:r>
        <w:rPr>
          <w:rFonts w:hint="eastAsia"/>
        </w:rPr>
        <w:t>加用例分析</w:t>
      </w:r>
    </w:p>
  </w:comment>
  <w:comment w:id="515" w:author="Jianguo Yao" w:date="2016-11-08T14:36:00Z" w:initials="JY">
    <w:p w14:paraId="69A12799" w14:textId="7023AE3C" w:rsidR="007C5E0C" w:rsidRDefault="007C5E0C">
      <w:pPr>
        <w:pStyle w:val="af9"/>
      </w:pPr>
      <w:r>
        <w:rPr>
          <w:rStyle w:val="af8"/>
        </w:rPr>
        <w:annotationRef/>
      </w:r>
      <w:r>
        <w:rPr>
          <w:rFonts w:hint="eastAsia"/>
        </w:rPr>
        <w:t>不规范，用测试用例，分为功能测试和性能测试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899AC9" w15:done="0"/>
  <w15:commentEx w15:paraId="4F03E191" w15:done="0"/>
  <w15:commentEx w15:paraId="662E0B5C" w15:done="0"/>
  <w15:commentEx w15:paraId="28AA8CD5" w15:done="0"/>
  <w15:commentEx w15:paraId="04978E12" w15:done="0"/>
  <w15:commentEx w15:paraId="69A127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10D83" w14:textId="77777777" w:rsidR="00D85FF9" w:rsidRDefault="00D85FF9" w:rsidP="00EB1ABF">
      <w:pPr>
        <w:spacing w:after="0" w:line="240" w:lineRule="auto"/>
      </w:pPr>
      <w:r>
        <w:separator/>
      </w:r>
    </w:p>
  </w:endnote>
  <w:endnote w:type="continuationSeparator" w:id="0">
    <w:p w14:paraId="4C7C676F" w14:textId="77777777" w:rsidR="00D85FF9" w:rsidRDefault="00D85FF9"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D5F1E" w14:textId="77777777" w:rsidR="007C5E0C" w:rsidRDefault="007C5E0C" w:rsidP="007C5E0C">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14:paraId="01B6E063" w14:textId="77777777" w:rsidR="007C5E0C" w:rsidRDefault="007C5E0C" w:rsidP="007C5E0C">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427F" w14:textId="77777777" w:rsidR="007C5E0C" w:rsidRDefault="007C5E0C" w:rsidP="007C5E0C">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3C587" w14:textId="77777777" w:rsidR="007C5E0C" w:rsidRDefault="007C5E0C" w:rsidP="007C5E0C">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457741"/>
      <w:docPartObj>
        <w:docPartGallery w:val="Page Numbers (Bottom of Page)"/>
        <w:docPartUnique/>
      </w:docPartObj>
    </w:sdtPr>
    <w:sdtContent>
      <w:p w14:paraId="4C49521B" w14:textId="77777777" w:rsidR="007C5E0C" w:rsidRDefault="007C5E0C">
        <w:pPr>
          <w:pStyle w:val="af3"/>
          <w:ind w:right="29"/>
          <w:jc w:val="center"/>
        </w:pPr>
        <w:r>
          <w:fldChar w:fldCharType="begin"/>
        </w:r>
        <w:r>
          <w:instrText>PAGE   \* MERGEFORMAT</w:instrText>
        </w:r>
        <w:r>
          <w:fldChar w:fldCharType="separate"/>
        </w:r>
        <w:r w:rsidR="006F781E" w:rsidRPr="006F781E">
          <w:rPr>
            <w:noProof/>
            <w:lang w:val="zh-CN"/>
          </w:rPr>
          <w:t>VII</w:t>
        </w:r>
        <w:r>
          <w:fldChar w:fldCharType="end"/>
        </w:r>
      </w:p>
    </w:sdtContent>
  </w:sdt>
  <w:p w14:paraId="33DFACBA" w14:textId="77777777" w:rsidR="007C5E0C" w:rsidRDefault="007C5E0C">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Content>
      <w:p w14:paraId="3342E27A" w14:textId="77777777" w:rsidR="007C5E0C" w:rsidRDefault="007C5E0C">
        <w:pPr>
          <w:pStyle w:val="af3"/>
          <w:ind w:right="29"/>
          <w:jc w:val="right"/>
        </w:pPr>
        <w:r>
          <w:fldChar w:fldCharType="begin"/>
        </w:r>
        <w:r>
          <w:instrText>PAGE   \* MERGEFORMAT</w:instrText>
        </w:r>
        <w:r>
          <w:fldChar w:fldCharType="separate"/>
        </w:r>
        <w:r w:rsidR="006F781E" w:rsidRPr="006F781E">
          <w:rPr>
            <w:noProof/>
            <w:lang w:val="zh-CN"/>
          </w:rPr>
          <w:t>65</w:t>
        </w:r>
        <w:r>
          <w:fldChar w:fldCharType="end"/>
        </w:r>
      </w:p>
    </w:sdtContent>
  </w:sdt>
  <w:p w14:paraId="27F721F0" w14:textId="77777777" w:rsidR="007C5E0C" w:rsidRDefault="007C5E0C">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7C939" w14:textId="77777777" w:rsidR="00D85FF9" w:rsidRDefault="00D85FF9" w:rsidP="00EB1ABF">
      <w:pPr>
        <w:spacing w:after="0" w:line="240" w:lineRule="auto"/>
      </w:pPr>
      <w:r>
        <w:separator/>
      </w:r>
    </w:p>
  </w:footnote>
  <w:footnote w:type="continuationSeparator" w:id="0">
    <w:p w14:paraId="373DD77F" w14:textId="77777777" w:rsidR="00D85FF9" w:rsidRDefault="00D85FF9"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E5676" w14:textId="77777777" w:rsidR="007C5E0C" w:rsidRDefault="007C5E0C" w:rsidP="007C5E0C">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F7CEA" w14:textId="77777777" w:rsidR="007C5E0C" w:rsidRDefault="007C5E0C" w:rsidP="007C5E0C">
    <w:pPr>
      <w:pStyle w:val="af2"/>
      <w:ind w:left="360" w:firstLine="360"/>
      <w:jc w:val="both"/>
      <w:rPr>
        <w:color w:val="0000FF"/>
      </w:rPr>
    </w:pPr>
    <w:r>
      <w:rPr>
        <w:noProof/>
        <w:color w:val="0000FF"/>
      </w:rPr>
      <w:drawing>
        <wp:inline distT="0" distB="0" distL="0" distR="0" wp14:anchorId="4476C96F" wp14:editId="1C1A7806">
          <wp:extent cx="1695450" cy="495300"/>
          <wp:effectExtent l="0" t="0" r="0" b="0"/>
          <wp:docPr id="422" name="图片 42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p>
  <w:p w14:paraId="24E7E311" w14:textId="77777777" w:rsidR="007C5E0C" w:rsidRPr="00D75F93" w:rsidRDefault="007C5E0C" w:rsidP="007C5E0C">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D602C" w14:textId="77777777" w:rsidR="007C5E0C" w:rsidRDefault="007C5E0C" w:rsidP="007C5E0C">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2540C5"/>
    <w:multiLevelType w:val="hybridMultilevel"/>
    <w:tmpl w:val="45D0BCBA"/>
    <w:lvl w:ilvl="0" w:tplc="65F86C6E">
      <w:start w:val="1"/>
      <w:numFmt w:val="decimal"/>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2"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8"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20"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3532495"/>
    <w:multiLevelType w:val="hybridMultilevel"/>
    <w:tmpl w:val="15C0CE66"/>
    <w:lvl w:ilvl="0" w:tplc="6E9279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8C94271"/>
    <w:multiLevelType w:val="hybridMultilevel"/>
    <w:tmpl w:val="90F46570"/>
    <w:lvl w:ilvl="0" w:tplc="CE5E6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8"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9"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2"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3" w15:restartNumberingAfterBreak="0">
    <w:nsid w:val="7B3B4A9C"/>
    <w:multiLevelType w:val="hybridMultilevel"/>
    <w:tmpl w:val="2F44C7DC"/>
    <w:lvl w:ilvl="0" w:tplc="3ABEE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num w:numId="1">
    <w:abstractNumId w:val="13"/>
  </w:num>
  <w:num w:numId="2">
    <w:abstractNumId w:val="14"/>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3"/>
  </w:num>
  <w:num w:numId="15">
    <w:abstractNumId w:val="20"/>
  </w:num>
  <w:num w:numId="16">
    <w:abstractNumId w:val="27"/>
  </w:num>
  <w:num w:numId="17">
    <w:abstractNumId w:val="12"/>
  </w:num>
  <w:num w:numId="18">
    <w:abstractNumId w:val="30"/>
  </w:num>
  <w:num w:numId="19">
    <w:abstractNumId w:val="15"/>
  </w:num>
  <w:num w:numId="20">
    <w:abstractNumId w:val="18"/>
  </w:num>
  <w:num w:numId="21">
    <w:abstractNumId w:val="22"/>
  </w:num>
  <w:num w:numId="22">
    <w:abstractNumId w:val="17"/>
  </w:num>
  <w:num w:numId="23">
    <w:abstractNumId w:val="28"/>
  </w:num>
  <w:num w:numId="24">
    <w:abstractNumId w:val="19"/>
  </w:num>
  <w:num w:numId="25">
    <w:abstractNumId w:val="34"/>
  </w:num>
  <w:num w:numId="26">
    <w:abstractNumId w:val="32"/>
  </w:num>
  <w:num w:numId="27">
    <w:abstractNumId w:val="31"/>
  </w:num>
  <w:num w:numId="28">
    <w:abstractNumId w:val="24"/>
  </w:num>
  <w:num w:numId="29">
    <w:abstractNumId w:val="29"/>
  </w:num>
  <w:num w:numId="30">
    <w:abstractNumId w:val="16"/>
  </w:num>
  <w:num w:numId="31">
    <w:abstractNumId w:val="21"/>
  </w:num>
  <w:num w:numId="32">
    <w:abstractNumId w:val="26"/>
  </w:num>
  <w:num w:numId="33">
    <w:abstractNumId w:val="33"/>
  </w:num>
  <w:num w:numId="34">
    <w:abstractNumId w:val="11"/>
  </w:num>
  <w:num w:numId="35">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trackRevisions/>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AEE"/>
    <w:rsid w:val="00000010"/>
    <w:rsid w:val="000003B7"/>
    <w:rsid w:val="00000AB8"/>
    <w:rsid w:val="0000211B"/>
    <w:rsid w:val="00002179"/>
    <w:rsid w:val="000054F8"/>
    <w:rsid w:val="00005530"/>
    <w:rsid w:val="0000590D"/>
    <w:rsid w:val="00005E21"/>
    <w:rsid w:val="00006B06"/>
    <w:rsid w:val="000074E2"/>
    <w:rsid w:val="00010395"/>
    <w:rsid w:val="00010C70"/>
    <w:rsid w:val="00010D31"/>
    <w:rsid w:val="00011214"/>
    <w:rsid w:val="00012AC6"/>
    <w:rsid w:val="000143AE"/>
    <w:rsid w:val="00016427"/>
    <w:rsid w:val="00017345"/>
    <w:rsid w:val="00020643"/>
    <w:rsid w:val="0002216A"/>
    <w:rsid w:val="00022668"/>
    <w:rsid w:val="00022A87"/>
    <w:rsid w:val="00023C1E"/>
    <w:rsid w:val="00024AE2"/>
    <w:rsid w:val="00024BE3"/>
    <w:rsid w:val="00025177"/>
    <w:rsid w:val="00025FE8"/>
    <w:rsid w:val="00026D57"/>
    <w:rsid w:val="0002753E"/>
    <w:rsid w:val="00030057"/>
    <w:rsid w:val="00031701"/>
    <w:rsid w:val="000323F1"/>
    <w:rsid w:val="00033213"/>
    <w:rsid w:val="00033389"/>
    <w:rsid w:val="000337CA"/>
    <w:rsid w:val="000338CA"/>
    <w:rsid w:val="00034E0F"/>
    <w:rsid w:val="00034E5D"/>
    <w:rsid w:val="000369B7"/>
    <w:rsid w:val="00037353"/>
    <w:rsid w:val="00037BDB"/>
    <w:rsid w:val="000403F3"/>
    <w:rsid w:val="00041606"/>
    <w:rsid w:val="00041C6D"/>
    <w:rsid w:val="0004233C"/>
    <w:rsid w:val="0004322B"/>
    <w:rsid w:val="00043943"/>
    <w:rsid w:val="000448BB"/>
    <w:rsid w:val="000452B5"/>
    <w:rsid w:val="00045CF4"/>
    <w:rsid w:val="00045D26"/>
    <w:rsid w:val="00046E99"/>
    <w:rsid w:val="00047424"/>
    <w:rsid w:val="00047BE5"/>
    <w:rsid w:val="000519DF"/>
    <w:rsid w:val="00051A20"/>
    <w:rsid w:val="00051AC9"/>
    <w:rsid w:val="00051C3D"/>
    <w:rsid w:val="0005241E"/>
    <w:rsid w:val="00053524"/>
    <w:rsid w:val="000544D5"/>
    <w:rsid w:val="00054C58"/>
    <w:rsid w:val="0005533B"/>
    <w:rsid w:val="0005558F"/>
    <w:rsid w:val="00056CC2"/>
    <w:rsid w:val="00057F01"/>
    <w:rsid w:val="000600C4"/>
    <w:rsid w:val="00061745"/>
    <w:rsid w:val="000619CA"/>
    <w:rsid w:val="00061CF0"/>
    <w:rsid w:val="00061D19"/>
    <w:rsid w:val="00062276"/>
    <w:rsid w:val="00063E88"/>
    <w:rsid w:val="00065348"/>
    <w:rsid w:val="000657C3"/>
    <w:rsid w:val="00065F43"/>
    <w:rsid w:val="000669A4"/>
    <w:rsid w:val="00067138"/>
    <w:rsid w:val="000672D3"/>
    <w:rsid w:val="00067AD1"/>
    <w:rsid w:val="00071AEB"/>
    <w:rsid w:val="0007259E"/>
    <w:rsid w:val="00072BC0"/>
    <w:rsid w:val="000735EA"/>
    <w:rsid w:val="00073B65"/>
    <w:rsid w:val="00073E7C"/>
    <w:rsid w:val="00074198"/>
    <w:rsid w:val="00075272"/>
    <w:rsid w:val="0007672A"/>
    <w:rsid w:val="00076B26"/>
    <w:rsid w:val="00077466"/>
    <w:rsid w:val="00077CDF"/>
    <w:rsid w:val="000825D8"/>
    <w:rsid w:val="00082629"/>
    <w:rsid w:val="00083688"/>
    <w:rsid w:val="00083737"/>
    <w:rsid w:val="00083F8E"/>
    <w:rsid w:val="0008404C"/>
    <w:rsid w:val="00084EB4"/>
    <w:rsid w:val="0008672D"/>
    <w:rsid w:val="00087075"/>
    <w:rsid w:val="000871C6"/>
    <w:rsid w:val="00090F6E"/>
    <w:rsid w:val="000918B4"/>
    <w:rsid w:val="000921C2"/>
    <w:rsid w:val="00092D5A"/>
    <w:rsid w:val="000937D7"/>
    <w:rsid w:val="0009471F"/>
    <w:rsid w:val="00094FAB"/>
    <w:rsid w:val="00095EC2"/>
    <w:rsid w:val="000962F9"/>
    <w:rsid w:val="000969FB"/>
    <w:rsid w:val="000A0A6A"/>
    <w:rsid w:val="000A0EEE"/>
    <w:rsid w:val="000A221C"/>
    <w:rsid w:val="000A2D72"/>
    <w:rsid w:val="000A2DB3"/>
    <w:rsid w:val="000A3895"/>
    <w:rsid w:val="000A3FD1"/>
    <w:rsid w:val="000A41F3"/>
    <w:rsid w:val="000A45DC"/>
    <w:rsid w:val="000A48DF"/>
    <w:rsid w:val="000A5DA3"/>
    <w:rsid w:val="000A5FCF"/>
    <w:rsid w:val="000A678C"/>
    <w:rsid w:val="000A68E5"/>
    <w:rsid w:val="000A6C21"/>
    <w:rsid w:val="000B02E7"/>
    <w:rsid w:val="000B2024"/>
    <w:rsid w:val="000B2A87"/>
    <w:rsid w:val="000B2ECB"/>
    <w:rsid w:val="000B3B2F"/>
    <w:rsid w:val="000B433A"/>
    <w:rsid w:val="000B569F"/>
    <w:rsid w:val="000B5D04"/>
    <w:rsid w:val="000B78AE"/>
    <w:rsid w:val="000C0C63"/>
    <w:rsid w:val="000C13DD"/>
    <w:rsid w:val="000C1E77"/>
    <w:rsid w:val="000C23A4"/>
    <w:rsid w:val="000C265A"/>
    <w:rsid w:val="000C286F"/>
    <w:rsid w:val="000C2D59"/>
    <w:rsid w:val="000C3303"/>
    <w:rsid w:val="000C3A02"/>
    <w:rsid w:val="000C4AA7"/>
    <w:rsid w:val="000C504F"/>
    <w:rsid w:val="000C6B73"/>
    <w:rsid w:val="000C6EE6"/>
    <w:rsid w:val="000C70FD"/>
    <w:rsid w:val="000C78EE"/>
    <w:rsid w:val="000C79FE"/>
    <w:rsid w:val="000C7F1C"/>
    <w:rsid w:val="000D0BDE"/>
    <w:rsid w:val="000D19F1"/>
    <w:rsid w:val="000D2229"/>
    <w:rsid w:val="000D294A"/>
    <w:rsid w:val="000D30C7"/>
    <w:rsid w:val="000D3D64"/>
    <w:rsid w:val="000D3E59"/>
    <w:rsid w:val="000D4941"/>
    <w:rsid w:val="000D4C0B"/>
    <w:rsid w:val="000D6A89"/>
    <w:rsid w:val="000D6DF9"/>
    <w:rsid w:val="000D7333"/>
    <w:rsid w:val="000D7FCF"/>
    <w:rsid w:val="000E00C9"/>
    <w:rsid w:val="000E1E62"/>
    <w:rsid w:val="000E2919"/>
    <w:rsid w:val="000E2950"/>
    <w:rsid w:val="000E302E"/>
    <w:rsid w:val="000E527B"/>
    <w:rsid w:val="000E542B"/>
    <w:rsid w:val="000E637F"/>
    <w:rsid w:val="000E73BA"/>
    <w:rsid w:val="000F0326"/>
    <w:rsid w:val="000F2374"/>
    <w:rsid w:val="000F39FB"/>
    <w:rsid w:val="000F4E0F"/>
    <w:rsid w:val="000F519D"/>
    <w:rsid w:val="000F56F9"/>
    <w:rsid w:val="000F6011"/>
    <w:rsid w:val="000F6C6A"/>
    <w:rsid w:val="000F6FB7"/>
    <w:rsid w:val="001015CE"/>
    <w:rsid w:val="00102DED"/>
    <w:rsid w:val="00102E1A"/>
    <w:rsid w:val="00104E94"/>
    <w:rsid w:val="001052A0"/>
    <w:rsid w:val="0010578A"/>
    <w:rsid w:val="00105C68"/>
    <w:rsid w:val="00107997"/>
    <w:rsid w:val="001105C1"/>
    <w:rsid w:val="001109CD"/>
    <w:rsid w:val="00112FFC"/>
    <w:rsid w:val="00113994"/>
    <w:rsid w:val="00114C61"/>
    <w:rsid w:val="001153BE"/>
    <w:rsid w:val="00115793"/>
    <w:rsid w:val="00116260"/>
    <w:rsid w:val="001167DA"/>
    <w:rsid w:val="00117548"/>
    <w:rsid w:val="00120FCA"/>
    <w:rsid w:val="0012254C"/>
    <w:rsid w:val="00123920"/>
    <w:rsid w:val="00123AA3"/>
    <w:rsid w:val="00124C1B"/>
    <w:rsid w:val="00124D7F"/>
    <w:rsid w:val="001252B4"/>
    <w:rsid w:val="001262F6"/>
    <w:rsid w:val="001265E1"/>
    <w:rsid w:val="00126773"/>
    <w:rsid w:val="001271CA"/>
    <w:rsid w:val="001307DE"/>
    <w:rsid w:val="00133DA7"/>
    <w:rsid w:val="001344F2"/>
    <w:rsid w:val="00134F56"/>
    <w:rsid w:val="001356EB"/>
    <w:rsid w:val="00135983"/>
    <w:rsid w:val="00135F10"/>
    <w:rsid w:val="001371BC"/>
    <w:rsid w:val="00137202"/>
    <w:rsid w:val="001376F7"/>
    <w:rsid w:val="00137CC8"/>
    <w:rsid w:val="00140451"/>
    <w:rsid w:val="001410BF"/>
    <w:rsid w:val="00141160"/>
    <w:rsid w:val="001416BB"/>
    <w:rsid w:val="00141918"/>
    <w:rsid w:val="0014402A"/>
    <w:rsid w:val="001445B0"/>
    <w:rsid w:val="00144F07"/>
    <w:rsid w:val="001451E8"/>
    <w:rsid w:val="00145FB9"/>
    <w:rsid w:val="00146728"/>
    <w:rsid w:val="00146C1C"/>
    <w:rsid w:val="00146F76"/>
    <w:rsid w:val="00147E3F"/>
    <w:rsid w:val="0015093B"/>
    <w:rsid w:val="00150CB0"/>
    <w:rsid w:val="001513D3"/>
    <w:rsid w:val="00151492"/>
    <w:rsid w:val="00151FDE"/>
    <w:rsid w:val="00152E61"/>
    <w:rsid w:val="00153CF2"/>
    <w:rsid w:val="00154414"/>
    <w:rsid w:val="00154545"/>
    <w:rsid w:val="00156A7C"/>
    <w:rsid w:val="00156D08"/>
    <w:rsid w:val="00156E6D"/>
    <w:rsid w:val="00156F0B"/>
    <w:rsid w:val="00157945"/>
    <w:rsid w:val="00160E98"/>
    <w:rsid w:val="00161F04"/>
    <w:rsid w:val="00163017"/>
    <w:rsid w:val="001630A0"/>
    <w:rsid w:val="001632E4"/>
    <w:rsid w:val="001633BD"/>
    <w:rsid w:val="00164D38"/>
    <w:rsid w:val="00165660"/>
    <w:rsid w:val="00166A50"/>
    <w:rsid w:val="00166DB1"/>
    <w:rsid w:val="001674C4"/>
    <w:rsid w:val="00167E32"/>
    <w:rsid w:val="001701FE"/>
    <w:rsid w:val="00173C69"/>
    <w:rsid w:val="0017617C"/>
    <w:rsid w:val="00176200"/>
    <w:rsid w:val="00176D6C"/>
    <w:rsid w:val="00177196"/>
    <w:rsid w:val="00177631"/>
    <w:rsid w:val="0018001D"/>
    <w:rsid w:val="00181E23"/>
    <w:rsid w:val="00181EF4"/>
    <w:rsid w:val="001828CB"/>
    <w:rsid w:val="00182FA5"/>
    <w:rsid w:val="00183C01"/>
    <w:rsid w:val="00184E6B"/>
    <w:rsid w:val="00185C32"/>
    <w:rsid w:val="0018698D"/>
    <w:rsid w:val="001869EB"/>
    <w:rsid w:val="00190055"/>
    <w:rsid w:val="00190548"/>
    <w:rsid w:val="0019085C"/>
    <w:rsid w:val="00190A47"/>
    <w:rsid w:val="0019191E"/>
    <w:rsid w:val="00191A96"/>
    <w:rsid w:val="00193B0A"/>
    <w:rsid w:val="00193B7F"/>
    <w:rsid w:val="00194204"/>
    <w:rsid w:val="00194387"/>
    <w:rsid w:val="00194BBA"/>
    <w:rsid w:val="00194DA4"/>
    <w:rsid w:val="00195280"/>
    <w:rsid w:val="00196D81"/>
    <w:rsid w:val="00196E0D"/>
    <w:rsid w:val="00197ACD"/>
    <w:rsid w:val="001A0D6F"/>
    <w:rsid w:val="001A16B2"/>
    <w:rsid w:val="001A1A40"/>
    <w:rsid w:val="001A2A4C"/>
    <w:rsid w:val="001A2CDC"/>
    <w:rsid w:val="001A3779"/>
    <w:rsid w:val="001A3907"/>
    <w:rsid w:val="001A3AF1"/>
    <w:rsid w:val="001A3DC5"/>
    <w:rsid w:val="001A54E4"/>
    <w:rsid w:val="001A599A"/>
    <w:rsid w:val="001A5ED7"/>
    <w:rsid w:val="001A5EFB"/>
    <w:rsid w:val="001A6985"/>
    <w:rsid w:val="001A6B8D"/>
    <w:rsid w:val="001A6CD6"/>
    <w:rsid w:val="001A7867"/>
    <w:rsid w:val="001B00F7"/>
    <w:rsid w:val="001B0102"/>
    <w:rsid w:val="001B11AE"/>
    <w:rsid w:val="001B1664"/>
    <w:rsid w:val="001B1BC1"/>
    <w:rsid w:val="001B1FA3"/>
    <w:rsid w:val="001B2351"/>
    <w:rsid w:val="001B270F"/>
    <w:rsid w:val="001B33CA"/>
    <w:rsid w:val="001B3D20"/>
    <w:rsid w:val="001B43D8"/>
    <w:rsid w:val="001B4FB5"/>
    <w:rsid w:val="001B5490"/>
    <w:rsid w:val="001B5A98"/>
    <w:rsid w:val="001B5CCF"/>
    <w:rsid w:val="001B61AB"/>
    <w:rsid w:val="001B61F1"/>
    <w:rsid w:val="001B646D"/>
    <w:rsid w:val="001B6A85"/>
    <w:rsid w:val="001B73D7"/>
    <w:rsid w:val="001B7FE6"/>
    <w:rsid w:val="001C009E"/>
    <w:rsid w:val="001C0D9B"/>
    <w:rsid w:val="001C2375"/>
    <w:rsid w:val="001C23B7"/>
    <w:rsid w:val="001C2D9A"/>
    <w:rsid w:val="001C5911"/>
    <w:rsid w:val="001C59B5"/>
    <w:rsid w:val="001C62E6"/>
    <w:rsid w:val="001C68D6"/>
    <w:rsid w:val="001C6A8D"/>
    <w:rsid w:val="001C7887"/>
    <w:rsid w:val="001D2A60"/>
    <w:rsid w:val="001D4A42"/>
    <w:rsid w:val="001D4EBA"/>
    <w:rsid w:val="001D690D"/>
    <w:rsid w:val="001E0423"/>
    <w:rsid w:val="001E0D74"/>
    <w:rsid w:val="001E1134"/>
    <w:rsid w:val="001E1997"/>
    <w:rsid w:val="001E2434"/>
    <w:rsid w:val="001E3303"/>
    <w:rsid w:val="001E3A07"/>
    <w:rsid w:val="001E3C3F"/>
    <w:rsid w:val="001E4AA9"/>
    <w:rsid w:val="001E4F6A"/>
    <w:rsid w:val="001E57E5"/>
    <w:rsid w:val="001E59FD"/>
    <w:rsid w:val="001E600F"/>
    <w:rsid w:val="001E6B52"/>
    <w:rsid w:val="001E7F33"/>
    <w:rsid w:val="001F0A9E"/>
    <w:rsid w:val="001F134B"/>
    <w:rsid w:val="001F1923"/>
    <w:rsid w:val="001F3045"/>
    <w:rsid w:val="001F3DE1"/>
    <w:rsid w:val="001F46FA"/>
    <w:rsid w:val="001F498A"/>
    <w:rsid w:val="001F4E23"/>
    <w:rsid w:val="001F69D1"/>
    <w:rsid w:val="001F74AE"/>
    <w:rsid w:val="001F7A9C"/>
    <w:rsid w:val="001F7D81"/>
    <w:rsid w:val="002006F2"/>
    <w:rsid w:val="0020077E"/>
    <w:rsid w:val="00200C08"/>
    <w:rsid w:val="00201711"/>
    <w:rsid w:val="00203211"/>
    <w:rsid w:val="002043E2"/>
    <w:rsid w:val="002044CD"/>
    <w:rsid w:val="00204AEF"/>
    <w:rsid w:val="002059B9"/>
    <w:rsid w:val="00205AC7"/>
    <w:rsid w:val="00205BCF"/>
    <w:rsid w:val="00207BAE"/>
    <w:rsid w:val="0021001E"/>
    <w:rsid w:val="002101A9"/>
    <w:rsid w:val="00210A7F"/>
    <w:rsid w:val="00210D4E"/>
    <w:rsid w:val="00211C13"/>
    <w:rsid w:val="00211E4D"/>
    <w:rsid w:val="00213111"/>
    <w:rsid w:val="0021397B"/>
    <w:rsid w:val="00213A90"/>
    <w:rsid w:val="002141F5"/>
    <w:rsid w:val="00215631"/>
    <w:rsid w:val="00220539"/>
    <w:rsid w:val="00220B97"/>
    <w:rsid w:val="00221A7D"/>
    <w:rsid w:val="00222EBF"/>
    <w:rsid w:val="00222F90"/>
    <w:rsid w:val="002242B7"/>
    <w:rsid w:val="0022437C"/>
    <w:rsid w:val="00224F6B"/>
    <w:rsid w:val="0022549E"/>
    <w:rsid w:val="00225570"/>
    <w:rsid w:val="00226847"/>
    <w:rsid w:val="00230BB6"/>
    <w:rsid w:val="00232551"/>
    <w:rsid w:val="002362ED"/>
    <w:rsid w:val="002364AF"/>
    <w:rsid w:val="0023651D"/>
    <w:rsid w:val="0023661E"/>
    <w:rsid w:val="00236F2E"/>
    <w:rsid w:val="0024064A"/>
    <w:rsid w:val="0024091D"/>
    <w:rsid w:val="002410EF"/>
    <w:rsid w:val="002416A9"/>
    <w:rsid w:val="00241D93"/>
    <w:rsid w:val="002428AA"/>
    <w:rsid w:val="002428F6"/>
    <w:rsid w:val="002433ED"/>
    <w:rsid w:val="00243485"/>
    <w:rsid w:val="00243D8A"/>
    <w:rsid w:val="0024492D"/>
    <w:rsid w:val="00244ACD"/>
    <w:rsid w:val="002454AC"/>
    <w:rsid w:val="00245C97"/>
    <w:rsid w:val="00245D2E"/>
    <w:rsid w:val="00245F48"/>
    <w:rsid w:val="00247AD6"/>
    <w:rsid w:val="0025013D"/>
    <w:rsid w:val="00250427"/>
    <w:rsid w:val="00250480"/>
    <w:rsid w:val="00251BA1"/>
    <w:rsid w:val="00251BF0"/>
    <w:rsid w:val="00252CA9"/>
    <w:rsid w:val="0025342E"/>
    <w:rsid w:val="002535F9"/>
    <w:rsid w:val="00254B4F"/>
    <w:rsid w:val="0025552B"/>
    <w:rsid w:val="00257B02"/>
    <w:rsid w:val="002602C6"/>
    <w:rsid w:val="00261313"/>
    <w:rsid w:val="00262E68"/>
    <w:rsid w:val="00263395"/>
    <w:rsid w:val="00264F9C"/>
    <w:rsid w:val="00265699"/>
    <w:rsid w:val="00265E0D"/>
    <w:rsid w:val="00265E1B"/>
    <w:rsid w:val="00266239"/>
    <w:rsid w:val="00266255"/>
    <w:rsid w:val="0026633D"/>
    <w:rsid w:val="00266FCE"/>
    <w:rsid w:val="0026724C"/>
    <w:rsid w:val="00267977"/>
    <w:rsid w:val="00270F76"/>
    <w:rsid w:val="00272635"/>
    <w:rsid w:val="00272B5E"/>
    <w:rsid w:val="0027319F"/>
    <w:rsid w:val="00275063"/>
    <w:rsid w:val="0027513D"/>
    <w:rsid w:val="002753D0"/>
    <w:rsid w:val="002775A2"/>
    <w:rsid w:val="00277AB3"/>
    <w:rsid w:val="00281634"/>
    <w:rsid w:val="0028287C"/>
    <w:rsid w:val="00283553"/>
    <w:rsid w:val="00283DBE"/>
    <w:rsid w:val="0028423F"/>
    <w:rsid w:val="0028520E"/>
    <w:rsid w:val="00285330"/>
    <w:rsid w:val="002853F7"/>
    <w:rsid w:val="002859AA"/>
    <w:rsid w:val="00285AD1"/>
    <w:rsid w:val="00285CB8"/>
    <w:rsid w:val="00286320"/>
    <w:rsid w:val="0028649C"/>
    <w:rsid w:val="00287449"/>
    <w:rsid w:val="00287858"/>
    <w:rsid w:val="00287A40"/>
    <w:rsid w:val="00287A74"/>
    <w:rsid w:val="00287EC6"/>
    <w:rsid w:val="00290F75"/>
    <w:rsid w:val="002917F0"/>
    <w:rsid w:val="00292360"/>
    <w:rsid w:val="0029270B"/>
    <w:rsid w:val="00292E3D"/>
    <w:rsid w:val="00293C56"/>
    <w:rsid w:val="00294682"/>
    <w:rsid w:val="00295204"/>
    <w:rsid w:val="0029565A"/>
    <w:rsid w:val="00296828"/>
    <w:rsid w:val="0029761D"/>
    <w:rsid w:val="002A0FB4"/>
    <w:rsid w:val="002A1AC0"/>
    <w:rsid w:val="002A204D"/>
    <w:rsid w:val="002A2270"/>
    <w:rsid w:val="002A2FC9"/>
    <w:rsid w:val="002A2FF7"/>
    <w:rsid w:val="002A30AD"/>
    <w:rsid w:val="002A32D9"/>
    <w:rsid w:val="002A3510"/>
    <w:rsid w:val="002A44CE"/>
    <w:rsid w:val="002A5201"/>
    <w:rsid w:val="002A59AF"/>
    <w:rsid w:val="002A5BC5"/>
    <w:rsid w:val="002A5DBF"/>
    <w:rsid w:val="002A70BF"/>
    <w:rsid w:val="002A73BF"/>
    <w:rsid w:val="002A7557"/>
    <w:rsid w:val="002A77F6"/>
    <w:rsid w:val="002B0A21"/>
    <w:rsid w:val="002B1445"/>
    <w:rsid w:val="002B1562"/>
    <w:rsid w:val="002B1B65"/>
    <w:rsid w:val="002B2AAB"/>
    <w:rsid w:val="002B2BE6"/>
    <w:rsid w:val="002B2C77"/>
    <w:rsid w:val="002B2FF0"/>
    <w:rsid w:val="002B3961"/>
    <w:rsid w:val="002B3AAE"/>
    <w:rsid w:val="002B4A07"/>
    <w:rsid w:val="002B63B8"/>
    <w:rsid w:val="002B67D3"/>
    <w:rsid w:val="002B6C67"/>
    <w:rsid w:val="002C0DEA"/>
    <w:rsid w:val="002C146F"/>
    <w:rsid w:val="002C2E98"/>
    <w:rsid w:val="002C308C"/>
    <w:rsid w:val="002C30E6"/>
    <w:rsid w:val="002C497F"/>
    <w:rsid w:val="002C5042"/>
    <w:rsid w:val="002C5B7D"/>
    <w:rsid w:val="002C7256"/>
    <w:rsid w:val="002C7EC6"/>
    <w:rsid w:val="002D020D"/>
    <w:rsid w:val="002D1146"/>
    <w:rsid w:val="002D1173"/>
    <w:rsid w:val="002D1CDD"/>
    <w:rsid w:val="002D2278"/>
    <w:rsid w:val="002D2BBB"/>
    <w:rsid w:val="002D32C1"/>
    <w:rsid w:val="002D4BEA"/>
    <w:rsid w:val="002D4CCA"/>
    <w:rsid w:val="002D5F1D"/>
    <w:rsid w:val="002D637E"/>
    <w:rsid w:val="002D67E3"/>
    <w:rsid w:val="002D6C1C"/>
    <w:rsid w:val="002D6E3E"/>
    <w:rsid w:val="002D783D"/>
    <w:rsid w:val="002D7881"/>
    <w:rsid w:val="002E1895"/>
    <w:rsid w:val="002E1B54"/>
    <w:rsid w:val="002E1E36"/>
    <w:rsid w:val="002E1F9D"/>
    <w:rsid w:val="002E2A7B"/>
    <w:rsid w:val="002E3C03"/>
    <w:rsid w:val="002E48BD"/>
    <w:rsid w:val="002E5B47"/>
    <w:rsid w:val="002E6F05"/>
    <w:rsid w:val="002E7A2F"/>
    <w:rsid w:val="002F07A2"/>
    <w:rsid w:val="002F0AF7"/>
    <w:rsid w:val="002F1654"/>
    <w:rsid w:val="002F1D70"/>
    <w:rsid w:val="002F3374"/>
    <w:rsid w:val="002F47BB"/>
    <w:rsid w:val="002F5A08"/>
    <w:rsid w:val="002F7788"/>
    <w:rsid w:val="002F7BD2"/>
    <w:rsid w:val="00302834"/>
    <w:rsid w:val="003034B1"/>
    <w:rsid w:val="003039D3"/>
    <w:rsid w:val="003039DC"/>
    <w:rsid w:val="00304169"/>
    <w:rsid w:val="003045EF"/>
    <w:rsid w:val="00306FDF"/>
    <w:rsid w:val="00307DA2"/>
    <w:rsid w:val="00307F52"/>
    <w:rsid w:val="00310759"/>
    <w:rsid w:val="0031089B"/>
    <w:rsid w:val="00310AF7"/>
    <w:rsid w:val="00310B3A"/>
    <w:rsid w:val="003110F3"/>
    <w:rsid w:val="0031110B"/>
    <w:rsid w:val="0031122B"/>
    <w:rsid w:val="003113B5"/>
    <w:rsid w:val="00311A01"/>
    <w:rsid w:val="003130F9"/>
    <w:rsid w:val="0031310F"/>
    <w:rsid w:val="00315554"/>
    <w:rsid w:val="0031574C"/>
    <w:rsid w:val="0031584C"/>
    <w:rsid w:val="00316553"/>
    <w:rsid w:val="00316E5D"/>
    <w:rsid w:val="00317CE1"/>
    <w:rsid w:val="003200AF"/>
    <w:rsid w:val="00321223"/>
    <w:rsid w:val="00322192"/>
    <w:rsid w:val="00323411"/>
    <w:rsid w:val="00323BEB"/>
    <w:rsid w:val="00323C44"/>
    <w:rsid w:val="00323DA5"/>
    <w:rsid w:val="00324113"/>
    <w:rsid w:val="00324FBF"/>
    <w:rsid w:val="00325B07"/>
    <w:rsid w:val="003266B2"/>
    <w:rsid w:val="00326D72"/>
    <w:rsid w:val="00327450"/>
    <w:rsid w:val="00327989"/>
    <w:rsid w:val="00327C2D"/>
    <w:rsid w:val="00327FFA"/>
    <w:rsid w:val="00330388"/>
    <w:rsid w:val="003314DC"/>
    <w:rsid w:val="003315DA"/>
    <w:rsid w:val="00331AA4"/>
    <w:rsid w:val="00331B62"/>
    <w:rsid w:val="00331D27"/>
    <w:rsid w:val="0033222C"/>
    <w:rsid w:val="003331C1"/>
    <w:rsid w:val="00333431"/>
    <w:rsid w:val="00333586"/>
    <w:rsid w:val="00333864"/>
    <w:rsid w:val="00333AF9"/>
    <w:rsid w:val="00333DBC"/>
    <w:rsid w:val="00333F93"/>
    <w:rsid w:val="00333FEB"/>
    <w:rsid w:val="00334280"/>
    <w:rsid w:val="0033490A"/>
    <w:rsid w:val="0033527D"/>
    <w:rsid w:val="003357BA"/>
    <w:rsid w:val="00337745"/>
    <w:rsid w:val="00340A31"/>
    <w:rsid w:val="00341710"/>
    <w:rsid w:val="0034172F"/>
    <w:rsid w:val="00341DC1"/>
    <w:rsid w:val="00341FF0"/>
    <w:rsid w:val="00342392"/>
    <w:rsid w:val="00342894"/>
    <w:rsid w:val="0034323D"/>
    <w:rsid w:val="00343B24"/>
    <w:rsid w:val="00343F92"/>
    <w:rsid w:val="003440EC"/>
    <w:rsid w:val="0034510B"/>
    <w:rsid w:val="0034599E"/>
    <w:rsid w:val="00347260"/>
    <w:rsid w:val="00350049"/>
    <w:rsid w:val="003500BF"/>
    <w:rsid w:val="00351018"/>
    <w:rsid w:val="003559D3"/>
    <w:rsid w:val="00355E86"/>
    <w:rsid w:val="003563C3"/>
    <w:rsid w:val="00357640"/>
    <w:rsid w:val="00357AD6"/>
    <w:rsid w:val="00357D16"/>
    <w:rsid w:val="00360F16"/>
    <w:rsid w:val="00361575"/>
    <w:rsid w:val="00361E1E"/>
    <w:rsid w:val="00362516"/>
    <w:rsid w:val="00362B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7C3"/>
    <w:rsid w:val="00370C08"/>
    <w:rsid w:val="00370E77"/>
    <w:rsid w:val="00371ADE"/>
    <w:rsid w:val="00371D91"/>
    <w:rsid w:val="00372023"/>
    <w:rsid w:val="00372311"/>
    <w:rsid w:val="0037231E"/>
    <w:rsid w:val="003739AB"/>
    <w:rsid w:val="00373BAC"/>
    <w:rsid w:val="00373E63"/>
    <w:rsid w:val="00374397"/>
    <w:rsid w:val="00374D4B"/>
    <w:rsid w:val="00375C54"/>
    <w:rsid w:val="00376A57"/>
    <w:rsid w:val="003770E2"/>
    <w:rsid w:val="003773DE"/>
    <w:rsid w:val="00380307"/>
    <w:rsid w:val="0038070B"/>
    <w:rsid w:val="00380D59"/>
    <w:rsid w:val="00382A38"/>
    <w:rsid w:val="0038318E"/>
    <w:rsid w:val="00383991"/>
    <w:rsid w:val="00384F5D"/>
    <w:rsid w:val="0038557A"/>
    <w:rsid w:val="00385750"/>
    <w:rsid w:val="00385D94"/>
    <w:rsid w:val="0038760C"/>
    <w:rsid w:val="003877C3"/>
    <w:rsid w:val="00390FE4"/>
    <w:rsid w:val="00391210"/>
    <w:rsid w:val="00392812"/>
    <w:rsid w:val="00392B3C"/>
    <w:rsid w:val="003931E6"/>
    <w:rsid w:val="00395830"/>
    <w:rsid w:val="00395831"/>
    <w:rsid w:val="003A03B6"/>
    <w:rsid w:val="003A050B"/>
    <w:rsid w:val="003A1557"/>
    <w:rsid w:val="003A17C4"/>
    <w:rsid w:val="003A255F"/>
    <w:rsid w:val="003A3BF9"/>
    <w:rsid w:val="003A4049"/>
    <w:rsid w:val="003A43E9"/>
    <w:rsid w:val="003A4849"/>
    <w:rsid w:val="003A492B"/>
    <w:rsid w:val="003A57C6"/>
    <w:rsid w:val="003A60D8"/>
    <w:rsid w:val="003A63C8"/>
    <w:rsid w:val="003A7007"/>
    <w:rsid w:val="003B22DC"/>
    <w:rsid w:val="003B24B4"/>
    <w:rsid w:val="003B41A8"/>
    <w:rsid w:val="003B4F2B"/>
    <w:rsid w:val="003B5807"/>
    <w:rsid w:val="003B5B91"/>
    <w:rsid w:val="003B5D4A"/>
    <w:rsid w:val="003B6BBC"/>
    <w:rsid w:val="003B7749"/>
    <w:rsid w:val="003B7D10"/>
    <w:rsid w:val="003C0012"/>
    <w:rsid w:val="003C0563"/>
    <w:rsid w:val="003C05CD"/>
    <w:rsid w:val="003C06C2"/>
    <w:rsid w:val="003C09F0"/>
    <w:rsid w:val="003C113C"/>
    <w:rsid w:val="003C25C6"/>
    <w:rsid w:val="003C3A7C"/>
    <w:rsid w:val="003C3AAD"/>
    <w:rsid w:val="003C3BBB"/>
    <w:rsid w:val="003C480F"/>
    <w:rsid w:val="003C663A"/>
    <w:rsid w:val="003C744D"/>
    <w:rsid w:val="003C78E9"/>
    <w:rsid w:val="003C7FD5"/>
    <w:rsid w:val="003D0D12"/>
    <w:rsid w:val="003D127F"/>
    <w:rsid w:val="003D1527"/>
    <w:rsid w:val="003D23A3"/>
    <w:rsid w:val="003D380D"/>
    <w:rsid w:val="003D414F"/>
    <w:rsid w:val="003D444F"/>
    <w:rsid w:val="003D4E33"/>
    <w:rsid w:val="003D5474"/>
    <w:rsid w:val="003D6687"/>
    <w:rsid w:val="003D6784"/>
    <w:rsid w:val="003D6C19"/>
    <w:rsid w:val="003D75B4"/>
    <w:rsid w:val="003E0214"/>
    <w:rsid w:val="003E0822"/>
    <w:rsid w:val="003E0A5F"/>
    <w:rsid w:val="003E3E20"/>
    <w:rsid w:val="003E4500"/>
    <w:rsid w:val="003E5525"/>
    <w:rsid w:val="003E5C7D"/>
    <w:rsid w:val="003E6185"/>
    <w:rsid w:val="003E7B8E"/>
    <w:rsid w:val="003E7BC3"/>
    <w:rsid w:val="003E7C67"/>
    <w:rsid w:val="003F0AB5"/>
    <w:rsid w:val="003F0CDE"/>
    <w:rsid w:val="003F1076"/>
    <w:rsid w:val="003F11B1"/>
    <w:rsid w:val="003F197D"/>
    <w:rsid w:val="003F1D1A"/>
    <w:rsid w:val="003F203F"/>
    <w:rsid w:val="003F246C"/>
    <w:rsid w:val="003F27A7"/>
    <w:rsid w:val="003F27D3"/>
    <w:rsid w:val="003F27DC"/>
    <w:rsid w:val="003F2B18"/>
    <w:rsid w:val="003F3E92"/>
    <w:rsid w:val="003F440F"/>
    <w:rsid w:val="003F4A09"/>
    <w:rsid w:val="003F504C"/>
    <w:rsid w:val="003F60B7"/>
    <w:rsid w:val="003F6914"/>
    <w:rsid w:val="003F6CE3"/>
    <w:rsid w:val="003F76DE"/>
    <w:rsid w:val="003F770D"/>
    <w:rsid w:val="00400125"/>
    <w:rsid w:val="00400580"/>
    <w:rsid w:val="00400BBC"/>
    <w:rsid w:val="00400C32"/>
    <w:rsid w:val="0040153F"/>
    <w:rsid w:val="00401E6E"/>
    <w:rsid w:val="0040288E"/>
    <w:rsid w:val="00402F2C"/>
    <w:rsid w:val="00404326"/>
    <w:rsid w:val="00404CB6"/>
    <w:rsid w:val="004111CA"/>
    <w:rsid w:val="004115B3"/>
    <w:rsid w:val="00412B89"/>
    <w:rsid w:val="00412B8E"/>
    <w:rsid w:val="00414292"/>
    <w:rsid w:val="00414F1C"/>
    <w:rsid w:val="00414F3C"/>
    <w:rsid w:val="004158F6"/>
    <w:rsid w:val="00415EB8"/>
    <w:rsid w:val="004200DE"/>
    <w:rsid w:val="00420BD2"/>
    <w:rsid w:val="0042195E"/>
    <w:rsid w:val="00421B17"/>
    <w:rsid w:val="00421B1C"/>
    <w:rsid w:val="00421EB9"/>
    <w:rsid w:val="00422961"/>
    <w:rsid w:val="00422B01"/>
    <w:rsid w:val="004233E3"/>
    <w:rsid w:val="00423410"/>
    <w:rsid w:val="004249CC"/>
    <w:rsid w:val="004254EF"/>
    <w:rsid w:val="004263FE"/>
    <w:rsid w:val="00426597"/>
    <w:rsid w:val="0042677C"/>
    <w:rsid w:val="00426E71"/>
    <w:rsid w:val="00427F76"/>
    <w:rsid w:val="00430312"/>
    <w:rsid w:val="00430CB8"/>
    <w:rsid w:val="004321BA"/>
    <w:rsid w:val="0043228C"/>
    <w:rsid w:val="00432379"/>
    <w:rsid w:val="00433B92"/>
    <w:rsid w:val="00434227"/>
    <w:rsid w:val="00434548"/>
    <w:rsid w:val="00435642"/>
    <w:rsid w:val="00435C8C"/>
    <w:rsid w:val="00436166"/>
    <w:rsid w:val="00436246"/>
    <w:rsid w:val="00436557"/>
    <w:rsid w:val="0043689E"/>
    <w:rsid w:val="00437A60"/>
    <w:rsid w:val="00440947"/>
    <w:rsid w:val="00440C1E"/>
    <w:rsid w:val="00440CE0"/>
    <w:rsid w:val="00441015"/>
    <w:rsid w:val="0044189A"/>
    <w:rsid w:val="00441A71"/>
    <w:rsid w:val="00442282"/>
    <w:rsid w:val="004423D3"/>
    <w:rsid w:val="0044290B"/>
    <w:rsid w:val="00442B11"/>
    <w:rsid w:val="00444888"/>
    <w:rsid w:val="00445678"/>
    <w:rsid w:val="00446D21"/>
    <w:rsid w:val="004472BA"/>
    <w:rsid w:val="0045280B"/>
    <w:rsid w:val="00453897"/>
    <w:rsid w:val="00453FFE"/>
    <w:rsid w:val="00454733"/>
    <w:rsid w:val="0045474F"/>
    <w:rsid w:val="004558BC"/>
    <w:rsid w:val="00456679"/>
    <w:rsid w:val="00456920"/>
    <w:rsid w:val="00457502"/>
    <w:rsid w:val="00457A03"/>
    <w:rsid w:val="0046121A"/>
    <w:rsid w:val="00461902"/>
    <w:rsid w:val="00461C3F"/>
    <w:rsid w:val="00461DDE"/>
    <w:rsid w:val="00462137"/>
    <w:rsid w:val="00462376"/>
    <w:rsid w:val="00463AF9"/>
    <w:rsid w:val="00463E19"/>
    <w:rsid w:val="004646C8"/>
    <w:rsid w:val="0046504D"/>
    <w:rsid w:val="00466D82"/>
    <w:rsid w:val="00467126"/>
    <w:rsid w:val="00470411"/>
    <w:rsid w:val="00470B08"/>
    <w:rsid w:val="004710C0"/>
    <w:rsid w:val="0047121B"/>
    <w:rsid w:val="00471886"/>
    <w:rsid w:val="004727AD"/>
    <w:rsid w:val="00472C61"/>
    <w:rsid w:val="004736C3"/>
    <w:rsid w:val="00473785"/>
    <w:rsid w:val="00475157"/>
    <w:rsid w:val="00476267"/>
    <w:rsid w:val="0047655B"/>
    <w:rsid w:val="0047713F"/>
    <w:rsid w:val="00477F4D"/>
    <w:rsid w:val="00480017"/>
    <w:rsid w:val="004804FA"/>
    <w:rsid w:val="004808BC"/>
    <w:rsid w:val="0048128F"/>
    <w:rsid w:val="004812A1"/>
    <w:rsid w:val="00482284"/>
    <w:rsid w:val="00482331"/>
    <w:rsid w:val="00482779"/>
    <w:rsid w:val="00484EA6"/>
    <w:rsid w:val="00484F52"/>
    <w:rsid w:val="004851E9"/>
    <w:rsid w:val="00485639"/>
    <w:rsid w:val="00485D01"/>
    <w:rsid w:val="004861F8"/>
    <w:rsid w:val="0048656B"/>
    <w:rsid w:val="0048657C"/>
    <w:rsid w:val="00486AB2"/>
    <w:rsid w:val="004902CC"/>
    <w:rsid w:val="004909E7"/>
    <w:rsid w:val="00490A06"/>
    <w:rsid w:val="00491210"/>
    <w:rsid w:val="0049149B"/>
    <w:rsid w:val="00491C85"/>
    <w:rsid w:val="00492861"/>
    <w:rsid w:val="00492E4C"/>
    <w:rsid w:val="004931FB"/>
    <w:rsid w:val="004932C8"/>
    <w:rsid w:val="00493D1B"/>
    <w:rsid w:val="00495A02"/>
    <w:rsid w:val="00495B33"/>
    <w:rsid w:val="0049644B"/>
    <w:rsid w:val="004965FF"/>
    <w:rsid w:val="0049688D"/>
    <w:rsid w:val="00496C4D"/>
    <w:rsid w:val="00497B58"/>
    <w:rsid w:val="00497CF2"/>
    <w:rsid w:val="004A08E3"/>
    <w:rsid w:val="004A0E17"/>
    <w:rsid w:val="004A1727"/>
    <w:rsid w:val="004A1F4C"/>
    <w:rsid w:val="004A22E9"/>
    <w:rsid w:val="004A4B93"/>
    <w:rsid w:val="004A6E57"/>
    <w:rsid w:val="004A7494"/>
    <w:rsid w:val="004A7F50"/>
    <w:rsid w:val="004A7FCF"/>
    <w:rsid w:val="004B0C7D"/>
    <w:rsid w:val="004B1394"/>
    <w:rsid w:val="004B1565"/>
    <w:rsid w:val="004B30D7"/>
    <w:rsid w:val="004B3231"/>
    <w:rsid w:val="004B392E"/>
    <w:rsid w:val="004B3AF9"/>
    <w:rsid w:val="004B3CE7"/>
    <w:rsid w:val="004B5053"/>
    <w:rsid w:val="004B526A"/>
    <w:rsid w:val="004B542D"/>
    <w:rsid w:val="004B5488"/>
    <w:rsid w:val="004B6053"/>
    <w:rsid w:val="004B6473"/>
    <w:rsid w:val="004B79A6"/>
    <w:rsid w:val="004B7E6B"/>
    <w:rsid w:val="004C03F8"/>
    <w:rsid w:val="004C08EB"/>
    <w:rsid w:val="004C25EA"/>
    <w:rsid w:val="004C3211"/>
    <w:rsid w:val="004C3520"/>
    <w:rsid w:val="004C4015"/>
    <w:rsid w:val="004C43A6"/>
    <w:rsid w:val="004C4F41"/>
    <w:rsid w:val="004C680B"/>
    <w:rsid w:val="004D0304"/>
    <w:rsid w:val="004D0F17"/>
    <w:rsid w:val="004D0FFE"/>
    <w:rsid w:val="004D11B2"/>
    <w:rsid w:val="004D1238"/>
    <w:rsid w:val="004D175B"/>
    <w:rsid w:val="004D2323"/>
    <w:rsid w:val="004D2799"/>
    <w:rsid w:val="004D295E"/>
    <w:rsid w:val="004D2D0F"/>
    <w:rsid w:val="004D330C"/>
    <w:rsid w:val="004D3B80"/>
    <w:rsid w:val="004D446E"/>
    <w:rsid w:val="004D6025"/>
    <w:rsid w:val="004D72E0"/>
    <w:rsid w:val="004D79EA"/>
    <w:rsid w:val="004E2136"/>
    <w:rsid w:val="004E25A1"/>
    <w:rsid w:val="004E2896"/>
    <w:rsid w:val="004E28F5"/>
    <w:rsid w:val="004E339A"/>
    <w:rsid w:val="004E3DB2"/>
    <w:rsid w:val="004E4A5D"/>
    <w:rsid w:val="004E688B"/>
    <w:rsid w:val="004E688F"/>
    <w:rsid w:val="004E6E3E"/>
    <w:rsid w:val="004E724A"/>
    <w:rsid w:val="004E730B"/>
    <w:rsid w:val="004E7B3F"/>
    <w:rsid w:val="004E7E62"/>
    <w:rsid w:val="004F3525"/>
    <w:rsid w:val="004F427C"/>
    <w:rsid w:val="004F44F5"/>
    <w:rsid w:val="004F5090"/>
    <w:rsid w:val="004F57A4"/>
    <w:rsid w:val="004F5B6A"/>
    <w:rsid w:val="004F5DBF"/>
    <w:rsid w:val="004F669A"/>
    <w:rsid w:val="004F7B03"/>
    <w:rsid w:val="004F7B81"/>
    <w:rsid w:val="005003A1"/>
    <w:rsid w:val="005006C5"/>
    <w:rsid w:val="00501A81"/>
    <w:rsid w:val="00502318"/>
    <w:rsid w:val="00504B90"/>
    <w:rsid w:val="00505017"/>
    <w:rsid w:val="0050526C"/>
    <w:rsid w:val="00506142"/>
    <w:rsid w:val="00507599"/>
    <w:rsid w:val="00507F3A"/>
    <w:rsid w:val="005101B8"/>
    <w:rsid w:val="0051232F"/>
    <w:rsid w:val="00512BD4"/>
    <w:rsid w:val="00513BC8"/>
    <w:rsid w:val="00514390"/>
    <w:rsid w:val="0051555A"/>
    <w:rsid w:val="00515715"/>
    <w:rsid w:val="00515C85"/>
    <w:rsid w:val="00515D1C"/>
    <w:rsid w:val="005162A4"/>
    <w:rsid w:val="005163D1"/>
    <w:rsid w:val="005166B8"/>
    <w:rsid w:val="00517453"/>
    <w:rsid w:val="005175A2"/>
    <w:rsid w:val="0051792D"/>
    <w:rsid w:val="00520240"/>
    <w:rsid w:val="00520A6B"/>
    <w:rsid w:val="00520F26"/>
    <w:rsid w:val="005210B1"/>
    <w:rsid w:val="005214C7"/>
    <w:rsid w:val="005215B0"/>
    <w:rsid w:val="00523513"/>
    <w:rsid w:val="00524944"/>
    <w:rsid w:val="00525CB1"/>
    <w:rsid w:val="00526758"/>
    <w:rsid w:val="00526B5E"/>
    <w:rsid w:val="0052797C"/>
    <w:rsid w:val="005318CF"/>
    <w:rsid w:val="0053198E"/>
    <w:rsid w:val="00531DDE"/>
    <w:rsid w:val="00534CF6"/>
    <w:rsid w:val="00535590"/>
    <w:rsid w:val="00537D61"/>
    <w:rsid w:val="005405E1"/>
    <w:rsid w:val="00541282"/>
    <w:rsid w:val="005417C1"/>
    <w:rsid w:val="00542169"/>
    <w:rsid w:val="005421C1"/>
    <w:rsid w:val="005428B0"/>
    <w:rsid w:val="0054316E"/>
    <w:rsid w:val="0054362B"/>
    <w:rsid w:val="00543932"/>
    <w:rsid w:val="00543D57"/>
    <w:rsid w:val="00544A35"/>
    <w:rsid w:val="00544FCD"/>
    <w:rsid w:val="00545A7B"/>
    <w:rsid w:val="0054666F"/>
    <w:rsid w:val="00546EF8"/>
    <w:rsid w:val="00550857"/>
    <w:rsid w:val="00550A2D"/>
    <w:rsid w:val="00550B4C"/>
    <w:rsid w:val="00551950"/>
    <w:rsid w:val="00552544"/>
    <w:rsid w:val="0055348F"/>
    <w:rsid w:val="00553710"/>
    <w:rsid w:val="0055418E"/>
    <w:rsid w:val="005560B8"/>
    <w:rsid w:val="005567A0"/>
    <w:rsid w:val="00560DC9"/>
    <w:rsid w:val="00560EDF"/>
    <w:rsid w:val="00560EF3"/>
    <w:rsid w:val="0056125D"/>
    <w:rsid w:val="005624A2"/>
    <w:rsid w:val="00562A4C"/>
    <w:rsid w:val="005640E8"/>
    <w:rsid w:val="005641B2"/>
    <w:rsid w:val="0056521D"/>
    <w:rsid w:val="005652AC"/>
    <w:rsid w:val="0056596A"/>
    <w:rsid w:val="00565E7A"/>
    <w:rsid w:val="0056625D"/>
    <w:rsid w:val="00566E2A"/>
    <w:rsid w:val="00566E77"/>
    <w:rsid w:val="00566EBB"/>
    <w:rsid w:val="00566FA0"/>
    <w:rsid w:val="00567F20"/>
    <w:rsid w:val="005707C2"/>
    <w:rsid w:val="005726A4"/>
    <w:rsid w:val="0057480A"/>
    <w:rsid w:val="005749BC"/>
    <w:rsid w:val="00575FBA"/>
    <w:rsid w:val="00576E23"/>
    <w:rsid w:val="00577A58"/>
    <w:rsid w:val="00577D53"/>
    <w:rsid w:val="00577F1C"/>
    <w:rsid w:val="00580FB5"/>
    <w:rsid w:val="00580FDB"/>
    <w:rsid w:val="0058105D"/>
    <w:rsid w:val="00583197"/>
    <w:rsid w:val="00583564"/>
    <w:rsid w:val="00583572"/>
    <w:rsid w:val="00584225"/>
    <w:rsid w:val="005844B4"/>
    <w:rsid w:val="00585FE7"/>
    <w:rsid w:val="005866B1"/>
    <w:rsid w:val="00586BCA"/>
    <w:rsid w:val="00586E6C"/>
    <w:rsid w:val="00590EA3"/>
    <w:rsid w:val="00591685"/>
    <w:rsid w:val="005921FD"/>
    <w:rsid w:val="00593637"/>
    <w:rsid w:val="00593BF1"/>
    <w:rsid w:val="00593DF2"/>
    <w:rsid w:val="00596207"/>
    <w:rsid w:val="00597A3D"/>
    <w:rsid w:val="00597F0B"/>
    <w:rsid w:val="005A0790"/>
    <w:rsid w:val="005A0ED0"/>
    <w:rsid w:val="005A1016"/>
    <w:rsid w:val="005A141E"/>
    <w:rsid w:val="005A163B"/>
    <w:rsid w:val="005A1834"/>
    <w:rsid w:val="005A256E"/>
    <w:rsid w:val="005A2C8E"/>
    <w:rsid w:val="005A39D3"/>
    <w:rsid w:val="005A5301"/>
    <w:rsid w:val="005A69F3"/>
    <w:rsid w:val="005A71EA"/>
    <w:rsid w:val="005A734B"/>
    <w:rsid w:val="005A74BA"/>
    <w:rsid w:val="005B1343"/>
    <w:rsid w:val="005B138B"/>
    <w:rsid w:val="005B1DE9"/>
    <w:rsid w:val="005B273E"/>
    <w:rsid w:val="005B330B"/>
    <w:rsid w:val="005B384C"/>
    <w:rsid w:val="005B521F"/>
    <w:rsid w:val="005B6D6E"/>
    <w:rsid w:val="005B7046"/>
    <w:rsid w:val="005C14CC"/>
    <w:rsid w:val="005C1C43"/>
    <w:rsid w:val="005C20AD"/>
    <w:rsid w:val="005C2742"/>
    <w:rsid w:val="005C40A5"/>
    <w:rsid w:val="005C4FC3"/>
    <w:rsid w:val="005C6E18"/>
    <w:rsid w:val="005D07BB"/>
    <w:rsid w:val="005D0DDD"/>
    <w:rsid w:val="005D0FF5"/>
    <w:rsid w:val="005D16E5"/>
    <w:rsid w:val="005D1794"/>
    <w:rsid w:val="005D2B1E"/>
    <w:rsid w:val="005D38A2"/>
    <w:rsid w:val="005D3D45"/>
    <w:rsid w:val="005D3D73"/>
    <w:rsid w:val="005D458B"/>
    <w:rsid w:val="005D467F"/>
    <w:rsid w:val="005D5C11"/>
    <w:rsid w:val="005D6118"/>
    <w:rsid w:val="005D61B6"/>
    <w:rsid w:val="005D7C6F"/>
    <w:rsid w:val="005E0209"/>
    <w:rsid w:val="005E0BA2"/>
    <w:rsid w:val="005E105F"/>
    <w:rsid w:val="005E117F"/>
    <w:rsid w:val="005E19DD"/>
    <w:rsid w:val="005E223A"/>
    <w:rsid w:val="005E25A4"/>
    <w:rsid w:val="005E2F5E"/>
    <w:rsid w:val="005E31E4"/>
    <w:rsid w:val="005E3469"/>
    <w:rsid w:val="005E37EC"/>
    <w:rsid w:val="005E3964"/>
    <w:rsid w:val="005E3EE7"/>
    <w:rsid w:val="005E5040"/>
    <w:rsid w:val="005E66DC"/>
    <w:rsid w:val="005E6A38"/>
    <w:rsid w:val="005E760E"/>
    <w:rsid w:val="005E7A30"/>
    <w:rsid w:val="005F1275"/>
    <w:rsid w:val="005F13BE"/>
    <w:rsid w:val="005F17ED"/>
    <w:rsid w:val="005F1A7C"/>
    <w:rsid w:val="005F1B2A"/>
    <w:rsid w:val="005F2B25"/>
    <w:rsid w:val="005F2FF5"/>
    <w:rsid w:val="005F36BA"/>
    <w:rsid w:val="005F40DF"/>
    <w:rsid w:val="005F49A5"/>
    <w:rsid w:val="005F62E9"/>
    <w:rsid w:val="005F63B4"/>
    <w:rsid w:val="005F7833"/>
    <w:rsid w:val="005F7B63"/>
    <w:rsid w:val="00601571"/>
    <w:rsid w:val="00603211"/>
    <w:rsid w:val="006032F1"/>
    <w:rsid w:val="006037F4"/>
    <w:rsid w:val="00604E5A"/>
    <w:rsid w:val="006052CF"/>
    <w:rsid w:val="006057E2"/>
    <w:rsid w:val="006077B4"/>
    <w:rsid w:val="00607C00"/>
    <w:rsid w:val="0061060C"/>
    <w:rsid w:val="0061064B"/>
    <w:rsid w:val="006131E8"/>
    <w:rsid w:val="006134FE"/>
    <w:rsid w:val="006139C4"/>
    <w:rsid w:val="006141D2"/>
    <w:rsid w:val="00614891"/>
    <w:rsid w:val="00614B26"/>
    <w:rsid w:val="00615390"/>
    <w:rsid w:val="00615423"/>
    <w:rsid w:val="00615BFF"/>
    <w:rsid w:val="0061726F"/>
    <w:rsid w:val="00617FBA"/>
    <w:rsid w:val="0062051A"/>
    <w:rsid w:val="0062106B"/>
    <w:rsid w:val="00621304"/>
    <w:rsid w:val="00621CCD"/>
    <w:rsid w:val="006227C4"/>
    <w:rsid w:val="00622C5B"/>
    <w:rsid w:val="00622FFC"/>
    <w:rsid w:val="006230B1"/>
    <w:rsid w:val="0062490E"/>
    <w:rsid w:val="00624C00"/>
    <w:rsid w:val="0062508C"/>
    <w:rsid w:val="00625D57"/>
    <w:rsid w:val="00626255"/>
    <w:rsid w:val="00626A3E"/>
    <w:rsid w:val="00626DA0"/>
    <w:rsid w:val="00626F84"/>
    <w:rsid w:val="006312E9"/>
    <w:rsid w:val="00631845"/>
    <w:rsid w:val="00631EED"/>
    <w:rsid w:val="00631F8E"/>
    <w:rsid w:val="0063236E"/>
    <w:rsid w:val="00632622"/>
    <w:rsid w:val="00633B17"/>
    <w:rsid w:val="0063410A"/>
    <w:rsid w:val="0063411C"/>
    <w:rsid w:val="006342CB"/>
    <w:rsid w:val="00634F99"/>
    <w:rsid w:val="006364D7"/>
    <w:rsid w:val="006375D4"/>
    <w:rsid w:val="00640257"/>
    <w:rsid w:val="00640AEE"/>
    <w:rsid w:val="0064156B"/>
    <w:rsid w:val="0064205D"/>
    <w:rsid w:val="00642669"/>
    <w:rsid w:val="006428AA"/>
    <w:rsid w:val="0064297F"/>
    <w:rsid w:val="00642CA2"/>
    <w:rsid w:val="00643808"/>
    <w:rsid w:val="00643B96"/>
    <w:rsid w:val="00644C6F"/>
    <w:rsid w:val="006452C0"/>
    <w:rsid w:val="0064560D"/>
    <w:rsid w:val="006459D1"/>
    <w:rsid w:val="00645CFF"/>
    <w:rsid w:val="00645D8D"/>
    <w:rsid w:val="00652386"/>
    <w:rsid w:val="0065325B"/>
    <w:rsid w:val="00653EE4"/>
    <w:rsid w:val="006556B7"/>
    <w:rsid w:val="006557FB"/>
    <w:rsid w:val="00656C05"/>
    <w:rsid w:val="00656CBB"/>
    <w:rsid w:val="00657E01"/>
    <w:rsid w:val="00660AAD"/>
    <w:rsid w:val="00662043"/>
    <w:rsid w:val="0066337D"/>
    <w:rsid w:val="006641B2"/>
    <w:rsid w:val="00664343"/>
    <w:rsid w:val="006643D4"/>
    <w:rsid w:val="00664865"/>
    <w:rsid w:val="0066511B"/>
    <w:rsid w:val="006707FB"/>
    <w:rsid w:val="00670BB6"/>
    <w:rsid w:val="00670FF8"/>
    <w:rsid w:val="006723FB"/>
    <w:rsid w:val="006728E8"/>
    <w:rsid w:val="00672B21"/>
    <w:rsid w:val="00672C1F"/>
    <w:rsid w:val="00673362"/>
    <w:rsid w:val="00674708"/>
    <w:rsid w:val="00675D6B"/>
    <w:rsid w:val="00675E55"/>
    <w:rsid w:val="0067624B"/>
    <w:rsid w:val="00676873"/>
    <w:rsid w:val="00677B10"/>
    <w:rsid w:val="00680E01"/>
    <w:rsid w:val="006814A8"/>
    <w:rsid w:val="00681A91"/>
    <w:rsid w:val="00682234"/>
    <w:rsid w:val="0068225C"/>
    <w:rsid w:val="00682D38"/>
    <w:rsid w:val="00682F43"/>
    <w:rsid w:val="006845D4"/>
    <w:rsid w:val="006845E3"/>
    <w:rsid w:val="00687032"/>
    <w:rsid w:val="00690207"/>
    <w:rsid w:val="00690701"/>
    <w:rsid w:val="00691193"/>
    <w:rsid w:val="00691315"/>
    <w:rsid w:val="00691725"/>
    <w:rsid w:val="00691946"/>
    <w:rsid w:val="00692D7A"/>
    <w:rsid w:val="00693128"/>
    <w:rsid w:val="00693879"/>
    <w:rsid w:val="00693EA6"/>
    <w:rsid w:val="00697263"/>
    <w:rsid w:val="00697A8C"/>
    <w:rsid w:val="006A017F"/>
    <w:rsid w:val="006A04FA"/>
    <w:rsid w:val="006A0C93"/>
    <w:rsid w:val="006A0E67"/>
    <w:rsid w:val="006A2889"/>
    <w:rsid w:val="006A2931"/>
    <w:rsid w:val="006A3379"/>
    <w:rsid w:val="006A34A9"/>
    <w:rsid w:val="006A3BD3"/>
    <w:rsid w:val="006A4B56"/>
    <w:rsid w:val="006A5199"/>
    <w:rsid w:val="006A524C"/>
    <w:rsid w:val="006A5805"/>
    <w:rsid w:val="006A69CF"/>
    <w:rsid w:val="006A6D5D"/>
    <w:rsid w:val="006A77EF"/>
    <w:rsid w:val="006A7D80"/>
    <w:rsid w:val="006A7DB2"/>
    <w:rsid w:val="006B07AF"/>
    <w:rsid w:val="006B0B23"/>
    <w:rsid w:val="006B1121"/>
    <w:rsid w:val="006B15B7"/>
    <w:rsid w:val="006B3198"/>
    <w:rsid w:val="006B43C0"/>
    <w:rsid w:val="006B4EB5"/>
    <w:rsid w:val="006B57FE"/>
    <w:rsid w:val="006B5B93"/>
    <w:rsid w:val="006B6A88"/>
    <w:rsid w:val="006B6C72"/>
    <w:rsid w:val="006B6E77"/>
    <w:rsid w:val="006B6F69"/>
    <w:rsid w:val="006B7E3F"/>
    <w:rsid w:val="006C203C"/>
    <w:rsid w:val="006C2077"/>
    <w:rsid w:val="006C219B"/>
    <w:rsid w:val="006C3775"/>
    <w:rsid w:val="006C3CA3"/>
    <w:rsid w:val="006C3D7E"/>
    <w:rsid w:val="006C48DB"/>
    <w:rsid w:val="006C4D1C"/>
    <w:rsid w:val="006C516B"/>
    <w:rsid w:val="006C52C8"/>
    <w:rsid w:val="006C5DF6"/>
    <w:rsid w:val="006C60EA"/>
    <w:rsid w:val="006C76E9"/>
    <w:rsid w:val="006D0AD4"/>
    <w:rsid w:val="006D0CD0"/>
    <w:rsid w:val="006D0F34"/>
    <w:rsid w:val="006D19E2"/>
    <w:rsid w:val="006D34D3"/>
    <w:rsid w:val="006D3C06"/>
    <w:rsid w:val="006D41D6"/>
    <w:rsid w:val="006D4CFA"/>
    <w:rsid w:val="006D4E41"/>
    <w:rsid w:val="006D57B7"/>
    <w:rsid w:val="006D5DF9"/>
    <w:rsid w:val="006D6E04"/>
    <w:rsid w:val="006D73EF"/>
    <w:rsid w:val="006D7907"/>
    <w:rsid w:val="006E01C0"/>
    <w:rsid w:val="006E0862"/>
    <w:rsid w:val="006E0E68"/>
    <w:rsid w:val="006E24B3"/>
    <w:rsid w:val="006E336B"/>
    <w:rsid w:val="006E3C62"/>
    <w:rsid w:val="006E4200"/>
    <w:rsid w:val="006E44D1"/>
    <w:rsid w:val="006E7023"/>
    <w:rsid w:val="006E7D38"/>
    <w:rsid w:val="006F0321"/>
    <w:rsid w:val="006F076E"/>
    <w:rsid w:val="006F1AB8"/>
    <w:rsid w:val="006F274F"/>
    <w:rsid w:val="006F302F"/>
    <w:rsid w:val="006F3A1F"/>
    <w:rsid w:val="006F51BC"/>
    <w:rsid w:val="006F7171"/>
    <w:rsid w:val="006F75A9"/>
    <w:rsid w:val="006F781E"/>
    <w:rsid w:val="006F7821"/>
    <w:rsid w:val="006F799A"/>
    <w:rsid w:val="007007E0"/>
    <w:rsid w:val="00700912"/>
    <w:rsid w:val="007014A7"/>
    <w:rsid w:val="007016D6"/>
    <w:rsid w:val="00702537"/>
    <w:rsid w:val="00702EAC"/>
    <w:rsid w:val="00703651"/>
    <w:rsid w:val="00703675"/>
    <w:rsid w:val="00704E44"/>
    <w:rsid w:val="00705BAE"/>
    <w:rsid w:val="00705BF4"/>
    <w:rsid w:val="00705F49"/>
    <w:rsid w:val="00706610"/>
    <w:rsid w:val="00706CF8"/>
    <w:rsid w:val="00706F6C"/>
    <w:rsid w:val="00707571"/>
    <w:rsid w:val="00707862"/>
    <w:rsid w:val="00707C40"/>
    <w:rsid w:val="00707D55"/>
    <w:rsid w:val="00707E42"/>
    <w:rsid w:val="00710541"/>
    <w:rsid w:val="00710637"/>
    <w:rsid w:val="007113CA"/>
    <w:rsid w:val="0071155F"/>
    <w:rsid w:val="00711CEC"/>
    <w:rsid w:val="007149F3"/>
    <w:rsid w:val="0071609C"/>
    <w:rsid w:val="00716101"/>
    <w:rsid w:val="00717C7E"/>
    <w:rsid w:val="00721848"/>
    <w:rsid w:val="0072222B"/>
    <w:rsid w:val="00722E9E"/>
    <w:rsid w:val="007237D0"/>
    <w:rsid w:val="00723ACA"/>
    <w:rsid w:val="0072574B"/>
    <w:rsid w:val="00725D2C"/>
    <w:rsid w:val="007265B7"/>
    <w:rsid w:val="00726A76"/>
    <w:rsid w:val="007324F0"/>
    <w:rsid w:val="007326DA"/>
    <w:rsid w:val="00732824"/>
    <w:rsid w:val="00732991"/>
    <w:rsid w:val="007330F4"/>
    <w:rsid w:val="007337B9"/>
    <w:rsid w:val="00733E0C"/>
    <w:rsid w:val="007342F3"/>
    <w:rsid w:val="00734BA9"/>
    <w:rsid w:val="00735BA6"/>
    <w:rsid w:val="007400B5"/>
    <w:rsid w:val="00740CB6"/>
    <w:rsid w:val="00743C80"/>
    <w:rsid w:val="00745804"/>
    <w:rsid w:val="00745856"/>
    <w:rsid w:val="007467F1"/>
    <w:rsid w:val="00752742"/>
    <w:rsid w:val="00752762"/>
    <w:rsid w:val="0075449A"/>
    <w:rsid w:val="0075610E"/>
    <w:rsid w:val="00756B7C"/>
    <w:rsid w:val="007575A5"/>
    <w:rsid w:val="00757D4D"/>
    <w:rsid w:val="00760205"/>
    <w:rsid w:val="00760EA6"/>
    <w:rsid w:val="007615A7"/>
    <w:rsid w:val="00761A74"/>
    <w:rsid w:val="00761A98"/>
    <w:rsid w:val="007635F9"/>
    <w:rsid w:val="00764A72"/>
    <w:rsid w:val="00765361"/>
    <w:rsid w:val="00766259"/>
    <w:rsid w:val="007662A8"/>
    <w:rsid w:val="00766544"/>
    <w:rsid w:val="007668BC"/>
    <w:rsid w:val="00766F64"/>
    <w:rsid w:val="00767762"/>
    <w:rsid w:val="00767A91"/>
    <w:rsid w:val="007710F1"/>
    <w:rsid w:val="0077189A"/>
    <w:rsid w:val="00771AC0"/>
    <w:rsid w:val="00772438"/>
    <w:rsid w:val="00772E02"/>
    <w:rsid w:val="00773217"/>
    <w:rsid w:val="007733C7"/>
    <w:rsid w:val="00774A61"/>
    <w:rsid w:val="00774EB6"/>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F94"/>
    <w:rsid w:val="00783066"/>
    <w:rsid w:val="00783CB1"/>
    <w:rsid w:val="00784FFA"/>
    <w:rsid w:val="00785F6E"/>
    <w:rsid w:val="00786762"/>
    <w:rsid w:val="00787439"/>
    <w:rsid w:val="00790252"/>
    <w:rsid w:val="00791A80"/>
    <w:rsid w:val="00792815"/>
    <w:rsid w:val="00793ACF"/>
    <w:rsid w:val="00793B8B"/>
    <w:rsid w:val="00793D0A"/>
    <w:rsid w:val="00794A4E"/>
    <w:rsid w:val="00794D27"/>
    <w:rsid w:val="00795AC2"/>
    <w:rsid w:val="00795E9D"/>
    <w:rsid w:val="007963C3"/>
    <w:rsid w:val="00796A95"/>
    <w:rsid w:val="00796D49"/>
    <w:rsid w:val="0079702E"/>
    <w:rsid w:val="00797EFA"/>
    <w:rsid w:val="007A1125"/>
    <w:rsid w:val="007A24D1"/>
    <w:rsid w:val="007A2C5E"/>
    <w:rsid w:val="007A3B66"/>
    <w:rsid w:val="007A4D94"/>
    <w:rsid w:val="007A5650"/>
    <w:rsid w:val="007A5886"/>
    <w:rsid w:val="007A58EE"/>
    <w:rsid w:val="007A5B4E"/>
    <w:rsid w:val="007A5FB4"/>
    <w:rsid w:val="007A6C71"/>
    <w:rsid w:val="007A7847"/>
    <w:rsid w:val="007A796D"/>
    <w:rsid w:val="007A7C27"/>
    <w:rsid w:val="007B0338"/>
    <w:rsid w:val="007B0BF2"/>
    <w:rsid w:val="007B154C"/>
    <w:rsid w:val="007B1C71"/>
    <w:rsid w:val="007B2D71"/>
    <w:rsid w:val="007B3290"/>
    <w:rsid w:val="007B57E0"/>
    <w:rsid w:val="007B6080"/>
    <w:rsid w:val="007B62AD"/>
    <w:rsid w:val="007B6526"/>
    <w:rsid w:val="007B71D9"/>
    <w:rsid w:val="007B773D"/>
    <w:rsid w:val="007C014C"/>
    <w:rsid w:val="007C028F"/>
    <w:rsid w:val="007C0DC1"/>
    <w:rsid w:val="007C360C"/>
    <w:rsid w:val="007C4B3E"/>
    <w:rsid w:val="007C4FDC"/>
    <w:rsid w:val="007C556C"/>
    <w:rsid w:val="007C558C"/>
    <w:rsid w:val="007C57C9"/>
    <w:rsid w:val="007C5C9B"/>
    <w:rsid w:val="007C5E0C"/>
    <w:rsid w:val="007C62DB"/>
    <w:rsid w:val="007C668B"/>
    <w:rsid w:val="007C7447"/>
    <w:rsid w:val="007C7850"/>
    <w:rsid w:val="007C7B10"/>
    <w:rsid w:val="007D0BD7"/>
    <w:rsid w:val="007D0E72"/>
    <w:rsid w:val="007D268B"/>
    <w:rsid w:val="007D2B6D"/>
    <w:rsid w:val="007D4147"/>
    <w:rsid w:val="007D4E3D"/>
    <w:rsid w:val="007D5CE9"/>
    <w:rsid w:val="007D61EC"/>
    <w:rsid w:val="007D64AE"/>
    <w:rsid w:val="007D6A8D"/>
    <w:rsid w:val="007D6EB2"/>
    <w:rsid w:val="007D76E6"/>
    <w:rsid w:val="007E0201"/>
    <w:rsid w:val="007E0332"/>
    <w:rsid w:val="007E0459"/>
    <w:rsid w:val="007E0567"/>
    <w:rsid w:val="007E0E5E"/>
    <w:rsid w:val="007E2D44"/>
    <w:rsid w:val="007E3230"/>
    <w:rsid w:val="007E42AD"/>
    <w:rsid w:val="007E56E6"/>
    <w:rsid w:val="007E5926"/>
    <w:rsid w:val="007E5F28"/>
    <w:rsid w:val="007E6322"/>
    <w:rsid w:val="007E78E6"/>
    <w:rsid w:val="007F06FB"/>
    <w:rsid w:val="007F158A"/>
    <w:rsid w:val="007F1B89"/>
    <w:rsid w:val="007F1D49"/>
    <w:rsid w:val="007F1EE3"/>
    <w:rsid w:val="007F2150"/>
    <w:rsid w:val="007F2822"/>
    <w:rsid w:val="007F29CC"/>
    <w:rsid w:val="007F2A0B"/>
    <w:rsid w:val="007F37F0"/>
    <w:rsid w:val="007F49AE"/>
    <w:rsid w:val="007F54BC"/>
    <w:rsid w:val="007F581D"/>
    <w:rsid w:val="007F5AEF"/>
    <w:rsid w:val="00800188"/>
    <w:rsid w:val="00800204"/>
    <w:rsid w:val="00800AA0"/>
    <w:rsid w:val="008015D5"/>
    <w:rsid w:val="00801B55"/>
    <w:rsid w:val="00803414"/>
    <w:rsid w:val="008035B4"/>
    <w:rsid w:val="00803B4D"/>
    <w:rsid w:val="00803C03"/>
    <w:rsid w:val="0080426C"/>
    <w:rsid w:val="00804740"/>
    <w:rsid w:val="00805116"/>
    <w:rsid w:val="0080586B"/>
    <w:rsid w:val="00805CCC"/>
    <w:rsid w:val="00806779"/>
    <w:rsid w:val="00806B12"/>
    <w:rsid w:val="00806E01"/>
    <w:rsid w:val="00807BF7"/>
    <w:rsid w:val="00811076"/>
    <w:rsid w:val="0081205D"/>
    <w:rsid w:val="00812151"/>
    <w:rsid w:val="00812653"/>
    <w:rsid w:val="00812741"/>
    <w:rsid w:val="00812CD7"/>
    <w:rsid w:val="0081386D"/>
    <w:rsid w:val="008141C1"/>
    <w:rsid w:val="00814595"/>
    <w:rsid w:val="00814AB0"/>
    <w:rsid w:val="0081502C"/>
    <w:rsid w:val="008151B6"/>
    <w:rsid w:val="00815A4A"/>
    <w:rsid w:val="008166E2"/>
    <w:rsid w:val="00817257"/>
    <w:rsid w:val="00817390"/>
    <w:rsid w:val="00817A6D"/>
    <w:rsid w:val="0082006F"/>
    <w:rsid w:val="00820634"/>
    <w:rsid w:val="008206C4"/>
    <w:rsid w:val="0082088E"/>
    <w:rsid w:val="00820979"/>
    <w:rsid w:val="008209BE"/>
    <w:rsid w:val="00821F58"/>
    <w:rsid w:val="00822203"/>
    <w:rsid w:val="008233C6"/>
    <w:rsid w:val="0082410D"/>
    <w:rsid w:val="00824507"/>
    <w:rsid w:val="00824734"/>
    <w:rsid w:val="00824F22"/>
    <w:rsid w:val="0082530F"/>
    <w:rsid w:val="00825B16"/>
    <w:rsid w:val="00825C31"/>
    <w:rsid w:val="00825E2A"/>
    <w:rsid w:val="00825F2A"/>
    <w:rsid w:val="00826857"/>
    <w:rsid w:val="00826F94"/>
    <w:rsid w:val="00827A4C"/>
    <w:rsid w:val="00830330"/>
    <w:rsid w:val="008312A6"/>
    <w:rsid w:val="0083224E"/>
    <w:rsid w:val="00832B2B"/>
    <w:rsid w:val="00833B5B"/>
    <w:rsid w:val="00833C29"/>
    <w:rsid w:val="00833E79"/>
    <w:rsid w:val="0083474F"/>
    <w:rsid w:val="00834E5C"/>
    <w:rsid w:val="0083510F"/>
    <w:rsid w:val="0083513A"/>
    <w:rsid w:val="008359F7"/>
    <w:rsid w:val="00840A3A"/>
    <w:rsid w:val="00841F2F"/>
    <w:rsid w:val="008425EE"/>
    <w:rsid w:val="008439BF"/>
    <w:rsid w:val="0084448C"/>
    <w:rsid w:val="00844E1B"/>
    <w:rsid w:val="00845391"/>
    <w:rsid w:val="00845EE3"/>
    <w:rsid w:val="00846A27"/>
    <w:rsid w:val="00850069"/>
    <w:rsid w:val="00850836"/>
    <w:rsid w:val="00850D34"/>
    <w:rsid w:val="00851EE6"/>
    <w:rsid w:val="00851FEA"/>
    <w:rsid w:val="00853329"/>
    <w:rsid w:val="00853438"/>
    <w:rsid w:val="0085350C"/>
    <w:rsid w:val="00854082"/>
    <w:rsid w:val="00854C60"/>
    <w:rsid w:val="008550F7"/>
    <w:rsid w:val="00855D78"/>
    <w:rsid w:val="00856418"/>
    <w:rsid w:val="00857E32"/>
    <w:rsid w:val="008600B5"/>
    <w:rsid w:val="00860846"/>
    <w:rsid w:val="008616F9"/>
    <w:rsid w:val="008617FC"/>
    <w:rsid w:val="008621D2"/>
    <w:rsid w:val="008623CB"/>
    <w:rsid w:val="00862913"/>
    <w:rsid w:val="00862D9D"/>
    <w:rsid w:val="00862F72"/>
    <w:rsid w:val="00864D81"/>
    <w:rsid w:val="00865036"/>
    <w:rsid w:val="00865127"/>
    <w:rsid w:val="008659DC"/>
    <w:rsid w:val="008661FB"/>
    <w:rsid w:val="00866B5D"/>
    <w:rsid w:val="00866E6A"/>
    <w:rsid w:val="00866F2D"/>
    <w:rsid w:val="00867B39"/>
    <w:rsid w:val="00870237"/>
    <w:rsid w:val="00870B7B"/>
    <w:rsid w:val="00870EF6"/>
    <w:rsid w:val="008719F7"/>
    <w:rsid w:val="00872EAA"/>
    <w:rsid w:val="0087338E"/>
    <w:rsid w:val="00873530"/>
    <w:rsid w:val="0087353E"/>
    <w:rsid w:val="00873777"/>
    <w:rsid w:val="00874518"/>
    <w:rsid w:val="0087537A"/>
    <w:rsid w:val="00875A32"/>
    <w:rsid w:val="00875D56"/>
    <w:rsid w:val="00876658"/>
    <w:rsid w:val="008779BE"/>
    <w:rsid w:val="00877A49"/>
    <w:rsid w:val="00877D5F"/>
    <w:rsid w:val="0088015B"/>
    <w:rsid w:val="00880276"/>
    <w:rsid w:val="00880CA9"/>
    <w:rsid w:val="00880E0F"/>
    <w:rsid w:val="008822BF"/>
    <w:rsid w:val="00882C23"/>
    <w:rsid w:val="00883F6C"/>
    <w:rsid w:val="008841C6"/>
    <w:rsid w:val="00884340"/>
    <w:rsid w:val="00884E5B"/>
    <w:rsid w:val="00886452"/>
    <w:rsid w:val="008866EA"/>
    <w:rsid w:val="008872B0"/>
    <w:rsid w:val="008872F7"/>
    <w:rsid w:val="008879ED"/>
    <w:rsid w:val="00887B83"/>
    <w:rsid w:val="00890F2C"/>
    <w:rsid w:val="00891E09"/>
    <w:rsid w:val="00893751"/>
    <w:rsid w:val="0089546B"/>
    <w:rsid w:val="00895A11"/>
    <w:rsid w:val="00897779"/>
    <w:rsid w:val="00897B3A"/>
    <w:rsid w:val="00897C35"/>
    <w:rsid w:val="00897CF6"/>
    <w:rsid w:val="008A1C40"/>
    <w:rsid w:val="008A2DD2"/>
    <w:rsid w:val="008A32A6"/>
    <w:rsid w:val="008A3352"/>
    <w:rsid w:val="008A382F"/>
    <w:rsid w:val="008A39BF"/>
    <w:rsid w:val="008A3EED"/>
    <w:rsid w:val="008A528B"/>
    <w:rsid w:val="008A6037"/>
    <w:rsid w:val="008A6559"/>
    <w:rsid w:val="008A65BA"/>
    <w:rsid w:val="008A7A68"/>
    <w:rsid w:val="008B0E03"/>
    <w:rsid w:val="008B19C3"/>
    <w:rsid w:val="008B1C76"/>
    <w:rsid w:val="008B1F6F"/>
    <w:rsid w:val="008B222C"/>
    <w:rsid w:val="008B356A"/>
    <w:rsid w:val="008B3B94"/>
    <w:rsid w:val="008B4145"/>
    <w:rsid w:val="008B5467"/>
    <w:rsid w:val="008B5AE0"/>
    <w:rsid w:val="008B6AFD"/>
    <w:rsid w:val="008B6D19"/>
    <w:rsid w:val="008C03E9"/>
    <w:rsid w:val="008C07F9"/>
    <w:rsid w:val="008C2108"/>
    <w:rsid w:val="008C2CBE"/>
    <w:rsid w:val="008C2F60"/>
    <w:rsid w:val="008C383B"/>
    <w:rsid w:val="008C3DA8"/>
    <w:rsid w:val="008C445C"/>
    <w:rsid w:val="008C4AE4"/>
    <w:rsid w:val="008C525C"/>
    <w:rsid w:val="008C5A99"/>
    <w:rsid w:val="008C5D5B"/>
    <w:rsid w:val="008C6DF9"/>
    <w:rsid w:val="008C73B1"/>
    <w:rsid w:val="008C7EDD"/>
    <w:rsid w:val="008D084E"/>
    <w:rsid w:val="008D0DCF"/>
    <w:rsid w:val="008D0DE3"/>
    <w:rsid w:val="008D1F7B"/>
    <w:rsid w:val="008D2087"/>
    <w:rsid w:val="008D245F"/>
    <w:rsid w:val="008D2A5C"/>
    <w:rsid w:val="008D2ABC"/>
    <w:rsid w:val="008D3411"/>
    <w:rsid w:val="008D4413"/>
    <w:rsid w:val="008D46A1"/>
    <w:rsid w:val="008D49D9"/>
    <w:rsid w:val="008D4AB1"/>
    <w:rsid w:val="008D4CA5"/>
    <w:rsid w:val="008D5F54"/>
    <w:rsid w:val="008D7051"/>
    <w:rsid w:val="008D7391"/>
    <w:rsid w:val="008D7420"/>
    <w:rsid w:val="008D7C0A"/>
    <w:rsid w:val="008D7CBE"/>
    <w:rsid w:val="008E0BCC"/>
    <w:rsid w:val="008E0E52"/>
    <w:rsid w:val="008E232A"/>
    <w:rsid w:val="008E264E"/>
    <w:rsid w:val="008E4967"/>
    <w:rsid w:val="008E5C2D"/>
    <w:rsid w:val="008E66A2"/>
    <w:rsid w:val="008E67AE"/>
    <w:rsid w:val="008E67C8"/>
    <w:rsid w:val="008E7E8C"/>
    <w:rsid w:val="008F00AD"/>
    <w:rsid w:val="008F22D7"/>
    <w:rsid w:val="008F2C31"/>
    <w:rsid w:val="008F35DC"/>
    <w:rsid w:val="008F367F"/>
    <w:rsid w:val="008F4208"/>
    <w:rsid w:val="008F424C"/>
    <w:rsid w:val="008F4B7F"/>
    <w:rsid w:val="008F597A"/>
    <w:rsid w:val="008F5E18"/>
    <w:rsid w:val="008F5FA1"/>
    <w:rsid w:val="008F6AF3"/>
    <w:rsid w:val="008F6F27"/>
    <w:rsid w:val="008F6F66"/>
    <w:rsid w:val="008F7848"/>
    <w:rsid w:val="009003AA"/>
    <w:rsid w:val="00900AAD"/>
    <w:rsid w:val="00900D38"/>
    <w:rsid w:val="0090281E"/>
    <w:rsid w:val="00902FD2"/>
    <w:rsid w:val="009032A8"/>
    <w:rsid w:val="009035A4"/>
    <w:rsid w:val="009049B9"/>
    <w:rsid w:val="00904B28"/>
    <w:rsid w:val="00905498"/>
    <w:rsid w:val="00905A41"/>
    <w:rsid w:val="00905EF5"/>
    <w:rsid w:val="00906232"/>
    <w:rsid w:val="00906B9B"/>
    <w:rsid w:val="00907312"/>
    <w:rsid w:val="00907FF4"/>
    <w:rsid w:val="00912022"/>
    <w:rsid w:val="009126AE"/>
    <w:rsid w:val="009128DE"/>
    <w:rsid w:val="00914C0A"/>
    <w:rsid w:val="00914C7F"/>
    <w:rsid w:val="009150A4"/>
    <w:rsid w:val="009150AC"/>
    <w:rsid w:val="009163C9"/>
    <w:rsid w:val="00916639"/>
    <w:rsid w:val="00916D37"/>
    <w:rsid w:val="009176FA"/>
    <w:rsid w:val="00920892"/>
    <w:rsid w:val="0092118D"/>
    <w:rsid w:val="0092278B"/>
    <w:rsid w:val="009229BC"/>
    <w:rsid w:val="00922F8E"/>
    <w:rsid w:val="00925A87"/>
    <w:rsid w:val="009305D2"/>
    <w:rsid w:val="00930C24"/>
    <w:rsid w:val="00932D31"/>
    <w:rsid w:val="00933F21"/>
    <w:rsid w:val="0093415F"/>
    <w:rsid w:val="00935A03"/>
    <w:rsid w:val="00936BB3"/>
    <w:rsid w:val="00936E84"/>
    <w:rsid w:val="00937053"/>
    <w:rsid w:val="00937179"/>
    <w:rsid w:val="00937695"/>
    <w:rsid w:val="00937AEC"/>
    <w:rsid w:val="00941479"/>
    <w:rsid w:val="009418EA"/>
    <w:rsid w:val="0094228B"/>
    <w:rsid w:val="00943F73"/>
    <w:rsid w:val="00944C4B"/>
    <w:rsid w:val="00945676"/>
    <w:rsid w:val="00945D34"/>
    <w:rsid w:val="00946C35"/>
    <w:rsid w:val="009474B0"/>
    <w:rsid w:val="0095040F"/>
    <w:rsid w:val="00950938"/>
    <w:rsid w:val="00950D3E"/>
    <w:rsid w:val="00951B30"/>
    <w:rsid w:val="009526CF"/>
    <w:rsid w:val="0095364F"/>
    <w:rsid w:val="00954545"/>
    <w:rsid w:val="0095461E"/>
    <w:rsid w:val="00954FED"/>
    <w:rsid w:val="009550E7"/>
    <w:rsid w:val="009555E1"/>
    <w:rsid w:val="00955635"/>
    <w:rsid w:val="00956405"/>
    <w:rsid w:val="00956A22"/>
    <w:rsid w:val="009570B6"/>
    <w:rsid w:val="009603F9"/>
    <w:rsid w:val="009606B7"/>
    <w:rsid w:val="00960E10"/>
    <w:rsid w:val="00962FFD"/>
    <w:rsid w:val="00963920"/>
    <w:rsid w:val="00963F50"/>
    <w:rsid w:val="0096441C"/>
    <w:rsid w:val="0096465B"/>
    <w:rsid w:val="00964841"/>
    <w:rsid w:val="00964C0F"/>
    <w:rsid w:val="00966033"/>
    <w:rsid w:val="009660FF"/>
    <w:rsid w:val="009662D8"/>
    <w:rsid w:val="00966CF1"/>
    <w:rsid w:val="00966CF7"/>
    <w:rsid w:val="00967DEC"/>
    <w:rsid w:val="0097054E"/>
    <w:rsid w:val="00971198"/>
    <w:rsid w:val="0097165C"/>
    <w:rsid w:val="00971DA0"/>
    <w:rsid w:val="00974467"/>
    <w:rsid w:val="00974622"/>
    <w:rsid w:val="00974891"/>
    <w:rsid w:val="00974B12"/>
    <w:rsid w:val="00975006"/>
    <w:rsid w:val="00975B9D"/>
    <w:rsid w:val="009761CA"/>
    <w:rsid w:val="00976F18"/>
    <w:rsid w:val="00980739"/>
    <w:rsid w:val="009811B7"/>
    <w:rsid w:val="009814B6"/>
    <w:rsid w:val="00981DA1"/>
    <w:rsid w:val="00982D42"/>
    <w:rsid w:val="00984514"/>
    <w:rsid w:val="009847AF"/>
    <w:rsid w:val="00984ECF"/>
    <w:rsid w:val="009854C6"/>
    <w:rsid w:val="009855A2"/>
    <w:rsid w:val="00985EFC"/>
    <w:rsid w:val="009903E8"/>
    <w:rsid w:val="009907A5"/>
    <w:rsid w:val="00990D47"/>
    <w:rsid w:val="00990F46"/>
    <w:rsid w:val="009919F3"/>
    <w:rsid w:val="00991EE5"/>
    <w:rsid w:val="00992E4C"/>
    <w:rsid w:val="0099388A"/>
    <w:rsid w:val="00993DE6"/>
    <w:rsid w:val="00994D2F"/>
    <w:rsid w:val="00995548"/>
    <w:rsid w:val="00995855"/>
    <w:rsid w:val="009A083B"/>
    <w:rsid w:val="009A1E4D"/>
    <w:rsid w:val="009A1ED0"/>
    <w:rsid w:val="009A2B42"/>
    <w:rsid w:val="009A2FE6"/>
    <w:rsid w:val="009A303F"/>
    <w:rsid w:val="009A3D58"/>
    <w:rsid w:val="009A3E3B"/>
    <w:rsid w:val="009A3EA2"/>
    <w:rsid w:val="009A4ACD"/>
    <w:rsid w:val="009A52E8"/>
    <w:rsid w:val="009A6ADA"/>
    <w:rsid w:val="009A6EE4"/>
    <w:rsid w:val="009A751A"/>
    <w:rsid w:val="009B0CA1"/>
    <w:rsid w:val="009B0D73"/>
    <w:rsid w:val="009B2D80"/>
    <w:rsid w:val="009B41B1"/>
    <w:rsid w:val="009B6017"/>
    <w:rsid w:val="009B785B"/>
    <w:rsid w:val="009B7A57"/>
    <w:rsid w:val="009B7AAE"/>
    <w:rsid w:val="009B7D1A"/>
    <w:rsid w:val="009C08C1"/>
    <w:rsid w:val="009C15CF"/>
    <w:rsid w:val="009C1E28"/>
    <w:rsid w:val="009C1E70"/>
    <w:rsid w:val="009C2058"/>
    <w:rsid w:val="009C276E"/>
    <w:rsid w:val="009C27C4"/>
    <w:rsid w:val="009C286C"/>
    <w:rsid w:val="009C2DE9"/>
    <w:rsid w:val="009C3A84"/>
    <w:rsid w:val="009C3E48"/>
    <w:rsid w:val="009C57C3"/>
    <w:rsid w:val="009C674B"/>
    <w:rsid w:val="009C697B"/>
    <w:rsid w:val="009C707E"/>
    <w:rsid w:val="009D06C8"/>
    <w:rsid w:val="009D081B"/>
    <w:rsid w:val="009D1D1D"/>
    <w:rsid w:val="009D231B"/>
    <w:rsid w:val="009D299D"/>
    <w:rsid w:val="009D348F"/>
    <w:rsid w:val="009D38ED"/>
    <w:rsid w:val="009D3B26"/>
    <w:rsid w:val="009D4976"/>
    <w:rsid w:val="009D4C0F"/>
    <w:rsid w:val="009D63C8"/>
    <w:rsid w:val="009D6B57"/>
    <w:rsid w:val="009D75B8"/>
    <w:rsid w:val="009D7E47"/>
    <w:rsid w:val="009D7E4A"/>
    <w:rsid w:val="009E0222"/>
    <w:rsid w:val="009E10EB"/>
    <w:rsid w:val="009E1107"/>
    <w:rsid w:val="009E1A33"/>
    <w:rsid w:val="009E1B4F"/>
    <w:rsid w:val="009E1BE1"/>
    <w:rsid w:val="009E222E"/>
    <w:rsid w:val="009E2787"/>
    <w:rsid w:val="009E36A6"/>
    <w:rsid w:val="009E4770"/>
    <w:rsid w:val="009E5337"/>
    <w:rsid w:val="009E5F18"/>
    <w:rsid w:val="009E62B2"/>
    <w:rsid w:val="009E6594"/>
    <w:rsid w:val="009E69B8"/>
    <w:rsid w:val="009E7243"/>
    <w:rsid w:val="009E798F"/>
    <w:rsid w:val="009F091E"/>
    <w:rsid w:val="009F0CC6"/>
    <w:rsid w:val="009F1711"/>
    <w:rsid w:val="009F264F"/>
    <w:rsid w:val="009F2D05"/>
    <w:rsid w:val="009F2E91"/>
    <w:rsid w:val="009F34F3"/>
    <w:rsid w:val="009F3D1D"/>
    <w:rsid w:val="009F44AE"/>
    <w:rsid w:val="009F47F4"/>
    <w:rsid w:val="009F541F"/>
    <w:rsid w:val="009F5CF1"/>
    <w:rsid w:val="009F612B"/>
    <w:rsid w:val="009F6F70"/>
    <w:rsid w:val="009F718D"/>
    <w:rsid w:val="00A034A6"/>
    <w:rsid w:val="00A0372C"/>
    <w:rsid w:val="00A041E8"/>
    <w:rsid w:val="00A04371"/>
    <w:rsid w:val="00A049F7"/>
    <w:rsid w:val="00A04DB2"/>
    <w:rsid w:val="00A04F79"/>
    <w:rsid w:val="00A05181"/>
    <w:rsid w:val="00A06478"/>
    <w:rsid w:val="00A06A1B"/>
    <w:rsid w:val="00A074F5"/>
    <w:rsid w:val="00A07AE5"/>
    <w:rsid w:val="00A117D0"/>
    <w:rsid w:val="00A12283"/>
    <w:rsid w:val="00A12C47"/>
    <w:rsid w:val="00A1338D"/>
    <w:rsid w:val="00A13548"/>
    <w:rsid w:val="00A1669A"/>
    <w:rsid w:val="00A1721E"/>
    <w:rsid w:val="00A206CE"/>
    <w:rsid w:val="00A207CD"/>
    <w:rsid w:val="00A2116B"/>
    <w:rsid w:val="00A215C3"/>
    <w:rsid w:val="00A22A9C"/>
    <w:rsid w:val="00A2380B"/>
    <w:rsid w:val="00A2435F"/>
    <w:rsid w:val="00A25CFD"/>
    <w:rsid w:val="00A2627E"/>
    <w:rsid w:val="00A2667D"/>
    <w:rsid w:val="00A2708C"/>
    <w:rsid w:val="00A27584"/>
    <w:rsid w:val="00A301D2"/>
    <w:rsid w:val="00A30363"/>
    <w:rsid w:val="00A30ABC"/>
    <w:rsid w:val="00A32184"/>
    <w:rsid w:val="00A32260"/>
    <w:rsid w:val="00A3241D"/>
    <w:rsid w:val="00A32599"/>
    <w:rsid w:val="00A32A7B"/>
    <w:rsid w:val="00A3344E"/>
    <w:rsid w:val="00A33983"/>
    <w:rsid w:val="00A33CB2"/>
    <w:rsid w:val="00A33D87"/>
    <w:rsid w:val="00A35255"/>
    <w:rsid w:val="00A35395"/>
    <w:rsid w:val="00A362B4"/>
    <w:rsid w:val="00A370ED"/>
    <w:rsid w:val="00A37F83"/>
    <w:rsid w:val="00A402C8"/>
    <w:rsid w:val="00A4258C"/>
    <w:rsid w:val="00A42B2A"/>
    <w:rsid w:val="00A42B47"/>
    <w:rsid w:val="00A433E3"/>
    <w:rsid w:val="00A44496"/>
    <w:rsid w:val="00A4480B"/>
    <w:rsid w:val="00A4622D"/>
    <w:rsid w:val="00A4678A"/>
    <w:rsid w:val="00A46B36"/>
    <w:rsid w:val="00A47313"/>
    <w:rsid w:val="00A509D9"/>
    <w:rsid w:val="00A52CBD"/>
    <w:rsid w:val="00A530BF"/>
    <w:rsid w:val="00A53E6B"/>
    <w:rsid w:val="00A53F7B"/>
    <w:rsid w:val="00A56D62"/>
    <w:rsid w:val="00A56DB7"/>
    <w:rsid w:val="00A572E8"/>
    <w:rsid w:val="00A60BF7"/>
    <w:rsid w:val="00A61594"/>
    <w:rsid w:val="00A61C13"/>
    <w:rsid w:val="00A61D9A"/>
    <w:rsid w:val="00A62036"/>
    <w:rsid w:val="00A62D30"/>
    <w:rsid w:val="00A63570"/>
    <w:rsid w:val="00A643A6"/>
    <w:rsid w:val="00A6551D"/>
    <w:rsid w:val="00A65D78"/>
    <w:rsid w:val="00A67500"/>
    <w:rsid w:val="00A67C48"/>
    <w:rsid w:val="00A70A3E"/>
    <w:rsid w:val="00A7169F"/>
    <w:rsid w:val="00A716A6"/>
    <w:rsid w:val="00A717E6"/>
    <w:rsid w:val="00A723A9"/>
    <w:rsid w:val="00A7258D"/>
    <w:rsid w:val="00A7293F"/>
    <w:rsid w:val="00A747B4"/>
    <w:rsid w:val="00A75C9C"/>
    <w:rsid w:val="00A763E0"/>
    <w:rsid w:val="00A77243"/>
    <w:rsid w:val="00A77ABE"/>
    <w:rsid w:val="00A77CCE"/>
    <w:rsid w:val="00A80E00"/>
    <w:rsid w:val="00A81B24"/>
    <w:rsid w:val="00A81C76"/>
    <w:rsid w:val="00A83B0B"/>
    <w:rsid w:val="00A83B37"/>
    <w:rsid w:val="00A844AE"/>
    <w:rsid w:val="00A84767"/>
    <w:rsid w:val="00A84863"/>
    <w:rsid w:val="00A8599B"/>
    <w:rsid w:val="00A860ED"/>
    <w:rsid w:val="00A86517"/>
    <w:rsid w:val="00A86EC4"/>
    <w:rsid w:val="00A87143"/>
    <w:rsid w:val="00A875B3"/>
    <w:rsid w:val="00A875E5"/>
    <w:rsid w:val="00A90376"/>
    <w:rsid w:val="00A904F3"/>
    <w:rsid w:val="00A90654"/>
    <w:rsid w:val="00A907B2"/>
    <w:rsid w:val="00A90957"/>
    <w:rsid w:val="00A91307"/>
    <w:rsid w:val="00A92831"/>
    <w:rsid w:val="00A943AB"/>
    <w:rsid w:val="00A9481B"/>
    <w:rsid w:val="00A954EA"/>
    <w:rsid w:val="00A96A27"/>
    <w:rsid w:val="00A97190"/>
    <w:rsid w:val="00A97310"/>
    <w:rsid w:val="00A973A3"/>
    <w:rsid w:val="00A973D9"/>
    <w:rsid w:val="00A97920"/>
    <w:rsid w:val="00AA00C5"/>
    <w:rsid w:val="00AA0566"/>
    <w:rsid w:val="00AA0D55"/>
    <w:rsid w:val="00AA1505"/>
    <w:rsid w:val="00AA1613"/>
    <w:rsid w:val="00AA1765"/>
    <w:rsid w:val="00AA20B0"/>
    <w:rsid w:val="00AA24F2"/>
    <w:rsid w:val="00AA2880"/>
    <w:rsid w:val="00AA31C7"/>
    <w:rsid w:val="00AA3252"/>
    <w:rsid w:val="00AA6630"/>
    <w:rsid w:val="00AA7258"/>
    <w:rsid w:val="00AA72EA"/>
    <w:rsid w:val="00AA7322"/>
    <w:rsid w:val="00AB000F"/>
    <w:rsid w:val="00AB1449"/>
    <w:rsid w:val="00AB2A39"/>
    <w:rsid w:val="00AB4980"/>
    <w:rsid w:val="00AB4BF0"/>
    <w:rsid w:val="00AB52A3"/>
    <w:rsid w:val="00AB5967"/>
    <w:rsid w:val="00AB6988"/>
    <w:rsid w:val="00AC015E"/>
    <w:rsid w:val="00AC144D"/>
    <w:rsid w:val="00AC17E4"/>
    <w:rsid w:val="00AC26BB"/>
    <w:rsid w:val="00AC2744"/>
    <w:rsid w:val="00AC2838"/>
    <w:rsid w:val="00AC35AF"/>
    <w:rsid w:val="00AC47F4"/>
    <w:rsid w:val="00AC48BE"/>
    <w:rsid w:val="00AC4A72"/>
    <w:rsid w:val="00AC5128"/>
    <w:rsid w:val="00AC611C"/>
    <w:rsid w:val="00AC6227"/>
    <w:rsid w:val="00AC65E3"/>
    <w:rsid w:val="00AC7707"/>
    <w:rsid w:val="00AC7B38"/>
    <w:rsid w:val="00AD0D0D"/>
    <w:rsid w:val="00AD1A14"/>
    <w:rsid w:val="00AD1BAC"/>
    <w:rsid w:val="00AD4398"/>
    <w:rsid w:val="00AD4E21"/>
    <w:rsid w:val="00AD529F"/>
    <w:rsid w:val="00AD61F4"/>
    <w:rsid w:val="00AD6874"/>
    <w:rsid w:val="00AD7941"/>
    <w:rsid w:val="00AD79F8"/>
    <w:rsid w:val="00AE01EF"/>
    <w:rsid w:val="00AE0796"/>
    <w:rsid w:val="00AE0B81"/>
    <w:rsid w:val="00AE2070"/>
    <w:rsid w:val="00AE2106"/>
    <w:rsid w:val="00AE2FD2"/>
    <w:rsid w:val="00AE36B4"/>
    <w:rsid w:val="00AE3FAE"/>
    <w:rsid w:val="00AE55E6"/>
    <w:rsid w:val="00AE5F37"/>
    <w:rsid w:val="00AE6401"/>
    <w:rsid w:val="00AF0AFD"/>
    <w:rsid w:val="00AF1D76"/>
    <w:rsid w:val="00AF28D1"/>
    <w:rsid w:val="00AF319F"/>
    <w:rsid w:val="00AF3233"/>
    <w:rsid w:val="00AF3BB1"/>
    <w:rsid w:val="00AF3F0C"/>
    <w:rsid w:val="00AF41F6"/>
    <w:rsid w:val="00AF466C"/>
    <w:rsid w:val="00AF60E0"/>
    <w:rsid w:val="00AF714E"/>
    <w:rsid w:val="00B00521"/>
    <w:rsid w:val="00B0072A"/>
    <w:rsid w:val="00B00819"/>
    <w:rsid w:val="00B00889"/>
    <w:rsid w:val="00B00DD8"/>
    <w:rsid w:val="00B01E72"/>
    <w:rsid w:val="00B02895"/>
    <w:rsid w:val="00B04F67"/>
    <w:rsid w:val="00B0608D"/>
    <w:rsid w:val="00B072F5"/>
    <w:rsid w:val="00B1199B"/>
    <w:rsid w:val="00B1349B"/>
    <w:rsid w:val="00B13508"/>
    <w:rsid w:val="00B13658"/>
    <w:rsid w:val="00B13807"/>
    <w:rsid w:val="00B148A4"/>
    <w:rsid w:val="00B14B45"/>
    <w:rsid w:val="00B170EC"/>
    <w:rsid w:val="00B1762B"/>
    <w:rsid w:val="00B17B82"/>
    <w:rsid w:val="00B17E94"/>
    <w:rsid w:val="00B203CC"/>
    <w:rsid w:val="00B213A1"/>
    <w:rsid w:val="00B21728"/>
    <w:rsid w:val="00B21E48"/>
    <w:rsid w:val="00B226C3"/>
    <w:rsid w:val="00B2356A"/>
    <w:rsid w:val="00B23719"/>
    <w:rsid w:val="00B2555E"/>
    <w:rsid w:val="00B25D4F"/>
    <w:rsid w:val="00B26B7D"/>
    <w:rsid w:val="00B26D2F"/>
    <w:rsid w:val="00B26DE0"/>
    <w:rsid w:val="00B27ACD"/>
    <w:rsid w:val="00B30626"/>
    <w:rsid w:val="00B30682"/>
    <w:rsid w:val="00B30A92"/>
    <w:rsid w:val="00B31F1B"/>
    <w:rsid w:val="00B32AEE"/>
    <w:rsid w:val="00B32B16"/>
    <w:rsid w:val="00B32B20"/>
    <w:rsid w:val="00B32B8F"/>
    <w:rsid w:val="00B32B96"/>
    <w:rsid w:val="00B32FE7"/>
    <w:rsid w:val="00B332E2"/>
    <w:rsid w:val="00B35475"/>
    <w:rsid w:val="00B361A3"/>
    <w:rsid w:val="00B36BAC"/>
    <w:rsid w:val="00B3752F"/>
    <w:rsid w:val="00B37CD8"/>
    <w:rsid w:val="00B41727"/>
    <w:rsid w:val="00B42711"/>
    <w:rsid w:val="00B44630"/>
    <w:rsid w:val="00B44769"/>
    <w:rsid w:val="00B4480D"/>
    <w:rsid w:val="00B44E52"/>
    <w:rsid w:val="00B45FDC"/>
    <w:rsid w:val="00B47682"/>
    <w:rsid w:val="00B5064D"/>
    <w:rsid w:val="00B50DC3"/>
    <w:rsid w:val="00B5111C"/>
    <w:rsid w:val="00B5130E"/>
    <w:rsid w:val="00B51798"/>
    <w:rsid w:val="00B51859"/>
    <w:rsid w:val="00B51BB3"/>
    <w:rsid w:val="00B52025"/>
    <w:rsid w:val="00B522A2"/>
    <w:rsid w:val="00B52764"/>
    <w:rsid w:val="00B53C73"/>
    <w:rsid w:val="00B543CF"/>
    <w:rsid w:val="00B54712"/>
    <w:rsid w:val="00B54FA6"/>
    <w:rsid w:val="00B608C7"/>
    <w:rsid w:val="00B60E62"/>
    <w:rsid w:val="00B6386A"/>
    <w:rsid w:val="00B642E4"/>
    <w:rsid w:val="00B648A4"/>
    <w:rsid w:val="00B657F4"/>
    <w:rsid w:val="00B665EC"/>
    <w:rsid w:val="00B66C74"/>
    <w:rsid w:val="00B672FD"/>
    <w:rsid w:val="00B67C8D"/>
    <w:rsid w:val="00B70227"/>
    <w:rsid w:val="00B705CC"/>
    <w:rsid w:val="00B71D11"/>
    <w:rsid w:val="00B71F63"/>
    <w:rsid w:val="00B72180"/>
    <w:rsid w:val="00B725A1"/>
    <w:rsid w:val="00B72E6B"/>
    <w:rsid w:val="00B732DE"/>
    <w:rsid w:val="00B740E4"/>
    <w:rsid w:val="00B7460F"/>
    <w:rsid w:val="00B74C66"/>
    <w:rsid w:val="00B759AA"/>
    <w:rsid w:val="00B75EA4"/>
    <w:rsid w:val="00B76150"/>
    <w:rsid w:val="00B762D6"/>
    <w:rsid w:val="00B802F6"/>
    <w:rsid w:val="00B825C1"/>
    <w:rsid w:val="00B82874"/>
    <w:rsid w:val="00B82B48"/>
    <w:rsid w:val="00B83DD9"/>
    <w:rsid w:val="00B843D8"/>
    <w:rsid w:val="00B84B2B"/>
    <w:rsid w:val="00B84C12"/>
    <w:rsid w:val="00B84F81"/>
    <w:rsid w:val="00B855B3"/>
    <w:rsid w:val="00B85CB3"/>
    <w:rsid w:val="00B85D71"/>
    <w:rsid w:val="00B862BC"/>
    <w:rsid w:val="00B87464"/>
    <w:rsid w:val="00B90BBB"/>
    <w:rsid w:val="00B90E0A"/>
    <w:rsid w:val="00B91372"/>
    <w:rsid w:val="00B921BB"/>
    <w:rsid w:val="00B92AC8"/>
    <w:rsid w:val="00B92DB1"/>
    <w:rsid w:val="00B92F7F"/>
    <w:rsid w:val="00B9301E"/>
    <w:rsid w:val="00B931E5"/>
    <w:rsid w:val="00B95F44"/>
    <w:rsid w:val="00B96226"/>
    <w:rsid w:val="00BA04ED"/>
    <w:rsid w:val="00BA058D"/>
    <w:rsid w:val="00BA0722"/>
    <w:rsid w:val="00BA0E98"/>
    <w:rsid w:val="00BA1880"/>
    <w:rsid w:val="00BA1B1F"/>
    <w:rsid w:val="00BA390B"/>
    <w:rsid w:val="00BA39BF"/>
    <w:rsid w:val="00BA40C5"/>
    <w:rsid w:val="00BA49FB"/>
    <w:rsid w:val="00BA4FBF"/>
    <w:rsid w:val="00BA60D4"/>
    <w:rsid w:val="00BA6727"/>
    <w:rsid w:val="00BA6DE3"/>
    <w:rsid w:val="00BA7D4E"/>
    <w:rsid w:val="00BB1153"/>
    <w:rsid w:val="00BB1C5B"/>
    <w:rsid w:val="00BB3F9B"/>
    <w:rsid w:val="00BB43D5"/>
    <w:rsid w:val="00BB52EC"/>
    <w:rsid w:val="00BB7400"/>
    <w:rsid w:val="00BB753F"/>
    <w:rsid w:val="00BC013F"/>
    <w:rsid w:val="00BC0195"/>
    <w:rsid w:val="00BC21DA"/>
    <w:rsid w:val="00BC2A52"/>
    <w:rsid w:val="00BC2FFB"/>
    <w:rsid w:val="00BC3AEF"/>
    <w:rsid w:val="00BC3C80"/>
    <w:rsid w:val="00BC47CE"/>
    <w:rsid w:val="00BC5087"/>
    <w:rsid w:val="00BC51F4"/>
    <w:rsid w:val="00BC5211"/>
    <w:rsid w:val="00BC5BEF"/>
    <w:rsid w:val="00BC651D"/>
    <w:rsid w:val="00BC669E"/>
    <w:rsid w:val="00BC6E62"/>
    <w:rsid w:val="00BC7147"/>
    <w:rsid w:val="00BD0224"/>
    <w:rsid w:val="00BD0235"/>
    <w:rsid w:val="00BD0728"/>
    <w:rsid w:val="00BD0A2F"/>
    <w:rsid w:val="00BD0A39"/>
    <w:rsid w:val="00BD29F0"/>
    <w:rsid w:val="00BD3F6F"/>
    <w:rsid w:val="00BD447C"/>
    <w:rsid w:val="00BD4E03"/>
    <w:rsid w:val="00BD5249"/>
    <w:rsid w:val="00BD5D98"/>
    <w:rsid w:val="00BD636D"/>
    <w:rsid w:val="00BD6A13"/>
    <w:rsid w:val="00BD6CCC"/>
    <w:rsid w:val="00BD7BD2"/>
    <w:rsid w:val="00BE07EE"/>
    <w:rsid w:val="00BE0C69"/>
    <w:rsid w:val="00BE19F2"/>
    <w:rsid w:val="00BE1A2E"/>
    <w:rsid w:val="00BE1FAD"/>
    <w:rsid w:val="00BE25E7"/>
    <w:rsid w:val="00BE37F3"/>
    <w:rsid w:val="00BE4738"/>
    <w:rsid w:val="00BE4EE8"/>
    <w:rsid w:val="00BE531D"/>
    <w:rsid w:val="00BE55C7"/>
    <w:rsid w:val="00BE586A"/>
    <w:rsid w:val="00BE586F"/>
    <w:rsid w:val="00BE7679"/>
    <w:rsid w:val="00BE777B"/>
    <w:rsid w:val="00BE7890"/>
    <w:rsid w:val="00BF2527"/>
    <w:rsid w:val="00BF2561"/>
    <w:rsid w:val="00BF260E"/>
    <w:rsid w:val="00BF2914"/>
    <w:rsid w:val="00BF29A9"/>
    <w:rsid w:val="00BF302E"/>
    <w:rsid w:val="00BF3873"/>
    <w:rsid w:val="00BF4497"/>
    <w:rsid w:val="00BF4C18"/>
    <w:rsid w:val="00BF5B8D"/>
    <w:rsid w:val="00BF6064"/>
    <w:rsid w:val="00BF69DF"/>
    <w:rsid w:val="00BF6C0A"/>
    <w:rsid w:val="00BF72DC"/>
    <w:rsid w:val="00BF739D"/>
    <w:rsid w:val="00BF76A5"/>
    <w:rsid w:val="00BF7C93"/>
    <w:rsid w:val="00BF7D96"/>
    <w:rsid w:val="00C0028A"/>
    <w:rsid w:val="00C01AA7"/>
    <w:rsid w:val="00C0316C"/>
    <w:rsid w:val="00C031C9"/>
    <w:rsid w:val="00C041A1"/>
    <w:rsid w:val="00C05204"/>
    <w:rsid w:val="00C052F7"/>
    <w:rsid w:val="00C0588D"/>
    <w:rsid w:val="00C06B97"/>
    <w:rsid w:val="00C06D8F"/>
    <w:rsid w:val="00C107C3"/>
    <w:rsid w:val="00C10F8D"/>
    <w:rsid w:val="00C1162F"/>
    <w:rsid w:val="00C11CA9"/>
    <w:rsid w:val="00C12DBA"/>
    <w:rsid w:val="00C13BF7"/>
    <w:rsid w:val="00C13D8D"/>
    <w:rsid w:val="00C15FBD"/>
    <w:rsid w:val="00C166BD"/>
    <w:rsid w:val="00C16EE4"/>
    <w:rsid w:val="00C17439"/>
    <w:rsid w:val="00C225BF"/>
    <w:rsid w:val="00C23382"/>
    <w:rsid w:val="00C23391"/>
    <w:rsid w:val="00C234AF"/>
    <w:rsid w:val="00C236A4"/>
    <w:rsid w:val="00C23C59"/>
    <w:rsid w:val="00C23D0C"/>
    <w:rsid w:val="00C23DFE"/>
    <w:rsid w:val="00C254E3"/>
    <w:rsid w:val="00C2664F"/>
    <w:rsid w:val="00C26D1C"/>
    <w:rsid w:val="00C26E60"/>
    <w:rsid w:val="00C27584"/>
    <w:rsid w:val="00C27C1B"/>
    <w:rsid w:val="00C3156F"/>
    <w:rsid w:val="00C323DC"/>
    <w:rsid w:val="00C32D73"/>
    <w:rsid w:val="00C344A0"/>
    <w:rsid w:val="00C350B6"/>
    <w:rsid w:val="00C35188"/>
    <w:rsid w:val="00C35627"/>
    <w:rsid w:val="00C37B07"/>
    <w:rsid w:val="00C37CA4"/>
    <w:rsid w:val="00C40822"/>
    <w:rsid w:val="00C41447"/>
    <w:rsid w:val="00C4173E"/>
    <w:rsid w:val="00C42542"/>
    <w:rsid w:val="00C42B45"/>
    <w:rsid w:val="00C42E58"/>
    <w:rsid w:val="00C43D9A"/>
    <w:rsid w:val="00C43DAC"/>
    <w:rsid w:val="00C44085"/>
    <w:rsid w:val="00C44773"/>
    <w:rsid w:val="00C447D1"/>
    <w:rsid w:val="00C44A0C"/>
    <w:rsid w:val="00C45905"/>
    <w:rsid w:val="00C459ED"/>
    <w:rsid w:val="00C45C60"/>
    <w:rsid w:val="00C46914"/>
    <w:rsid w:val="00C51157"/>
    <w:rsid w:val="00C5285A"/>
    <w:rsid w:val="00C53E7A"/>
    <w:rsid w:val="00C53EA1"/>
    <w:rsid w:val="00C54767"/>
    <w:rsid w:val="00C55422"/>
    <w:rsid w:val="00C55F47"/>
    <w:rsid w:val="00C5608E"/>
    <w:rsid w:val="00C56799"/>
    <w:rsid w:val="00C572F3"/>
    <w:rsid w:val="00C578FB"/>
    <w:rsid w:val="00C57BCD"/>
    <w:rsid w:val="00C6018E"/>
    <w:rsid w:val="00C60A8A"/>
    <w:rsid w:val="00C61587"/>
    <w:rsid w:val="00C62B52"/>
    <w:rsid w:val="00C62FC3"/>
    <w:rsid w:val="00C63249"/>
    <w:rsid w:val="00C6349C"/>
    <w:rsid w:val="00C63946"/>
    <w:rsid w:val="00C63AB0"/>
    <w:rsid w:val="00C642B0"/>
    <w:rsid w:val="00C64C6D"/>
    <w:rsid w:val="00C64C80"/>
    <w:rsid w:val="00C64E8A"/>
    <w:rsid w:val="00C6537E"/>
    <w:rsid w:val="00C654CA"/>
    <w:rsid w:val="00C65DE9"/>
    <w:rsid w:val="00C660E4"/>
    <w:rsid w:val="00C66E2C"/>
    <w:rsid w:val="00C66F44"/>
    <w:rsid w:val="00C70207"/>
    <w:rsid w:val="00C70C40"/>
    <w:rsid w:val="00C71F24"/>
    <w:rsid w:val="00C73099"/>
    <w:rsid w:val="00C74165"/>
    <w:rsid w:val="00C7454E"/>
    <w:rsid w:val="00C7471B"/>
    <w:rsid w:val="00C80F10"/>
    <w:rsid w:val="00C83B3D"/>
    <w:rsid w:val="00C83DEE"/>
    <w:rsid w:val="00C83EA5"/>
    <w:rsid w:val="00C848D3"/>
    <w:rsid w:val="00C8575E"/>
    <w:rsid w:val="00C866C2"/>
    <w:rsid w:val="00C86924"/>
    <w:rsid w:val="00C87143"/>
    <w:rsid w:val="00C872F3"/>
    <w:rsid w:val="00C8730E"/>
    <w:rsid w:val="00C87F72"/>
    <w:rsid w:val="00C90209"/>
    <w:rsid w:val="00C907C3"/>
    <w:rsid w:val="00C91031"/>
    <w:rsid w:val="00C9125C"/>
    <w:rsid w:val="00C91C44"/>
    <w:rsid w:val="00C92D64"/>
    <w:rsid w:val="00C93606"/>
    <w:rsid w:val="00C9389D"/>
    <w:rsid w:val="00C93B12"/>
    <w:rsid w:val="00C93BFD"/>
    <w:rsid w:val="00C93EEF"/>
    <w:rsid w:val="00C94025"/>
    <w:rsid w:val="00C94237"/>
    <w:rsid w:val="00C9424A"/>
    <w:rsid w:val="00C94A65"/>
    <w:rsid w:val="00C95124"/>
    <w:rsid w:val="00C9518D"/>
    <w:rsid w:val="00C95DFA"/>
    <w:rsid w:val="00C966E5"/>
    <w:rsid w:val="00C969BA"/>
    <w:rsid w:val="00CA18E5"/>
    <w:rsid w:val="00CA26B7"/>
    <w:rsid w:val="00CA281B"/>
    <w:rsid w:val="00CA2888"/>
    <w:rsid w:val="00CA35D6"/>
    <w:rsid w:val="00CA4F37"/>
    <w:rsid w:val="00CA59B7"/>
    <w:rsid w:val="00CA6701"/>
    <w:rsid w:val="00CA7F34"/>
    <w:rsid w:val="00CB0479"/>
    <w:rsid w:val="00CB0B46"/>
    <w:rsid w:val="00CB0E2E"/>
    <w:rsid w:val="00CB0F81"/>
    <w:rsid w:val="00CB10C5"/>
    <w:rsid w:val="00CB1162"/>
    <w:rsid w:val="00CB1A1F"/>
    <w:rsid w:val="00CB1D53"/>
    <w:rsid w:val="00CB26D9"/>
    <w:rsid w:val="00CB27A2"/>
    <w:rsid w:val="00CB2E1C"/>
    <w:rsid w:val="00CB300D"/>
    <w:rsid w:val="00CB3200"/>
    <w:rsid w:val="00CB42E4"/>
    <w:rsid w:val="00CB4341"/>
    <w:rsid w:val="00CB474A"/>
    <w:rsid w:val="00CB4774"/>
    <w:rsid w:val="00CB4E8A"/>
    <w:rsid w:val="00CB66FD"/>
    <w:rsid w:val="00CB6BA8"/>
    <w:rsid w:val="00CB6C04"/>
    <w:rsid w:val="00CB7D44"/>
    <w:rsid w:val="00CC0326"/>
    <w:rsid w:val="00CC1C9E"/>
    <w:rsid w:val="00CC28C3"/>
    <w:rsid w:val="00CC33DA"/>
    <w:rsid w:val="00CC3638"/>
    <w:rsid w:val="00CC3BAB"/>
    <w:rsid w:val="00CC42E4"/>
    <w:rsid w:val="00CC45A9"/>
    <w:rsid w:val="00CC470A"/>
    <w:rsid w:val="00CC5270"/>
    <w:rsid w:val="00CC6387"/>
    <w:rsid w:val="00CC6ABB"/>
    <w:rsid w:val="00CC6BE3"/>
    <w:rsid w:val="00CC71B3"/>
    <w:rsid w:val="00CC7D84"/>
    <w:rsid w:val="00CD12A8"/>
    <w:rsid w:val="00CD1D31"/>
    <w:rsid w:val="00CD2F88"/>
    <w:rsid w:val="00CD441C"/>
    <w:rsid w:val="00CD483C"/>
    <w:rsid w:val="00CD4BF9"/>
    <w:rsid w:val="00CD6B94"/>
    <w:rsid w:val="00CE09C8"/>
    <w:rsid w:val="00CE121F"/>
    <w:rsid w:val="00CE2A25"/>
    <w:rsid w:val="00CE308D"/>
    <w:rsid w:val="00CE3569"/>
    <w:rsid w:val="00CE3C50"/>
    <w:rsid w:val="00CE41FE"/>
    <w:rsid w:val="00CE436D"/>
    <w:rsid w:val="00CE4B73"/>
    <w:rsid w:val="00CE4EF6"/>
    <w:rsid w:val="00CE5A4C"/>
    <w:rsid w:val="00CE5C03"/>
    <w:rsid w:val="00CE67E6"/>
    <w:rsid w:val="00CE6B98"/>
    <w:rsid w:val="00CE7096"/>
    <w:rsid w:val="00CE7E57"/>
    <w:rsid w:val="00CF01DD"/>
    <w:rsid w:val="00CF0ECF"/>
    <w:rsid w:val="00CF19E9"/>
    <w:rsid w:val="00CF356E"/>
    <w:rsid w:val="00CF394C"/>
    <w:rsid w:val="00CF6258"/>
    <w:rsid w:val="00CF6BAE"/>
    <w:rsid w:val="00D00228"/>
    <w:rsid w:val="00D00345"/>
    <w:rsid w:val="00D00358"/>
    <w:rsid w:val="00D00ABF"/>
    <w:rsid w:val="00D01075"/>
    <w:rsid w:val="00D01444"/>
    <w:rsid w:val="00D01899"/>
    <w:rsid w:val="00D01C32"/>
    <w:rsid w:val="00D021C5"/>
    <w:rsid w:val="00D02B2C"/>
    <w:rsid w:val="00D034AF"/>
    <w:rsid w:val="00D03D0C"/>
    <w:rsid w:val="00D0439E"/>
    <w:rsid w:val="00D0592D"/>
    <w:rsid w:val="00D05C10"/>
    <w:rsid w:val="00D06A38"/>
    <w:rsid w:val="00D0716F"/>
    <w:rsid w:val="00D07387"/>
    <w:rsid w:val="00D07DA3"/>
    <w:rsid w:val="00D10202"/>
    <w:rsid w:val="00D108F4"/>
    <w:rsid w:val="00D10A57"/>
    <w:rsid w:val="00D10CCC"/>
    <w:rsid w:val="00D123C5"/>
    <w:rsid w:val="00D126F4"/>
    <w:rsid w:val="00D14876"/>
    <w:rsid w:val="00D148E0"/>
    <w:rsid w:val="00D14BF8"/>
    <w:rsid w:val="00D1694A"/>
    <w:rsid w:val="00D170E8"/>
    <w:rsid w:val="00D172CF"/>
    <w:rsid w:val="00D1735D"/>
    <w:rsid w:val="00D17CA3"/>
    <w:rsid w:val="00D17CE5"/>
    <w:rsid w:val="00D20038"/>
    <w:rsid w:val="00D20777"/>
    <w:rsid w:val="00D20A13"/>
    <w:rsid w:val="00D2286F"/>
    <w:rsid w:val="00D23B5E"/>
    <w:rsid w:val="00D23E5C"/>
    <w:rsid w:val="00D25B80"/>
    <w:rsid w:val="00D26E58"/>
    <w:rsid w:val="00D27D54"/>
    <w:rsid w:val="00D30302"/>
    <w:rsid w:val="00D30D43"/>
    <w:rsid w:val="00D31532"/>
    <w:rsid w:val="00D31670"/>
    <w:rsid w:val="00D3238F"/>
    <w:rsid w:val="00D32B2C"/>
    <w:rsid w:val="00D3309E"/>
    <w:rsid w:val="00D3505E"/>
    <w:rsid w:val="00D35FE8"/>
    <w:rsid w:val="00D360D7"/>
    <w:rsid w:val="00D36423"/>
    <w:rsid w:val="00D36499"/>
    <w:rsid w:val="00D4145C"/>
    <w:rsid w:val="00D416C5"/>
    <w:rsid w:val="00D42E49"/>
    <w:rsid w:val="00D437F1"/>
    <w:rsid w:val="00D4399A"/>
    <w:rsid w:val="00D442B8"/>
    <w:rsid w:val="00D448C9"/>
    <w:rsid w:val="00D44B23"/>
    <w:rsid w:val="00D45621"/>
    <w:rsid w:val="00D4591D"/>
    <w:rsid w:val="00D4620C"/>
    <w:rsid w:val="00D46A16"/>
    <w:rsid w:val="00D471E7"/>
    <w:rsid w:val="00D47435"/>
    <w:rsid w:val="00D50B86"/>
    <w:rsid w:val="00D50FE6"/>
    <w:rsid w:val="00D5102A"/>
    <w:rsid w:val="00D512B1"/>
    <w:rsid w:val="00D519CA"/>
    <w:rsid w:val="00D51B47"/>
    <w:rsid w:val="00D52000"/>
    <w:rsid w:val="00D5237D"/>
    <w:rsid w:val="00D52444"/>
    <w:rsid w:val="00D52699"/>
    <w:rsid w:val="00D52804"/>
    <w:rsid w:val="00D52ED9"/>
    <w:rsid w:val="00D5485F"/>
    <w:rsid w:val="00D551B4"/>
    <w:rsid w:val="00D602E7"/>
    <w:rsid w:val="00D60855"/>
    <w:rsid w:val="00D61775"/>
    <w:rsid w:val="00D61A03"/>
    <w:rsid w:val="00D61AC5"/>
    <w:rsid w:val="00D61CC5"/>
    <w:rsid w:val="00D62FDE"/>
    <w:rsid w:val="00D63E22"/>
    <w:rsid w:val="00D64596"/>
    <w:rsid w:val="00D650EF"/>
    <w:rsid w:val="00D65DDC"/>
    <w:rsid w:val="00D6627E"/>
    <w:rsid w:val="00D662F7"/>
    <w:rsid w:val="00D67A4D"/>
    <w:rsid w:val="00D67D55"/>
    <w:rsid w:val="00D67E7E"/>
    <w:rsid w:val="00D70272"/>
    <w:rsid w:val="00D710CD"/>
    <w:rsid w:val="00D713B1"/>
    <w:rsid w:val="00D72257"/>
    <w:rsid w:val="00D72A73"/>
    <w:rsid w:val="00D73758"/>
    <w:rsid w:val="00D7393F"/>
    <w:rsid w:val="00D74AF9"/>
    <w:rsid w:val="00D74D38"/>
    <w:rsid w:val="00D82F2C"/>
    <w:rsid w:val="00D832AA"/>
    <w:rsid w:val="00D83C8D"/>
    <w:rsid w:val="00D850FE"/>
    <w:rsid w:val="00D85FD5"/>
    <w:rsid w:val="00D85FF9"/>
    <w:rsid w:val="00D9191D"/>
    <w:rsid w:val="00D92416"/>
    <w:rsid w:val="00D92A20"/>
    <w:rsid w:val="00D92BBB"/>
    <w:rsid w:val="00D93B82"/>
    <w:rsid w:val="00D94152"/>
    <w:rsid w:val="00D94CC5"/>
    <w:rsid w:val="00D94D42"/>
    <w:rsid w:val="00D94F2F"/>
    <w:rsid w:val="00D9569A"/>
    <w:rsid w:val="00D96044"/>
    <w:rsid w:val="00D964B8"/>
    <w:rsid w:val="00D965E2"/>
    <w:rsid w:val="00D968A2"/>
    <w:rsid w:val="00D96EC3"/>
    <w:rsid w:val="00DA2363"/>
    <w:rsid w:val="00DA4B6F"/>
    <w:rsid w:val="00DA5CA5"/>
    <w:rsid w:val="00DA638F"/>
    <w:rsid w:val="00DA6B8A"/>
    <w:rsid w:val="00DA6BE9"/>
    <w:rsid w:val="00DB1D58"/>
    <w:rsid w:val="00DB2241"/>
    <w:rsid w:val="00DB2837"/>
    <w:rsid w:val="00DB4F10"/>
    <w:rsid w:val="00DB4F88"/>
    <w:rsid w:val="00DB62A2"/>
    <w:rsid w:val="00DB6BA3"/>
    <w:rsid w:val="00DB79C9"/>
    <w:rsid w:val="00DB7A1D"/>
    <w:rsid w:val="00DC0860"/>
    <w:rsid w:val="00DC114A"/>
    <w:rsid w:val="00DC17D3"/>
    <w:rsid w:val="00DC1D7C"/>
    <w:rsid w:val="00DC2703"/>
    <w:rsid w:val="00DC27CD"/>
    <w:rsid w:val="00DC3A08"/>
    <w:rsid w:val="00DC3D4A"/>
    <w:rsid w:val="00DC4286"/>
    <w:rsid w:val="00DC4A95"/>
    <w:rsid w:val="00DC4DA4"/>
    <w:rsid w:val="00DC5799"/>
    <w:rsid w:val="00DD02C3"/>
    <w:rsid w:val="00DD0BCC"/>
    <w:rsid w:val="00DD1584"/>
    <w:rsid w:val="00DD2163"/>
    <w:rsid w:val="00DD25C0"/>
    <w:rsid w:val="00DD2CF8"/>
    <w:rsid w:val="00DD3643"/>
    <w:rsid w:val="00DD3E85"/>
    <w:rsid w:val="00DD4C78"/>
    <w:rsid w:val="00DD51E7"/>
    <w:rsid w:val="00DD7E3D"/>
    <w:rsid w:val="00DE0E7E"/>
    <w:rsid w:val="00DE1609"/>
    <w:rsid w:val="00DE1B23"/>
    <w:rsid w:val="00DE45BB"/>
    <w:rsid w:val="00DE51D6"/>
    <w:rsid w:val="00DE56A9"/>
    <w:rsid w:val="00DE6BA4"/>
    <w:rsid w:val="00DE6FA6"/>
    <w:rsid w:val="00DF1B09"/>
    <w:rsid w:val="00DF2D5F"/>
    <w:rsid w:val="00DF3860"/>
    <w:rsid w:val="00DF438C"/>
    <w:rsid w:val="00DF468F"/>
    <w:rsid w:val="00DF4E40"/>
    <w:rsid w:val="00DF5FD7"/>
    <w:rsid w:val="00DF635F"/>
    <w:rsid w:val="00DF727D"/>
    <w:rsid w:val="00DF7E1D"/>
    <w:rsid w:val="00E00466"/>
    <w:rsid w:val="00E00AFB"/>
    <w:rsid w:val="00E00D5B"/>
    <w:rsid w:val="00E010E4"/>
    <w:rsid w:val="00E01B25"/>
    <w:rsid w:val="00E01F05"/>
    <w:rsid w:val="00E03870"/>
    <w:rsid w:val="00E0394E"/>
    <w:rsid w:val="00E041A8"/>
    <w:rsid w:val="00E050ED"/>
    <w:rsid w:val="00E05686"/>
    <w:rsid w:val="00E062C0"/>
    <w:rsid w:val="00E074C9"/>
    <w:rsid w:val="00E1065F"/>
    <w:rsid w:val="00E10BE5"/>
    <w:rsid w:val="00E114E8"/>
    <w:rsid w:val="00E11544"/>
    <w:rsid w:val="00E1189C"/>
    <w:rsid w:val="00E11DBF"/>
    <w:rsid w:val="00E12F78"/>
    <w:rsid w:val="00E136F3"/>
    <w:rsid w:val="00E138FE"/>
    <w:rsid w:val="00E14399"/>
    <w:rsid w:val="00E1491D"/>
    <w:rsid w:val="00E152B3"/>
    <w:rsid w:val="00E15777"/>
    <w:rsid w:val="00E158AE"/>
    <w:rsid w:val="00E15D60"/>
    <w:rsid w:val="00E16985"/>
    <w:rsid w:val="00E16A38"/>
    <w:rsid w:val="00E17887"/>
    <w:rsid w:val="00E179E0"/>
    <w:rsid w:val="00E17C0F"/>
    <w:rsid w:val="00E17C2E"/>
    <w:rsid w:val="00E21A80"/>
    <w:rsid w:val="00E21B15"/>
    <w:rsid w:val="00E24145"/>
    <w:rsid w:val="00E266BA"/>
    <w:rsid w:val="00E26B52"/>
    <w:rsid w:val="00E30734"/>
    <w:rsid w:val="00E30D8A"/>
    <w:rsid w:val="00E30EDB"/>
    <w:rsid w:val="00E30F5C"/>
    <w:rsid w:val="00E31E69"/>
    <w:rsid w:val="00E32023"/>
    <w:rsid w:val="00E326D5"/>
    <w:rsid w:val="00E33211"/>
    <w:rsid w:val="00E3350D"/>
    <w:rsid w:val="00E335BB"/>
    <w:rsid w:val="00E33700"/>
    <w:rsid w:val="00E34F61"/>
    <w:rsid w:val="00E351BE"/>
    <w:rsid w:val="00E35523"/>
    <w:rsid w:val="00E355F6"/>
    <w:rsid w:val="00E3597A"/>
    <w:rsid w:val="00E36092"/>
    <w:rsid w:val="00E362CD"/>
    <w:rsid w:val="00E36A88"/>
    <w:rsid w:val="00E37043"/>
    <w:rsid w:val="00E4055C"/>
    <w:rsid w:val="00E4293D"/>
    <w:rsid w:val="00E4307F"/>
    <w:rsid w:val="00E435FD"/>
    <w:rsid w:val="00E43A9A"/>
    <w:rsid w:val="00E4426D"/>
    <w:rsid w:val="00E44358"/>
    <w:rsid w:val="00E44465"/>
    <w:rsid w:val="00E45131"/>
    <w:rsid w:val="00E4535F"/>
    <w:rsid w:val="00E45B5C"/>
    <w:rsid w:val="00E47062"/>
    <w:rsid w:val="00E4728C"/>
    <w:rsid w:val="00E4745F"/>
    <w:rsid w:val="00E50570"/>
    <w:rsid w:val="00E506BC"/>
    <w:rsid w:val="00E5097D"/>
    <w:rsid w:val="00E50C77"/>
    <w:rsid w:val="00E51190"/>
    <w:rsid w:val="00E51682"/>
    <w:rsid w:val="00E52D84"/>
    <w:rsid w:val="00E560FF"/>
    <w:rsid w:val="00E575E7"/>
    <w:rsid w:val="00E57C0C"/>
    <w:rsid w:val="00E602E4"/>
    <w:rsid w:val="00E60B29"/>
    <w:rsid w:val="00E61C2A"/>
    <w:rsid w:val="00E63490"/>
    <w:rsid w:val="00E6350A"/>
    <w:rsid w:val="00E645C5"/>
    <w:rsid w:val="00E6471F"/>
    <w:rsid w:val="00E66151"/>
    <w:rsid w:val="00E66201"/>
    <w:rsid w:val="00E66214"/>
    <w:rsid w:val="00E666AA"/>
    <w:rsid w:val="00E6684C"/>
    <w:rsid w:val="00E67D20"/>
    <w:rsid w:val="00E70F10"/>
    <w:rsid w:val="00E716AC"/>
    <w:rsid w:val="00E71EC0"/>
    <w:rsid w:val="00E71EFF"/>
    <w:rsid w:val="00E721AB"/>
    <w:rsid w:val="00E73A89"/>
    <w:rsid w:val="00E746F6"/>
    <w:rsid w:val="00E7492D"/>
    <w:rsid w:val="00E7509B"/>
    <w:rsid w:val="00E75D8C"/>
    <w:rsid w:val="00E76FBB"/>
    <w:rsid w:val="00E770DA"/>
    <w:rsid w:val="00E772DA"/>
    <w:rsid w:val="00E77580"/>
    <w:rsid w:val="00E7768B"/>
    <w:rsid w:val="00E8009C"/>
    <w:rsid w:val="00E8044D"/>
    <w:rsid w:val="00E805A3"/>
    <w:rsid w:val="00E8118E"/>
    <w:rsid w:val="00E81319"/>
    <w:rsid w:val="00E81583"/>
    <w:rsid w:val="00E81AA1"/>
    <w:rsid w:val="00E81DF5"/>
    <w:rsid w:val="00E837DA"/>
    <w:rsid w:val="00E8424E"/>
    <w:rsid w:val="00E85CEC"/>
    <w:rsid w:val="00E86071"/>
    <w:rsid w:val="00E86078"/>
    <w:rsid w:val="00E8659F"/>
    <w:rsid w:val="00E86651"/>
    <w:rsid w:val="00E8749F"/>
    <w:rsid w:val="00E87653"/>
    <w:rsid w:val="00E87CD5"/>
    <w:rsid w:val="00E9083D"/>
    <w:rsid w:val="00E90ACA"/>
    <w:rsid w:val="00E932EC"/>
    <w:rsid w:val="00E93841"/>
    <w:rsid w:val="00E9409C"/>
    <w:rsid w:val="00E94224"/>
    <w:rsid w:val="00E956F9"/>
    <w:rsid w:val="00E97258"/>
    <w:rsid w:val="00EA00C5"/>
    <w:rsid w:val="00EA071B"/>
    <w:rsid w:val="00EA0991"/>
    <w:rsid w:val="00EA0A4A"/>
    <w:rsid w:val="00EA0EC8"/>
    <w:rsid w:val="00EA13EE"/>
    <w:rsid w:val="00EA16B1"/>
    <w:rsid w:val="00EA219A"/>
    <w:rsid w:val="00EA2C93"/>
    <w:rsid w:val="00EA31D1"/>
    <w:rsid w:val="00EA38B0"/>
    <w:rsid w:val="00EA44B9"/>
    <w:rsid w:val="00EA49EA"/>
    <w:rsid w:val="00EA54AA"/>
    <w:rsid w:val="00EA5DE2"/>
    <w:rsid w:val="00EA61CE"/>
    <w:rsid w:val="00EA623A"/>
    <w:rsid w:val="00EB036A"/>
    <w:rsid w:val="00EB03A9"/>
    <w:rsid w:val="00EB0B23"/>
    <w:rsid w:val="00EB10DF"/>
    <w:rsid w:val="00EB1ABF"/>
    <w:rsid w:val="00EB1F0C"/>
    <w:rsid w:val="00EB2DE6"/>
    <w:rsid w:val="00EB5280"/>
    <w:rsid w:val="00EB54F1"/>
    <w:rsid w:val="00EB5754"/>
    <w:rsid w:val="00EB6202"/>
    <w:rsid w:val="00EB6AF8"/>
    <w:rsid w:val="00EB6B8C"/>
    <w:rsid w:val="00EB71B1"/>
    <w:rsid w:val="00EB739E"/>
    <w:rsid w:val="00EB7958"/>
    <w:rsid w:val="00EC03D4"/>
    <w:rsid w:val="00EC130D"/>
    <w:rsid w:val="00EC1521"/>
    <w:rsid w:val="00EC2768"/>
    <w:rsid w:val="00EC4246"/>
    <w:rsid w:val="00EC5702"/>
    <w:rsid w:val="00EC58B5"/>
    <w:rsid w:val="00EC5B2B"/>
    <w:rsid w:val="00EC6D68"/>
    <w:rsid w:val="00EC727F"/>
    <w:rsid w:val="00EC73C0"/>
    <w:rsid w:val="00ED0C5C"/>
    <w:rsid w:val="00ED1117"/>
    <w:rsid w:val="00ED18B2"/>
    <w:rsid w:val="00ED1AF8"/>
    <w:rsid w:val="00ED1B9E"/>
    <w:rsid w:val="00ED247D"/>
    <w:rsid w:val="00ED2ECC"/>
    <w:rsid w:val="00ED3424"/>
    <w:rsid w:val="00ED3C41"/>
    <w:rsid w:val="00ED3E93"/>
    <w:rsid w:val="00ED4182"/>
    <w:rsid w:val="00ED4289"/>
    <w:rsid w:val="00ED4DCA"/>
    <w:rsid w:val="00ED507F"/>
    <w:rsid w:val="00ED58DE"/>
    <w:rsid w:val="00ED5DAB"/>
    <w:rsid w:val="00ED6DCB"/>
    <w:rsid w:val="00ED73F4"/>
    <w:rsid w:val="00EE01E6"/>
    <w:rsid w:val="00EE1C72"/>
    <w:rsid w:val="00EE3176"/>
    <w:rsid w:val="00EE354C"/>
    <w:rsid w:val="00EE3F73"/>
    <w:rsid w:val="00EE4B5D"/>
    <w:rsid w:val="00EE559F"/>
    <w:rsid w:val="00EE594C"/>
    <w:rsid w:val="00EE5B03"/>
    <w:rsid w:val="00EE7933"/>
    <w:rsid w:val="00EE7FAD"/>
    <w:rsid w:val="00EF064A"/>
    <w:rsid w:val="00EF0B80"/>
    <w:rsid w:val="00EF17AF"/>
    <w:rsid w:val="00EF21FC"/>
    <w:rsid w:val="00EF330A"/>
    <w:rsid w:val="00EF337C"/>
    <w:rsid w:val="00EF34BE"/>
    <w:rsid w:val="00EF456F"/>
    <w:rsid w:val="00EF4824"/>
    <w:rsid w:val="00EF4915"/>
    <w:rsid w:val="00EF5194"/>
    <w:rsid w:val="00EF5EC4"/>
    <w:rsid w:val="00EF67F1"/>
    <w:rsid w:val="00EF7D53"/>
    <w:rsid w:val="00EF7F40"/>
    <w:rsid w:val="00F008B3"/>
    <w:rsid w:val="00F00F19"/>
    <w:rsid w:val="00F01D5D"/>
    <w:rsid w:val="00F01F81"/>
    <w:rsid w:val="00F02117"/>
    <w:rsid w:val="00F02632"/>
    <w:rsid w:val="00F043B6"/>
    <w:rsid w:val="00F0441C"/>
    <w:rsid w:val="00F06D49"/>
    <w:rsid w:val="00F0713C"/>
    <w:rsid w:val="00F076EB"/>
    <w:rsid w:val="00F07B92"/>
    <w:rsid w:val="00F07BBC"/>
    <w:rsid w:val="00F10732"/>
    <w:rsid w:val="00F10FC0"/>
    <w:rsid w:val="00F1178D"/>
    <w:rsid w:val="00F11A01"/>
    <w:rsid w:val="00F12580"/>
    <w:rsid w:val="00F128D1"/>
    <w:rsid w:val="00F13C81"/>
    <w:rsid w:val="00F14009"/>
    <w:rsid w:val="00F14586"/>
    <w:rsid w:val="00F1483D"/>
    <w:rsid w:val="00F14C98"/>
    <w:rsid w:val="00F14D9D"/>
    <w:rsid w:val="00F173C5"/>
    <w:rsid w:val="00F178CA"/>
    <w:rsid w:val="00F201E2"/>
    <w:rsid w:val="00F20773"/>
    <w:rsid w:val="00F2185C"/>
    <w:rsid w:val="00F2195D"/>
    <w:rsid w:val="00F219EB"/>
    <w:rsid w:val="00F227BA"/>
    <w:rsid w:val="00F24BFE"/>
    <w:rsid w:val="00F272D6"/>
    <w:rsid w:val="00F3025A"/>
    <w:rsid w:val="00F313D6"/>
    <w:rsid w:val="00F328A2"/>
    <w:rsid w:val="00F329A9"/>
    <w:rsid w:val="00F332EC"/>
    <w:rsid w:val="00F33B87"/>
    <w:rsid w:val="00F347FD"/>
    <w:rsid w:val="00F34B1F"/>
    <w:rsid w:val="00F34F71"/>
    <w:rsid w:val="00F37650"/>
    <w:rsid w:val="00F40402"/>
    <w:rsid w:val="00F40BDC"/>
    <w:rsid w:val="00F42B78"/>
    <w:rsid w:val="00F43703"/>
    <w:rsid w:val="00F43727"/>
    <w:rsid w:val="00F43B03"/>
    <w:rsid w:val="00F43FEC"/>
    <w:rsid w:val="00F4429C"/>
    <w:rsid w:val="00F44374"/>
    <w:rsid w:val="00F456F4"/>
    <w:rsid w:val="00F47A1C"/>
    <w:rsid w:val="00F500BD"/>
    <w:rsid w:val="00F503A2"/>
    <w:rsid w:val="00F514A6"/>
    <w:rsid w:val="00F5188D"/>
    <w:rsid w:val="00F51CEE"/>
    <w:rsid w:val="00F521F6"/>
    <w:rsid w:val="00F55252"/>
    <w:rsid w:val="00F55B24"/>
    <w:rsid w:val="00F57BB7"/>
    <w:rsid w:val="00F57EAE"/>
    <w:rsid w:val="00F60C27"/>
    <w:rsid w:val="00F60FCB"/>
    <w:rsid w:val="00F6106F"/>
    <w:rsid w:val="00F614FF"/>
    <w:rsid w:val="00F6209E"/>
    <w:rsid w:val="00F627C2"/>
    <w:rsid w:val="00F63604"/>
    <w:rsid w:val="00F63E3E"/>
    <w:rsid w:val="00F64669"/>
    <w:rsid w:val="00F64CEE"/>
    <w:rsid w:val="00F65AA4"/>
    <w:rsid w:val="00F66963"/>
    <w:rsid w:val="00F66B2A"/>
    <w:rsid w:val="00F67601"/>
    <w:rsid w:val="00F71BF1"/>
    <w:rsid w:val="00F72816"/>
    <w:rsid w:val="00F72B5F"/>
    <w:rsid w:val="00F74415"/>
    <w:rsid w:val="00F746EC"/>
    <w:rsid w:val="00F75D68"/>
    <w:rsid w:val="00F7739B"/>
    <w:rsid w:val="00F80038"/>
    <w:rsid w:val="00F81492"/>
    <w:rsid w:val="00F81A07"/>
    <w:rsid w:val="00F82B9E"/>
    <w:rsid w:val="00F835A1"/>
    <w:rsid w:val="00F83ADF"/>
    <w:rsid w:val="00F83FAE"/>
    <w:rsid w:val="00F8414F"/>
    <w:rsid w:val="00F842AB"/>
    <w:rsid w:val="00F8459E"/>
    <w:rsid w:val="00F853FC"/>
    <w:rsid w:val="00F86395"/>
    <w:rsid w:val="00F86B83"/>
    <w:rsid w:val="00F87F17"/>
    <w:rsid w:val="00F90901"/>
    <w:rsid w:val="00F90D34"/>
    <w:rsid w:val="00F91D94"/>
    <w:rsid w:val="00F9228F"/>
    <w:rsid w:val="00F92BA4"/>
    <w:rsid w:val="00F92D02"/>
    <w:rsid w:val="00F947EF"/>
    <w:rsid w:val="00F94A87"/>
    <w:rsid w:val="00F94FA7"/>
    <w:rsid w:val="00F961B9"/>
    <w:rsid w:val="00FA1477"/>
    <w:rsid w:val="00FA2341"/>
    <w:rsid w:val="00FA24A2"/>
    <w:rsid w:val="00FA3897"/>
    <w:rsid w:val="00FA3BC7"/>
    <w:rsid w:val="00FA4278"/>
    <w:rsid w:val="00FA4B30"/>
    <w:rsid w:val="00FA50AA"/>
    <w:rsid w:val="00FA5981"/>
    <w:rsid w:val="00FA6571"/>
    <w:rsid w:val="00FA76EF"/>
    <w:rsid w:val="00FA7BBA"/>
    <w:rsid w:val="00FB020B"/>
    <w:rsid w:val="00FB032F"/>
    <w:rsid w:val="00FB0F34"/>
    <w:rsid w:val="00FB1CB0"/>
    <w:rsid w:val="00FB3FF5"/>
    <w:rsid w:val="00FB5642"/>
    <w:rsid w:val="00FB5881"/>
    <w:rsid w:val="00FB5A1D"/>
    <w:rsid w:val="00FB5C83"/>
    <w:rsid w:val="00FB6680"/>
    <w:rsid w:val="00FB6C12"/>
    <w:rsid w:val="00FB7839"/>
    <w:rsid w:val="00FC0403"/>
    <w:rsid w:val="00FC1D6E"/>
    <w:rsid w:val="00FC1E5B"/>
    <w:rsid w:val="00FC1FCA"/>
    <w:rsid w:val="00FC284C"/>
    <w:rsid w:val="00FC2DC7"/>
    <w:rsid w:val="00FC41EA"/>
    <w:rsid w:val="00FC4689"/>
    <w:rsid w:val="00FC4CDD"/>
    <w:rsid w:val="00FC57A0"/>
    <w:rsid w:val="00FC58E5"/>
    <w:rsid w:val="00FC6996"/>
    <w:rsid w:val="00FC72FD"/>
    <w:rsid w:val="00FC73B3"/>
    <w:rsid w:val="00FD0483"/>
    <w:rsid w:val="00FD056E"/>
    <w:rsid w:val="00FD0A87"/>
    <w:rsid w:val="00FD11D3"/>
    <w:rsid w:val="00FD2229"/>
    <w:rsid w:val="00FD36C2"/>
    <w:rsid w:val="00FD37F8"/>
    <w:rsid w:val="00FD51E4"/>
    <w:rsid w:val="00FD6041"/>
    <w:rsid w:val="00FE2180"/>
    <w:rsid w:val="00FE391A"/>
    <w:rsid w:val="00FE3B48"/>
    <w:rsid w:val="00FE52BB"/>
    <w:rsid w:val="00FE5558"/>
    <w:rsid w:val="00FE5A81"/>
    <w:rsid w:val="00FE63F9"/>
    <w:rsid w:val="00FF0441"/>
    <w:rsid w:val="00FF09E5"/>
    <w:rsid w:val="00FF2126"/>
    <w:rsid w:val="00FF3197"/>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914980"/>
  <w15:docId w15:val="{38CCFEE7-0ED7-467D-84E5-616776B4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styleId="af8">
    <w:name w:val="annotation reference"/>
    <w:basedOn w:val="a0"/>
    <w:uiPriority w:val="99"/>
    <w:semiHidden/>
    <w:unhideWhenUsed/>
    <w:rsid w:val="00082629"/>
    <w:rPr>
      <w:sz w:val="21"/>
      <w:szCs w:val="21"/>
    </w:rPr>
  </w:style>
  <w:style w:type="paragraph" w:styleId="af9">
    <w:name w:val="annotation text"/>
    <w:basedOn w:val="a"/>
    <w:link w:val="Chare"/>
    <w:uiPriority w:val="99"/>
    <w:semiHidden/>
    <w:unhideWhenUsed/>
    <w:rsid w:val="00082629"/>
  </w:style>
  <w:style w:type="character" w:customStyle="1" w:styleId="Chare">
    <w:name w:val="批注文字 Char"/>
    <w:basedOn w:val="a0"/>
    <w:link w:val="af9"/>
    <w:uiPriority w:val="99"/>
    <w:semiHidden/>
    <w:rsid w:val="00082629"/>
    <w:rPr>
      <w:rFonts w:ascii="Times New Roman" w:eastAsia="宋体" w:hAnsi="宋体" w:cs="Times New Roman"/>
      <w:bCs/>
      <w:kern w:val="0"/>
    </w:rPr>
  </w:style>
  <w:style w:type="paragraph" w:styleId="afa">
    <w:name w:val="annotation subject"/>
    <w:basedOn w:val="af9"/>
    <w:next w:val="af9"/>
    <w:link w:val="Charf"/>
    <w:uiPriority w:val="99"/>
    <w:semiHidden/>
    <w:unhideWhenUsed/>
    <w:rsid w:val="00082629"/>
    <w:rPr>
      <w:b/>
    </w:rPr>
  </w:style>
  <w:style w:type="character" w:customStyle="1" w:styleId="Charf">
    <w:name w:val="批注主题 Char"/>
    <w:basedOn w:val="Chare"/>
    <w:link w:val="afa"/>
    <w:uiPriority w:val="99"/>
    <w:semiHidden/>
    <w:rsid w:val="00082629"/>
    <w:rPr>
      <w:rFonts w:ascii="Times New Roman" w:eastAsia="宋体" w:hAnsi="宋体" w:cs="Times New Roman"/>
      <w:b/>
      <w:bCs/>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zh.wikipedia.org/wiki/%E6%A0%87%E8%AE%B0%E8%AF%AD%E8%A8%80" TargetMode="External"/><Relationship Id="rId26" Type="http://schemas.openxmlformats.org/officeDocument/2006/relationships/image" Target="media/image4.emf"/><Relationship Id="rId39" Type="http://schemas.openxmlformats.org/officeDocument/2006/relationships/oleObject" Target="embeddings/Microsoft_Visio_2003-2010___3.vsd"/><Relationship Id="rId21" Type="http://schemas.openxmlformats.org/officeDocument/2006/relationships/hyperlink" Target="https://zh.wikipedia.org/wiki/%E7%BD%91%E9%A1%B5%E6%B5%8F%E8%A7%88%E5%99%A8"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image" Target="media/image15.png"/><Relationship Id="rId50" Type="http://schemas.openxmlformats.org/officeDocument/2006/relationships/image" Target="media/image18.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zh.wikipedia.org/wiki/%E7%BD%91%E9%A1%B5" TargetMode="External"/><Relationship Id="rId25" Type="http://schemas.openxmlformats.org/officeDocument/2006/relationships/package" Target="embeddings/Microsoft_Visio___1.vsdx"/><Relationship Id="rId33" Type="http://schemas.openxmlformats.org/officeDocument/2006/relationships/oleObject" Target="embeddings/Microsoft_Visio_2003-2010___1.vsd"/><Relationship Id="rId38" Type="http://schemas.openxmlformats.org/officeDocument/2006/relationships/image" Target="media/image10.emf"/><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zh.wikipedia.org/wiki/CSS" TargetMode="External"/><Relationship Id="rId29" Type="http://schemas.openxmlformats.org/officeDocument/2006/relationships/package" Target="embeddings/Microsoft_Visio___3.vsdx"/><Relationship Id="rId41" Type="http://schemas.openxmlformats.org/officeDocument/2006/relationships/package" Target="embeddings/Microsoft_Visio___6.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oleObject" Target="embeddings/Microsoft_Visio_2003-2010___2.vsd"/><Relationship Id="rId40" Type="http://schemas.openxmlformats.org/officeDocument/2006/relationships/image" Target="media/image11.emf"/><Relationship Id="rId45" Type="http://schemas.openxmlformats.org/officeDocument/2006/relationships/image" Target="media/image13.png"/><Relationship Id="rId53" Type="http://schemas.openxmlformats.org/officeDocument/2006/relationships/footer" Target="footer5.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en.wikipedia.org/wiki/Hello_world_program" TargetMode="Externa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s://zh.wikipedia.org/wiki/JavaScript" TargetMode="External"/><Relationship Id="rId31" Type="http://schemas.openxmlformats.org/officeDocument/2006/relationships/package" Target="embeddings/Microsoft_Visio___4.vsdx"/><Relationship Id="rId44" Type="http://schemas.openxmlformats.org/officeDocument/2006/relationships/hyperlink" Target="https://www.chromium.org" TargetMode="External"/><Relationship Id="rId52" Type="http://schemas.openxmlformats.org/officeDocument/2006/relationships/hyperlink" Target="https://gstreamer.freedesktop.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2.png"/><Relationship Id="rId27" Type="http://schemas.openxmlformats.org/officeDocument/2006/relationships/package" Target="embeddings/Microsoft_Visio___2.vsdx"/><Relationship Id="rId30" Type="http://schemas.openxmlformats.org/officeDocument/2006/relationships/image" Target="media/image6.emf"/><Relationship Id="rId35" Type="http://schemas.openxmlformats.org/officeDocument/2006/relationships/package" Target="embeddings/Microsoft_Visio___5.vsdx"/><Relationship Id="rId43" Type="http://schemas.openxmlformats.org/officeDocument/2006/relationships/package" Target="embeddings/Microsoft_Visio___7.vsdx"/><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en.wikipedia.org/wiki/Web_browser,%20last%20modified%20on%207%20June%202016"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BA969-7EB1-4383-9317-54EC8A48B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91</Pages>
  <Words>10615</Words>
  <Characters>60511</Characters>
  <Application>Microsoft Office Word</Application>
  <DocSecurity>0</DocSecurity>
  <Lines>504</Lines>
  <Paragraphs>141</Paragraphs>
  <ScaleCrop>false</ScaleCrop>
  <Company/>
  <LinksUpToDate>false</LinksUpToDate>
  <CharactersWithSpaces>70985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1</cp:revision>
  <dcterms:created xsi:type="dcterms:W3CDTF">2016-11-06T07:41:00Z</dcterms:created>
  <dcterms:modified xsi:type="dcterms:W3CDTF">2016-11-13T12:13:00Z</dcterms:modified>
</cp:coreProperties>
</file>